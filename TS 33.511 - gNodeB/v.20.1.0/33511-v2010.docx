
<file path=[Content_Types].xml><?xml version="1.0" encoding="utf-8"?>
<Types xmlns="http://schemas.openxmlformats.org/package/2006/content-types">
  <Default Extension="bin" ContentType="application/vnd.ms-word.attachedToolbar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embeddings/oleObject1.bin" ContentType="application/vnd.openxmlformats-officedocument.oleObject"/>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790EA" w14:textId="360C27B2" w:rsidR="00080512" w:rsidRPr="00A94455" w:rsidRDefault="00080512">
      <w:pPr>
        <w:pStyle w:val="ZA"/>
        <w:framePr w:wrap="notBeside"/>
        <w:rPr>
          <w:noProof w:val="0"/>
        </w:rPr>
      </w:pPr>
      <w:bookmarkStart w:id="0" w:name="page1"/>
      <w:r w:rsidRPr="00A94455">
        <w:rPr>
          <w:noProof w:val="0"/>
          <w:sz w:val="64"/>
        </w:rPr>
        <w:t xml:space="preserve">3GPP TS </w:t>
      </w:r>
      <w:r w:rsidR="000A5592" w:rsidRPr="00A94455">
        <w:rPr>
          <w:noProof w:val="0"/>
          <w:sz w:val="64"/>
        </w:rPr>
        <w:t>33</w:t>
      </w:r>
      <w:r w:rsidRPr="00A94455">
        <w:rPr>
          <w:noProof w:val="0"/>
          <w:sz w:val="64"/>
        </w:rPr>
        <w:t>.</w:t>
      </w:r>
      <w:r w:rsidR="000A5592" w:rsidRPr="00A94455">
        <w:rPr>
          <w:noProof w:val="0"/>
          <w:sz w:val="64"/>
        </w:rPr>
        <w:t>511</w:t>
      </w:r>
      <w:r w:rsidRPr="00A94455">
        <w:rPr>
          <w:noProof w:val="0"/>
          <w:sz w:val="64"/>
        </w:rPr>
        <w:t xml:space="preserve"> </w:t>
      </w:r>
      <w:r w:rsidR="00B16668" w:rsidRPr="00A94455">
        <w:rPr>
          <w:noProof w:val="0"/>
        </w:rPr>
        <w:t>V</w:t>
      </w:r>
      <w:r w:rsidR="006E4B93">
        <w:rPr>
          <w:noProof w:val="0"/>
        </w:rPr>
        <w:t>20.1.0</w:t>
      </w:r>
      <w:r w:rsidR="000A21F2" w:rsidRPr="00A94455">
        <w:rPr>
          <w:noProof w:val="0"/>
        </w:rPr>
        <w:t xml:space="preserve"> </w:t>
      </w:r>
      <w:r w:rsidRPr="00A94455">
        <w:rPr>
          <w:noProof w:val="0"/>
          <w:sz w:val="32"/>
        </w:rPr>
        <w:t>(</w:t>
      </w:r>
      <w:r w:rsidR="006E4B93">
        <w:rPr>
          <w:noProof w:val="0"/>
          <w:sz w:val="32"/>
        </w:rPr>
        <w:t>2026-09</w:t>
      </w:r>
      <w:r w:rsidRPr="00A94455">
        <w:rPr>
          <w:noProof w:val="0"/>
          <w:sz w:val="32"/>
        </w:rPr>
        <w:t>)</w:t>
      </w:r>
    </w:p>
    <w:p w14:paraId="274F5BBE" w14:textId="77777777" w:rsidR="00080512" w:rsidRPr="00A94455" w:rsidRDefault="00080512">
      <w:pPr>
        <w:pStyle w:val="ZB"/>
        <w:framePr w:wrap="notBeside"/>
        <w:rPr>
          <w:noProof w:val="0"/>
        </w:rPr>
      </w:pPr>
      <w:r w:rsidRPr="00A94455">
        <w:rPr>
          <w:noProof w:val="0"/>
        </w:rPr>
        <w:t>Technical Specification</w:t>
      </w:r>
    </w:p>
    <w:p w14:paraId="2A7F4FE2" w14:textId="77777777" w:rsidR="000A5592" w:rsidRPr="00A94455" w:rsidRDefault="000A5592" w:rsidP="00C95065">
      <w:pPr>
        <w:pStyle w:val="ZT"/>
        <w:framePr w:wrap="notBeside"/>
      </w:pPr>
      <w:r w:rsidRPr="00A94455">
        <w:t>3rd Generation Partnership Project;</w:t>
      </w:r>
    </w:p>
    <w:p w14:paraId="71284BFE" w14:textId="77777777" w:rsidR="000A5592" w:rsidRPr="00A94455" w:rsidRDefault="000A5592" w:rsidP="00C95065">
      <w:pPr>
        <w:pStyle w:val="ZT"/>
        <w:framePr w:wrap="notBeside"/>
      </w:pPr>
      <w:r w:rsidRPr="00A94455">
        <w:t>Technical Specification Group Services and System Aspects;</w:t>
      </w:r>
    </w:p>
    <w:p w14:paraId="31F846A3" w14:textId="77777777" w:rsidR="000A5592" w:rsidRPr="00A94455" w:rsidRDefault="000A5592" w:rsidP="00C95065">
      <w:pPr>
        <w:pStyle w:val="ZT"/>
        <w:framePr w:wrap="notBeside"/>
      </w:pPr>
      <w:r w:rsidRPr="00A94455">
        <w:t xml:space="preserve">Security Assurance Specification (SCAS) for the next </w:t>
      </w:r>
      <w:r w:rsidR="00D67ECB">
        <w:t>g</w:t>
      </w:r>
      <w:r w:rsidRPr="00A94455">
        <w:t xml:space="preserve">eneration </w:t>
      </w:r>
    </w:p>
    <w:p w14:paraId="1CBA9C54" w14:textId="77777777" w:rsidR="000A5592" w:rsidRPr="00A94455" w:rsidRDefault="000A5592" w:rsidP="00C95065">
      <w:pPr>
        <w:pStyle w:val="ZT"/>
        <w:framePr w:wrap="notBeside"/>
      </w:pPr>
      <w:r w:rsidRPr="00A94455">
        <w:t>Node B (</w:t>
      </w:r>
      <w:r w:rsidRPr="00A94455">
        <w:rPr>
          <w:rFonts w:hint="eastAsia"/>
          <w:lang w:eastAsia="zh-CN"/>
        </w:rPr>
        <w:t>gNodeB</w:t>
      </w:r>
      <w:r w:rsidRPr="00A94455">
        <w:rPr>
          <w:lang w:eastAsia="zh-CN"/>
        </w:rPr>
        <w:t>)</w:t>
      </w:r>
      <w:r w:rsidRPr="00A94455">
        <w:t xml:space="preserve"> network product class</w:t>
      </w:r>
    </w:p>
    <w:p w14:paraId="3E0C1670" w14:textId="4CE2B240" w:rsidR="000A5592" w:rsidRPr="00C95065" w:rsidRDefault="000A5592" w:rsidP="00E11A03">
      <w:pPr>
        <w:pStyle w:val="ZT"/>
        <w:framePr w:wrap="notBeside"/>
        <w:rPr>
          <w:rStyle w:val="ZGSM"/>
        </w:rPr>
      </w:pPr>
      <w:r w:rsidRPr="00E11A03">
        <w:t>(</w:t>
      </w:r>
      <w:r w:rsidRPr="004E69C0">
        <w:rPr>
          <w:rStyle w:val="ZGSM"/>
        </w:rPr>
        <w:t xml:space="preserve">Release </w:t>
      </w:r>
      <w:r w:rsidR="00EF4159">
        <w:rPr>
          <w:rStyle w:val="ZGSM"/>
        </w:rPr>
        <w:t>20</w:t>
      </w:r>
      <w:r w:rsidRPr="00E11A03">
        <w:t>)</w:t>
      </w:r>
    </w:p>
    <w:p w14:paraId="70C58AF2" w14:textId="77777777" w:rsidR="00FC1192" w:rsidRPr="00A94455" w:rsidRDefault="00FC1192" w:rsidP="00FC1192">
      <w:pPr>
        <w:pStyle w:val="ZU"/>
        <w:framePr w:h="4929" w:hRule="exact" w:wrap="notBeside"/>
        <w:tabs>
          <w:tab w:val="right" w:pos="10206"/>
        </w:tabs>
        <w:jc w:val="left"/>
        <w:rPr>
          <w:noProof w:val="0"/>
          <w:color w:val="0000FF"/>
        </w:rPr>
      </w:pPr>
      <w:r w:rsidRPr="00A94455">
        <w:rPr>
          <w:noProof w:val="0"/>
          <w:color w:val="0000FF"/>
        </w:rPr>
        <w:tab/>
      </w:r>
    </w:p>
    <w:p w14:paraId="657051F5" w14:textId="77777777" w:rsidR="00614FDF" w:rsidRPr="00A94455" w:rsidRDefault="00614FDF" w:rsidP="00614FDF">
      <w:pPr>
        <w:pStyle w:val="ZU"/>
        <w:framePr w:h="4929" w:hRule="exact" w:wrap="notBeside"/>
        <w:tabs>
          <w:tab w:val="right" w:pos="10206"/>
        </w:tabs>
        <w:jc w:val="left"/>
        <w:rPr>
          <w:noProof w:val="0"/>
        </w:rPr>
      </w:pPr>
    </w:p>
    <w:p w14:paraId="21052183" w14:textId="77777777" w:rsidR="00917CCB" w:rsidRPr="00A94455" w:rsidRDefault="00917CCB" w:rsidP="00917CCB">
      <w:pPr>
        <w:pStyle w:val="ZU"/>
        <w:framePr w:h="4929" w:hRule="exact" w:wrap="notBeside"/>
        <w:tabs>
          <w:tab w:val="right" w:pos="10206"/>
        </w:tabs>
        <w:jc w:val="left"/>
        <w:rPr>
          <w:noProof w:val="0"/>
        </w:rPr>
      </w:pPr>
      <w:r w:rsidRPr="00A94455">
        <w:rPr>
          <w:i/>
          <w:noProof w:val="0"/>
        </w:rPr>
        <w:t xml:space="preserve">  </w:t>
      </w:r>
      <w:bookmarkStart w:id="1" w:name="_MON_1684549432"/>
      <w:bookmarkEnd w:id="1"/>
      <w:r w:rsidR="00B16668" w:rsidRPr="00B16668">
        <w:rPr>
          <w:i/>
          <w:noProof w:val="0"/>
        </w:rPr>
        <w:object w:dxaOrig="2026" w:dyaOrig="1251" w14:anchorId="154C26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2.75pt;height:63pt" o:ole="">
            <v:imagedata r:id="rId9" o:title=""/>
          </v:shape>
          <o:OLEObject Type="Embed" ProgID="Word.Picture.8" ShapeID="_x0000_i1025" DrawAspect="Content" ObjectID="_1852117244" r:id="rId10"/>
        </w:object>
      </w:r>
      <w:r w:rsidRPr="00A94455">
        <w:rPr>
          <w:noProof w:val="0"/>
          <w:color w:val="0000FF"/>
        </w:rPr>
        <w:tab/>
      </w:r>
      <w:r w:rsidR="000F74F0">
        <w:rPr>
          <w:noProof w:val="0"/>
        </w:rPr>
        <w:pict w14:anchorId="25809340">
          <v:shape id="_x0000_i1026" type="#_x0000_t75" style="width:128.25pt;height:74.25pt">
            <v:imagedata r:id="rId11" o:title="3GPP-logo_web"/>
          </v:shape>
        </w:pict>
      </w:r>
    </w:p>
    <w:p w14:paraId="5CE35B94" w14:textId="77777777" w:rsidR="00080512" w:rsidRPr="00A94455" w:rsidRDefault="00080512">
      <w:pPr>
        <w:pStyle w:val="ZU"/>
        <w:framePr w:h="4929" w:hRule="exact" w:wrap="notBeside"/>
        <w:tabs>
          <w:tab w:val="right" w:pos="10206"/>
        </w:tabs>
        <w:jc w:val="left"/>
        <w:rPr>
          <w:noProof w:val="0"/>
        </w:rPr>
      </w:pPr>
    </w:p>
    <w:p w14:paraId="193D376D" w14:textId="77777777" w:rsidR="00080512" w:rsidRPr="00A94455" w:rsidRDefault="00080512" w:rsidP="00734A5B">
      <w:pPr>
        <w:framePr w:h="1377" w:hRule="exact" w:wrap="notBeside" w:vAnchor="page" w:hAnchor="margin" w:y="15305"/>
        <w:rPr>
          <w:sz w:val="16"/>
        </w:rPr>
      </w:pPr>
      <w:r w:rsidRPr="00A94455">
        <w:rPr>
          <w:sz w:val="16"/>
        </w:rPr>
        <w:t>The present document has been developed within the 3</w:t>
      </w:r>
      <w:r w:rsidR="00F04712" w:rsidRPr="00A94455">
        <w:rPr>
          <w:sz w:val="16"/>
        </w:rPr>
        <w:t>rd</w:t>
      </w:r>
      <w:r w:rsidRPr="00A94455">
        <w:rPr>
          <w:sz w:val="16"/>
        </w:rPr>
        <w:t xml:space="preserve"> Generation Partnership Project (3GPP</w:t>
      </w:r>
      <w:r w:rsidRPr="00A94455">
        <w:rPr>
          <w:sz w:val="16"/>
          <w:vertAlign w:val="superscript"/>
        </w:rPr>
        <w:t xml:space="preserve"> TM</w:t>
      </w:r>
      <w:r w:rsidRPr="00A94455">
        <w:rPr>
          <w:sz w:val="16"/>
        </w:rPr>
        <w:t>) and may be further elaborated for the purposes of 3GPP..</w:t>
      </w:r>
      <w:r w:rsidRPr="00A94455">
        <w:rPr>
          <w:sz w:val="16"/>
        </w:rPr>
        <w:br/>
        <w:t>The present document has not been subject to any approval process by the 3GPP</w:t>
      </w:r>
      <w:r w:rsidRPr="00A94455">
        <w:rPr>
          <w:sz w:val="16"/>
          <w:vertAlign w:val="superscript"/>
        </w:rPr>
        <w:t xml:space="preserve"> </w:t>
      </w:r>
      <w:r w:rsidRPr="00A94455">
        <w:rPr>
          <w:sz w:val="16"/>
        </w:rPr>
        <w:t>Organizational Partners and shall not be implemented.</w:t>
      </w:r>
      <w:r w:rsidRPr="00A94455">
        <w:rPr>
          <w:sz w:val="16"/>
        </w:rPr>
        <w:br/>
        <w:t>This Specification is provided for future development work within 3GPP</w:t>
      </w:r>
      <w:r w:rsidRPr="00A94455">
        <w:rPr>
          <w:sz w:val="16"/>
          <w:vertAlign w:val="superscript"/>
        </w:rPr>
        <w:t xml:space="preserve"> </w:t>
      </w:r>
      <w:r w:rsidRPr="00A94455">
        <w:rPr>
          <w:sz w:val="16"/>
        </w:rPr>
        <w:t>only. The Organizational Partners accept no liability for any use of this Specification.</w:t>
      </w:r>
      <w:r w:rsidRPr="00A94455">
        <w:rPr>
          <w:sz w:val="16"/>
        </w:rPr>
        <w:br/>
        <w:t xml:space="preserve">Specifications and </w:t>
      </w:r>
      <w:r w:rsidR="00F653B8" w:rsidRPr="00A94455">
        <w:rPr>
          <w:sz w:val="16"/>
        </w:rPr>
        <w:t>Reports</w:t>
      </w:r>
      <w:r w:rsidRPr="00A94455">
        <w:rPr>
          <w:sz w:val="16"/>
        </w:rPr>
        <w:t xml:space="preserve"> for implementation of the 3GPP</w:t>
      </w:r>
      <w:r w:rsidRPr="00A94455">
        <w:rPr>
          <w:sz w:val="16"/>
          <w:vertAlign w:val="superscript"/>
        </w:rPr>
        <w:t xml:space="preserve"> TM</w:t>
      </w:r>
      <w:r w:rsidRPr="00A94455">
        <w:rPr>
          <w:sz w:val="16"/>
        </w:rPr>
        <w:t xml:space="preserve"> system should be obtained via the 3GPP Organizational Partners' Publications Offices.</w:t>
      </w:r>
    </w:p>
    <w:p w14:paraId="5C841156" w14:textId="77777777" w:rsidR="00080512" w:rsidRPr="00A94455" w:rsidRDefault="00080512">
      <w:pPr>
        <w:pStyle w:val="ZV"/>
        <w:framePr w:wrap="notBeside"/>
        <w:rPr>
          <w:noProof w:val="0"/>
        </w:rPr>
      </w:pPr>
    </w:p>
    <w:p w14:paraId="5199E7AF" w14:textId="77777777" w:rsidR="00080512" w:rsidRPr="00A94455" w:rsidRDefault="00080512"/>
    <w:bookmarkEnd w:id="0"/>
    <w:p w14:paraId="1859FD71" w14:textId="77777777" w:rsidR="00080512" w:rsidRPr="00A94455" w:rsidRDefault="00080512">
      <w:pPr>
        <w:sectPr w:rsidR="00080512" w:rsidRPr="00A94455">
          <w:headerReference w:type="even" r:id="rId12"/>
          <w:headerReference w:type="default" r:id="rId13"/>
          <w:footerReference w:type="even" r:id="rId14"/>
          <w:footerReference w:type="default" r:id="rId15"/>
          <w:headerReference w:type="first" r:id="rId16"/>
          <w:footerReference w:type="first" r:id="rId17"/>
          <w:footnotePr>
            <w:numRestart w:val="eachSect"/>
          </w:footnotePr>
          <w:pgSz w:w="11907" w:h="16840"/>
          <w:pgMar w:top="2268" w:right="851" w:bottom="10773" w:left="851" w:header="0" w:footer="0" w:gutter="0"/>
          <w:cols w:space="720"/>
        </w:sectPr>
      </w:pPr>
    </w:p>
    <w:p w14:paraId="4F5C9BDC" w14:textId="77777777" w:rsidR="00080512" w:rsidRPr="00A94455" w:rsidRDefault="00080512">
      <w:bookmarkStart w:id="2" w:name="page2"/>
    </w:p>
    <w:p w14:paraId="2ED42F86" w14:textId="77777777" w:rsidR="00080512" w:rsidRPr="00A94455" w:rsidRDefault="00080512">
      <w:pPr>
        <w:pStyle w:val="FP"/>
        <w:framePr w:wrap="notBeside" w:hAnchor="margin" w:y="1419"/>
        <w:pBdr>
          <w:bottom w:val="single" w:sz="6" w:space="1" w:color="auto"/>
        </w:pBdr>
        <w:spacing w:before="240"/>
        <w:ind w:left="2835" w:right="2835"/>
        <w:jc w:val="center"/>
      </w:pPr>
      <w:r w:rsidRPr="00A94455">
        <w:t>Keywords</w:t>
      </w:r>
    </w:p>
    <w:p w14:paraId="1D2FF109" w14:textId="77777777" w:rsidR="00080512" w:rsidRPr="00A94455" w:rsidRDefault="009A0321">
      <w:pPr>
        <w:pStyle w:val="FP"/>
        <w:framePr w:wrap="notBeside" w:hAnchor="margin" w:y="1419"/>
        <w:ind w:left="2835" w:right="2835"/>
        <w:jc w:val="center"/>
        <w:rPr>
          <w:rFonts w:ascii="Arial" w:hAnsi="Arial"/>
          <w:sz w:val="18"/>
        </w:rPr>
      </w:pPr>
      <w:r w:rsidRPr="00A94455">
        <w:rPr>
          <w:rFonts w:ascii="Arial" w:hAnsi="Arial"/>
          <w:sz w:val="18"/>
        </w:rPr>
        <w:t>SCAS, 5G,gNodeB,network product class</w:t>
      </w:r>
      <w:r w:rsidR="00F374A2" w:rsidRPr="00A94455">
        <w:rPr>
          <w:rFonts w:ascii="Arial" w:hAnsi="Arial"/>
          <w:sz w:val="18"/>
        </w:rPr>
        <w:t>,</w:t>
      </w:r>
      <w:r w:rsidR="00C004AE">
        <w:rPr>
          <w:rFonts w:ascii="Arial" w:hAnsi="Arial"/>
          <w:sz w:val="18"/>
        </w:rPr>
        <w:t xml:space="preserve"> </w:t>
      </w:r>
      <w:r w:rsidR="00F374A2" w:rsidRPr="00A94455">
        <w:rPr>
          <w:rFonts w:ascii="Arial" w:hAnsi="Arial"/>
          <w:sz w:val="18"/>
        </w:rPr>
        <w:t>security</w:t>
      </w:r>
    </w:p>
    <w:p w14:paraId="533EB970" w14:textId="77777777" w:rsidR="00080512" w:rsidRPr="00A94455" w:rsidRDefault="00080512"/>
    <w:p w14:paraId="285CEF5B" w14:textId="77777777" w:rsidR="00080512" w:rsidRPr="00A94455" w:rsidRDefault="00080512">
      <w:pPr>
        <w:pStyle w:val="FP"/>
        <w:framePr w:wrap="notBeside" w:hAnchor="margin" w:yAlign="center"/>
        <w:spacing w:after="240"/>
        <w:ind w:left="2835" w:right="2835"/>
        <w:jc w:val="center"/>
        <w:rPr>
          <w:rFonts w:ascii="Arial" w:hAnsi="Arial"/>
          <w:b/>
          <w:i/>
        </w:rPr>
      </w:pPr>
      <w:r w:rsidRPr="00A94455">
        <w:rPr>
          <w:rFonts w:ascii="Arial" w:hAnsi="Arial"/>
          <w:b/>
          <w:i/>
        </w:rPr>
        <w:t>3GPP</w:t>
      </w:r>
    </w:p>
    <w:p w14:paraId="10573E98" w14:textId="77777777" w:rsidR="00080512" w:rsidRPr="00A94455" w:rsidRDefault="00080512">
      <w:pPr>
        <w:pStyle w:val="FP"/>
        <w:framePr w:wrap="notBeside" w:hAnchor="margin" w:yAlign="center"/>
        <w:pBdr>
          <w:bottom w:val="single" w:sz="6" w:space="1" w:color="auto"/>
        </w:pBdr>
        <w:ind w:left="2835" w:right="2835"/>
        <w:jc w:val="center"/>
      </w:pPr>
      <w:r w:rsidRPr="00A94455">
        <w:t>Postal address</w:t>
      </w:r>
    </w:p>
    <w:p w14:paraId="7E08FA19" w14:textId="77777777" w:rsidR="00080512" w:rsidRPr="00A94455" w:rsidRDefault="00080512">
      <w:pPr>
        <w:pStyle w:val="FP"/>
        <w:framePr w:wrap="notBeside" w:hAnchor="margin" w:yAlign="center"/>
        <w:ind w:left="2835" w:right="2835"/>
        <w:jc w:val="center"/>
        <w:rPr>
          <w:rFonts w:ascii="Arial" w:hAnsi="Arial"/>
          <w:sz w:val="18"/>
        </w:rPr>
      </w:pPr>
    </w:p>
    <w:p w14:paraId="396F89B8" w14:textId="77777777" w:rsidR="00080512" w:rsidRPr="00A94455" w:rsidRDefault="00080512">
      <w:pPr>
        <w:pStyle w:val="FP"/>
        <w:framePr w:wrap="notBeside" w:hAnchor="margin" w:yAlign="center"/>
        <w:pBdr>
          <w:bottom w:val="single" w:sz="6" w:space="1" w:color="auto"/>
        </w:pBdr>
        <w:spacing w:before="240"/>
        <w:ind w:left="2835" w:right="2835"/>
        <w:jc w:val="center"/>
      </w:pPr>
      <w:r w:rsidRPr="00A94455">
        <w:t>3GPP support office address</w:t>
      </w:r>
    </w:p>
    <w:p w14:paraId="07031C68" w14:textId="77777777" w:rsidR="00080512" w:rsidRPr="007B396B" w:rsidRDefault="00080512">
      <w:pPr>
        <w:pStyle w:val="FP"/>
        <w:framePr w:wrap="notBeside" w:hAnchor="margin" w:yAlign="center"/>
        <w:ind w:left="2835" w:right="2835"/>
        <w:jc w:val="center"/>
        <w:rPr>
          <w:rFonts w:ascii="Arial" w:hAnsi="Arial"/>
          <w:sz w:val="18"/>
          <w:lang w:val="fr-FR"/>
        </w:rPr>
      </w:pPr>
      <w:r w:rsidRPr="007B396B">
        <w:rPr>
          <w:rFonts w:ascii="Arial" w:hAnsi="Arial"/>
          <w:sz w:val="18"/>
          <w:lang w:val="fr-FR"/>
        </w:rPr>
        <w:t>650 Route des Lucioles - Sophia Antipolis</w:t>
      </w:r>
    </w:p>
    <w:p w14:paraId="1D657CFA" w14:textId="77777777" w:rsidR="00080512" w:rsidRPr="007B396B" w:rsidRDefault="00080512">
      <w:pPr>
        <w:pStyle w:val="FP"/>
        <w:framePr w:wrap="notBeside" w:hAnchor="margin" w:yAlign="center"/>
        <w:ind w:left="2835" w:right="2835"/>
        <w:jc w:val="center"/>
        <w:rPr>
          <w:rFonts w:ascii="Arial" w:hAnsi="Arial"/>
          <w:sz w:val="18"/>
          <w:lang w:val="fr-FR"/>
        </w:rPr>
      </w:pPr>
      <w:r w:rsidRPr="007B396B">
        <w:rPr>
          <w:rFonts w:ascii="Arial" w:hAnsi="Arial"/>
          <w:sz w:val="18"/>
          <w:lang w:val="fr-FR"/>
        </w:rPr>
        <w:t>Valbonne - FRANCE</w:t>
      </w:r>
    </w:p>
    <w:p w14:paraId="59784954" w14:textId="77777777" w:rsidR="00080512" w:rsidRPr="00A94455" w:rsidRDefault="00080512">
      <w:pPr>
        <w:pStyle w:val="FP"/>
        <w:framePr w:wrap="notBeside" w:hAnchor="margin" w:yAlign="center"/>
        <w:spacing w:after="20"/>
        <w:ind w:left="2835" w:right="2835"/>
        <w:jc w:val="center"/>
        <w:rPr>
          <w:rFonts w:ascii="Arial" w:hAnsi="Arial"/>
          <w:sz w:val="18"/>
        </w:rPr>
      </w:pPr>
      <w:r w:rsidRPr="00A94455">
        <w:rPr>
          <w:rFonts w:ascii="Arial" w:hAnsi="Arial"/>
          <w:sz w:val="18"/>
        </w:rPr>
        <w:t>Tel.: +33 4 92 94 42 00 Fax: +33 4 93 65 47 16</w:t>
      </w:r>
    </w:p>
    <w:p w14:paraId="76A1F26E" w14:textId="77777777" w:rsidR="00080512" w:rsidRPr="00A94455" w:rsidRDefault="00080512">
      <w:pPr>
        <w:pStyle w:val="FP"/>
        <w:framePr w:wrap="notBeside" w:hAnchor="margin" w:yAlign="center"/>
        <w:pBdr>
          <w:bottom w:val="single" w:sz="6" w:space="1" w:color="auto"/>
        </w:pBdr>
        <w:spacing w:before="240"/>
        <w:ind w:left="2835" w:right="2835"/>
        <w:jc w:val="center"/>
      </w:pPr>
      <w:r w:rsidRPr="00A94455">
        <w:t>Internet</w:t>
      </w:r>
    </w:p>
    <w:p w14:paraId="3DDE5AC6" w14:textId="77777777" w:rsidR="00080512" w:rsidRPr="00A94455" w:rsidRDefault="00080512">
      <w:pPr>
        <w:pStyle w:val="FP"/>
        <w:framePr w:wrap="notBeside" w:hAnchor="margin" w:yAlign="center"/>
        <w:ind w:left="2835" w:right="2835"/>
        <w:jc w:val="center"/>
        <w:rPr>
          <w:rFonts w:ascii="Arial" w:hAnsi="Arial"/>
          <w:sz w:val="18"/>
        </w:rPr>
      </w:pPr>
      <w:r w:rsidRPr="00A94455">
        <w:rPr>
          <w:rFonts w:ascii="Arial" w:hAnsi="Arial"/>
          <w:sz w:val="18"/>
        </w:rPr>
        <w:t>http://www.3gpp.org</w:t>
      </w:r>
    </w:p>
    <w:p w14:paraId="164D3EAA" w14:textId="77777777" w:rsidR="00080512" w:rsidRPr="00A94455" w:rsidRDefault="00080512"/>
    <w:p w14:paraId="2C69C657" w14:textId="77777777" w:rsidR="00080512" w:rsidRPr="00A94455" w:rsidRDefault="00080512" w:rsidP="00FA1266">
      <w:pPr>
        <w:pStyle w:val="FP"/>
        <w:framePr w:h="3057" w:hRule="exact" w:wrap="notBeside" w:vAnchor="page" w:hAnchor="margin" w:y="12605"/>
        <w:pBdr>
          <w:bottom w:val="single" w:sz="6" w:space="1" w:color="auto"/>
        </w:pBdr>
        <w:spacing w:after="240"/>
        <w:jc w:val="center"/>
        <w:rPr>
          <w:rFonts w:ascii="Arial" w:hAnsi="Arial"/>
          <w:b/>
          <w:i/>
        </w:rPr>
      </w:pPr>
      <w:r w:rsidRPr="00A94455">
        <w:rPr>
          <w:rFonts w:ascii="Arial" w:hAnsi="Arial"/>
          <w:b/>
          <w:i/>
        </w:rPr>
        <w:t>Copyright Notification</w:t>
      </w:r>
    </w:p>
    <w:p w14:paraId="70EAD57D" w14:textId="77777777" w:rsidR="00080512" w:rsidRPr="00A94455" w:rsidRDefault="00080512" w:rsidP="00FA1266">
      <w:pPr>
        <w:pStyle w:val="FP"/>
        <w:framePr w:h="3057" w:hRule="exact" w:wrap="notBeside" w:vAnchor="page" w:hAnchor="margin" w:y="12605"/>
        <w:jc w:val="center"/>
      </w:pPr>
      <w:r w:rsidRPr="00A94455">
        <w:t>No part may be reproduced except as authorized by written permission.</w:t>
      </w:r>
      <w:r w:rsidRPr="00A94455">
        <w:br/>
        <w:t>The copyright and the foregoing restriction extend to reproduction in all media.</w:t>
      </w:r>
    </w:p>
    <w:p w14:paraId="7C0D0D19" w14:textId="77777777" w:rsidR="00080512" w:rsidRPr="00A94455" w:rsidRDefault="00080512" w:rsidP="00FA1266">
      <w:pPr>
        <w:pStyle w:val="FP"/>
        <w:framePr w:h="3057" w:hRule="exact" w:wrap="notBeside" w:vAnchor="page" w:hAnchor="margin" w:y="12605"/>
        <w:jc w:val="center"/>
      </w:pPr>
    </w:p>
    <w:p w14:paraId="1BBC7F7B" w14:textId="3F0F19BE" w:rsidR="00080512" w:rsidRPr="00A94455" w:rsidRDefault="00DC309B" w:rsidP="00FA1266">
      <w:pPr>
        <w:pStyle w:val="FP"/>
        <w:framePr w:h="3057" w:hRule="exact" w:wrap="notBeside" w:vAnchor="page" w:hAnchor="margin" w:y="12605"/>
        <w:jc w:val="center"/>
        <w:rPr>
          <w:sz w:val="18"/>
        </w:rPr>
      </w:pPr>
      <w:r w:rsidRPr="00A94455">
        <w:rPr>
          <w:sz w:val="18"/>
        </w:rPr>
        <w:t xml:space="preserve">© </w:t>
      </w:r>
      <w:r w:rsidR="002805D2" w:rsidRPr="00A94455">
        <w:rPr>
          <w:sz w:val="18"/>
        </w:rPr>
        <w:t>20</w:t>
      </w:r>
      <w:r w:rsidR="002805D2">
        <w:rPr>
          <w:sz w:val="18"/>
        </w:rPr>
        <w:t>2</w:t>
      </w:r>
      <w:r w:rsidR="00EF4159">
        <w:rPr>
          <w:sz w:val="18"/>
        </w:rPr>
        <w:t>6</w:t>
      </w:r>
      <w:r w:rsidR="00080512" w:rsidRPr="00A94455">
        <w:rPr>
          <w:sz w:val="18"/>
        </w:rPr>
        <w:t>, 3GPP Organizational Partners (ARIB, ATIS, CCSA, ETSI,</w:t>
      </w:r>
      <w:r w:rsidR="00F22EC7" w:rsidRPr="00A94455">
        <w:rPr>
          <w:sz w:val="18"/>
        </w:rPr>
        <w:t xml:space="preserve"> TSDSI, </w:t>
      </w:r>
      <w:r w:rsidR="00080512" w:rsidRPr="00A94455">
        <w:rPr>
          <w:sz w:val="18"/>
        </w:rPr>
        <w:t>TTA, TTC).</w:t>
      </w:r>
      <w:bookmarkStart w:id="3" w:name="copyrightaddon"/>
      <w:bookmarkEnd w:id="3"/>
    </w:p>
    <w:p w14:paraId="29734DDA" w14:textId="77777777" w:rsidR="00734A5B" w:rsidRPr="00A94455" w:rsidRDefault="00080512" w:rsidP="00FA1266">
      <w:pPr>
        <w:pStyle w:val="FP"/>
        <w:framePr w:h="3057" w:hRule="exact" w:wrap="notBeside" w:vAnchor="page" w:hAnchor="margin" w:y="12605"/>
        <w:jc w:val="center"/>
        <w:rPr>
          <w:sz w:val="18"/>
        </w:rPr>
      </w:pPr>
      <w:r w:rsidRPr="00A94455">
        <w:rPr>
          <w:sz w:val="18"/>
        </w:rPr>
        <w:t>All rights reserved.</w:t>
      </w:r>
    </w:p>
    <w:p w14:paraId="477E7890" w14:textId="77777777" w:rsidR="00FC1192" w:rsidRPr="00A94455" w:rsidRDefault="00FC1192" w:rsidP="00FA1266">
      <w:pPr>
        <w:pStyle w:val="FP"/>
        <w:framePr w:h="3057" w:hRule="exact" w:wrap="notBeside" w:vAnchor="page" w:hAnchor="margin" w:y="12605"/>
        <w:rPr>
          <w:sz w:val="18"/>
        </w:rPr>
      </w:pPr>
    </w:p>
    <w:p w14:paraId="59E41A62" w14:textId="77777777" w:rsidR="00734A5B" w:rsidRPr="00A94455" w:rsidRDefault="00734A5B" w:rsidP="00FA1266">
      <w:pPr>
        <w:pStyle w:val="FP"/>
        <w:framePr w:h="3057" w:hRule="exact" w:wrap="notBeside" w:vAnchor="page" w:hAnchor="margin" w:y="12605"/>
        <w:rPr>
          <w:sz w:val="18"/>
        </w:rPr>
      </w:pPr>
      <w:r w:rsidRPr="00A94455">
        <w:rPr>
          <w:sz w:val="18"/>
        </w:rPr>
        <w:t>UMTS™ is a Trade Mark of ETSI registered for the benefit of its members</w:t>
      </w:r>
    </w:p>
    <w:p w14:paraId="1ED4F4ED" w14:textId="77777777" w:rsidR="00080512" w:rsidRPr="00A94455" w:rsidRDefault="00734A5B" w:rsidP="00FA1266">
      <w:pPr>
        <w:pStyle w:val="FP"/>
        <w:framePr w:h="3057" w:hRule="exact" w:wrap="notBeside" w:vAnchor="page" w:hAnchor="margin" w:y="12605"/>
        <w:rPr>
          <w:sz w:val="18"/>
        </w:rPr>
      </w:pPr>
      <w:r w:rsidRPr="00A94455">
        <w:rPr>
          <w:sz w:val="18"/>
        </w:rPr>
        <w:t>3GPP™ is a Trade Mark of ETSI registered for the benefit of its Members and of the 3GPP Organizational Partners</w:t>
      </w:r>
      <w:r w:rsidR="00080512" w:rsidRPr="00A94455">
        <w:rPr>
          <w:sz w:val="18"/>
        </w:rPr>
        <w:br/>
      </w:r>
      <w:r w:rsidR="00FA1266" w:rsidRPr="00A94455">
        <w:rPr>
          <w:sz w:val="18"/>
        </w:rPr>
        <w:t>LTE™ is a Trade Mark of ETSI registered for the benefit of its Members and of the 3GPP Organizational Partners</w:t>
      </w:r>
    </w:p>
    <w:p w14:paraId="6AC4DAF9" w14:textId="77777777" w:rsidR="00FA1266" w:rsidRPr="00A94455" w:rsidRDefault="00FA1266" w:rsidP="00FA1266">
      <w:pPr>
        <w:pStyle w:val="FP"/>
        <w:framePr w:h="3057" w:hRule="exact" w:wrap="notBeside" w:vAnchor="page" w:hAnchor="margin" w:y="12605"/>
        <w:rPr>
          <w:sz w:val="18"/>
        </w:rPr>
      </w:pPr>
      <w:r w:rsidRPr="00A94455">
        <w:rPr>
          <w:sz w:val="18"/>
        </w:rPr>
        <w:t>GSM® and the GSM logo are registered and owned by the GSM Association</w:t>
      </w:r>
    </w:p>
    <w:bookmarkEnd w:id="2"/>
    <w:p w14:paraId="1D11691C" w14:textId="77777777" w:rsidR="000A5592" w:rsidRPr="00A94455" w:rsidRDefault="00080512" w:rsidP="000A5592">
      <w:pPr>
        <w:pStyle w:val="TT"/>
      </w:pPr>
      <w:r w:rsidRPr="00A94455">
        <w:br w:type="page"/>
      </w:r>
      <w:r w:rsidR="000A5592" w:rsidRPr="00A94455">
        <w:lastRenderedPageBreak/>
        <w:t>Contents</w:t>
      </w:r>
    </w:p>
    <w:p w14:paraId="3FFA2B51" w14:textId="77777777" w:rsidR="007B2587" w:rsidRPr="00354873" w:rsidRDefault="00FE1586">
      <w:pPr>
        <w:pStyle w:val="TOC1"/>
        <w:rPr>
          <w:rFonts w:ascii="Calibri" w:hAnsi="Calibri"/>
          <w:noProof/>
          <w:kern w:val="2"/>
          <w:szCs w:val="22"/>
          <w:lang w:eastAsia="en-GB"/>
        </w:rPr>
      </w:pPr>
      <w:r>
        <w:fldChar w:fldCharType="begin" w:fldLock="1"/>
      </w:r>
      <w:r>
        <w:instrText xml:space="preserve"> TOC \o "1-9" </w:instrText>
      </w:r>
      <w:r>
        <w:fldChar w:fldCharType="separate"/>
      </w:r>
      <w:r w:rsidR="007B2587">
        <w:rPr>
          <w:noProof/>
        </w:rPr>
        <w:t>Foreword</w:t>
      </w:r>
      <w:r w:rsidR="007B2587">
        <w:rPr>
          <w:noProof/>
        </w:rPr>
        <w:tab/>
      </w:r>
      <w:r w:rsidR="007B2587">
        <w:rPr>
          <w:noProof/>
        </w:rPr>
        <w:fldChar w:fldCharType="begin" w:fldLock="1"/>
      </w:r>
      <w:r w:rsidR="007B2587">
        <w:rPr>
          <w:noProof/>
        </w:rPr>
        <w:instrText xml:space="preserve"> PAGEREF _Toc187239650 \h </w:instrText>
      </w:r>
      <w:r w:rsidR="007B2587">
        <w:rPr>
          <w:noProof/>
        </w:rPr>
      </w:r>
      <w:r w:rsidR="007B2587">
        <w:rPr>
          <w:noProof/>
        </w:rPr>
        <w:fldChar w:fldCharType="separate"/>
      </w:r>
      <w:r w:rsidR="007B2587">
        <w:rPr>
          <w:noProof/>
        </w:rPr>
        <w:t>5</w:t>
      </w:r>
      <w:r w:rsidR="007B2587">
        <w:rPr>
          <w:noProof/>
        </w:rPr>
        <w:fldChar w:fldCharType="end"/>
      </w:r>
    </w:p>
    <w:p w14:paraId="7B5C9B96" w14:textId="77777777" w:rsidR="007B2587" w:rsidRPr="00354873" w:rsidRDefault="007B2587">
      <w:pPr>
        <w:pStyle w:val="TOC1"/>
        <w:rPr>
          <w:rFonts w:ascii="Calibri" w:hAnsi="Calibri"/>
          <w:noProof/>
          <w:kern w:val="2"/>
          <w:szCs w:val="22"/>
          <w:lang w:eastAsia="en-GB"/>
        </w:rPr>
      </w:pPr>
      <w:r>
        <w:rPr>
          <w:noProof/>
        </w:rPr>
        <w:t>1</w:t>
      </w:r>
      <w:r w:rsidRPr="00354873">
        <w:rPr>
          <w:rFonts w:ascii="Calibri" w:hAnsi="Calibri"/>
          <w:noProof/>
          <w:kern w:val="2"/>
          <w:szCs w:val="22"/>
          <w:lang w:eastAsia="en-GB"/>
        </w:rPr>
        <w:tab/>
      </w:r>
      <w:r>
        <w:rPr>
          <w:noProof/>
        </w:rPr>
        <w:t>Scope</w:t>
      </w:r>
      <w:r>
        <w:rPr>
          <w:noProof/>
        </w:rPr>
        <w:tab/>
      </w:r>
      <w:r>
        <w:rPr>
          <w:noProof/>
        </w:rPr>
        <w:fldChar w:fldCharType="begin" w:fldLock="1"/>
      </w:r>
      <w:r>
        <w:rPr>
          <w:noProof/>
        </w:rPr>
        <w:instrText xml:space="preserve"> PAGEREF _Toc187239651 \h </w:instrText>
      </w:r>
      <w:r>
        <w:rPr>
          <w:noProof/>
        </w:rPr>
      </w:r>
      <w:r>
        <w:rPr>
          <w:noProof/>
        </w:rPr>
        <w:fldChar w:fldCharType="separate"/>
      </w:r>
      <w:r>
        <w:rPr>
          <w:noProof/>
        </w:rPr>
        <w:t>6</w:t>
      </w:r>
      <w:r>
        <w:rPr>
          <w:noProof/>
        </w:rPr>
        <w:fldChar w:fldCharType="end"/>
      </w:r>
    </w:p>
    <w:p w14:paraId="2AC9CF8A" w14:textId="77777777" w:rsidR="007B2587" w:rsidRPr="00354873" w:rsidRDefault="007B2587">
      <w:pPr>
        <w:pStyle w:val="TOC1"/>
        <w:rPr>
          <w:rFonts w:ascii="Calibri" w:hAnsi="Calibri"/>
          <w:noProof/>
          <w:kern w:val="2"/>
          <w:szCs w:val="22"/>
          <w:lang w:eastAsia="en-GB"/>
        </w:rPr>
      </w:pPr>
      <w:r>
        <w:rPr>
          <w:noProof/>
        </w:rPr>
        <w:t>2</w:t>
      </w:r>
      <w:r w:rsidRPr="00354873">
        <w:rPr>
          <w:rFonts w:ascii="Calibri" w:hAnsi="Calibri"/>
          <w:noProof/>
          <w:kern w:val="2"/>
          <w:szCs w:val="22"/>
          <w:lang w:eastAsia="en-GB"/>
        </w:rPr>
        <w:tab/>
      </w:r>
      <w:r>
        <w:rPr>
          <w:noProof/>
        </w:rPr>
        <w:t>References</w:t>
      </w:r>
      <w:r>
        <w:rPr>
          <w:noProof/>
        </w:rPr>
        <w:tab/>
      </w:r>
      <w:r>
        <w:rPr>
          <w:noProof/>
        </w:rPr>
        <w:fldChar w:fldCharType="begin" w:fldLock="1"/>
      </w:r>
      <w:r>
        <w:rPr>
          <w:noProof/>
        </w:rPr>
        <w:instrText xml:space="preserve"> PAGEREF _Toc187239652 \h </w:instrText>
      </w:r>
      <w:r>
        <w:rPr>
          <w:noProof/>
        </w:rPr>
      </w:r>
      <w:r>
        <w:rPr>
          <w:noProof/>
        </w:rPr>
        <w:fldChar w:fldCharType="separate"/>
      </w:r>
      <w:r>
        <w:rPr>
          <w:noProof/>
        </w:rPr>
        <w:t>6</w:t>
      </w:r>
      <w:r>
        <w:rPr>
          <w:noProof/>
        </w:rPr>
        <w:fldChar w:fldCharType="end"/>
      </w:r>
    </w:p>
    <w:p w14:paraId="1B2BB953" w14:textId="77777777" w:rsidR="007B2587" w:rsidRPr="00354873" w:rsidRDefault="007B2587">
      <w:pPr>
        <w:pStyle w:val="TOC1"/>
        <w:rPr>
          <w:rFonts w:ascii="Calibri" w:hAnsi="Calibri"/>
          <w:noProof/>
          <w:kern w:val="2"/>
          <w:szCs w:val="22"/>
          <w:lang w:eastAsia="en-GB"/>
        </w:rPr>
      </w:pPr>
      <w:r>
        <w:rPr>
          <w:noProof/>
        </w:rPr>
        <w:t>3</w:t>
      </w:r>
      <w:r w:rsidRPr="00354873">
        <w:rPr>
          <w:rFonts w:ascii="Calibri" w:hAnsi="Calibri"/>
          <w:noProof/>
          <w:kern w:val="2"/>
          <w:szCs w:val="22"/>
          <w:lang w:eastAsia="en-GB"/>
        </w:rPr>
        <w:tab/>
      </w:r>
      <w:r>
        <w:rPr>
          <w:noProof/>
        </w:rPr>
        <w:t>Definitions of terms and abbreviations</w:t>
      </w:r>
      <w:r>
        <w:rPr>
          <w:noProof/>
        </w:rPr>
        <w:tab/>
      </w:r>
      <w:r>
        <w:rPr>
          <w:noProof/>
        </w:rPr>
        <w:fldChar w:fldCharType="begin" w:fldLock="1"/>
      </w:r>
      <w:r>
        <w:rPr>
          <w:noProof/>
        </w:rPr>
        <w:instrText xml:space="preserve"> PAGEREF _Toc187239653 \h </w:instrText>
      </w:r>
      <w:r>
        <w:rPr>
          <w:noProof/>
        </w:rPr>
      </w:r>
      <w:r>
        <w:rPr>
          <w:noProof/>
        </w:rPr>
        <w:fldChar w:fldCharType="separate"/>
      </w:r>
      <w:r>
        <w:rPr>
          <w:noProof/>
        </w:rPr>
        <w:t>6</w:t>
      </w:r>
      <w:r>
        <w:rPr>
          <w:noProof/>
        </w:rPr>
        <w:fldChar w:fldCharType="end"/>
      </w:r>
    </w:p>
    <w:p w14:paraId="777176F9" w14:textId="77777777" w:rsidR="007B2587" w:rsidRPr="00354873" w:rsidRDefault="007B2587">
      <w:pPr>
        <w:pStyle w:val="TOC2"/>
        <w:rPr>
          <w:rFonts w:ascii="Calibri" w:hAnsi="Calibri"/>
          <w:noProof/>
          <w:kern w:val="2"/>
          <w:sz w:val="22"/>
          <w:szCs w:val="22"/>
          <w:lang w:eastAsia="en-GB"/>
        </w:rPr>
      </w:pPr>
      <w:r>
        <w:rPr>
          <w:noProof/>
        </w:rPr>
        <w:t>3.1</w:t>
      </w:r>
      <w:r w:rsidRPr="00354873">
        <w:rPr>
          <w:rFonts w:ascii="Calibri" w:hAnsi="Calibri"/>
          <w:noProof/>
          <w:kern w:val="2"/>
          <w:sz w:val="22"/>
          <w:szCs w:val="22"/>
          <w:lang w:eastAsia="en-GB"/>
        </w:rPr>
        <w:tab/>
      </w:r>
      <w:r>
        <w:rPr>
          <w:noProof/>
        </w:rPr>
        <w:t>Terms</w:t>
      </w:r>
      <w:r>
        <w:rPr>
          <w:noProof/>
        </w:rPr>
        <w:tab/>
      </w:r>
      <w:r>
        <w:rPr>
          <w:noProof/>
        </w:rPr>
        <w:fldChar w:fldCharType="begin" w:fldLock="1"/>
      </w:r>
      <w:r>
        <w:rPr>
          <w:noProof/>
        </w:rPr>
        <w:instrText xml:space="preserve"> PAGEREF _Toc187239654 \h </w:instrText>
      </w:r>
      <w:r>
        <w:rPr>
          <w:noProof/>
        </w:rPr>
      </w:r>
      <w:r>
        <w:rPr>
          <w:noProof/>
        </w:rPr>
        <w:fldChar w:fldCharType="separate"/>
      </w:r>
      <w:r>
        <w:rPr>
          <w:noProof/>
        </w:rPr>
        <w:t>6</w:t>
      </w:r>
      <w:r>
        <w:rPr>
          <w:noProof/>
        </w:rPr>
        <w:fldChar w:fldCharType="end"/>
      </w:r>
    </w:p>
    <w:p w14:paraId="56EE15C8" w14:textId="77777777" w:rsidR="007B2587" w:rsidRPr="00354873" w:rsidRDefault="007B2587">
      <w:pPr>
        <w:pStyle w:val="TOC2"/>
        <w:rPr>
          <w:rFonts w:ascii="Calibri" w:hAnsi="Calibri"/>
          <w:noProof/>
          <w:kern w:val="2"/>
          <w:sz w:val="22"/>
          <w:szCs w:val="22"/>
          <w:lang w:eastAsia="en-GB"/>
        </w:rPr>
      </w:pPr>
      <w:r>
        <w:rPr>
          <w:noProof/>
        </w:rPr>
        <w:t>3.2</w:t>
      </w:r>
      <w:r w:rsidRPr="00354873">
        <w:rPr>
          <w:rFonts w:ascii="Calibri" w:hAnsi="Calibri"/>
          <w:noProof/>
          <w:kern w:val="2"/>
          <w:sz w:val="22"/>
          <w:szCs w:val="22"/>
          <w:lang w:eastAsia="en-GB"/>
        </w:rPr>
        <w:tab/>
      </w:r>
      <w:r>
        <w:rPr>
          <w:noProof/>
        </w:rPr>
        <w:t>Abbreviations</w:t>
      </w:r>
      <w:r>
        <w:rPr>
          <w:noProof/>
        </w:rPr>
        <w:tab/>
      </w:r>
      <w:r>
        <w:rPr>
          <w:noProof/>
        </w:rPr>
        <w:fldChar w:fldCharType="begin" w:fldLock="1"/>
      </w:r>
      <w:r>
        <w:rPr>
          <w:noProof/>
        </w:rPr>
        <w:instrText xml:space="preserve"> PAGEREF _Toc187239655 \h </w:instrText>
      </w:r>
      <w:r>
        <w:rPr>
          <w:noProof/>
        </w:rPr>
      </w:r>
      <w:r>
        <w:rPr>
          <w:noProof/>
        </w:rPr>
        <w:fldChar w:fldCharType="separate"/>
      </w:r>
      <w:r>
        <w:rPr>
          <w:noProof/>
        </w:rPr>
        <w:t>7</w:t>
      </w:r>
      <w:r>
        <w:rPr>
          <w:noProof/>
        </w:rPr>
        <w:fldChar w:fldCharType="end"/>
      </w:r>
    </w:p>
    <w:p w14:paraId="06C68615" w14:textId="77777777" w:rsidR="007B2587" w:rsidRPr="00354873" w:rsidRDefault="007B2587">
      <w:pPr>
        <w:pStyle w:val="TOC1"/>
        <w:rPr>
          <w:rFonts w:ascii="Calibri" w:hAnsi="Calibri"/>
          <w:noProof/>
          <w:kern w:val="2"/>
          <w:szCs w:val="22"/>
          <w:lang w:eastAsia="en-GB"/>
        </w:rPr>
      </w:pPr>
      <w:r>
        <w:rPr>
          <w:noProof/>
        </w:rPr>
        <w:t>4</w:t>
      </w:r>
      <w:r w:rsidRPr="00354873">
        <w:rPr>
          <w:rFonts w:ascii="Calibri" w:hAnsi="Calibri"/>
          <w:noProof/>
          <w:kern w:val="2"/>
          <w:szCs w:val="22"/>
          <w:lang w:eastAsia="en-GB"/>
        </w:rPr>
        <w:tab/>
      </w:r>
      <w:r>
        <w:rPr>
          <w:noProof/>
          <w:lang w:eastAsia="zh-CN"/>
        </w:rPr>
        <w:t>gNodeB</w:t>
      </w:r>
      <w:r>
        <w:rPr>
          <w:noProof/>
        </w:rPr>
        <w:t>-specific security requirements and related test cases</w:t>
      </w:r>
      <w:r>
        <w:rPr>
          <w:noProof/>
        </w:rPr>
        <w:tab/>
      </w:r>
      <w:r>
        <w:rPr>
          <w:noProof/>
        </w:rPr>
        <w:fldChar w:fldCharType="begin" w:fldLock="1"/>
      </w:r>
      <w:r>
        <w:rPr>
          <w:noProof/>
        </w:rPr>
        <w:instrText xml:space="preserve"> PAGEREF _Toc187239656 \h </w:instrText>
      </w:r>
      <w:r>
        <w:rPr>
          <w:noProof/>
        </w:rPr>
      </w:r>
      <w:r>
        <w:rPr>
          <w:noProof/>
        </w:rPr>
        <w:fldChar w:fldCharType="separate"/>
      </w:r>
      <w:r>
        <w:rPr>
          <w:noProof/>
        </w:rPr>
        <w:t>7</w:t>
      </w:r>
      <w:r>
        <w:rPr>
          <w:noProof/>
        </w:rPr>
        <w:fldChar w:fldCharType="end"/>
      </w:r>
    </w:p>
    <w:p w14:paraId="091280BD" w14:textId="77777777" w:rsidR="007B2587" w:rsidRPr="00354873" w:rsidRDefault="007B2587">
      <w:pPr>
        <w:pStyle w:val="TOC2"/>
        <w:rPr>
          <w:rFonts w:ascii="Calibri" w:hAnsi="Calibri"/>
          <w:noProof/>
          <w:kern w:val="2"/>
          <w:sz w:val="22"/>
          <w:szCs w:val="22"/>
          <w:lang w:eastAsia="en-GB"/>
        </w:rPr>
      </w:pPr>
      <w:r>
        <w:rPr>
          <w:noProof/>
        </w:rPr>
        <w:t>4.1</w:t>
      </w:r>
      <w:r w:rsidRPr="00354873">
        <w:rPr>
          <w:rFonts w:ascii="Calibri" w:hAnsi="Calibri"/>
          <w:noProof/>
          <w:kern w:val="2"/>
          <w:sz w:val="22"/>
          <w:szCs w:val="22"/>
          <w:lang w:eastAsia="en-GB"/>
        </w:rPr>
        <w:tab/>
      </w:r>
      <w:r>
        <w:rPr>
          <w:noProof/>
        </w:rPr>
        <w:t>Introduction</w:t>
      </w:r>
      <w:r>
        <w:rPr>
          <w:noProof/>
        </w:rPr>
        <w:tab/>
      </w:r>
      <w:r>
        <w:rPr>
          <w:noProof/>
        </w:rPr>
        <w:fldChar w:fldCharType="begin" w:fldLock="1"/>
      </w:r>
      <w:r>
        <w:rPr>
          <w:noProof/>
        </w:rPr>
        <w:instrText xml:space="preserve"> PAGEREF _Toc187239657 \h </w:instrText>
      </w:r>
      <w:r>
        <w:rPr>
          <w:noProof/>
        </w:rPr>
      </w:r>
      <w:r>
        <w:rPr>
          <w:noProof/>
        </w:rPr>
        <w:fldChar w:fldCharType="separate"/>
      </w:r>
      <w:r>
        <w:rPr>
          <w:noProof/>
        </w:rPr>
        <w:t>7</w:t>
      </w:r>
      <w:r>
        <w:rPr>
          <w:noProof/>
        </w:rPr>
        <w:fldChar w:fldCharType="end"/>
      </w:r>
    </w:p>
    <w:p w14:paraId="25E1937A" w14:textId="77777777" w:rsidR="007B2587" w:rsidRPr="00354873" w:rsidRDefault="007B2587">
      <w:pPr>
        <w:pStyle w:val="TOC2"/>
        <w:rPr>
          <w:rFonts w:ascii="Calibri" w:hAnsi="Calibri"/>
          <w:noProof/>
          <w:kern w:val="2"/>
          <w:sz w:val="22"/>
          <w:szCs w:val="22"/>
          <w:lang w:eastAsia="en-GB"/>
        </w:rPr>
      </w:pPr>
      <w:r>
        <w:rPr>
          <w:noProof/>
        </w:rPr>
        <w:t>4.2</w:t>
      </w:r>
      <w:r w:rsidRPr="00354873">
        <w:rPr>
          <w:rFonts w:ascii="Calibri" w:hAnsi="Calibri"/>
          <w:noProof/>
          <w:kern w:val="2"/>
          <w:sz w:val="22"/>
          <w:szCs w:val="22"/>
          <w:lang w:eastAsia="en-GB"/>
        </w:rPr>
        <w:tab/>
      </w:r>
      <w:r>
        <w:rPr>
          <w:noProof/>
          <w:lang w:eastAsia="zh-CN"/>
        </w:rPr>
        <w:t>gNodeB</w:t>
      </w:r>
      <w:r>
        <w:rPr>
          <w:noProof/>
        </w:rPr>
        <w:t xml:space="preserve">-specific security functional </w:t>
      </w:r>
      <w:r>
        <w:rPr>
          <w:noProof/>
          <w:lang w:eastAsia="zh-CN"/>
        </w:rPr>
        <w:t xml:space="preserve">adaptations of </w:t>
      </w:r>
      <w:r>
        <w:rPr>
          <w:noProof/>
        </w:rPr>
        <w:t>requirements</w:t>
      </w:r>
      <w:r>
        <w:rPr>
          <w:noProof/>
          <w:lang w:eastAsia="zh-CN"/>
        </w:rPr>
        <w:t xml:space="preserve"> and related test cases</w:t>
      </w:r>
      <w:r>
        <w:rPr>
          <w:noProof/>
        </w:rPr>
        <w:tab/>
      </w:r>
      <w:r>
        <w:rPr>
          <w:noProof/>
        </w:rPr>
        <w:fldChar w:fldCharType="begin" w:fldLock="1"/>
      </w:r>
      <w:r>
        <w:rPr>
          <w:noProof/>
        </w:rPr>
        <w:instrText xml:space="preserve"> PAGEREF _Toc187239658 \h </w:instrText>
      </w:r>
      <w:r>
        <w:rPr>
          <w:noProof/>
        </w:rPr>
      </w:r>
      <w:r>
        <w:rPr>
          <w:noProof/>
        </w:rPr>
        <w:fldChar w:fldCharType="separate"/>
      </w:r>
      <w:r>
        <w:rPr>
          <w:noProof/>
        </w:rPr>
        <w:t>7</w:t>
      </w:r>
      <w:r>
        <w:rPr>
          <w:noProof/>
        </w:rPr>
        <w:fldChar w:fldCharType="end"/>
      </w:r>
    </w:p>
    <w:p w14:paraId="59E3675E" w14:textId="77777777" w:rsidR="007B2587" w:rsidRPr="00354873" w:rsidRDefault="007B2587">
      <w:pPr>
        <w:pStyle w:val="TOC3"/>
        <w:rPr>
          <w:rFonts w:ascii="Calibri" w:hAnsi="Calibri"/>
          <w:noProof/>
          <w:kern w:val="2"/>
          <w:sz w:val="22"/>
          <w:szCs w:val="22"/>
          <w:lang w:eastAsia="en-GB"/>
        </w:rPr>
      </w:pPr>
      <w:r>
        <w:rPr>
          <w:noProof/>
        </w:rPr>
        <w:t>4.2.1</w:t>
      </w:r>
      <w:r w:rsidRPr="00354873">
        <w:rPr>
          <w:rFonts w:ascii="Calibri" w:hAnsi="Calibri"/>
          <w:noProof/>
          <w:kern w:val="2"/>
          <w:sz w:val="22"/>
          <w:szCs w:val="22"/>
          <w:lang w:eastAsia="en-GB"/>
        </w:rPr>
        <w:tab/>
      </w:r>
      <w:r>
        <w:rPr>
          <w:noProof/>
        </w:rPr>
        <w:t>Introduction</w:t>
      </w:r>
      <w:r>
        <w:rPr>
          <w:noProof/>
        </w:rPr>
        <w:tab/>
      </w:r>
      <w:r>
        <w:rPr>
          <w:noProof/>
        </w:rPr>
        <w:fldChar w:fldCharType="begin" w:fldLock="1"/>
      </w:r>
      <w:r>
        <w:rPr>
          <w:noProof/>
        </w:rPr>
        <w:instrText xml:space="preserve"> PAGEREF _Toc187239659 \h </w:instrText>
      </w:r>
      <w:r>
        <w:rPr>
          <w:noProof/>
        </w:rPr>
      </w:r>
      <w:r>
        <w:rPr>
          <w:noProof/>
        </w:rPr>
        <w:fldChar w:fldCharType="separate"/>
      </w:r>
      <w:r>
        <w:rPr>
          <w:noProof/>
        </w:rPr>
        <w:t>7</w:t>
      </w:r>
      <w:r>
        <w:rPr>
          <w:noProof/>
        </w:rPr>
        <w:fldChar w:fldCharType="end"/>
      </w:r>
    </w:p>
    <w:p w14:paraId="040155E5" w14:textId="77777777" w:rsidR="007B2587" w:rsidRPr="00354873" w:rsidRDefault="007B2587">
      <w:pPr>
        <w:pStyle w:val="TOC3"/>
        <w:rPr>
          <w:rFonts w:ascii="Calibri" w:hAnsi="Calibri"/>
          <w:noProof/>
          <w:kern w:val="2"/>
          <w:sz w:val="22"/>
          <w:szCs w:val="22"/>
          <w:lang w:eastAsia="en-GB"/>
        </w:rPr>
      </w:pPr>
      <w:r>
        <w:rPr>
          <w:noProof/>
        </w:rPr>
        <w:t>4.2.2</w:t>
      </w:r>
      <w:r w:rsidRPr="00354873">
        <w:rPr>
          <w:rFonts w:ascii="Calibri" w:hAnsi="Calibri"/>
          <w:noProof/>
          <w:kern w:val="2"/>
          <w:sz w:val="22"/>
          <w:szCs w:val="22"/>
          <w:lang w:eastAsia="en-GB"/>
        </w:rPr>
        <w:tab/>
      </w:r>
      <w:r>
        <w:rPr>
          <w:noProof/>
        </w:rPr>
        <w:t xml:space="preserve">Security functional requirements on the </w:t>
      </w:r>
      <w:r>
        <w:rPr>
          <w:noProof/>
          <w:lang w:eastAsia="zh-CN"/>
        </w:rPr>
        <w:t>gNodeB</w:t>
      </w:r>
      <w:r>
        <w:rPr>
          <w:noProof/>
        </w:rPr>
        <w:t xml:space="preserve"> deriving from 3GPP specifications and related test cases</w:t>
      </w:r>
      <w:r>
        <w:rPr>
          <w:noProof/>
        </w:rPr>
        <w:tab/>
      </w:r>
      <w:r>
        <w:rPr>
          <w:noProof/>
        </w:rPr>
        <w:fldChar w:fldCharType="begin" w:fldLock="1"/>
      </w:r>
      <w:r>
        <w:rPr>
          <w:noProof/>
        </w:rPr>
        <w:instrText xml:space="preserve"> PAGEREF _Toc187239660 \h </w:instrText>
      </w:r>
      <w:r>
        <w:rPr>
          <w:noProof/>
        </w:rPr>
      </w:r>
      <w:r>
        <w:rPr>
          <w:noProof/>
        </w:rPr>
        <w:fldChar w:fldCharType="separate"/>
      </w:r>
      <w:r>
        <w:rPr>
          <w:noProof/>
        </w:rPr>
        <w:t>7</w:t>
      </w:r>
      <w:r>
        <w:rPr>
          <w:noProof/>
        </w:rPr>
        <w:fldChar w:fldCharType="end"/>
      </w:r>
    </w:p>
    <w:p w14:paraId="4248F660" w14:textId="77777777" w:rsidR="007B2587" w:rsidRPr="00354873" w:rsidRDefault="007B2587">
      <w:pPr>
        <w:pStyle w:val="TOC4"/>
        <w:rPr>
          <w:rFonts w:ascii="Calibri" w:hAnsi="Calibri"/>
          <w:noProof/>
          <w:kern w:val="2"/>
          <w:sz w:val="22"/>
          <w:szCs w:val="22"/>
          <w:lang w:eastAsia="en-GB"/>
        </w:rPr>
      </w:pPr>
      <w:r>
        <w:rPr>
          <w:noProof/>
        </w:rPr>
        <w:t>4.2.2.1</w:t>
      </w:r>
      <w:r w:rsidRPr="00354873">
        <w:rPr>
          <w:rFonts w:ascii="Calibri" w:hAnsi="Calibri"/>
          <w:noProof/>
          <w:kern w:val="2"/>
          <w:sz w:val="22"/>
          <w:szCs w:val="22"/>
          <w:lang w:eastAsia="en-GB"/>
        </w:rPr>
        <w:tab/>
      </w:r>
      <w:r>
        <w:rPr>
          <w:noProof/>
        </w:rPr>
        <w:t xml:space="preserve">Security functional requirements on the </w:t>
      </w:r>
      <w:r>
        <w:rPr>
          <w:noProof/>
          <w:lang w:eastAsia="zh-CN"/>
        </w:rPr>
        <w:t>gNodeB</w:t>
      </w:r>
      <w:r>
        <w:rPr>
          <w:noProof/>
        </w:rPr>
        <w:t xml:space="preserve"> deriving from 3GPP specifications – </w:t>
      </w:r>
      <w:r>
        <w:rPr>
          <w:noProof/>
          <w:lang w:eastAsia="zh-CN"/>
        </w:rPr>
        <w:t>TS 33.501 [2]</w:t>
      </w:r>
      <w:r>
        <w:rPr>
          <w:noProof/>
        </w:rPr>
        <w:tab/>
      </w:r>
      <w:r>
        <w:rPr>
          <w:noProof/>
        </w:rPr>
        <w:fldChar w:fldCharType="begin" w:fldLock="1"/>
      </w:r>
      <w:r>
        <w:rPr>
          <w:noProof/>
        </w:rPr>
        <w:instrText xml:space="preserve"> PAGEREF _Toc187239661 \h </w:instrText>
      </w:r>
      <w:r>
        <w:rPr>
          <w:noProof/>
        </w:rPr>
      </w:r>
      <w:r>
        <w:rPr>
          <w:noProof/>
        </w:rPr>
        <w:fldChar w:fldCharType="separate"/>
      </w:r>
      <w:r>
        <w:rPr>
          <w:noProof/>
        </w:rPr>
        <w:t>7</w:t>
      </w:r>
      <w:r>
        <w:rPr>
          <w:noProof/>
        </w:rPr>
        <w:fldChar w:fldCharType="end"/>
      </w:r>
    </w:p>
    <w:p w14:paraId="0420A5F5" w14:textId="77777777" w:rsidR="007B2587" w:rsidRPr="00354873" w:rsidRDefault="007B2587">
      <w:pPr>
        <w:pStyle w:val="TOC5"/>
        <w:rPr>
          <w:rFonts w:ascii="Calibri" w:hAnsi="Calibri"/>
          <w:noProof/>
          <w:kern w:val="2"/>
          <w:sz w:val="22"/>
          <w:szCs w:val="22"/>
          <w:lang w:eastAsia="en-GB"/>
        </w:rPr>
      </w:pPr>
      <w:r>
        <w:rPr>
          <w:noProof/>
        </w:rPr>
        <w:t>4.2.2.1.1</w:t>
      </w:r>
      <w:r w:rsidRPr="00354873">
        <w:rPr>
          <w:rFonts w:ascii="Calibri" w:hAnsi="Calibri"/>
          <w:noProof/>
          <w:kern w:val="2"/>
          <w:sz w:val="22"/>
          <w:szCs w:val="22"/>
          <w:lang w:eastAsia="en-GB"/>
        </w:rPr>
        <w:tab/>
      </w:r>
      <w:r>
        <w:rPr>
          <w:noProof/>
        </w:rPr>
        <w:t>Integrity protection of RRC-signalling</w:t>
      </w:r>
      <w:r>
        <w:rPr>
          <w:noProof/>
        </w:rPr>
        <w:tab/>
      </w:r>
      <w:r>
        <w:rPr>
          <w:noProof/>
        </w:rPr>
        <w:fldChar w:fldCharType="begin" w:fldLock="1"/>
      </w:r>
      <w:r>
        <w:rPr>
          <w:noProof/>
        </w:rPr>
        <w:instrText xml:space="preserve"> PAGEREF _Toc187239662 \h </w:instrText>
      </w:r>
      <w:r>
        <w:rPr>
          <w:noProof/>
        </w:rPr>
      </w:r>
      <w:r>
        <w:rPr>
          <w:noProof/>
        </w:rPr>
        <w:fldChar w:fldCharType="separate"/>
      </w:r>
      <w:r>
        <w:rPr>
          <w:noProof/>
        </w:rPr>
        <w:t>7</w:t>
      </w:r>
      <w:r>
        <w:rPr>
          <w:noProof/>
        </w:rPr>
        <w:fldChar w:fldCharType="end"/>
      </w:r>
    </w:p>
    <w:p w14:paraId="738B5CC0" w14:textId="77777777" w:rsidR="007B2587" w:rsidRPr="00354873" w:rsidRDefault="007B2587">
      <w:pPr>
        <w:pStyle w:val="TOC5"/>
        <w:rPr>
          <w:rFonts w:ascii="Calibri" w:hAnsi="Calibri"/>
          <w:noProof/>
          <w:kern w:val="2"/>
          <w:sz w:val="22"/>
          <w:szCs w:val="22"/>
          <w:lang w:eastAsia="en-GB"/>
        </w:rPr>
      </w:pPr>
      <w:r>
        <w:rPr>
          <w:noProof/>
        </w:rPr>
        <w:t>4.2.2.1.2</w:t>
      </w:r>
      <w:r w:rsidRPr="00354873">
        <w:rPr>
          <w:rFonts w:ascii="Calibri" w:hAnsi="Calibri"/>
          <w:noProof/>
          <w:kern w:val="2"/>
          <w:sz w:val="22"/>
          <w:szCs w:val="22"/>
          <w:lang w:eastAsia="en-GB"/>
        </w:rPr>
        <w:tab/>
      </w:r>
      <w:r>
        <w:rPr>
          <w:noProof/>
        </w:rPr>
        <w:t>Integrity protection of user data between the UE and the gNB</w:t>
      </w:r>
      <w:r>
        <w:rPr>
          <w:noProof/>
        </w:rPr>
        <w:tab/>
      </w:r>
      <w:r>
        <w:rPr>
          <w:noProof/>
        </w:rPr>
        <w:fldChar w:fldCharType="begin" w:fldLock="1"/>
      </w:r>
      <w:r>
        <w:rPr>
          <w:noProof/>
        </w:rPr>
        <w:instrText xml:space="preserve"> PAGEREF _Toc187239663 \h </w:instrText>
      </w:r>
      <w:r>
        <w:rPr>
          <w:noProof/>
        </w:rPr>
      </w:r>
      <w:r>
        <w:rPr>
          <w:noProof/>
        </w:rPr>
        <w:fldChar w:fldCharType="separate"/>
      </w:r>
      <w:r>
        <w:rPr>
          <w:noProof/>
        </w:rPr>
        <w:t>8</w:t>
      </w:r>
      <w:r>
        <w:rPr>
          <w:noProof/>
        </w:rPr>
        <w:fldChar w:fldCharType="end"/>
      </w:r>
    </w:p>
    <w:p w14:paraId="44722D28" w14:textId="77777777" w:rsidR="007B2587" w:rsidRPr="00354873" w:rsidRDefault="007B2587">
      <w:pPr>
        <w:pStyle w:val="TOC5"/>
        <w:rPr>
          <w:rFonts w:ascii="Calibri" w:hAnsi="Calibri"/>
          <w:noProof/>
          <w:kern w:val="2"/>
          <w:sz w:val="22"/>
          <w:szCs w:val="22"/>
          <w:lang w:eastAsia="en-GB"/>
        </w:rPr>
      </w:pPr>
      <w:r>
        <w:rPr>
          <w:noProof/>
        </w:rPr>
        <w:t>4.2.2.1.3</w:t>
      </w:r>
      <w:r w:rsidRPr="00354873">
        <w:rPr>
          <w:rFonts w:ascii="Calibri" w:hAnsi="Calibri"/>
          <w:noProof/>
          <w:kern w:val="2"/>
          <w:sz w:val="22"/>
          <w:szCs w:val="22"/>
          <w:lang w:eastAsia="en-GB"/>
        </w:rPr>
        <w:tab/>
      </w:r>
      <w:r>
        <w:rPr>
          <w:noProof/>
        </w:rPr>
        <w:t>VOID</w:t>
      </w:r>
      <w:r>
        <w:rPr>
          <w:noProof/>
        </w:rPr>
        <w:tab/>
      </w:r>
      <w:r>
        <w:rPr>
          <w:noProof/>
        </w:rPr>
        <w:fldChar w:fldCharType="begin" w:fldLock="1"/>
      </w:r>
      <w:r>
        <w:rPr>
          <w:noProof/>
        </w:rPr>
        <w:instrText xml:space="preserve"> PAGEREF _Toc187239664 \h </w:instrText>
      </w:r>
      <w:r>
        <w:rPr>
          <w:noProof/>
        </w:rPr>
      </w:r>
      <w:r>
        <w:rPr>
          <w:noProof/>
        </w:rPr>
        <w:fldChar w:fldCharType="separate"/>
      </w:r>
      <w:r>
        <w:rPr>
          <w:noProof/>
        </w:rPr>
        <w:t>9</w:t>
      </w:r>
      <w:r>
        <w:rPr>
          <w:noProof/>
        </w:rPr>
        <w:fldChar w:fldCharType="end"/>
      </w:r>
    </w:p>
    <w:p w14:paraId="6B3B37A9" w14:textId="77777777" w:rsidR="007B2587" w:rsidRPr="00354873" w:rsidRDefault="007B2587">
      <w:pPr>
        <w:pStyle w:val="TOC5"/>
        <w:rPr>
          <w:rFonts w:ascii="Calibri" w:hAnsi="Calibri"/>
          <w:noProof/>
          <w:kern w:val="2"/>
          <w:sz w:val="22"/>
          <w:szCs w:val="22"/>
          <w:lang w:eastAsia="en-GB"/>
        </w:rPr>
      </w:pPr>
      <w:r>
        <w:rPr>
          <w:noProof/>
        </w:rPr>
        <w:t>4.2.2.1.4</w:t>
      </w:r>
      <w:r w:rsidRPr="00354873">
        <w:rPr>
          <w:rFonts w:ascii="Calibri" w:hAnsi="Calibri"/>
          <w:noProof/>
          <w:kern w:val="2"/>
          <w:sz w:val="22"/>
          <w:szCs w:val="22"/>
          <w:lang w:eastAsia="en-GB"/>
        </w:rPr>
        <w:tab/>
      </w:r>
      <w:r>
        <w:rPr>
          <w:noProof/>
        </w:rPr>
        <w:t>RRC integrity check failure</w:t>
      </w:r>
      <w:r>
        <w:rPr>
          <w:noProof/>
        </w:rPr>
        <w:tab/>
      </w:r>
      <w:r>
        <w:rPr>
          <w:noProof/>
        </w:rPr>
        <w:fldChar w:fldCharType="begin" w:fldLock="1"/>
      </w:r>
      <w:r>
        <w:rPr>
          <w:noProof/>
        </w:rPr>
        <w:instrText xml:space="preserve"> PAGEREF _Toc187239665 \h </w:instrText>
      </w:r>
      <w:r>
        <w:rPr>
          <w:noProof/>
        </w:rPr>
      </w:r>
      <w:r>
        <w:rPr>
          <w:noProof/>
        </w:rPr>
        <w:fldChar w:fldCharType="separate"/>
      </w:r>
      <w:r>
        <w:rPr>
          <w:noProof/>
        </w:rPr>
        <w:t>9</w:t>
      </w:r>
      <w:r>
        <w:rPr>
          <w:noProof/>
        </w:rPr>
        <w:fldChar w:fldCharType="end"/>
      </w:r>
    </w:p>
    <w:p w14:paraId="59D35052" w14:textId="77777777" w:rsidR="007B2587" w:rsidRPr="00354873" w:rsidRDefault="007B2587">
      <w:pPr>
        <w:pStyle w:val="TOC5"/>
        <w:rPr>
          <w:rFonts w:ascii="Calibri" w:hAnsi="Calibri"/>
          <w:noProof/>
          <w:kern w:val="2"/>
          <w:sz w:val="22"/>
          <w:szCs w:val="22"/>
          <w:lang w:eastAsia="en-GB"/>
        </w:rPr>
      </w:pPr>
      <w:r>
        <w:rPr>
          <w:noProof/>
        </w:rPr>
        <w:t>4.2.2.1.5</w:t>
      </w:r>
      <w:r w:rsidRPr="00354873">
        <w:rPr>
          <w:rFonts w:ascii="Calibri" w:hAnsi="Calibri"/>
          <w:noProof/>
          <w:kern w:val="2"/>
          <w:sz w:val="22"/>
          <w:szCs w:val="22"/>
          <w:lang w:eastAsia="en-GB"/>
        </w:rPr>
        <w:tab/>
      </w:r>
      <w:r>
        <w:rPr>
          <w:noProof/>
        </w:rPr>
        <w:t>UP integrity check failure</w:t>
      </w:r>
      <w:r>
        <w:rPr>
          <w:noProof/>
        </w:rPr>
        <w:tab/>
      </w:r>
      <w:r>
        <w:rPr>
          <w:noProof/>
        </w:rPr>
        <w:fldChar w:fldCharType="begin" w:fldLock="1"/>
      </w:r>
      <w:r>
        <w:rPr>
          <w:noProof/>
        </w:rPr>
        <w:instrText xml:space="preserve"> PAGEREF _Toc187239666 \h </w:instrText>
      </w:r>
      <w:r>
        <w:rPr>
          <w:noProof/>
        </w:rPr>
      </w:r>
      <w:r>
        <w:rPr>
          <w:noProof/>
        </w:rPr>
        <w:fldChar w:fldCharType="separate"/>
      </w:r>
      <w:r>
        <w:rPr>
          <w:noProof/>
        </w:rPr>
        <w:t>9</w:t>
      </w:r>
      <w:r>
        <w:rPr>
          <w:noProof/>
        </w:rPr>
        <w:fldChar w:fldCharType="end"/>
      </w:r>
    </w:p>
    <w:p w14:paraId="1ABD326F" w14:textId="77777777" w:rsidR="007B2587" w:rsidRPr="00354873" w:rsidRDefault="007B2587">
      <w:pPr>
        <w:pStyle w:val="TOC5"/>
        <w:rPr>
          <w:rFonts w:ascii="Calibri" w:hAnsi="Calibri"/>
          <w:noProof/>
          <w:kern w:val="2"/>
          <w:sz w:val="22"/>
          <w:szCs w:val="22"/>
          <w:lang w:eastAsia="en-GB"/>
        </w:rPr>
      </w:pPr>
      <w:r>
        <w:rPr>
          <w:noProof/>
        </w:rPr>
        <w:t>4.2.2.1.6</w:t>
      </w:r>
      <w:r w:rsidRPr="00354873">
        <w:rPr>
          <w:rFonts w:ascii="Calibri" w:hAnsi="Calibri"/>
          <w:noProof/>
          <w:kern w:val="2"/>
          <w:sz w:val="22"/>
          <w:szCs w:val="22"/>
          <w:lang w:eastAsia="en-GB"/>
        </w:rPr>
        <w:tab/>
      </w:r>
      <w:r>
        <w:rPr>
          <w:noProof/>
        </w:rPr>
        <w:t>Ciphering of RRC-signalling</w:t>
      </w:r>
      <w:r>
        <w:rPr>
          <w:noProof/>
        </w:rPr>
        <w:tab/>
      </w:r>
      <w:r>
        <w:rPr>
          <w:noProof/>
        </w:rPr>
        <w:fldChar w:fldCharType="begin" w:fldLock="1"/>
      </w:r>
      <w:r>
        <w:rPr>
          <w:noProof/>
        </w:rPr>
        <w:instrText xml:space="preserve"> PAGEREF _Toc187239667 \h </w:instrText>
      </w:r>
      <w:r>
        <w:rPr>
          <w:noProof/>
        </w:rPr>
      </w:r>
      <w:r>
        <w:rPr>
          <w:noProof/>
        </w:rPr>
        <w:fldChar w:fldCharType="separate"/>
      </w:r>
      <w:r>
        <w:rPr>
          <w:noProof/>
        </w:rPr>
        <w:t>10</w:t>
      </w:r>
      <w:r>
        <w:rPr>
          <w:noProof/>
        </w:rPr>
        <w:fldChar w:fldCharType="end"/>
      </w:r>
    </w:p>
    <w:p w14:paraId="67447B3A" w14:textId="77777777" w:rsidR="007B2587" w:rsidRPr="00354873" w:rsidRDefault="007B2587">
      <w:pPr>
        <w:pStyle w:val="TOC5"/>
        <w:rPr>
          <w:rFonts w:ascii="Calibri" w:hAnsi="Calibri"/>
          <w:noProof/>
          <w:kern w:val="2"/>
          <w:sz w:val="22"/>
          <w:szCs w:val="22"/>
          <w:lang w:eastAsia="en-GB"/>
        </w:rPr>
      </w:pPr>
      <w:r>
        <w:rPr>
          <w:noProof/>
        </w:rPr>
        <w:t>4.2.2.1.7</w:t>
      </w:r>
      <w:r w:rsidRPr="00354873">
        <w:rPr>
          <w:rFonts w:ascii="Calibri" w:hAnsi="Calibri"/>
          <w:noProof/>
          <w:kern w:val="2"/>
          <w:sz w:val="22"/>
          <w:szCs w:val="22"/>
          <w:lang w:eastAsia="en-GB"/>
        </w:rPr>
        <w:tab/>
      </w:r>
      <w:r>
        <w:rPr>
          <w:noProof/>
        </w:rPr>
        <w:t>Ciphering of user data between the UE and the gNB</w:t>
      </w:r>
      <w:r>
        <w:rPr>
          <w:noProof/>
        </w:rPr>
        <w:tab/>
      </w:r>
      <w:r>
        <w:rPr>
          <w:noProof/>
        </w:rPr>
        <w:fldChar w:fldCharType="begin" w:fldLock="1"/>
      </w:r>
      <w:r>
        <w:rPr>
          <w:noProof/>
        </w:rPr>
        <w:instrText xml:space="preserve"> PAGEREF _Toc187239668 \h </w:instrText>
      </w:r>
      <w:r>
        <w:rPr>
          <w:noProof/>
        </w:rPr>
      </w:r>
      <w:r>
        <w:rPr>
          <w:noProof/>
        </w:rPr>
        <w:fldChar w:fldCharType="separate"/>
      </w:r>
      <w:r>
        <w:rPr>
          <w:noProof/>
        </w:rPr>
        <w:t>10</w:t>
      </w:r>
      <w:r>
        <w:rPr>
          <w:noProof/>
        </w:rPr>
        <w:fldChar w:fldCharType="end"/>
      </w:r>
    </w:p>
    <w:p w14:paraId="49385508" w14:textId="77777777" w:rsidR="007B2587" w:rsidRPr="00354873" w:rsidRDefault="007B2587">
      <w:pPr>
        <w:pStyle w:val="TOC5"/>
        <w:rPr>
          <w:rFonts w:ascii="Calibri" w:hAnsi="Calibri"/>
          <w:noProof/>
          <w:kern w:val="2"/>
          <w:sz w:val="22"/>
          <w:szCs w:val="22"/>
          <w:lang w:eastAsia="en-GB"/>
        </w:rPr>
      </w:pPr>
      <w:r>
        <w:rPr>
          <w:noProof/>
        </w:rPr>
        <w:t>4.2.2.1.8</w:t>
      </w:r>
      <w:r w:rsidRPr="00354873">
        <w:rPr>
          <w:rFonts w:ascii="Calibri" w:hAnsi="Calibri"/>
          <w:noProof/>
          <w:kern w:val="2"/>
          <w:sz w:val="22"/>
          <w:szCs w:val="22"/>
          <w:lang w:eastAsia="en-GB"/>
        </w:rPr>
        <w:tab/>
      </w:r>
      <w:r>
        <w:rPr>
          <w:noProof/>
        </w:rPr>
        <w:t>Replay protection of user data between the UE and the gNB</w:t>
      </w:r>
      <w:r>
        <w:rPr>
          <w:noProof/>
        </w:rPr>
        <w:tab/>
      </w:r>
      <w:r>
        <w:rPr>
          <w:noProof/>
        </w:rPr>
        <w:fldChar w:fldCharType="begin" w:fldLock="1"/>
      </w:r>
      <w:r>
        <w:rPr>
          <w:noProof/>
        </w:rPr>
        <w:instrText xml:space="preserve"> PAGEREF _Toc187239669 \h </w:instrText>
      </w:r>
      <w:r>
        <w:rPr>
          <w:noProof/>
        </w:rPr>
      </w:r>
      <w:r>
        <w:rPr>
          <w:noProof/>
        </w:rPr>
        <w:fldChar w:fldCharType="separate"/>
      </w:r>
      <w:r>
        <w:rPr>
          <w:noProof/>
        </w:rPr>
        <w:t>11</w:t>
      </w:r>
      <w:r>
        <w:rPr>
          <w:noProof/>
        </w:rPr>
        <w:fldChar w:fldCharType="end"/>
      </w:r>
    </w:p>
    <w:p w14:paraId="11230281" w14:textId="77777777" w:rsidR="007B2587" w:rsidRPr="00354873" w:rsidRDefault="007B2587">
      <w:pPr>
        <w:pStyle w:val="TOC5"/>
        <w:rPr>
          <w:rFonts w:ascii="Calibri" w:hAnsi="Calibri"/>
          <w:noProof/>
          <w:kern w:val="2"/>
          <w:sz w:val="22"/>
          <w:szCs w:val="22"/>
          <w:lang w:eastAsia="en-GB"/>
        </w:rPr>
      </w:pPr>
      <w:r>
        <w:rPr>
          <w:noProof/>
        </w:rPr>
        <w:t>4.2.2.1.9</w:t>
      </w:r>
      <w:r w:rsidRPr="00354873">
        <w:rPr>
          <w:rFonts w:ascii="Calibri" w:hAnsi="Calibri"/>
          <w:noProof/>
          <w:kern w:val="2"/>
          <w:sz w:val="22"/>
          <w:szCs w:val="22"/>
          <w:lang w:eastAsia="en-GB"/>
        </w:rPr>
        <w:tab/>
      </w:r>
      <w:r>
        <w:rPr>
          <w:noProof/>
        </w:rPr>
        <w:t>Replay protection of RRC-signalling</w:t>
      </w:r>
      <w:r>
        <w:rPr>
          <w:noProof/>
        </w:rPr>
        <w:tab/>
      </w:r>
      <w:r>
        <w:rPr>
          <w:noProof/>
        </w:rPr>
        <w:fldChar w:fldCharType="begin" w:fldLock="1"/>
      </w:r>
      <w:r>
        <w:rPr>
          <w:noProof/>
        </w:rPr>
        <w:instrText xml:space="preserve"> PAGEREF _Toc187239670 \h </w:instrText>
      </w:r>
      <w:r>
        <w:rPr>
          <w:noProof/>
        </w:rPr>
      </w:r>
      <w:r>
        <w:rPr>
          <w:noProof/>
        </w:rPr>
        <w:fldChar w:fldCharType="separate"/>
      </w:r>
      <w:r>
        <w:rPr>
          <w:noProof/>
        </w:rPr>
        <w:t>12</w:t>
      </w:r>
      <w:r>
        <w:rPr>
          <w:noProof/>
        </w:rPr>
        <w:fldChar w:fldCharType="end"/>
      </w:r>
    </w:p>
    <w:p w14:paraId="0723C63D" w14:textId="77777777" w:rsidR="007B2587" w:rsidRPr="00354873" w:rsidRDefault="007B2587">
      <w:pPr>
        <w:pStyle w:val="TOC5"/>
        <w:rPr>
          <w:rFonts w:ascii="Calibri" w:hAnsi="Calibri"/>
          <w:noProof/>
          <w:kern w:val="2"/>
          <w:sz w:val="22"/>
          <w:szCs w:val="22"/>
          <w:lang w:eastAsia="en-GB"/>
        </w:rPr>
      </w:pPr>
      <w:r>
        <w:rPr>
          <w:noProof/>
        </w:rPr>
        <w:t>4.2.2.1.10</w:t>
      </w:r>
      <w:r w:rsidRPr="00354873">
        <w:rPr>
          <w:rFonts w:ascii="Calibri" w:hAnsi="Calibri"/>
          <w:noProof/>
          <w:kern w:val="2"/>
          <w:sz w:val="22"/>
          <w:szCs w:val="22"/>
          <w:lang w:eastAsia="en-GB"/>
        </w:rPr>
        <w:tab/>
      </w:r>
      <w:r>
        <w:rPr>
          <w:noProof/>
        </w:rPr>
        <w:t>Ciphering of user data based on the security policy sent by the SMF</w:t>
      </w:r>
      <w:r>
        <w:rPr>
          <w:noProof/>
        </w:rPr>
        <w:tab/>
      </w:r>
      <w:r>
        <w:rPr>
          <w:noProof/>
        </w:rPr>
        <w:fldChar w:fldCharType="begin" w:fldLock="1"/>
      </w:r>
      <w:r>
        <w:rPr>
          <w:noProof/>
        </w:rPr>
        <w:instrText xml:space="preserve"> PAGEREF _Toc187239671 \h </w:instrText>
      </w:r>
      <w:r>
        <w:rPr>
          <w:noProof/>
        </w:rPr>
      </w:r>
      <w:r>
        <w:rPr>
          <w:noProof/>
        </w:rPr>
        <w:fldChar w:fldCharType="separate"/>
      </w:r>
      <w:r>
        <w:rPr>
          <w:noProof/>
        </w:rPr>
        <w:t>13</w:t>
      </w:r>
      <w:r>
        <w:rPr>
          <w:noProof/>
        </w:rPr>
        <w:fldChar w:fldCharType="end"/>
      </w:r>
    </w:p>
    <w:p w14:paraId="0278CE8E" w14:textId="77777777" w:rsidR="007B2587" w:rsidRPr="00354873" w:rsidRDefault="007B2587">
      <w:pPr>
        <w:pStyle w:val="TOC5"/>
        <w:rPr>
          <w:rFonts w:ascii="Calibri" w:hAnsi="Calibri"/>
          <w:noProof/>
          <w:kern w:val="2"/>
          <w:sz w:val="22"/>
          <w:szCs w:val="22"/>
          <w:lang w:eastAsia="en-GB"/>
        </w:rPr>
      </w:pPr>
      <w:r>
        <w:rPr>
          <w:noProof/>
        </w:rPr>
        <w:t>4.2.2.1.11</w:t>
      </w:r>
      <w:r w:rsidRPr="00354873">
        <w:rPr>
          <w:rFonts w:ascii="Calibri" w:hAnsi="Calibri"/>
          <w:noProof/>
          <w:kern w:val="2"/>
          <w:sz w:val="22"/>
          <w:szCs w:val="22"/>
          <w:lang w:eastAsia="en-GB"/>
        </w:rPr>
        <w:tab/>
      </w:r>
      <w:r>
        <w:rPr>
          <w:noProof/>
        </w:rPr>
        <w:t>Integrity of user data based on the security policy sent by the SMF</w:t>
      </w:r>
      <w:r>
        <w:rPr>
          <w:noProof/>
        </w:rPr>
        <w:tab/>
      </w:r>
      <w:r>
        <w:rPr>
          <w:noProof/>
        </w:rPr>
        <w:fldChar w:fldCharType="begin" w:fldLock="1"/>
      </w:r>
      <w:r>
        <w:rPr>
          <w:noProof/>
        </w:rPr>
        <w:instrText xml:space="preserve"> PAGEREF _Toc187239672 \h </w:instrText>
      </w:r>
      <w:r>
        <w:rPr>
          <w:noProof/>
        </w:rPr>
      </w:r>
      <w:r>
        <w:rPr>
          <w:noProof/>
        </w:rPr>
        <w:fldChar w:fldCharType="separate"/>
      </w:r>
      <w:r>
        <w:rPr>
          <w:noProof/>
        </w:rPr>
        <w:t>14</w:t>
      </w:r>
      <w:r>
        <w:rPr>
          <w:noProof/>
        </w:rPr>
        <w:fldChar w:fldCharType="end"/>
      </w:r>
    </w:p>
    <w:p w14:paraId="6F98E07F" w14:textId="77777777" w:rsidR="007B2587" w:rsidRPr="00354873" w:rsidRDefault="007B2587">
      <w:pPr>
        <w:pStyle w:val="TOC5"/>
        <w:rPr>
          <w:rFonts w:ascii="Calibri" w:hAnsi="Calibri"/>
          <w:noProof/>
          <w:kern w:val="2"/>
          <w:sz w:val="22"/>
          <w:szCs w:val="22"/>
          <w:lang w:eastAsia="en-GB"/>
        </w:rPr>
      </w:pPr>
      <w:r>
        <w:rPr>
          <w:noProof/>
        </w:rPr>
        <w:t>4.2.2.1.12</w:t>
      </w:r>
      <w:r w:rsidRPr="00354873">
        <w:rPr>
          <w:rFonts w:ascii="Calibri" w:hAnsi="Calibri"/>
          <w:noProof/>
          <w:kern w:val="2"/>
          <w:sz w:val="22"/>
          <w:szCs w:val="22"/>
          <w:lang w:eastAsia="en-GB"/>
        </w:rPr>
        <w:tab/>
      </w:r>
      <w:r>
        <w:rPr>
          <w:noProof/>
        </w:rPr>
        <w:t>AS algorithms selection</w:t>
      </w:r>
      <w:r>
        <w:rPr>
          <w:noProof/>
        </w:rPr>
        <w:tab/>
      </w:r>
      <w:r>
        <w:rPr>
          <w:noProof/>
        </w:rPr>
        <w:fldChar w:fldCharType="begin" w:fldLock="1"/>
      </w:r>
      <w:r>
        <w:rPr>
          <w:noProof/>
        </w:rPr>
        <w:instrText xml:space="preserve"> PAGEREF _Toc187239673 \h </w:instrText>
      </w:r>
      <w:r>
        <w:rPr>
          <w:noProof/>
        </w:rPr>
      </w:r>
      <w:r>
        <w:rPr>
          <w:noProof/>
        </w:rPr>
        <w:fldChar w:fldCharType="separate"/>
      </w:r>
      <w:r>
        <w:rPr>
          <w:noProof/>
        </w:rPr>
        <w:t>15</w:t>
      </w:r>
      <w:r>
        <w:rPr>
          <w:noProof/>
        </w:rPr>
        <w:fldChar w:fldCharType="end"/>
      </w:r>
    </w:p>
    <w:p w14:paraId="56E949D8" w14:textId="77777777" w:rsidR="007B2587" w:rsidRPr="00354873" w:rsidRDefault="007B2587">
      <w:pPr>
        <w:pStyle w:val="TOC5"/>
        <w:rPr>
          <w:rFonts w:ascii="Calibri" w:hAnsi="Calibri"/>
          <w:noProof/>
          <w:kern w:val="2"/>
          <w:sz w:val="22"/>
          <w:szCs w:val="22"/>
          <w:lang w:eastAsia="en-GB"/>
        </w:rPr>
      </w:pPr>
      <w:r>
        <w:rPr>
          <w:noProof/>
        </w:rPr>
        <w:t>4.2.2.1.13</w:t>
      </w:r>
      <w:r w:rsidRPr="00354873">
        <w:rPr>
          <w:rFonts w:ascii="Calibri" w:hAnsi="Calibri"/>
          <w:noProof/>
          <w:kern w:val="2"/>
          <w:sz w:val="22"/>
          <w:szCs w:val="22"/>
          <w:lang w:eastAsia="en-GB"/>
        </w:rPr>
        <w:tab/>
      </w:r>
      <w:r>
        <w:rPr>
          <w:noProof/>
          <w:lang w:eastAsia="zh-CN"/>
        </w:rPr>
        <w:t>Key refresh at the gNB</w:t>
      </w:r>
      <w:r>
        <w:rPr>
          <w:noProof/>
        </w:rPr>
        <w:tab/>
      </w:r>
      <w:r>
        <w:rPr>
          <w:noProof/>
        </w:rPr>
        <w:fldChar w:fldCharType="begin" w:fldLock="1"/>
      </w:r>
      <w:r>
        <w:rPr>
          <w:noProof/>
        </w:rPr>
        <w:instrText xml:space="preserve"> PAGEREF _Toc187239674 \h </w:instrText>
      </w:r>
      <w:r>
        <w:rPr>
          <w:noProof/>
        </w:rPr>
      </w:r>
      <w:r>
        <w:rPr>
          <w:noProof/>
        </w:rPr>
        <w:fldChar w:fldCharType="separate"/>
      </w:r>
      <w:r>
        <w:rPr>
          <w:noProof/>
        </w:rPr>
        <w:t>15</w:t>
      </w:r>
      <w:r>
        <w:rPr>
          <w:noProof/>
        </w:rPr>
        <w:fldChar w:fldCharType="end"/>
      </w:r>
    </w:p>
    <w:p w14:paraId="4EC2CEFE" w14:textId="77777777" w:rsidR="007B2587" w:rsidRPr="00354873" w:rsidRDefault="007B2587">
      <w:pPr>
        <w:pStyle w:val="TOC5"/>
        <w:rPr>
          <w:rFonts w:ascii="Calibri" w:hAnsi="Calibri"/>
          <w:noProof/>
          <w:kern w:val="2"/>
          <w:sz w:val="22"/>
          <w:szCs w:val="22"/>
          <w:lang w:eastAsia="en-GB"/>
        </w:rPr>
      </w:pPr>
      <w:r>
        <w:rPr>
          <w:noProof/>
          <w:lang w:eastAsia="zh-CN"/>
        </w:rPr>
        <w:t>4.2.2.1.14</w:t>
      </w:r>
      <w:r w:rsidRPr="00354873">
        <w:rPr>
          <w:rFonts w:ascii="Calibri" w:hAnsi="Calibri"/>
          <w:noProof/>
          <w:kern w:val="2"/>
          <w:sz w:val="22"/>
          <w:szCs w:val="22"/>
          <w:lang w:eastAsia="en-GB"/>
        </w:rPr>
        <w:tab/>
      </w:r>
      <w:r>
        <w:rPr>
          <w:noProof/>
        </w:rPr>
        <w:t>Bidding down prevention in Xn-handovers</w:t>
      </w:r>
      <w:r>
        <w:rPr>
          <w:noProof/>
        </w:rPr>
        <w:tab/>
      </w:r>
      <w:r>
        <w:rPr>
          <w:noProof/>
        </w:rPr>
        <w:fldChar w:fldCharType="begin" w:fldLock="1"/>
      </w:r>
      <w:r>
        <w:rPr>
          <w:noProof/>
        </w:rPr>
        <w:instrText xml:space="preserve"> PAGEREF _Toc187239675 \h </w:instrText>
      </w:r>
      <w:r>
        <w:rPr>
          <w:noProof/>
        </w:rPr>
      </w:r>
      <w:r>
        <w:rPr>
          <w:noProof/>
        </w:rPr>
        <w:fldChar w:fldCharType="separate"/>
      </w:r>
      <w:r>
        <w:rPr>
          <w:noProof/>
        </w:rPr>
        <w:t>16</w:t>
      </w:r>
      <w:r>
        <w:rPr>
          <w:noProof/>
        </w:rPr>
        <w:fldChar w:fldCharType="end"/>
      </w:r>
    </w:p>
    <w:p w14:paraId="228BB2DA" w14:textId="77777777" w:rsidR="007B2587" w:rsidRPr="00354873" w:rsidRDefault="007B2587">
      <w:pPr>
        <w:pStyle w:val="TOC5"/>
        <w:rPr>
          <w:rFonts w:ascii="Calibri" w:hAnsi="Calibri"/>
          <w:noProof/>
          <w:kern w:val="2"/>
          <w:sz w:val="22"/>
          <w:szCs w:val="22"/>
          <w:lang w:eastAsia="en-GB"/>
        </w:rPr>
      </w:pPr>
      <w:r>
        <w:rPr>
          <w:noProof/>
          <w:lang w:eastAsia="zh-CN"/>
        </w:rPr>
        <w:t>4.2.2.1.15</w:t>
      </w:r>
      <w:r w:rsidRPr="00354873">
        <w:rPr>
          <w:rFonts w:ascii="Calibri" w:hAnsi="Calibri"/>
          <w:noProof/>
          <w:kern w:val="2"/>
          <w:sz w:val="22"/>
          <w:szCs w:val="22"/>
          <w:lang w:eastAsia="en-GB"/>
        </w:rPr>
        <w:tab/>
      </w:r>
      <w:r>
        <w:rPr>
          <w:noProof/>
          <w:lang w:eastAsia="zh-CN"/>
        </w:rPr>
        <w:t>AS protection algorithm selection in gNB change</w:t>
      </w:r>
      <w:r>
        <w:rPr>
          <w:noProof/>
        </w:rPr>
        <w:tab/>
      </w:r>
      <w:r>
        <w:rPr>
          <w:noProof/>
        </w:rPr>
        <w:fldChar w:fldCharType="begin" w:fldLock="1"/>
      </w:r>
      <w:r>
        <w:rPr>
          <w:noProof/>
        </w:rPr>
        <w:instrText xml:space="preserve"> PAGEREF _Toc187239676 \h </w:instrText>
      </w:r>
      <w:r>
        <w:rPr>
          <w:noProof/>
        </w:rPr>
      </w:r>
      <w:r>
        <w:rPr>
          <w:noProof/>
        </w:rPr>
        <w:fldChar w:fldCharType="separate"/>
      </w:r>
      <w:r>
        <w:rPr>
          <w:noProof/>
        </w:rPr>
        <w:t>17</w:t>
      </w:r>
      <w:r>
        <w:rPr>
          <w:noProof/>
        </w:rPr>
        <w:fldChar w:fldCharType="end"/>
      </w:r>
    </w:p>
    <w:p w14:paraId="64592119" w14:textId="77777777" w:rsidR="007B2587" w:rsidRPr="00354873" w:rsidRDefault="007B2587">
      <w:pPr>
        <w:pStyle w:val="TOC5"/>
        <w:rPr>
          <w:rFonts w:ascii="Calibri" w:hAnsi="Calibri"/>
          <w:noProof/>
          <w:kern w:val="2"/>
          <w:sz w:val="22"/>
          <w:szCs w:val="22"/>
          <w:lang w:eastAsia="en-GB"/>
        </w:rPr>
      </w:pPr>
      <w:r>
        <w:rPr>
          <w:noProof/>
        </w:rPr>
        <w:t>4.2.2.1.16</w:t>
      </w:r>
      <w:r w:rsidRPr="00354873">
        <w:rPr>
          <w:rFonts w:ascii="Calibri" w:hAnsi="Calibri"/>
          <w:noProof/>
          <w:kern w:val="2"/>
          <w:sz w:val="22"/>
          <w:szCs w:val="22"/>
          <w:lang w:eastAsia="en-GB"/>
        </w:rPr>
        <w:tab/>
      </w:r>
      <w:r>
        <w:rPr>
          <w:noProof/>
        </w:rPr>
        <w:t>Control plane data confidentiality protection over N2/Xn interface</w:t>
      </w:r>
      <w:r>
        <w:rPr>
          <w:noProof/>
        </w:rPr>
        <w:tab/>
      </w:r>
      <w:r>
        <w:rPr>
          <w:noProof/>
        </w:rPr>
        <w:fldChar w:fldCharType="begin" w:fldLock="1"/>
      </w:r>
      <w:r>
        <w:rPr>
          <w:noProof/>
        </w:rPr>
        <w:instrText xml:space="preserve"> PAGEREF _Toc187239677 \h </w:instrText>
      </w:r>
      <w:r>
        <w:rPr>
          <w:noProof/>
        </w:rPr>
      </w:r>
      <w:r>
        <w:rPr>
          <w:noProof/>
        </w:rPr>
        <w:fldChar w:fldCharType="separate"/>
      </w:r>
      <w:r>
        <w:rPr>
          <w:noProof/>
        </w:rPr>
        <w:t>18</w:t>
      </w:r>
      <w:r>
        <w:rPr>
          <w:noProof/>
        </w:rPr>
        <w:fldChar w:fldCharType="end"/>
      </w:r>
    </w:p>
    <w:p w14:paraId="4A5795FF" w14:textId="77777777" w:rsidR="007B2587" w:rsidRPr="00354873" w:rsidRDefault="007B2587">
      <w:pPr>
        <w:pStyle w:val="TOC5"/>
        <w:rPr>
          <w:rFonts w:ascii="Calibri" w:hAnsi="Calibri"/>
          <w:noProof/>
          <w:kern w:val="2"/>
          <w:sz w:val="22"/>
          <w:szCs w:val="22"/>
          <w:lang w:eastAsia="en-GB"/>
        </w:rPr>
      </w:pPr>
      <w:r>
        <w:rPr>
          <w:noProof/>
        </w:rPr>
        <w:t>4.2.2.1.17</w:t>
      </w:r>
      <w:r w:rsidRPr="00354873">
        <w:rPr>
          <w:rFonts w:ascii="Calibri" w:hAnsi="Calibri"/>
          <w:noProof/>
          <w:kern w:val="2"/>
          <w:sz w:val="22"/>
          <w:szCs w:val="22"/>
          <w:lang w:eastAsia="en-GB"/>
        </w:rPr>
        <w:tab/>
      </w:r>
      <w:r>
        <w:rPr>
          <w:noProof/>
        </w:rPr>
        <w:t>Control plane data integrity protection over N2/Xn interface</w:t>
      </w:r>
      <w:r>
        <w:rPr>
          <w:noProof/>
        </w:rPr>
        <w:tab/>
      </w:r>
      <w:r>
        <w:rPr>
          <w:noProof/>
        </w:rPr>
        <w:fldChar w:fldCharType="begin" w:fldLock="1"/>
      </w:r>
      <w:r>
        <w:rPr>
          <w:noProof/>
        </w:rPr>
        <w:instrText xml:space="preserve"> PAGEREF _Toc187239678 \h </w:instrText>
      </w:r>
      <w:r>
        <w:rPr>
          <w:noProof/>
        </w:rPr>
      </w:r>
      <w:r>
        <w:rPr>
          <w:noProof/>
        </w:rPr>
        <w:fldChar w:fldCharType="separate"/>
      </w:r>
      <w:r>
        <w:rPr>
          <w:noProof/>
        </w:rPr>
        <w:t>18</w:t>
      </w:r>
      <w:r>
        <w:rPr>
          <w:noProof/>
        </w:rPr>
        <w:fldChar w:fldCharType="end"/>
      </w:r>
    </w:p>
    <w:p w14:paraId="1D223048" w14:textId="77777777" w:rsidR="007B2587" w:rsidRPr="00354873" w:rsidRDefault="007B2587">
      <w:pPr>
        <w:pStyle w:val="TOC5"/>
        <w:rPr>
          <w:rFonts w:ascii="Calibri" w:hAnsi="Calibri"/>
          <w:noProof/>
          <w:kern w:val="2"/>
          <w:sz w:val="22"/>
          <w:szCs w:val="22"/>
          <w:lang w:eastAsia="en-GB"/>
        </w:rPr>
      </w:pPr>
      <w:r>
        <w:rPr>
          <w:noProof/>
        </w:rPr>
        <w:t>4.2.2.1.18</w:t>
      </w:r>
      <w:r w:rsidRPr="00354873">
        <w:rPr>
          <w:rFonts w:ascii="Calibri" w:hAnsi="Calibri"/>
          <w:noProof/>
          <w:kern w:val="2"/>
          <w:sz w:val="22"/>
          <w:szCs w:val="22"/>
          <w:lang w:eastAsia="en-GB"/>
        </w:rPr>
        <w:tab/>
      </w:r>
      <w:r>
        <w:rPr>
          <w:noProof/>
        </w:rPr>
        <w:t>Key</w:t>
      </w:r>
      <w:r>
        <w:rPr>
          <w:noProof/>
          <w:lang w:eastAsia="zh-CN"/>
        </w:rPr>
        <w:t xml:space="preserve"> update at the gNB on dual connectivity</w:t>
      </w:r>
      <w:r>
        <w:rPr>
          <w:noProof/>
        </w:rPr>
        <w:tab/>
      </w:r>
      <w:r>
        <w:rPr>
          <w:noProof/>
        </w:rPr>
        <w:fldChar w:fldCharType="begin" w:fldLock="1"/>
      </w:r>
      <w:r>
        <w:rPr>
          <w:noProof/>
        </w:rPr>
        <w:instrText xml:space="preserve"> PAGEREF _Toc187239679 \h </w:instrText>
      </w:r>
      <w:r>
        <w:rPr>
          <w:noProof/>
        </w:rPr>
      </w:r>
      <w:r>
        <w:rPr>
          <w:noProof/>
        </w:rPr>
        <w:fldChar w:fldCharType="separate"/>
      </w:r>
      <w:r>
        <w:rPr>
          <w:noProof/>
        </w:rPr>
        <w:t>18</w:t>
      </w:r>
      <w:r>
        <w:rPr>
          <w:noProof/>
        </w:rPr>
        <w:fldChar w:fldCharType="end"/>
      </w:r>
    </w:p>
    <w:p w14:paraId="43A2E910" w14:textId="77777777" w:rsidR="007B2587" w:rsidRPr="00354873" w:rsidRDefault="007B2587">
      <w:pPr>
        <w:pStyle w:val="TOC5"/>
        <w:rPr>
          <w:rFonts w:ascii="Calibri" w:hAnsi="Calibri"/>
          <w:noProof/>
          <w:kern w:val="2"/>
          <w:sz w:val="22"/>
          <w:szCs w:val="22"/>
          <w:lang w:eastAsia="en-GB"/>
        </w:rPr>
      </w:pPr>
      <w:r w:rsidRPr="009407A6">
        <w:rPr>
          <w:rFonts w:eastAsia="SimSun"/>
          <w:noProof/>
        </w:rPr>
        <w:t>4.2.2.1.19</w:t>
      </w:r>
      <w:r w:rsidRPr="00354873">
        <w:rPr>
          <w:rFonts w:ascii="Calibri" w:hAnsi="Calibri"/>
          <w:noProof/>
          <w:kern w:val="2"/>
          <w:sz w:val="22"/>
          <w:szCs w:val="22"/>
          <w:lang w:eastAsia="en-GB"/>
        </w:rPr>
        <w:tab/>
      </w:r>
      <w:r w:rsidRPr="009407A6">
        <w:rPr>
          <w:rFonts w:eastAsia="SimSun"/>
          <w:noProof/>
        </w:rPr>
        <w:t>UP security activation in Inactive scenario</w:t>
      </w:r>
      <w:r>
        <w:rPr>
          <w:noProof/>
        </w:rPr>
        <w:tab/>
      </w:r>
      <w:r>
        <w:rPr>
          <w:noProof/>
        </w:rPr>
        <w:fldChar w:fldCharType="begin" w:fldLock="1"/>
      </w:r>
      <w:r>
        <w:rPr>
          <w:noProof/>
        </w:rPr>
        <w:instrText xml:space="preserve"> PAGEREF _Toc187239680 \h </w:instrText>
      </w:r>
      <w:r>
        <w:rPr>
          <w:noProof/>
        </w:rPr>
      </w:r>
      <w:r>
        <w:rPr>
          <w:noProof/>
        </w:rPr>
        <w:fldChar w:fldCharType="separate"/>
      </w:r>
      <w:r>
        <w:rPr>
          <w:noProof/>
        </w:rPr>
        <w:t>19</w:t>
      </w:r>
      <w:r>
        <w:rPr>
          <w:noProof/>
        </w:rPr>
        <w:fldChar w:fldCharType="end"/>
      </w:r>
    </w:p>
    <w:p w14:paraId="5BD3D969" w14:textId="77777777" w:rsidR="007B2587" w:rsidRPr="00354873" w:rsidRDefault="007B2587">
      <w:pPr>
        <w:pStyle w:val="TOC5"/>
        <w:rPr>
          <w:rFonts w:ascii="Calibri" w:hAnsi="Calibri"/>
          <w:noProof/>
          <w:kern w:val="2"/>
          <w:sz w:val="22"/>
          <w:szCs w:val="22"/>
          <w:lang w:eastAsia="en-GB"/>
        </w:rPr>
      </w:pPr>
      <w:r>
        <w:rPr>
          <w:noProof/>
        </w:rPr>
        <w:t>4.2.2.1.20</w:t>
      </w:r>
      <w:r w:rsidRPr="00354873">
        <w:rPr>
          <w:rFonts w:ascii="Calibri" w:hAnsi="Calibri"/>
          <w:noProof/>
          <w:kern w:val="2"/>
          <w:sz w:val="22"/>
          <w:szCs w:val="22"/>
          <w:lang w:eastAsia="en-GB"/>
        </w:rPr>
        <w:tab/>
      </w:r>
      <w:r>
        <w:rPr>
          <w:noProof/>
        </w:rPr>
        <w:t>User plane data confidentiality protection over N3/Xn interface</w:t>
      </w:r>
      <w:r>
        <w:rPr>
          <w:noProof/>
        </w:rPr>
        <w:tab/>
      </w:r>
      <w:r>
        <w:rPr>
          <w:noProof/>
        </w:rPr>
        <w:fldChar w:fldCharType="begin" w:fldLock="1"/>
      </w:r>
      <w:r>
        <w:rPr>
          <w:noProof/>
        </w:rPr>
        <w:instrText xml:space="preserve"> PAGEREF _Toc187239681 \h </w:instrText>
      </w:r>
      <w:r>
        <w:rPr>
          <w:noProof/>
        </w:rPr>
      </w:r>
      <w:r>
        <w:rPr>
          <w:noProof/>
        </w:rPr>
        <w:fldChar w:fldCharType="separate"/>
      </w:r>
      <w:r>
        <w:rPr>
          <w:noProof/>
        </w:rPr>
        <w:t>20</w:t>
      </w:r>
      <w:r>
        <w:rPr>
          <w:noProof/>
        </w:rPr>
        <w:fldChar w:fldCharType="end"/>
      </w:r>
    </w:p>
    <w:p w14:paraId="69487FBD" w14:textId="77777777" w:rsidR="007B2587" w:rsidRPr="00354873" w:rsidRDefault="007B2587">
      <w:pPr>
        <w:pStyle w:val="TOC5"/>
        <w:rPr>
          <w:rFonts w:ascii="Calibri" w:hAnsi="Calibri"/>
          <w:noProof/>
          <w:kern w:val="2"/>
          <w:sz w:val="22"/>
          <w:szCs w:val="22"/>
          <w:lang w:eastAsia="en-GB"/>
        </w:rPr>
      </w:pPr>
      <w:r>
        <w:rPr>
          <w:noProof/>
        </w:rPr>
        <w:t>4.2.2.1.21</w:t>
      </w:r>
      <w:r w:rsidRPr="00354873">
        <w:rPr>
          <w:rFonts w:ascii="Calibri" w:hAnsi="Calibri"/>
          <w:noProof/>
          <w:kern w:val="2"/>
          <w:sz w:val="22"/>
          <w:szCs w:val="22"/>
          <w:lang w:eastAsia="en-GB"/>
        </w:rPr>
        <w:tab/>
      </w:r>
      <w:r>
        <w:rPr>
          <w:noProof/>
        </w:rPr>
        <w:t>User plane data integrity protection over N3/Xn interface</w:t>
      </w:r>
      <w:r>
        <w:rPr>
          <w:noProof/>
        </w:rPr>
        <w:tab/>
      </w:r>
      <w:r>
        <w:rPr>
          <w:noProof/>
        </w:rPr>
        <w:fldChar w:fldCharType="begin" w:fldLock="1"/>
      </w:r>
      <w:r>
        <w:rPr>
          <w:noProof/>
        </w:rPr>
        <w:instrText xml:space="preserve"> PAGEREF _Toc187239682 \h </w:instrText>
      </w:r>
      <w:r>
        <w:rPr>
          <w:noProof/>
        </w:rPr>
      </w:r>
      <w:r>
        <w:rPr>
          <w:noProof/>
        </w:rPr>
        <w:fldChar w:fldCharType="separate"/>
      </w:r>
      <w:r>
        <w:rPr>
          <w:noProof/>
        </w:rPr>
        <w:t>20</w:t>
      </w:r>
      <w:r>
        <w:rPr>
          <w:noProof/>
        </w:rPr>
        <w:fldChar w:fldCharType="end"/>
      </w:r>
    </w:p>
    <w:p w14:paraId="1D595366" w14:textId="77777777" w:rsidR="007B2587" w:rsidRPr="00354873" w:rsidRDefault="007B2587">
      <w:pPr>
        <w:pStyle w:val="TOC5"/>
        <w:rPr>
          <w:rFonts w:ascii="Calibri" w:hAnsi="Calibri"/>
          <w:noProof/>
          <w:kern w:val="2"/>
          <w:sz w:val="22"/>
          <w:szCs w:val="22"/>
          <w:lang w:eastAsia="en-GB"/>
        </w:rPr>
      </w:pPr>
      <w:r>
        <w:rPr>
          <w:noProof/>
        </w:rPr>
        <w:t>4.2.2.1.22</w:t>
      </w:r>
      <w:r w:rsidRPr="00354873">
        <w:rPr>
          <w:rFonts w:ascii="Calibri" w:hAnsi="Calibri"/>
          <w:noProof/>
          <w:kern w:val="2"/>
          <w:sz w:val="22"/>
          <w:szCs w:val="22"/>
          <w:lang w:eastAsia="en-GB"/>
        </w:rPr>
        <w:tab/>
      </w:r>
      <w:r>
        <w:rPr>
          <w:noProof/>
        </w:rPr>
        <w:t>Checking expiry certificate</w:t>
      </w:r>
      <w:r>
        <w:rPr>
          <w:noProof/>
        </w:rPr>
        <w:tab/>
      </w:r>
      <w:r>
        <w:rPr>
          <w:noProof/>
        </w:rPr>
        <w:fldChar w:fldCharType="begin" w:fldLock="1"/>
      </w:r>
      <w:r>
        <w:rPr>
          <w:noProof/>
        </w:rPr>
        <w:instrText xml:space="preserve"> PAGEREF _Toc187239683 \h </w:instrText>
      </w:r>
      <w:r>
        <w:rPr>
          <w:noProof/>
        </w:rPr>
      </w:r>
      <w:r>
        <w:rPr>
          <w:noProof/>
        </w:rPr>
        <w:fldChar w:fldCharType="separate"/>
      </w:r>
      <w:r>
        <w:rPr>
          <w:noProof/>
        </w:rPr>
        <w:t>21</w:t>
      </w:r>
      <w:r>
        <w:rPr>
          <w:noProof/>
        </w:rPr>
        <w:fldChar w:fldCharType="end"/>
      </w:r>
    </w:p>
    <w:p w14:paraId="06E12C73" w14:textId="77777777" w:rsidR="007B2587" w:rsidRPr="00354873" w:rsidRDefault="007B2587">
      <w:pPr>
        <w:pStyle w:val="TOC5"/>
        <w:rPr>
          <w:rFonts w:ascii="Calibri" w:hAnsi="Calibri"/>
          <w:noProof/>
          <w:kern w:val="2"/>
          <w:sz w:val="22"/>
          <w:szCs w:val="22"/>
          <w:lang w:eastAsia="en-GB"/>
        </w:rPr>
      </w:pPr>
      <w:r>
        <w:rPr>
          <w:noProof/>
        </w:rPr>
        <w:t>4.2.2.1.23</w:t>
      </w:r>
      <w:r w:rsidRPr="00354873">
        <w:rPr>
          <w:rFonts w:ascii="Calibri" w:hAnsi="Calibri"/>
          <w:noProof/>
          <w:kern w:val="2"/>
          <w:sz w:val="22"/>
          <w:szCs w:val="22"/>
          <w:lang w:eastAsia="en-GB"/>
        </w:rPr>
        <w:tab/>
      </w:r>
      <w:r>
        <w:rPr>
          <w:noProof/>
        </w:rPr>
        <w:t>Peer certificate checking</w:t>
      </w:r>
      <w:r>
        <w:rPr>
          <w:noProof/>
        </w:rPr>
        <w:tab/>
      </w:r>
      <w:r>
        <w:rPr>
          <w:noProof/>
        </w:rPr>
        <w:fldChar w:fldCharType="begin" w:fldLock="1"/>
      </w:r>
      <w:r>
        <w:rPr>
          <w:noProof/>
        </w:rPr>
        <w:instrText xml:space="preserve"> PAGEREF _Toc187239684 \h </w:instrText>
      </w:r>
      <w:r>
        <w:rPr>
          <w:noProof/>
        </w:rPr>
      </w:r>
      <w:r>
        <w:rPr>
          <w:noProof/>
        </w:rPr>
        <w:fldChar w:fldCharType="separate"/>
      </w:r>
      <w:r>
        <w:rPr>
          <w:noProof/>
        </w:rPr>
        <w:t>21</w:t>
      </w:r>
      <w:r>
        <w:rPr>
          <w:noProof/>
        </w:rPr>
        <w:fldChar w:fldCharType="end"/>
      </w:r>
    </w:p>
    <w:p w14:paraId="0772FAB1" w14:textId="77777777" w:rsidR="007B2587" w:rsidRPr="00354873" w:rsidRDefault="007B2587">
      <w:pPr>
        <w:pStyle w:val="TOC3"/>
        <w:rPr>
          <w:rFonts w:ascii="Calibri" w:hAnsi="Calibri"/>
          <w:noProof/>
          <w:kern w:val="2"/>
          <w:sz w:val="22"/>
          <w:szCs w:val="22"/>
          <w:lang w:eastAsia="en-GB"/>
        </w:rPr>
      </w:pPr>
      <w:r>
        <w:rPr>
          <w:noProof/>
        </w:rPr>
        <w:t>4.2.3</w:t>
      </w:r>
      <w:r w:rsidRPr="00354873">
        <w:rPr>
          <w:rFonts w:ascii="Calibri" w:hAnsi="Calibri"/>
          <w:noProof/>
          <w:kern w:val="2"/>
          <w:sz w:val="22"/>
          <w:szCs w:val="22"/>
          <w:lang w:eastAsia="en-GB"/>
        </w:rPr>
        <w:tab/>
      </w:r>
      <w:r>
        <w:rPr>
          <w:noProof/>
        </w:rPr>
        <w:t>Technical Baseline</w:t>
      </w:r>
      <w:r>
        <w:rPr>
          <w:noProof/>
        </w:rPr>
        <w:tab/>
      </w:r>
      <w:r>
        <w:rPr>
          <w:noProof/>
        </w:rPr>
        <w:fldChar w:fldCharType="begin" w:fldLock="1"/>
      </w:r>
      <w:r>
        <w:rPr>
          <w:noProof/>
        </w:rPr>
        <w:instrText xml:space="preserve"> PAGEREF _Toc187239685 \h </w:instrText>
      </w:r>
      <w:r>
        <w:rPr>
          <w:noProof/>
        </w:rPr>
      </w:r>
      <w:r>
        <w:rPr>
          <w:noProof/>
        </w:rPr>
        <w:fldChar w:fldCharType="separate"/>
      </w:r>
      <w:r>
        <w:rPr>
          <w:noProof/>
        </w:rPr>
        <w:t>22</w:t>
      </w:r>
      <w:r>
        <w:rPr>
          <w:noProof/>
        </w:rPr>
        <w:fldChar w:fldCharType="end"/>
      </w:r>
    </w:p>
    <w:p w14:paraId="610813A4" w14:textId="77777777" w:rsidR="007B2587" w:rsidRPr="00354873" w:rsidRDefault="007B2587">
      <w:pPr>
        <w:pStyle w:val="TOC4"/>
        <w:rPr>
          <w:rFonts w:ascii="Calibri" w:hAnsi="Calibri"/>
          <w:noProof/>
          <w:kern w:val="2"/>
          <w:sz w:val="22"/>
          <w:szCs w:val="22"/>
          <w:lang w:eastAsia="en-GB"/>
        </w:rPr>
      </w:pPr>
      <w:r>
        <w:rPr>
          <w:noProof/>
        </w:rPr>
        <w:t>4.2.3.1</w:t>
      </w:r>
      <w:r w:rsidRPr="00354873">
        <w:rPr>
          <w:rFonts w:ascii="Calibri" w:hAnsi="Calibri"/>
          <w:noProof/>
          <w:kern w:val="2"/>
          <w:sz w:val="22"/>
          <w:szCs w:val="22"/>
          <w:lang w:eastAsia="en-GB"/>
        </w:rPr>
        <w:tab/>
      </w:r>
      <w:r>
        <w:rPr>
          <w:noProof/>
        </w:rPr>
        <w:t>Introduction</w:t>
      </w:r>
      <w:r>
        <w:rPr>
          <w:noProof/>
        </w:rPr>
        <w:tab/>
      </w:r>
      <w:r>
        <w:rPr>
          <w:noProof/>
        </w:rPr>
        <w:fldChar w:fldCharType="begin" w:fldLock="1"/>
      </w:r>
      <w:r>
        <w:rPr>
          <w:noProof/>
        </w:rPr>
        <w:instrText xml:space="preserve"> PAGEREF _Toc187239686 \h </w:instrText>
      </w:r>
      <w:r>
        <w:rPr>
          <w:noProof/>
        </w:rPr>
      </w:r>
      <w:r>
        <w:rPr>
          <w:noProof/>
        </w:rPr>
        <w:fldChar w:fldCharType="separate"/>
      </w:r>
      <w:r>
        <w:rPr>
          <w:noProof/>
        </w:rPr>
        <w:t>22</w:t>
      </w:r>
      <w:r>
        <w:rPr>
          <w:noProof/>
        </w:rPr>
        <w:fldChar w:fldCharType="end"/>
      </w:r>
    </w:p>
    <w:p w14:paraId="0DE67564" w14:textId="77777777" w:rsidR="007B2587" w:rsidRPr="00354873" w:rsidRDefault="007B2587">
      <w:pPr>
        <w:pStyle w:val="TOC4"/>
        <w:rPr>
          <w:rFonts w:ascii="Calibri" w:hAnsi="Calibri"/>
          <w:noProof/>
          <w:kern w:val="2"/>
          <w:sz w:val="22"/>
          <w:szCs w:val="22"/>
          <w:lang w:eastAsia="en-GB"/>
        </w:rPr>
      </w:pPr>
      <w:r>
        <w:rPr>
          <w:noProof/>
        </w:rPr>
        <w:t>4.2.3.2</w:t>
      </w:r>
      <w:r w:rsidRPr="00354873">
        <w:rPr>
          <w:rFonts w:ascii="Calibri" w:hAnsi="Calibri"/>
          <w:noProof/>
          <w:kern w:val="2"/>
          <w:sz w:val="22"/>
          <w:szCs w:val="22"/>
          <w:lang w:eastAsia="en-GB"/>
        </w:rPr>
        <w:tab/>
      </w:r>
      <w:r>
        <w:rPr>
          <w:noProof/>
        </w:rPr>
        <w:t>Protecting</w:t>
      </w:r>
      <w:r w:rsidRPr="009407A6">
        <w:rPr>
          <w:noProof/>
          <w:spacing w:val="-12"/>
        </w:rPr>
        <w:t xml:space="preserve"> </w:t>
      </w:r>
      <w:r>
        <w:rPr>
          <w:noProof/>
        </w:rPr>
        <w:t>data</w:t>
      </w:r>
      <w:r w:rsidRPr="009407A6">
        <w:rPr>
          <w:noProof/>
          <w:spacing w:val="-5"/>
        </w:rPr>
        <w:t xml:space="preserve"> </w:t>
      </w:r>
      <w:r>
        <w:rPr>
          <w:noProof/>
        </w:rPr>
        <w:t>and</w:t>
      </w:r>
      <w:r w:rsidRPr="009407A6">
        <w:rPr>
          <w:noProof/>
          <w:spacing w:val="-4"/>
        </w:rPr>
        <w:t xml:space="preserve"> </w:t>
      </w:r>
      <w:r>
        <w:rPr>
          <w:noProof/>
        </w:rPr>
        <w:t>information</w:t>
      </w:r>
      <w:r>
        <w:rPr>
          <w:noProof/>
        </w:rPr>
        <w:tab/>
      </w:r>
      <w:r>
        <w:rPr>
          <w:noProof/>
        </w:rPr>
        <w:fldChar w:fldCharType="begin" w:fldLock="1"/>
      </w:r>
      <w:r>
        <w:rPr>
          <w:noProof/>
        </w:rPr>
        <w:instrText xml:space="preserve"> PAGEREF _Toc187239687 \h </w:instrText>
      </w:r>
      <w:r>
        <w:rPr>
          <w:noProof/>
        </w:rPr>
      </w:r>
      <w:r>
        <w:rPr>
          <w:noProof/>
        </w:rPr>
        <w:fldChar w:fldCharType="separate"/>
      </w:r>
      <w:r>
        <w:rPr>
          <w:noProof/>
        </w:rPr>
        <w:t>22</w:t>
      </w:r>
      <w:r>
        <w:rPr>
          <w:noProof/>
        </w:rPr>
        <w:fldChar w:fldCharType="end"/>
      </w:r>
    </w:p>
    <w:p w14:paraId="5D3225A3" w14:textId="77777777" w:rsidR="007B2587" w:rsidRPr="00354873" w:rsidRDefault="007B2587">
      <w:pPr>
        <w:pStyle w:val="TOC5"/>
        <w:rPr>
          <w:rFonts w:ascii="Calibri" w:hAnsi="Calibri"/>
          <w:noProof/>
          <w:kern w:val="2"/>
          <w:sz w:val="22"/>
          <w:szCs w:val="22"/>
          <w:lang w:eastAsia="en-GB"/>
        </w:rPr>
      </w:pPr>
      <w:r>
        <w:rPr>
          <w:noProof/>
        </w:rPr>
        <w:t>4.2.3.2.1</w:t>
      </w:r>
      <w:r w:rsidRPr="00354873">
        <w:rPr>
          <w:rFonts w:ascii="Calibri" w:hAnsi="Calibri"/>
          <w:noProof/>
          <w:kern w:val="2"/>
          <w:sz w:val="22"/>
          <w:szCs w:val="22"/>
          <w:lang w:eastAsia="en-GB"/>
        </w:rPr>
        <w:tab/>
      </w:r>
      <w:r>
        <w:rPr>
          <w:noProof/>
        </w:rPr>
        <w:t>Protecting</w:t>
      </w:r>
      <w:r w:rsidRPr="009407A6">
        <w:rPr>
          <w:noProof/>
          <w:spacing w:val="-12"/>
        </w:rPr>
        <w:t xml:space="preserve"> </w:t>
      </w:r>
      <w:r>
        <w:rPr>
          <w:noProof/>
        </w:rPr>
        <w:t>data</w:t>
      </w:r>
      <w:r w:rsidRPr="009407A6">
        <w:rPr>
          <w:noProof/>
          <w:spacing w:val="-5"/>
        </w:rPr>
        <w:t xml:space="preserve"> </w:t>
      </w:r>
      <w:r>
        <w:rPr>
          <w:noProof/>
        </w:rPr>
        <w:t>and</w:t>
      </w:r>
      <w:r w:rsidRPr="009407A6">
        <w:rPr>
          <w:noProof/>
          <w:spacing w:val="-4"/>
        </w:rPr>
        <w:t xml:space="preserve"> </w:t>
      </w:r>
      <w:r>
        <w:rPr>
          <w:noProof/>
        </w:rPr>
        <w:t>information – general</w:t>
      </w:r>
      <w:r>
        <w:rPr>
          <w:noProof/>
        </w:rPr>
        <w:tab/>
      </w:r>
      <w:r>
        <w:rPr>
          <w:noProof/>
        </w:rPr>
        <w:fldChar w:fldCharType="begin" w:fldLock="1"/>
      </w:r>
      <w:r>
        <w:rPr>
          <w:noProof/>
        </w:rPr>
        <w:instrText xml:space="preserve"> PAGEREF _Toc187239688 \h </w:instrText>
      </w:r>
      <w:r>
        <w:rPr>
          <w:noProof/>
        </w:rPr>
      </w:r>
      <w:r>
        <w:rPr>
          <w:noProof/>
        </w:rPr>
        <w:fldChar w:fldCharType="separate"/>
      </w:r>
      <w:r>
        <w:rPr>
          <w:noProof/>
        </w:rPr>
        <w:t>22</w:t>
      </w:r>
      <w:r>
        <w:rPr>
          <w:noProof/>
        </w:rPr>
        <w:fldChar w:fldCharType="end"/>
      </w:r>
    </w:p>
    <w:p w14:paraId="67DAD3C6" w14:textId="77777777" w:rsidR="007B2587" w:rsidRPr="00354873" w:rsidRDefault="007B2587">
      <w:pPr>
        <w:pStyle w:val="TOC5"/>
        <w:rPr>
          <w:rFonts w:ascii="Calibri" w:hAnsi="Calibri"/>
          <w:noProof/>
          <w:kern w:val="2"/>
          <w:sz w:val="22"/>
          <w:szCs w:val="22"/>
          <w:lang w:eastAsia="en-GB"/>
        </w:rPr>
      </w:pPr>
      <w:r>
        <w:rPr>
          <w:noProof/>
        </w:rPr>
        <w:t>4.2.3.2.2</w:t>
      </w:r>
      <w:r w:rsidRPr="00354873">
        <w:rPr>
          <w:rFonts w:ascii="Calibri" w:hAnsi="Calibri"/>
          <w:noProof/>
          <w:kern w:val="2"/>
          <w:sz w:val="22"/>
          <w:szCs w:val="22"/>
          <w:lang w:eastAsia="en-GB"/>
        </w:rPr>
        <w:tab/>
      </w:r>
      <w:r>
        <w:rPr>
          <w:noProof/>
        </w:rPr>
        <w:t>Protecting</w:t>
      </w:r>
      <w:r w:rsidRPr="009407A6">
        <w:rPr>
          <w:noProof/>
          <w:spacing w:val="-12"/>
        </w:rPr>
        <w:t xml:space="preserve"> </w:t>
      </w:r>
      <w:r>
        <w:rPr>
          <w:noProof/>
        </w:rPr>
        <w:t>data</w:t>
      </w:r>
      <w:r w:rsidRPr="009407A6">
        <w:rPr>
          <w:noProof/>
          <w:spacing w:val="-5"/>
        </w:rPr>
        <w:t xml:space="preserve"> </w:t>
      </w:r>
      <w:r>
        <w:rPr>
          <w:noProof/>
        </w:rPr>
        <w:t>and</w:t>
      </w:r>
      <w:r w:rsidRPr="009407A6">
        <w:rPr>
          <w:noProof/>
          <w:spacing w:val="-4"/>
        </w:rPr>
        <w:t xml:space="preserve"> </w:t>
      </w:r>
      <w:r>
        <w:rPr>
          <w:noProof/>
        </w:rPr>
        <w:t>information – unauthorized viewing</w:t>
      </w:r>
      <w:r>
        <w:rPr>
          <w:noProof/>
        </w:rPr>
        <w:tab/>
      </w:r>
      <w:r>
        <w:rPr>
          <w:noProof/>
        </w:rPr>
        <w:fldChar w:fldCharType="begin" w:fldLock="1"/>
      </w:r>
      <w:r>
        <w:rPr>
          <w:noProof/>
        </w:rPr>
        <w:instrText xml:space="preserve"> PAGEREF _Toc187239689 \h </w:instrText>
      </w:r>
      <w:r>
        <w:rPr>
          <w:noProof/>
        </w:rPr>
      </w:r>
      <w:r>
        <w:rPr>
          <w:noProof/>
        </w:rPr>
        <w:fldChar w:fldCharType="separate"/>
      </w:r>
      <w:r>
        <w:rPr>
          <w:noProof/>
        </w:rPr>
        <w:t>23</w:t>
      </w:r>
      <w:r>
        <w:rPr>
          <w:noProof/>
        </w:rPr>
        <w:fldChar w:fldCharType="end"/>
      </w:r>
    </w:p>
    <w:p w14:paraId="50FB52E8" w14:textId="77777777" w:rsidR="007B2587" w:rsidRPr="00354873" w:rsidRDefault="007B2587">
      <w:pPr>
        <w:pStyle w:val="TOC5"/>
        <w:rPr>
          <w:rFonts w:ascii="Calibri" w:hAnsi="Calibri"/>
          <w:noProof/>
          <w:kern w:val="2"/>
          <w:sz w:val="22"/>
          <w:szCs w:val="22"/>
          <w:lang w:eastAsia="en-GB"/>
        </w:rPr>
      </w:pPr>
      <w:r>
        <w:rPr>
          <w:noProof/>
        </w:rPr>
        <w:t>4.2.3.2.3</w:t>
      </w:r>
      <w:r w:rsidRPr="00354873">
        <w:rPr>
          <w:rFonts w:ascii="Calibri" w:hAnsi="Calibri"/>
          <w:noProof/>
          <w:kern w:val="2"/>
          <w:sz w:val="22"/>
          <w:szCs w:val="22"/>
          <w:lang w:eastAsia="en-GB"/>
        </w:rPr>
        <w:tab/>
      </w:r>
      <w:r>
        <w:rPr>
          <w:noProof/>
        </w:rPr>
        <w:t>Protecting</w:t>
      </w:r>
      <w:r w:rsidRPr="009407A6">
        <w:rPr>
          <w:noProof/>
          <w:spacing w:val="-12"/>
        </w:rPr>
        <w:t xml:space="preserve"> </w:t>
      </w:r>
      <w:r>
        <w:rPr>
          <w:noProof/>
        </w:rPr>
        <w:t>data</w:t>
      </w:r>
      <w:r w:rsidRPr="009407A6">
        <w:rPr>
          <w:noProof/>
          <w:spacing w:val="-5"/>
        </w:rPr>
        <w:t xml:space="preserve"> </w:t>
      </w:r>
      <w:r>
        <w:rPr>
          <w:noProof/>
        </w:rPr>
        <w:t>and</w:t>
      </w:r>
      <w:r w:rsidRPr="009407A6">
        <w:rPr>
          <w:noProof/>
          <w:spacing w:val="-4"/>
        </w:rPr>
        <w:t xml:space="preserve"> </w:t>
      </w:r>
      <w:r>
        <w:rPr>
          <w:noProof/>
        </w:rPr>
        <w:t>information in storage</w:t>
      </w:r>
      <w:r>
        <w:rPr>
          <w:noProof/>
        </w:rPr>
        <w:tab/>
      </w:r>
      <w:r>
        <w:rPr>
          <w:noProof/>
        </w:rPr>
        <w:fldChar w:fldCharType="begin" w:fldLock="1"/>
      </w:r>
      <w:r>
        <w:rPr>
          <w:noProof/>
        </w:rPr>
        <w:instrText xml:space="preserve"> PAGEREF _Toc187239690 \h </w:instrText>
      </w:r>
      <w:r>
        <w:rPr>
          <w:noProof/>
        </w:rPr>
      </w:r>
      <w:r>
        <w:rPr>
          <w:noProof/>
        </w:rPr>
        <w:fldChar w:fldCharType="separate"/>
      </w:r>
      <w:r>
        <w:rPr>
          <w:noProof/>
        </w:rPr>
        <w:t>23</w:t>
      </w:r>
      <w:r>
        <w:rPr>
          <w:noProof/>
        </w:rPr>
        <w:fldChar w:fldCharType="end"/>
      </w:r>
    </w:p>
    <w:p w14:paraId="54A87169" w14:textId="77777777" w:rsidR="007B2587" w:rsidRPr="00354873" w:rsidRDefault="007B2587">
      <w:pPr>
        <w:pStyle w:val="TOC5"/>
        <w:rPr>
          <w:rFonts w:ascii="Calibri" w:hAnsi="Calibri"/>
          <w:noProof/>
          <w:kern w:val="2"/>
          <w:sz w:val="22"/>
          <w:szCs w:val="22"/>
          <w:lang w:eastAsia="en-GB"/>
        </w:rPr>
      </w:pPr>
      <w:r>
        <w:rPr>
          <w:noProof/>
        </w:rPr>
        <w:t>4.2.3.2.4</w:t>
      </w:r>
      <w:r w:rsidRPr="00354873">
        <w:rPr>
          <w:rFonts w:ascii="Calibri" w:hAnsi="Calibri"/>
          <w:noProof/>
          <w:kern w:val="2"/>
          <w:sz w:val="22"/>
          <w:szCs w:val="22"/>
          <w:lang w:eastAsia="en-GB"/>
        </w:rPr>
        <w:tab/>
      </w:r>
      <w:r>
        <w:rPr>
          <w:noProof/>
        </w:rPr>
        <w:t>Protecting</w:t>
      </w:r>
      <w:r w:rsidRPr="009407A6">
        <w:rPr>
          <w:noProof/>
          <w:spacing w:val="-12"/>
        </w:rPr>
        <w:t xml:space="preserve"> </w:t>
      </w:r>
      <w:r>
        <w:rPr>
          <w:noProof/>
        </w:rPr>
        <w:t>data</w:t>
      </w:r>
      <w:r w:rsidRPr="009407A6">
        <w:rPr>
          <w:noProof/>
          <w:spacing w:val="-5"/>
        </w:rPr>
        <w:t xml:space="preserve"> </w:t>
      </w:r>
      <w:r>
        <w:rPr>
          <w:noProof/>
        </w:rPr>
        <w:t>and</w:t>
      </w:r>
      <w:r w:rsidRPr="009407A6">
        <w:rPr>
          <w:noProof/>
          <w:spacing w:val="-4"/>
        </w:rPr>
        <w:t xml:space="preserve"> </w:t>
      </w:r>
      <w:r>
        <w:rPr>
          <w:noProof/>
        </w:rPr>
        <w:t>information in transfer</w:t>
      </w:r>
      <w:r>
        <w:rPr>
          <w:noProof/>
        </w:rPr>
        <w:tab/>
      </w:r>
      <w:r>
        <w:rPr>
          <w:noProof/>
        </w:rPr>
        <w:fldChar w:fldCharType="begin" w:fldLock="1"/>
      </w:r>
      <w:r>
        <w:rPr>
          <w:noProof/>
        </w:rPr>
        <w:instrText xml:space="preserve"> PAGEREF _Toc187239691 \h </w:instrText>
      </w:r>
      <w:r>
        <w:rPr>
          <w:noProof/>
        </w:rPr>
      </w:r>
      <w:r>
        <w:rPr>
          <w:noProof/>
        </w:rPr>
        <w:fldChar w:fldCharType="separate"/>
      </w:r>
      <w:r>
        <w:rPr>
          <w:noProof/>
        </w:rPr>
        <w:t>23</w:t>
      </w:r>
      <w:r>
        <w:rPr>
          <w:noProof/>
        </w:rPr>
        <w:fldChar w:fldCharType="end"/>
      </w:r>
    </w:p>
    <w:p w14:paraId="5D13AEE5" w14:textId="77777777" w:rsidR="007B2587" w:rsidRPr="00354873" w:rsidRDefault="007B2587">
      <w:pPr>
        <w:pStyle w:val="TOC5"/>
        <w:rPr>
          <w:rFonts w:ascii="Calibri" w:hAnsi="Calibri"/>
          <w:noProof/>
          <w:kern w:val="2"/>
          <w:sz w:val="22"/>
          <w:szCs w:val="22"/>
          <w:lang w:eastAsia="en-GB"/>
        </w:rPr>
      </w:pPr>
      <w:r>
        <w:rPr>
          <w:noProof/>
        </w:rPr>
        <w:t>4.2.3.2.5</w:t>
      </w:r>
      <w:r w:rsidRPr="00354873">
        <w:rPr>
          <w:rFonts w:ascii="Calibri" w:hAnsi="Calibri"/>
          <w:noProof/>
          <w:kern w:val="2"/>
          <w:sz w:val="22"/>
          <w:szCs w:val="22"/>
          <w:lang w:eastAsia="en-GB"/>
        </w:rPr>
        <w:tab/>
      </w:r>
      <w:r>
        <w:rPr>
          <w:noProof/>
        </w:rPr>
        <w:t>Logging access to personal data</w:t>
      </w:r>
      <w:r>
        <w:rPr>
          <w:noProof/>
        </w:rPr>
        <w:tab/>
      </w:r>
      <w:r>
        <w:rPr>
          <w:noProof/>
        </w:rPr>
        <w:fldChar w:fldCharType="begin" w:fldLock="1"/>
      </w:r>
      <w:r>
        <w:rPr>
          <w:noProof/>
        </w:rPr>
        <w:instrText xml:space="preserve"> PAGEREF _Toc187239692 \h </w:instrText>
      </w:r>
      <w:r>
        <w:rPr>
          <w:noProof/>
        </w:rPr>
      </w:r>
      <w:r>
        <w:rPr>
          <w:noProof/>
        </w:rPr>
        <w:fldChar w:fldCharType="separate"/>
      </w:r>
      <w:r>
        <w:rPr>
          <w:noProof/>
        </w:rPr>
        <w:t>23</w:t>
      </w:r>
      <w:r>
        <w:rPr>
          <w:noProof/>
        </w:rPr>
        <w:fldChar w:fldCharType="end"/>
      </w:r>
    </w:p>
    <w:p w14:paraId="57297AA8" w14:textId="77777777" w:rsidR="007B2587" w:rsidRPr="00354873" w:rsidRDefault="007B2587">
      <w:pPr>
        <w:pStyle w:val="TOC4"/>
        <w:rPr>
          <w:rFonts w:ascii="Calibri" w:hAnsi="Calibri"/>
          <w:noProof/>
          <w:kern w:val="2"/>
          <w:sz w:val="22"/>
          <w:szCs w:val="22"/>
          <w:lang w:eastAsia="en-GB"/>
        </w:rPr>
      </w:pPr>
      <w:r>
        <w:rPr>
          <w:noProof/>
        </w:rPr>
        <w:t>4.2.3.3</w:t>
      </w:r>
      <w:r w:rsidRPr="00354873">
        <w:rPr>
          <w:rFonts w:ascii="Calibri" w:hAnsi="Calibri"/>
          <w:noProof/>
          <w:kern w:val="2"/>
          <w:sz w:val="22"/>
          <w:szCs w:val="22"/>
          <w:lang w:eastAsia="en-GB"/>
        </w:rPr>
        <w:tab/>
      </w:r>
      <w:r>
        <w:rPr>
          <w:noProof/>
        </w:rPr>
        <w:t>Protecting</w:t>
      </w:r>
      <w:r w:rsidRPr="009407A6">
        <w:rPr>
          <w:noProof/>
          <w:spacing w:val="-12"/>
        </w:rPr>
        <w:t xml:space="preserve"> </w:t>
      </w:r>
      <w:r>
        <w:rPr>
          <w:noProof/>
        </w:rPr>
        <w:t>availability</w:t>
      </w:r>
      <w:r w:rsidRPr="009407A6">
        <w:rPr>
          <w:noProof/>
          <w:spacing w:val="-12"/>
        </w:rPr>
        <w:t xml:space="preserve"> </w:t>
      </w:r>
      <w:r>
        <w:rPr>
          <w:noProof/>
        </w:rPr>
        <w:t>and</w:t>
      </w:r>
      <w:r w:rsidRPr="009407A6">
        <w:rPr>
          <w:noProof/>
          <w:spacing w:val="-4"/>
        </w:rPr>
        <w:t xml:space="preserve"> </w:t>
      </w:r>
      <w:r>
        <w:rPr>
          <w:noProof/>
        </w:rPr>
        <w:t>integrity</w:t>
      </w:r>
      <w:r>
        <w:rPr>
          <w:noProof/>
        </w:rPr>
        <w:tab/>
      </w:r>
      <w:r>
        <w:rPr>
          <w:noProof/>
        </w:rPr>
        <w:fldChar w:fldCharType="begin" w:fldLock="1"/>
      </w:r>
      <w:r>
        <w:rPr>
          <w:noProof/>
        </w:rPr>
        <w:instrText xml:space="preserve"> PAGEREF _Toc187239693 \h </w:instrText>
      </w:r>
      <w:r>
        <w:rPr>
          <w:noProof/>
        </w:rPr>
      </w:r>
      <w:r>
        <w:rPr>
          <w:noProof/>
        </w:rPr>
        <w:fldChar w:fldCharType="separate"/>
      </w:r>
      <w:r>
        <w:rPr>
          <w:noProof/>
        </w:rPr>
        <w:t>23</w:t>
      </w:r>
      <w:r>
        <w:rPr>
          <w:noProof/>
        </w:rPr>
        <w:fldChar w:fldCharType="end"/>
      </w:r>
    </w:p>
    <w:p w14:paraId="6D535559" w14:textId="77777777" w:rsidR="007B2587" w:rsidRPr="00354873" w:rsidRDefault="007B2587">
      <w:pPr>
        <w:pStyle w:val="TOC4"/>
        <w:rPr>
          <w:rFonts w:ascii="Calibri" w:hAnsi="Calibri"/>
          <w:noProof/>
          <w:kern w:val="2"/>
          <w:sz w:val="22"/>
          <w:szCs w:val="22"/>
          <w:lang w:eastAsia="en-GB"/>
        </w:rPr>
      </w:pPr>
      <w:r>
        <w:rPr>
          <w:noProof/>
        </w:rPr>
        <w:t>4.2.3.4</w:t>
      </w:r>
      <w:r w:rsidRPr="00354873">
        <w:rPr>
          <w:rFonts w:ascii="Calibri" w:hAnsi="Calibri"/>
          <w:noProof/>
          <w:kern w:val="2"/>
          <w:sz w:val="22"/>
          <w:szCs w:val="22"/>
          <w:lang w:eastAsia="en-GB"/>
        </w:rPr>
        <w:tab/>
      </w:r>
      <w:r>
        <w:rPr>
          <w:noProof/>
        </w:rPr>
        <w:t>Authentication</w:t>
      </w:r>
      <w:r w:rsidRPr="009407A6">
        <w:rPr>
          <w:noProof/>
          <w:spacing w:val="-17"/>
        </w:rPr>
        <w:t xml:space="preserve"> </w:t>
      </w:r>
      <w:r>
        <w:rPr>
          <w:noProof/>
        </w:rPr>
        <w:t>and</w:t>
      </w:r>
      <w:r w:rsidRPr="009407A6">
        <w:rPr>
          <w:noProof/>
          <w:spacing w:val="-4"/>
        </w:rPr>
        <w:t xml:space="preserve"> </w:t>
      </w:r>
      <w:r>
        <w:rPr>
          <w:noProof/>
        </w:rPr>
        <w:t>authorization</w:t>
      </w:r>
      <w:r>
        <w:rPr>
          <w:noProof/>
        </w:rPr>
        <w:tab/>
      </w:r>
      <w:r>
        <w:rPr>
          <w:noProof/>
        </w:rPr>
        <w:fldChar w:fldCharType="begin" w:fldLock="1"/>
      </w:r>
      <w:r>
        <w:rPr>
          <w:noProof/>
        </w:rPr>
        <w:instrText xml:space="preserve"> PAGEREF _Toc187239694 \h </w:instrText>
      </w:r>
      <w:r>
        <w:rPr>
          <w:noProof/>
        </w:rPr>
      </w:r>
      <w:r>
        <w:rPr>
          <w:noProof/>
        </w:rPr>
        <w:fldChar w:fldCharType="separate"/>
      </w:r>
      <w:r>
        <w:rPr>
          <w:noProof/>
        </w:rPr>
        <w:t>23</w:t>
      </w:r>
      <w:r>
        <w:rPr>
          <w:noProof/>
        </w:rPr>
        <w:fldChar w:fldCharType="end"/>
      </w:r>
    </w:p>
    <w:p w14:paraId="30FE1AC3" w14:textId="77777777" w:rsidR="007B2587" w:rsidRPr="00354873" w:rsidRDefault="007B2587">
      <w:pPr>
        <w:pStyle w:val="TOC5"/>
        <w:rPr>
          <w:rFonts w:ascii="Calibri" w:hAnsi="Calibri"/>
          <w:noProof/>
          <w:kern w:val="2"/>
          <w:sz w:val="22"/>
          <w:szCs w:val="22"/>
          <w:lang w:eastAsia="en-GB"/>
        </w:rPr>
      </w:pPr>
      <w:r w:rsidRPr="009407A6">
        <w:rPr>
          <w:rFonts w:eastAsia="SimSun"/>
          <w:noProof/>
        </w:rPr>
        <w:t>4.2.3.4.1</w:t>
      </w:r>
      <w:r w:rsidRPr="00354873">
        <w:rPr>
          <w:rFonts w:ascii="Calibri" w:hAnsi="Calibri"/>
          <w:noProof/>
          <w:kern w:val="2"/>
          <w:sz w:val="22"/>
          <w:szCs w:val="22"/>
          <w:lang w:eastAsia="en-GB"/>
        </w:rPr>
        <w:tab/>
      </w:r>
      <w:r w:rsidRPr="009407A6">
        <w:rPr>
          <w:rFonts w:eastAsia="SimSun"/>
          <w:noProof/>
        </w:rPr>
        <w:t>Authentication attributes</w:t>
      </w:r>
      <w:r>
        <w:rPr>
          <w:noProof/>
        </w:rPr>
        <w:tab/>
      </w:r>
      <w:r>
        <w:rPr>
          <w:noProof/>
        </w:rPr>
        <w:fldChar w:fldCharType="begin" w:fldLock="1"/>
      </w:r>
      <w:r>
        <w:rPr>
          <w:noProof/>
        </w:rPr>
        <w:instrText xml:space="preserve"> PAGEREF _Toc187239695 \h </w:instrText>
      </w:r>
      <w:r>
        <w:rPr>
          <w:noProof/>
        </w:rPr>
      </w:r>
      <w:r>
        <w:rPr>
          <w:noProof/>
        </w:rPr>
        <w:fldChar w:fldCharType="separate"/>
      </w:r>
      <w:r>
        <w:rPr>
          <w:noProof/>
        </w:rPr>
        <w:t>23</w:t>
      </w:r>
      <w:r>
        <w:rPr>
          <w:noProof/>
        </w:rPr>
        <w:fldChar w:fldCharType="end"/>
      </w:r>
    </w:p>
    <w:p w14:paraId="1F55862E" w14:textId="77777777" w:rsidR="007B2587" w:rsidRPr="00354873" w:rsidRDefault="007B2587">
      <w:pPr>
        <w:pStyle w:val="TOC4"/>
        <w:rPr>
          <w:rFonts w:ascii="Calibri" w:hAnsi="Calibri"/>
          <w:noProof/>
          <w:kern w:val="2"/>
          <w:sz w:val="22"/>
          <w:szCs w:val="22"/>
          <w:lang w:eastAsia="en-GB"/>
        </w:rPr>
      </w:pPr>
      <w:r>
        <w:rPr>
          <w:noProof/>
        </w:rPr>
        <w:t>4.2.3.5</w:t>
      </w:r>
      <w:r w:rsidRPr="00354873">
        <w:rPr>
          <w:rFonts w:ascii="Calibri" w:hAnsi="Calibri"/>
          <w:noProof/>
          <w:kern w:val="2"/>
          <w:sz w:val="22"/>
          <w:szCs w:val="22"/>
          <w:lang w:eastAsia="en-GB"/>
        </w:rPr>
        <w:tab/>
      </w:r>
      <w:r>
        <w:rPr>
          <w:noProof/>
        </w:rPr>
        <w:t>Protecting</w:t>
      </w:r>
      <w:r w:rsidRPr="009407A6">
        <w:rPr>
          <w:noProof/>
          <w:spacing w:val="-12"/>
        </w:rPr>
        <w:t xml:space="preserve"> </w:t>
      </w:r>
      <w:r>
        <w:rPr>
          <w:noProof/>
        </w:rPr>
        <w:t>sessions</w:t>
      </w:r>
      <w:r>
        <w:rPr>
          <w:noProof/>
        </w:rPr>
        <w:tab/>
      </w:r>
      <w:r>
        <w:rPr>
          <w:noProof/>
        </w:rPr>
        <w:fldChar w:fldCharType="begin" w:fldLock="1"/>
      </w:r>
      <w:r>
        <w:rPr>
          <w:noProof/>
        </w:rPr>
        <w:instrText xml:space="preserve"> PAGEREF _Toc187239696 \h </w:instrText>
      </w:r>
      <w:r>
        <w:rPr>
          <w:noProof/>
        </w:rPr>
      </w:r>
      <w:r>
        <w:rPr>
          <w:noProof/>
        </w:rPr>
        <w:fldChar w:fldCharType="separate"/>
      </w:r>
      <w:r>
        <w:rPr>
          <w:noProof/>
        </w:rPr>
        <w:t>23</w:t>
      </w:r>
      <w:r>
        <w:rPr>
          <w:noProof/>
        </w:rPr>
        <w:fldChar w:fldCharType="end"/>
      </w:r>
    </w:p>
    <w:p w14:paraId="2F09564C" w14:textId="77777777" w:rsidR="007B2587" w:rsidRPr="00354873" w:rsidRDefault="007B2587">
      <w:pPr>
        <w:pStyle w:val="TOC4"/>
        <w:rPr>
          <w:rFonts w:ascii="Calibri" w:hAnsi="Calibri"/>
          <w:noProof/>
          <w:kern w:val="2"/>
          <w:sz w:val="22"/>
          <w:szCs w:val="22"/>
          <w:lang w:eastAsia="en-GB"/>
        </w:rPr>
      </w:pPr>
      <w:r>
        <w:rPr>
          <w:noProof/>
        </w:rPr>
        <w:t>4.2.3.6</w:t>
      </w:r>
      <w:r w:rsidRPr="00354873">
        <w:rPr>
          <w:rFonts w:ascii="Calibri" w:hAnsi="Calibri"/>
          <w:noProof/>
          <w:kern w:val="2"/>
          <w:sz w:val="22"/>
          <w:szCs w:val="22"/>
          <w:lang w:eastAsia="en-GB"/>
        </w:rPr>
        <w:tab/>
      </w:r>
      <w:r>
        <w:rPr>
          <w:noProof/>
        </w:rPr>
        <w:t>Logging</w:t>
      </w:r>
      <w:r>
        <w:rPr>
          <w:noProof/>
        </w:rPr>
        <w:tab/>
      </w:r>
      <w:r>
        <w:rPr>
          <w:noProof/>
        </w:rPr>
        <w:fldChar w:fldCharType="begin" w:fldLock="1"/>
      </w:r>
      <w:r>
        <w:rPr>
          <w:noProof/>
        </w:rPr>
        <w:instrText xml:space="preserve"> PAGEREF _Toc187239697 \h </w:instrText>
      </w:r>
      <w:r>
        <w:rPr>
          <w:noProof/>
        </w:rPr>
      </w:r>
      <w:r>
        <w:rPr>
          <w:noProof/>
        </w:rPr>
        <w:fldChar w:fldCharType="separate"/>
      </w:r>
      <w:r>
        <w:rPr>
          <w:noProof/>
        </w:rPr>
        <w:t>23</w:t>
      </w:r>
      <w:r>
        <w:rPr>
          <w:noProof/>
        </w:rPr>
        <w:fldChar w:fldCharType="end"/>
      </w:r>
    </w:p>
    <w:p w14:paraId="1440754F" w14:textId="77777777" w:rsidR="007B2587" w:rsidRPr="00354873" w:rsidRDefault="007B2587">
      <w:pPr>
        <w:pStyle w:val="TOC3"/>
        <w:rPr>
          <w:rFonts w:ascii="Calibri" w:hAnsi="Calibri"/>
          <w:noProof/>
          <w:kern w:val="2"/>
          <w:sz w:val="22"/>
          <w:szCs w:val="22"/>
          <w:lang w:eastAsia="en-GB"/>
        </w:rPr>
      </w:pPr>
      <w:r>
        <w:rPr>
          <w:noProof/>
        </w:rPr>
        <w:t>4.2.4</w:t>
      </w:r>
      <w:r w:rsidRPr="00354873">
        <w:rPr>
          <w:rFonts w:ascii="Calibri" w:hAnsi="Calibri"/>
          <w:noProof/>
          <w:kern w:val="2"/>
          <w:sz w:val="22"/>
          <w:szCs w:val="22"/>
          <w:lang w:eastAsia="en-GB"/>
        </w:rPr>
        <w:tab/>
      </w:r>
      <w:r>
        <w:rPr>
          <w:noProof/>
        </w:rPr>
        <w:t>Operating systems</w:t>
      </w:r>
      <w:r>
        <w:rPr>
          <w:noProof/>
        </w:rPr>
        <w:tab/>
      </w:r>
      <w:r>
        <w:rPr>
          <w:noProof/>
        </w:rPr>
        <w:fldChar w:fldCharType="begin" w:fldLock="1"/>
      </w:r>
      <w:r>
        <w:rPr>
          <w:noProof/>
        </w:rPr>
        <w:instrText xml:space="preserve"> PAGEREF _Toc187239698 \h </w:instrText>
      </w:r>
      <w:r>
        <w:rPr>
          <w:noProof/>
        </w:rPr>
      </w:r>
      <w:r>
        <w:rPr>
          <w:noProof/>
        </w:rPr>
        <w:fldChar w:fldCharType="separate"/>
      </w:r>
      <w:r>
        <w:rPr>
          <w:noProof/>
        </w:rPr>
        <w:t>23</w:t>
      </w:r>
      <w:r>
        <w:rPr>
          <w:noProof/>
        </w:rPr>
        <w:fldChar w:fldCharType="end"/>
      </w:r>
    </w:p>
    <w:p w14:paraId="07E1070F" w14:textId="77777777" w:rsidR="007B2587" w:rsidRPr="00354873" w:rsidRDefault="007B2587">
      <w:pPr>
        <w:pStyle w:val="TOC3"/>
        <w:rPr>
          <w:rFonts w:ascii="Calibri" w:hAnsi="Calibri"/>
          <w:noProof/>
          <w:kern w:val="2"/>
          <w:sz w:val="22"/>
          <w:szCs w:val="22"/>
          <w:lang w:eastAsia="en-GB"/>
        </w:rPr>
      </w:pPr>
      <w:r>
        <w:rPr>
          <w:noProof/>
        </w:rPr>
        <w:t>4.2.5</w:t>
      </w:r>
      <w:r w:rsidRPr="00354873">
        <w:rPr>
          <w:rFonts w:ascii="Calibri" w:hAnsi="Calibri"/>
          <w:noProof/>
          <w:kern w:val="2"/>
          <w:sz w:val="22"/>
          <w:szCs w:val="22"/>
          <w:lang w:eastAsia="en-GB"/>
        </w:rPr>
        <w:tab/>
      </w:r>
      <w:r>
        <w:rPr>
          <w:noProof/>
        </w:rPr>
        <w:t>Web servers</w:t>
      </w:r>
      <w:r>
        <w:rPr>
          <w:noProof/>
        </w:rPr>
        <w:tab/>
      </w:r>
      <w:r>
        <w:rPr>
          <w:noProof/>
        </w:rPr>
        <w:fldChar w:fldCharType="begin" w:fldLock="1"/>
      </w:r>
      <w:r>
        <w:rPr>
          <w:noProof/>
        </w:rPr>
        <w:instrText xml:space="preserve"> PAGEREF _Toc187239699 \h </w:instrText>
      </w:r>
      <w:r>
        <w:rPr>
          <w:noProof/>
        </w:rPr>
      </w:r>
      <w:r>
        <w:rPr>
          <w:noProof/>
        </w:rPr>
        <w:fldChar w:fldCharType="separate"/>
      </w:r>
      <w:r>
        <w:rPr>
          <w:noProof/>
        </w:rPr>
        <w:t>23</w:t>
      </w:r>
      <w:r>
        <w:rPr>
          <w:noProof/>
        </w:rPr>
        <w:fldChar w:fldCharType="end"/>
      </w:r>
    </w:p>
    <w:p w14:paraId="5ED87622" w14:textId="77777777" w:rsidR="007B2587" w:rsidRPr="00354873" w:rsidRDefault="007B2587">
      <w:pPr>
        <w:pStyle w:val="TOC3"/>
        <w:rPr>
          <w:rFonts w:ascii="Calibri" w:hAnsi="Calibri"/>
          <w:noProof/>
          <w:kern w:val="2"/>
          <w:sz w:val="22"/>
          <w:szCs w:val="22"/>
          <w:lang w:eastAsia="en-GB"/>
        </w:rPr>
      </w:pPr>
      <w:r>
        <w:rPr>
          <w:noProof/>
        </w:rPr>
        <w:t>4.2.6</w:t>
      </w:r>
      <w:r w:rsidRPr="00354873">
        <w:rPr>
          <w:rFonts w:ascii="Calibri" w:hAnsi="Calibri"/>
          <w:noProof/>
          <w:kern w:val="2"/>
          <w:sz w:val="22"/>
          <w:szCs w:val="22"/>
          <w:lang w:eastAsia="en-GB"/>
        </w:rPr>
        <w:tab/>
      </w:r>
      <w:r>
        <w:rPr>
          <w:noProof/>
        </w:rPr>
        <w:t>Network devices</w:t>
      </w:r>
      <w:r>
        <w:rPr>
          <w:noProof/>
        </w:rPr>
        <w:tab/>
      </w:r>
      <w:r>
        <w:rPr>
          <w:noProof/>
        </w:rPr>
        <w:fldChar w:fldCharType="begin" w:fldLock="1"/>
      </w:r>
      <w:r>
        <w:rPr>
          <w:noProof/>
        </w:rPr>
        <w:instrText xml:space="preserve"> PAGEREF _Toc187239700 \h </w:instrText>
      </w:r>
      <w:r>
        <w:rPr>
          <w:noProof/>
        </w:rPr>
      </w:r>
      <w:r>
        <w:rPr>
          <w:noProof/>
        </w:rPr>
        <w:fldChar w:fldCharType="separate"/>
      </w:r>
      <w:r>
        <w:rPr>
          <w:noProof/>
        </w:rPr>
        <w:t>23</w:t>
      </w:r>
      <w:r>
        <w:rPr>
          <w:noProof/>
        </w:rPr>
        <w:fldChar w:fldCharType="end"/>
      </w:r>
    </w:p>
    <w:p w14:paraId="3138CC38" w14:textId="77777777" w:rsidR="007B2587" w:rsidRPr="00354873" w:rsidRDefault="007B2587">
      <w:pPr>
        <w:pStyle w:val="TOC4"/>
        <w:rPr>
          <w:rFonts w:ascii="Calibri" w:hAnsi="Calibri"/>
          <w:noProof/>
          <w:kern w:val="2"/>
          <w:sz w:val="22"/>
          <w:szCs w:val="22"/>
          <w:lang w:eastAsia="en-GB"/>
        </w:rPr>
      </w:pPr>
      <w:r>
        <w:rPr>
          <w:noProof/>
        </w:rPr>
        <w:t>4.2.6.1</w:t>
      </w:r>
      <w:r w:rsidRPr="00354873">
        <w:rPr>
          <w:rFonts w:ascii="Calibri" w:hAnsi="Calibri"/>
          <w:noProof/>
          <w:kern w:val="2"/>
          <w:sz w:val="22"/>
          <w:szCs w:val="22"/>
          <w:lang w:eastAsia="en-GB"/>
        </w:rPr>
        <w:tab/>
      </w:r>
      <w:r>
        <w:rPr>
          <w:noProof/>
        </w:rPr>
        <w:t>Protection of data and information</w:t>
      </w:r>
      <w:r>
        <w:rPr>
          <w:noProof/>
        </w:rPr>
        <w:tab/>
      </w:r>
      <w:r>
        <w:rPr>
          <w:noProof/>
        </w:rPr>
        <w:fldChar w:fldCharType="begin" w:fldLock="1"/>
      </w:r>
      <w:r>
        <w:rPr>
          <w:noProof/>
        </w:rPr>
        <w:instrText xml:space="preserve"> PAGEREF _Toc187239701 \h </w:instrText>
      </w:r>
      <w:r>
        <w:rPr>
          <w:noProof/>
        </w:rPr>
      </w:r>
      <w:r>
        <w:rPr>
          <w:noProof/>
        </w:rPr>
        <w:fldChar w:fldCharType="separate"/>
      </w:r>
      <w:r>
        <w:rPr>
          <w:noProof/>
        </w:rPr>
        <w:t>23</w:t>
      </w:r>
      <w:r>
        <w:rPr>
          <w:noProof/>
        </w:rPr>
        <w:fldChar w:fldCharType="end"/>
      </w:r>
    </w:p>
    <w:p w14:paraId="6AFF6053" w14:textId="77777777" w:rsidR="007B2587" w:rsidRPr="00354873" w:rsidRDefault="007B2587">
      <w:pPr>
        <w:pStyle w:val="TOC4"/>
        <w:rPr>
          <w:rFonts w:ascii="Calibri" w:hAnsi="Calibri"/>
          <w:noProof/>
          <w:kern w:val="2"/>
          <w:sz w:val="22"/>
          <w:szCs w:val="22"/>
          <w:lang w:eastAsia="en-GB"/>
        </w:rPr>
      </w:pPr>
      <w:r>
        <w:rPr>
          <w:noProof/>
        </w:rPr>
        <w:t>4.2.6.2</w:t>
      </w:r>
      <w:r w:rsidRPr="00354873">
        <w:rPr>
          <w:rFonts w:ascii="Calibri" w:hAnsi="Calibri"/>
          <w:noProof/>
          <w:kern w:val="2"/>
          <w:sz w:val="22"/>
          <w:szCs w:val="22"/>
          <w:lang w:eastAsia="en-GB"/>
        </w:rPr>
        <w:tab/>
      </w:r>
      <w:r>
        <w:rPr>
          <w:noProof/>
        </w:rPr>
        <w:t>Protecting availability and integrity</w:t>
      </w:r>
      <w:r>
        <w:rPr>
          <w:noProof/>
        </w:rPr>
        <w:tab/>
      </w:r>
      <w:r>
        <w:rPr>
          <w:noProof/>
        </w:rPr>
        <w:fldChar w:fldCharType="begin" w:fldLock="1"/>
      </w:r>
      <w:r>
        <w:rPr>
          <w:noProof/>
        </w:rPr>
        <w:instrText xml:space="preserve"> PAGEREF _Toc187239702 \h </w:instrText>
      </w:r>
      <w:r>
        <w:rPr>
          <w:noProof/>
        </w:rPr>
      </w:r>
      <w:r>
        <w:rPr>
          <w:noProof/>
        </w:rPr>
        <w:fldChar w:fldCharType="separate"/>
      </w:r>
      <w:r>
        <w:rPr>
          <w:noProof/>
        </w:rPr>
        <w:t>24</w:t>
      </w:r>
      <w:r>
        <w:rPr>
          <w:noProof/>
        </w:rPr>
        <w:fldChar w:fldCharType="end"/>
      </w:r>
    </w:p>
    <w:p w14:paraId="621F4424" w14:textId="77777777" w:rsidR="007B2587" w:rsidRPr="00354873" w:rsidRDefault="007B2587">
      <w:pPr>
        <w:pStyle w:val="TOC5"/>
        <w:rPr>
          <w:rFonts w:ascii="Calibri" w:hAnsi="Calibri"/>
          <w:noProof/>
          <w:kern w:val="2"/>
          <w:sz w:val="22"/>
          <w:szCs w:val="22"/>
          <w:lang w:eastAsia="en-GB"/>
        </w:rPr>
      </w:pPr>
      <w:r>
        <w:rPr>
          <w:noProof/>
        </w:rPr>
        <w:t>4.2.6.2.1</w:t>
      </w:r>
      <w:r w:rsidRPr="00354873">
        <w:rPr>
          <w:rFonts w:ascii="Calibri" w:hAnsi="Calibri"/>
          <w:noProof/>
          <w:kern w:val="2"/>
          <w:sz w:val="22"/>
          <w:szCs w:val="22"/>
          <w:lang w:eastAsia="en-GB"/>
        </w:rPr>
        <w:tab/>
      </w:r>
      <w:r>
        <w:rPr>
          <w:noProof/>
        </w:rPr>
        <w:t>Packet filtering</w:t>
      </w:r>
      <w:r>
        <w:rPr>
          <w:noProof/>
        </w:rPr>
        <w:tab/>
      </w:r>
      <w:r>
        <w:rPr>
          <w:noProof/>
        </w:rPr>
        <w:fldChar w:fldCharType="begin" w:fldLock="1"/>
      </w:r>
      <w:r>
        <w:rPr>
          <w:noProof/>
        </w:rPr>
        <w:instrText xml:space="preserve"> PAGEREF _Toc187239703 \h </w:instrText>
      </w:r>
      <w:r>
        <w:rPr>
          <w:noProof/>
        </w:rPr>
      </w:r>
      <w:r>
        <w:rPr>
          <w:noProof/>
        </w:rPr>
        <w:fldChar w:fldCharType="separate"/>
      </w:r>
      <w:r>
        <w:rPr>
          <w:noProof/>
        </w:rPr>
        <w:t>24</w:t>
      </w:r>
      <w:r>
        <w:rPr>
          <w:noProof/>
        </w:rPr>
        <w:fldChar w:fldCharType="end"/>
      </w:r>
    </w:p>
    <w:p w14:paraId="6485F9CF" w14:textId="77777777" w:rsidR="007B2587" w:rsidRPr="00354873" w:rsidRDefault="007B2587">
      <w:pPr>
        <w:pStyle w:val="TOC5"/>
        <w:rPr>
          <w:rFonts w:ascii="Calibri" w:hAnsi="Calibri"/>
          <w:noProof/>
          <w:kern w:val="2"/>
          <w:sz w:val="22"/>
          <w:szCs w:val="22"/>
          <w:lang w:eastAsia="en-GB"/>
        </w:rPr>
      </w:pPr>
      <w:r>
        <w:rPr>
          <w:noProof/>
        </w:rPr>
        <w:t>4.2.6.2.2</w:t>
      </w:r>
      <w:r w:rsidRPr="00354873">
        <w:rPr>
          <w:rFonts w:ascii="Calibri" w:hAnsi="Calibri"/>
          <w:noProof/>
          <w:kern w:val="2"/>
          <w:sz w:val="22"/>
          <w:szCs w:val="22"/>
          <w:lang w:eastAsia="en-GB"/>
        </w:rPr>
        <w:tab/>
      </w:r>
      <w:r>
        <w:rPr>
          <w:noProof/>
        </w:rPr>
        <w:t>Interface robustness requirements</w:t>
      </w:r>
      <w:r>
        <w:rPr>
          <w:noProof/>
        </w:rPr>
        <w:tab/>
      </w:r>
      <w:r>
        <w:rPr>
          <w:noProof/>
        </w:rPr>
        <w:fldChar w:fldCharType="begin" w:fldLock="1"/>
      </w:r>
      <w:r>
        <w:rPr>
          <w:noProof/>
        </w:rPr>
        <w:instrText xml:space="preserve"> PAGEREF _Toc187239704 \h </w:instrText>
      </w:r>
      <w:r>
        <w:rPr>
          <w:noProof/>
        </w:rPr>
      </w:r>
      <w:r>
        <w:rPr>
          <w:noProof/>
        </w:rPr>
        <w:fldChar w:fldCharType="separate"/>
      </w:r>
      <w:r>
        <w:rPr>
          <w:noProof/>
        </w:rPr>
        <w:t>24</w:t>
      </w:r>
      <w:r>
        <w:rPr>
          <w:noProof/>
        </w:rPr>
        <w:fldChar w:fldCharType="end"/>
      </w:r>
    </w:p>
    <w:p w14:paraId="02CD6726" w14:textId="77777777" w:rsidR="007B2587" w:rsidRPr="00354873" w:rsidRDefault="007B2587">
      <w:pPr>
        <w:pStyle w:val="TOC5"/>
        <w:rPr>
          <w:rFonts w:ascii="Calibri" w:hAnsi="Calibri"/>
          <w:noProof/>
          <w:kern w:val="2"/>
          <w:sz w:val="22"/>
          <w:szCs w:val="22"/>
          <w:lang w:eastAsia="en-GB"/>
        </w:rPr>
      </w:pPr>
      <w:r>
        <w:rPr>
          <w:noProof/>
        </w:rPr>
        <w:t>4.2.6.2.3</w:t>
      </w:r>
      <w:r w:rsidRPr="00354873">
        <w:rPr>
          <w:rFonts w:ascii="Calibri" w:hAnsi="Calibri"/>
          <w:noProof/>
          <w:kern w:val="2"/>
          <w:sz w:val="22"/>
          <w:szCs w:val="22"/>
          <w:lang w:eastAsia="en-GB"/>
        </w:rPr>
        <w:tab/>
      </w:r>
      <w:r>
        <w:rPr>
          <w:noProof/>
        </w:rPr>
        <w:t>GTP-C Filtering</w:t>
      </w:r>
      <w:r>
        <w:rPr>
          <w:noProof/>
        </w:rPr>
        <w:tab/>
      </w:r>
      <w:r>
        <w:rPr>
          <w:noProof/>
        </w:rPr>
        <w:fldChar w:fldCharType="begin" w:fldLock="1"/>
      </w:r>
      <w:r>
        <w:rPr>
          <w:noProof/>
        </w:rPr>
        <w:instrText xml:space="preserve"> PAGEREF _Toc187239705 \h </w:instrText>
      </w:r>
      <w:r>
        <w:rPr>
          <w:noProof/>
        </w:rPr>
      </w:r>
      <w:r>
        <w:rPr>
          <w:noProof/>
        </w:rPr>
        <w:fldChar w:fldCharType="separate"/>
      </w:r>
      <w:r>
        <w:rPr>
          <w:noProof/>
        </w:rPr>
        <w:t>24</w:t>
      </w:r>
      <w:r>
        <w:rPr>
          <w:noProof/>
        </w:rPr>
        <w:fldChar w:fldCharType="end"/>
      </w:r>
    </w:p>
    <w:p w14:paraId="1CFAD454" w14:textId="77777777" w:rsidR="007B2587" w:rsidRPr="00354873" w:rsidRDefault="007B2587">
      <w:pPr>
        <w:pStyle w:val="TOC5"/>
        <w:rPr>
          <w:rFonts w:ascii="Calibri" w:hAnsi="Calibri"/>
          <w:noProof/>
          <w:kern w:val="2"/>
          <w:sz w:val="22"/>
          <w:szCs w:val="22"/>
          <w:lang w:eastAsia="en-GB"/>
        </w:rPr>
      </w:pPr>
      <w:r>
        <w:rPr>
          <w:noProof/>
        </w:rPr>
        <w:t>4.2.6.2.4</w:t>
      </w:r>
      <w:r w:rsidRPr="00354873">
        <w:rPr>
          <w:rFonts w:ascii="Calibri" w:hAnsi="Calibri"/>
          <w:noProof/>
          <w:kern w:val="2"/>
          <w:sz w:val="22"/>
          <w:szCs w:val="22"/>
          <w:lang w:eastAsia="en-GB"/>
        </w:rPr>
        <w:tab/>
      </w:r>
      <w:r>
        <w:rPr>
          <w:noProof/>
        </w:rPr>
        <w:t>GTP-</w:t>
      </w:r>
      <w:r>
        <w:rPr>
          <w:noProof/>
          <w:lang w:eastAsia="zh-CN"/>
        </w:rPr>
        <w:t>U</w:t>
      </w:r>
      <w:r>
        <w:rPr>
          <w:noProof/>
        </w:rPr>
        <w:t xml:space="preserve"> Filtering</w:t>
      </w:r>
      <w:r>
        <w:rPr>
          <w:noProof/>
        </w:rPr>
        <w:tab/>
      </w:r>
      <w:r>
        <w:rPr>
          <w:noProof/>
        </w:rPr>
        <w:fldChar w:fldCharType="begin" w:fldLock="1"/>
      </w:r>
      <w:r>
        <w:rPr>
          <w:noProof/>
        </w:rPr>
        <w:instrText xml:space="preserve"> PAGEREF _Toc187239706 \h </w:instrText>
      </w:r>
      <w:r>
        <w:rPr>
          <w:noProof/>
        </w:rPr>
      </w:r>
      <w:r>
        <w:rPr>
          <w:noProof/>
        </w:rPr>
        <w:fldChar w:fldCharType="separate"/>
      </w:r>
      <w:r>
        <w:rPr>
          <w:noProof/>
        </w:rPr>
        <w:t>24</w:t>
      </w:r>
      <w:r>
        <w:rPr>
          <w:noProof/>
        </w:rPr>
        <w:fldChar w:fldCharType="end"/>
      </w:r>
    </w:p>
    <w:p w14:paraId="5DB064D8" w14:textId="77777777" w:rsidR="007B2587" w:rsidRPr="00354873" w:rsidRDefault="007B2587">
      <w:pPr>
        <w:pStyle w:val="TOC3"/>
        <w:rPr>
          <w:rFonts w:ascii="Calibri" w:hAnsi="Calibri"/>
          <w:noProof/>
          <w:kern w:val="2"/>
          <w:sz w:val="22"/>
          <w:szCs w:val="22"/>
          <w:lang w:eastAsia="en-GB"/>
        </w:rPr>
      </w:pPr>
      <w:r>
        <w:rPr>
          <w:noProof/>
        </w:rPr>
        <w:t>4.2.</w:t>
      </w:r>
      <w:r>
        <w:rPr>
          <w:noProof/>
          <w:lang w:eastAsia="zh-CN"/>
        </w:rPr>
        <w:t>7</w:t>
      </w:r>
      <w:r w:rsidRPr="00354873">
        <w:rPr>
          <w:rFonts w:ascii="Calibri" w:hAnsi="Calibri"/>
          <w:noProof/>
          <w:kern w:val="2"/>
          <w:sz w:val="22"/>
          <w:szCs w:val="22"/>
          <w:lang w:eastAsia="en-GB"/>
        </w:rPr>
        <w:tab/>
      </w:r>
      <w:r>
        <w:rPr>
          <w:noProof/>
          <w:lang w:eastAsia="zh-CN"/>
        </w:rPr>
        <w:t>Void</w:t>
      </w:r>
      <w:r>
        <w:rPr>
          <w:noProof/>
        </w:rPr>
        <w:tab/>
      </w:r>
      <w:r>
        <w:rPr>
          <w:noProof/>
        </w:rPr>
        <w:fldChar w:fldCharType="begin" w:fldLock="1"/>
      </w:r>
      <w:r>
        <w:rPr>
          <w:noProof/>
        </w:rPr>
        <w:instrText xml:space="preserve"> PAGEREF _Toc187239707 \h </w:instrText>
      </w:r>
      <w:r>
        <w:rPr>
          <w:noProof/>
        </w:rPr>
      </w:r>
      <w:r>
        <w:rPr>
          <w:noProof/>
        </w:rPr>
        <w:fldChar w:fldCharType="separate"/>
      </w:r>
      <w:r>
        <w:rPr>
          <w:noProof/>
        </w:rPr>
        <w:t>24</w:t>
      </w:r>
      <w:r>
        <w:rPr>
          <w:noProof/>
        </w:rPr>
        <w:fldChar w:fldCharType="end"/>
      </w:r>
    </w:p>
    <w:p w14:paraId="5319AA81" w14:textId="77777777" w:rsidR="007B2587" w:rsidRPr="00354873" w:rsidRDefault="007B2587">
      <w:pPr>
        <w:pStyle w:val="TOC2"/>
        <w:rPr>
          <w:rFonts w:ascii="Calibri" w:hAnsi="Calibri"/>
          <w:noProof/>
          <w:kern w:val="2"/>
          <w:sz w:val="22"/>
          <w:szCs w:val="22"/>
          <w:lang w:eastAsia="en-GB"/>
        </w:rPr>
      </w:pPr>
      <w:r>
        <w:rPr>
          <w:noProof/>
        </w:rPr>
        <w:t>4.3</w:t>
      </w:r>
      <w:r w:rsidRPr="00354873">
        <w:rPr>
          <w:rFonts w:ascii="Calibri" w:hAnsi="Calibri"/>
          <w:noProof/>
          <w:kern w:val="2"/>
          <w:sz w:val="22"/>
          <w:szCs w:val="22"/>
          <w:lang w:eastAsia="en-GB"/>
        </w:rPr>
        <w:tab/>
      </w:r>
      <w:r>
        <w:rPr>
          <w:noProof/>
          <w:lang w:eastAsia="zh-CN"/>
        </w:rPr>
        <w:t>gNodeB</w:t>
      </w:r>
      <w:r>
        <w:rPr>
          <w:noProof/>
        </w:rPr>
        <w:t>-specific adaptations of hardening requirements and related test cases.</w:t>
      </w:r>
      <w:r>
        <w:rPr>
          <w:noProof/>
        </w:rPr>
        <w:tab/>
      </w:r>
      <w:r>
        <w:rPr>
          <w:noProof/>
        </w:rPr>
        <w:fldChar w:fldCharType="begin" w:fldLock="1"/>
      </w:r>
      <w:r>
        <w:rPr>
          <w:noProof/>
        </w:rPr>
        <w:instrText xml:space="preserve"> PAGEREF _Toc187239708 \h </w:instrText>
      </w:r>
      <w:r>
        <w:rPr>
          <w:noProof/>
        </w:rPr>
      </w:r>
      <w:r>
        <w:rPr>
          <w:noProof/>
        </w:rPr>
        <w:fldChar w:fldCharType="separate"/>
      </w:r>
      <w:r>
        <w:rPr>
          <w:noProof/>
        </w:rPr>
        <w:t>24</w:t>
      </w:r>
      <w:r>
        <w:rPr>
          <w:noProof/>
        </w:rPr>
        <w:fldChar w:fldCharType="end"/>
      </w:r>
    </w:p>
    <w:p w14:paraId="1AAEF041" w14:textId="77777777" w:rsidR="007B2587" w:rsidRPr="00354873" w:rsidRDefault="007B2587">
      <w:pPr>
        <w:pStyle w:val="TOC3"/>
        <w:rPr>
          <w:rFonts w:ascii="Calibri" w:hAnsi="Calibri"/>
          <w:noProof/>
          <w:kern w:val="2"/>
          <w:sz w:val="22"/>
          <w:szCs w:val="22"/>
          <w:lang w:eastAsia="en-GB"/>
        </w:rPr>
      </w:pPr>
      <w:r>
        <w:rPr>
          <w:noProof/>
        </w:rPr>
        <w:t>4.3.1</w:t>
      </w:r>
      <w:r w:rsidRPr="00354873">
        <w:rPr>
          <w:rFonts w:ascii="Calibri" w:hAnsi="Calibri"/>
          <w:noProof/>
          <w:kern w:val="2"/>
          <w:sz w:val="22"/>
          <w:szCs w:val="22"/>
          <w:lang w:eastAsia="en-GB"/>
        </w:rPr>
        <w:tab/>
      </w:r>
      <w:r>
        <w:rPr>
          <w:noProof/>
        </w:rPr>
        <w:t>Introduction</w:t>
      </w:r>
      <w:r>
        <w:rPr>
          <w:noProof/>
        </w:rPr>
        <w:tab/>
      </w:r>
      <w:r>
        <w:rPr>
          <w:noProof/>
        </w:rPr>
        <w:fldChar w:fldCharType="begin" w:fldLock="1"/>
      </w:r>
      <w:r>
        <w:rPr>
          <w:noProof/>
        </w:rPr>
        <w:instrText xml:space="preserve"> PAGEREF _Toc187239709 \h </w:instrText>
      </w:r>
      <w:r>
        <w:rPr>
          <w:noProof/>
        </w:rPr>
      </w:r>
      <w:r>
        <w:rPr>
          <w:noProof/>
        </w:rPr>
        <w:fldChar w:fldCharType="separate"/>
      </w:r>
      <w:r>
        <w:rPr>
          <w:noProof/>
        </w:rPr>
        <w:t>24</w:t>
      </w:r>
      <w:r>
        <w:rPr>
          <w:noProof/>
        </w:rPr>
        <w:fldChar w:fldCharType="end"/>
      </w:r>
    </w:p>
    <w:p w14:paraId="4443BBD7" w14:textId="77777777" w:rsidR="007B2587" w:rsidRPr="00354873" w:rsidRDefault="007B2587">
      <w:pPr>
        <w:pStyle w:val="TOC3"/>
        <w:rPr>
          <w:rFonts w:ascii="Calibri" w:hAnsi="Calibri"/>
          <w:noProof/>
          <w:kern w:val="2"/>
          <w:sz w:val="22"/>
          <w:szCs w:val="22"/>
          <w:lang w:eastAsia="en-GB"/>
        </w:rPr>
      </w:pPr>
      <w:r>
        <w:rPr>
          <w:noProof/>
        </w:rPr>
        <w:t>4.3.2</w:t>
      </w:r>
      <w:r w:rsidRPr="00354873">
        <w:rPr>
          <w:rFonts w:ascii="Calibri" w:hAnsi="Calibri"/>
          <w:noProof/>
          <w:kern w:val="2"/>
          <w:sz w:val="22"/>
          <w:szCs w:val="22"/>
          <w:lang w:eastAsia="en-GB"/>
        </w:rPr>
        <w:tab/>
      </w:r>
      <w:r>
        <w:rPr>
          <w:noProof/>
        </w:rPr>
        <w:t>Technical Baseline</w:t>
      </w:r>
      <w:r>
        <w:rPr>
          <w:noProof/>
        </w:rPr>
        <w:tab/>
      </w:r>
      <w:r>
        <w:rPr>
          <w:noProof/>
        </w:rPr>
        <w:fldChar w:fldCharType="begin" w:fldLock="1"/>
      </w:r>
      <w:r>
        <w:rPr>
          <w:noProof/>
        </w:rPr>
        <w:instrText xml:space="preserve"> PAGEREF _Toc187239710 \h </w:instrText>
      </w:r>
      <w:r>
        <w:rPr>
          <w:noProof/>
        </w:rPr>
      </w:r>
      <w:r>
        <w:rPr>
          <w:noProof/>
        </w:rPr>
        <w:fldChar w:fldCharType="separate"/>
      </w:r>
      <w:r>
        <w:rPr>
          <w:noProof/>
        </w:rPr>
        <w:t>24</w:t>
      </w:r>
      <w:r>
        <w:rPr>
          <w:noProof/>
        </w:rPr>
        <w:fldChar w:fldCharType="end"/>
      </w:r>
    </w:p>
    <w:p w14:paraId="7589F2DB" w14:textId="77777777" w:rsidR="007B2587" w:rsidRPr="00354873" w:rsidRDefault="007B2587">
      <w:pPr>
        <w:pStyle w:val="TOC3"/>
        <w:rPr>
          <w:rFonts w:ascii="Calibri" w:hAnsi="Calibri"/>
          <w:noProof/>
          <w:kern w:val="2"/>
          <w:sz w:val="22"/>
          <w:szCs w:val="22"/>
          <w:lang w:eastAsia="en-GB"/>
        </w:rPr>
      </w:pPr>
      <w:r>
        <w:rPr>
          <w:noProof/>
        </w:rPr>
        <w:t>4.3.3</w:t>
      </w:r>
      <w:r w:rsidRPr="00354873">
        <w:rPr>
          <w:rFonts w:ascii="Calibri" w:hAnsi="Calibri"/>
          <w:noProof/>
          <w:kern w:val="2"/>
          <w:sz w:val="22"/>
          <w:szCs w:val="22"/>
          <w:lang w:eastAsia="en-GB"/>
        </w:rPr>
        <w:tab/>
      </w:r>
      <w:r>
        <w:rPr>
          <w:noProof/>
        </w:rPr>
        <w:t>Operating Systems</w:t>
      </w:r>
      <w:r>
        <w:rPr>
          <w:noProof/>
        </w:rPr>
        <w:tab/>
      </w:r>
      <w:r>
        <w:rPr>
          <w:noProof/>
        </w:rPr>
        <w:fldChar w:fldCharType="begin" w:fldLock="1"/>
      </w:r>
      <w:r>
        <w:rPr>
          <w:noProof/>
        </w:rPr>
        <w:instrText xml:space="preserve"> PAGEREF _Toc187239711 \h </w:instrText>
      </w:r>
      <w:r>
        <w:rPr>
          <w:noProof/>
        </w:rPr>
      </w:r>
      <w:r>
        <w:rPr>
          <w:noProof/>
        </w:rPr>
        <w:fldChar w:fldCharType="separate"/>
      </w:r>
      <w:r>
        <w:rPr>
          <w:noProof/>
        </w:rPr>
        <w:t>24</w:t>
      </w:r>
      <w:r>
        <w:rPr>
          <w:noProof/>
        </w:rPr>
        <w:fldChar w:fldCharType="end"/>
      </w:r>
    </w:p>
    <w:p w14:paraId="4836ADE6" w14:textId="77777777" w:rsidR="007B2587" w:rsidRPr="00354873" w:rsidRDefault="007B2587">
      <w:pPr>
        <w:pStyle w:val="TOC3"/>
        <w:rPr>
          <w:rFonts w:ascii="Calibri" w:hAnsi="Calibri"/>
          <w:noProof/>
          <w:kern w:val="2"/>
          <w:sz w:val="22"/>
          <w:szCs w:val="22"/>
          <w:lang w:eastAsia="en-GB"/>
        </w:rPr>
      </w:pPr>
      <w:r>
        <w:rPr>
          <w:noProof/>
        </w:rPr>
        <w:t>4.3.4</w:t>
      </w:r>
      <w:r w:rsidRPr="00354873">
        <w:rPr>
          <w:rFonts w:ascii="Calibri" w:hAnsi="Calibri"/>
          <w:noProof/>
          <w:kern w:val="2"/>
          <w:sz w:val="22"/>
          <w:szCs w:val="22"/>
          <w:lang w:eastAsia="en-GB"/>
        </w:rPr>
        <w:tab/>
      </w:r>
      <w:r>
        <w:rPr>
          <w:noProof/>
        </w:rPr>
        <w:t>Web Servers</w:t>
      </w:r>
      <w:r>
        <w:rPr>
          <w:noProof/>
        </w:rPr>
        <w:tab/>
      </w:r>
      <w:r>
        <w:rPr>
          <w:noProof/>
        </w:rPr>
        <w:fldChar w:fldCharType="begin" w:fldLock="1"/>
      </w:r>
      <w:r>
        <w:rPr>
          <w:noProof/>
        </w:rPr>
        <w:instrText xml:space="preserve"> PAGEREF _Toc187239712 \h </w:instrText>
      </w:r>
      <w:r>
        <w:rPr>
          <w:noProof/>
        </w:rPr>
      </w:r>
      <w:r>
        <w:rPr>
          <w:noProof/>
        </w:rPr>
        <w:fldChar w:fldCharType="separate"/>
      </w:r>
      <w:r>
        <w:rPr>
          <w:noProof/>
        </w:rPr>
        <w:t>24</w:t>
      </w:r>
      <w:r>
        <w:rPr>
          <w:noProof/>
        </w:rPr>
        <w:fldChar w:fldCharType="end"/>
      </w:r>
    </w:p>
    <w:p w14:paraId="74BA3195" w14:textId="77777777" w:rsidR="007B2587" w:rsidRPr="00354873" w:rsidRDefault="007B2587">
      <w:pPr>
        <w:pStyle w:val="TOC3"/>
        <w:rPr>
          <w:rFonts w:ascii="Calibri" w:hAnsi="Calibri"/>
          <w:noProof/>
          <w:kern w:val="2"/>
          <w:sz w:val="22"/>
          <w:szCs w:val="22"/>
          <w:lang w:eastAsia="en-GB"/>
        </w:rPr>
      </w:pPr>
      <w:r>
        <w:rPr>
          <w:noProof/>
        </w:rPr>
        <w:t>4.3.5</w:t>
      </w:r>
      <w:r w:rsidRPr="00354873">
        <w:rPr>
          <w:rFonts w:ascii="Calibri" w:hAnsi="Calibri"/>
          <w:noProof/>
          <w:kern w:val="2"/>
          <w:sz w:val="22"/>
          <w:szCs w:val="22"/>
          <w:lang w:eastAsia="en-GB"/>
        </w:rPr>
        <w:tab/>
      </w:r>
      <w:r>
        <w:rPr>
          <w:noProof/>
        </w:rPr>
        <w:t>Network Devices</w:t>
      </w:r>
      <w:r>
        <w:rPr>
          <w:noProof/>
        </w:rPr>
        <w:tab/>
      </w:r>
      <w:r>
        <w:rPr>
          <w:noProof/>
        </w:rPr>
        <w:fldChar w:fldCharType="begin" w:fldLock="1"/>
      </w:r>
      <w:r>
        <w:rPr>
          <w:noProof/>
        </w:rPr>
        <w:instrText xml:space="preserve"> PAGEREF _Toc187239713 \h </w:instrText>
      </w:r>
      <w:r>
        <w:rPr>
          <w:noProof/>
        </w:rPr>
      </w:r>
      <w:r>
        <w:rPr>
          <w:noProof/>
        </w:rPr>
        <w:fldChar w:fldCharType="separate"/>
      </w:r>
      <w:r>
        <w:rPr>
          <w:noProof/>
        </w:rPr>
        <w:t>24</w:t>
      </w:r>
      <w:r>
        <w:rPr>
          <w:noProof/>
        </w:rPr>
        <w:fldChar w:fldCharType="end"/>
      </w:r>
    </w:p>
    <w:p w14:paraId="260D29F3" w14:textId="77777777" w:rsidR="007B2587" w:rsidRPr="00354873" w:rsidRDefault="007B2587">
      <w:pPr>
        <w:pStyle w:val="TOC3"/>
        <w:rPr>
          <w:rFonts w:ascii="Calibri" w:hAnsi="Calibri"/>
          <w:noProof/>
          <w:kern w:val="2"/>
          <w:sz w:val="22"/>
          <w:szCs w:val="22"/>
          <w:lang w:eastAsia="en-GB"/>
        </w:rPr>
      </w:pPr>
      <w:r>
        <w:rPr>
          <w:noProof/>
        </w:rPr>
        <w:t>4.</w:t>
      </w:r>
      <w:r>
        <w:rPr>
          <w:noProof/>
          <w:lang w:eastAsia="zh-CN"/>
        </w:rPr>
        <w:t>3</w:t>
      </w:r>
      <w:r>
        <w:rPr>
          <w:noProof/>
        </w:rPr>
        <w:t>.</w:t>
      </w:r>
      <w:r>
        <w:rPr>
          <w:noProof/>
          <w:lang w:eastAsia="zh-CN"/>
        </w:rPr>
        <w:t>6</w:t>
      </w:r>
      <w:r w:rsidRPr="00354873">
        <w:rPr>
          <w:rFonts w:ascii="Calibri" w:hAnsi="Calibri"/>
          <w:noProof/>
          <w:kern w:val="2"/>
          <w:sz w:val="22"/>
          <w:szCs w:val="22"/>
          <w:lang w:eastAsia="en-GB"/>
        </w:rPr>
        <w:tab/>
      </w:r>
      <w:r>
        <w:rPr>
          <w:noProof/>
        </w:rPr>
        <w:t>Network Functions in service-based architecture</w:t>
      </w:r>
      <w:r>
        <w:rPr>
          <w:noProof/>
        </w:rPr>
        <w:tab/>
      </w:r>
      <w:r>
        <w:rPr>
          <w:noProof/>
        </w:rPr>
        <w:fldChar w:fldCharType="begin" w:fldLock="1"/>
      </w:r>
      <w:r>
        <w:rPr>
          <w:noProof/>
        </w:rPr>
        <w:instrText xml:space="preserve"> PAGEREF _Toc187239714 \h </w:instrText>
      </w:r>
      <w:r>
        <w:rPr>
          <w:noProof/>
        </w:rPr>
      </w:r>
      <w:r>
        <w:rPr>
          <w:noProof/>
        </w:rPr>
        <w:fldChar w:fldCharType="separate"/>
      </w:r>
      <w:r>
        <w:rPr>
          <w:noProof/>
        </w:rPr>
        <w:t>24</w:t>
      </w:r>
      <w:r>
        <w:rPr>
          <w:noProof/>
        </w:rPr>
        <w:fldChar w:fldCharType="end"/>
      </w:r>
    </w:p>
    <w:p w14:paraId="620F1CD4" w14:textId="77777777" w:rsidR="007B2587" w:rsidRPr="00354873" w:rsidRDefault="007B2587">
      <w:pPr>
        <w:pStyle w:val="TOC2"/>
        <w:rPr>
          <w:rFonts w:ascii="Calibri" w:hAnsi="Calibri"/>
          <w:noProof/>
          <w:kern w:val="2"/>
          <w:sz w:val="22"/>
          <w:szCs w:val="22"/>
          <w:lang w:eastAsia="en-GB"/>
        </w:rPr>
      </w:pPr>
      <w:r>
        <w:rPr>
          <w:noProof/>
        </w:rPr>
        <w:t>4.4</w:t>
      </w:r>
      <w:r w:rsidRPr="00354873">
        <w:rPr>
          <w:rFonts w:ascii="Calibri" w:hAnsi="Calibri"/>
          <w:noProof/>
          <w:kern w:val="2"/>
          <w:sz w:val="22"/>
          <w:szCs w:val="22"/>
          <w:lang w:eastAsia="en-GB"/>
        </w:rPr>
        <w:tab/>
      </w:r>
      <w:r>
        <w:rPr>
          <w:noProof/>
          <w:lang w:eastAsia="zh-CN"/>
        </w:rPr>
        <w:t>gNodeB</w:t>
      </w:r>
      <w:r>
        <w:rPr>
          <w:noProof/>
        </w:rPr>
        <w:t>-specific adaptations of basic vulnerability testing requirements and related test cases</w:t>
      </w:r>
      <w:r>
        <w:rPr>
          <w:noProof/>
        </w:rPr>
        <w:tab/>
      </w:r>
      <w:r>
        <w:rPr>
          <w:noProof/>
        </w:rPr>
        <w:fldChar w:fldCharType="begin" w:fldLock="1"/>
      </w:r>
      <w:r>
        <w:rPr>
          <w:noProof/>
        </w:rPr>
        <w:instrText xml:space="preserve"> PAGEREF _Toc187239715 \h </w:instrText>
      </w:r>
      <w:r>
        <w:rPr>
          <w:noProof/>
        </w:rPr>
      </w:r>
      <w:r>
        <w:rPr>
          <w:noProof/>
        </w:rPr>
        <w:fldChar w:fldCharType="separate"/>
      </w:r>
      <w:r>
        <w:rPr>
          <w:noProof/>
        </w:rPr>
        <w:t>24</w:t>
      </w:r>
      <w:r>
        <w:rPr>
          <w:noProof/>
        </w:rPr>
        <w:fldChar w:fldCharType="end"/>
      </w:r>
    </w:p>
    <w:p w14:paraId="78D1CAC7" w14:textId="77777777" w:rsidR="007B2587" w:rsidRPr="00354873" w:rsidRDefault="007B2587">
      <w:pPr>
        <w:pStyle w:val="TOC2"/>
        <w:rPr>
          <w:rFonts w:ascii="Calibri" w:hAnsi="Calibri"/>
          <w:noProof/>
          <w:kern w:val="2"/>
          <w:sz w:val="22"/>
          <w:szCs w:val="22"/>
          <w:lang w:eastAsia="en-GB"/>
        </w:rPr>
      </w:pPr>
      <w:r w:rsidRPr="009407A6">
        <w:rPr>
          <w:rFonts w:eastAsia="MS Mincho"/>
          <w:noProof/>
        </w:rPr>
        <w:t>4.4.1</w:t>
      </w:r>
      <w:r w:rsidRPr="00354873">
        <w:rPr>
          <w:rFonts w:ascii="Calibri" w:hAnsi="Calibri"/>
          <w:noProof/>
          <w:kern w:val="2"/>
          <w:sz w:val="22"/>
          <w:szCs w:val="22"/>
          <w:lang w:eastAsia="en-GB"/>
        </w:rPr>
        <w:tab/>
      </w:r>
      <w:r w:rsidRPr="009407A6">
        <w:rPr>
          <w:rFonts w:eastAsia="MS Mincho"/>
          <w:noProof/>
        </w:rPr>
        <w:t>Introduction</w:t>
      </w:r>
      <w:r>
        <w:rPr>
          <w:noProof/>
        </w:rPr>
        <w:tab/>
      </w:r>
      <w:r>
        <w:rPr>
          <w:noProof/>
        </w:rPr>
        <w:fldChar w:fldCharType="begin" w:fldLock="1"/>
      </w:r>
      <w:r>
        <w:rPr>
          <w:noProof/>
        </w:rPr>
        <w:instrText xml:space="preserve"> PAGEREF _Toc187239716 \h </w:instrText>
      </w:r>
      <w:r>
        <w:rPr>
          <w:noProof/>
        </w:rPr>
      </w:r>
      <w:r>
        <w:rPr>
          <w:noProof/>
        </w:rPr>
        <w:fldChar w:fldCharType="separate"/>
      </w:r>
      <w:r>
        <w:rPr>
          <w:noProof/>
        </w:rPr>
        <w:t>24</w:t>
      </w:r>
      <w:r>
        <w:rPr>
          <w:noProof/>
        </w:rPr>
        <w:fldChar w:fldCharType="end"/>
      </w:r>
    </w:p>
    <w:p w14:paraId="235D255D" w14:textId="77777777" w:rsidR="007B2587" w:rsidRPr="00354873" w:rsidRDefault="007B2587">
      <w:pPr>
        <w:pStyle w:val="TOC3"/>
        <w:rPr>
          <w:rFonts w:ascii="Calibri" w:hAnsi="Calibri"/>
          <w:noProof/>
          <w:kern w:val="2"/>
          <w:sz w:val="22"/>
          <w:szCs w:val="22"/>
          <w:lang w:eastAsia="en-GB"/>
        </w:rPr>
      </w:pPr>
      <w:r w:rsidRPr="009407A6">
        <w:rPr>
          <w:rFonts w:eastAsia="MS Mincho"/>
          <w:noProof/>
        </w:rPr>
        <w:t>4.4.2</w:t>
      </w:r>
      <w:r w:rsidRPr="00354873">
        <w:rPr>
          <w:rFonts w:ascii="Calibri" w:hAnsi="Calibri"/>
          <w:noProof/>
          <w:kern w:val="2"/>
          <w:sz w:val="22"/>
          <w:szCs w:val="22"/>
          <w:lang w:eastAsia="en-GB"/>
        </w:rPr>
        <w:tab/>
      </w:r>
      <w:r w:rsidRPr="009407A6">
        <w:rPr>
          <w:rFonts w:eastAsia="MS Mincho"/>
          <w:noProof/>
          <w:lang w:eastAsia="zh-CN"/>
        </w:rPr>
        <w:t>Port Scanning</w:t>
      </w:r>
      <w:r>
        <w:rPr>
          <w:noProof/>
        </w:rPr>
        <w:tab/>
      </w:r>
      <w:r>
        <w:rPr>
          <w:noProof/>
        </w:rPr>
        <w:fldChar w:fldCharType="begin" w:fldLock="1"/>
      </w:r>
      <w:r>
        <w:rPr>
          <w:noProof/>
        </w:rPr>
        <w:instrText xml:space="preserve"> PAGEREF _Toc187239717 \h </w:instrText>
      </w:r>
      <w:r>
        <w:rPr>
          <w:noProof/>
        </w:rPr>
      </w:r>
      <w:r>
        <w:rPr>
          <w:noProof/>
        </w:rPr>
        <w:fldChar w:fldCharType="separate"/>
      </w:r>
      <w:r>
        <w:rPr>
          <w:noProof/>
        </w:rPr>
        <w:t>25</w:t>
      </w:r>
      <w:r>
        <w:rPr>
          <w:noProof/>
        </w:rPr>
        <w:fldChar w:fldCharType="end"/>
      </w:r>
    </w:p>
    <w:p w14:paraId="476F1802" w14:textId="77777777" w:rsidR="007B2587" w:rsidRPr="00354873" w:rsidRDefault="007B2587">
      <w:pPr>
        <w:pStyle w:val="TOC3"/>
        <w:rPr>
          <w:rFonts w:ascii="Calibri" w:hAnsi="Calibri"/>
          <w:noProof/>
          <w:kern w:val="2"/>
          <w:sz w:val="22"/>
          <w:szCs w:val="22"/>
          <w:lang w:eastAsia="en-GB"/>
        </w:rPr>
      </w:pPr>
      <w:r w:rsidRPr="009407A6">
        <w:rPr>
          <w:rFonts w:eastAsia="MS Mincho"/>
          <w:noProof/>
        </w:rPr>
        <w:t>4.4.3</w:t>
      </w:r>
      <w:r w:rsidRPr="00354873">
        <w:rPr>
          <w:rFonts w:ascii="Calibri" w:hAnsi="Calibri"/>
          <w:noProof/>
          <w:kern w:val="2"/>
          <w:sz w:val="22"/>
          <w:szCs w:val="22"/>
          <w:lang w:eastAsia="en-GB"/>
        </w:rPr>
        <w:tab/>
      </w:r>
      <w:r w:rsidRPr="009407A6">
        <w:rPr>
          <w:rFonts w:eastAsia="MS Mincho"/>
          <w:noProof/>
          <w:lang w:eastAsia="zh-CN"/>
        </w:rPr>
        <w:t>Vulnerability scanning</w:t>
      </w:r>
      <w:r>
        <w:rPr>
          <w:noProof/>
        </w:rPr>
        <w:tab/>
      </w:r>
      <w:r>
        <w:rPr>
          <w:noProof/>
        </w:rPr>
        <w:fldChar w:fldCharType="begin" w:fldLock="1"/>
      </w:r>
      <w:r>
        <w:rPr>
          <w:noProof/>
        </w:rPr>
        <w:instrText xml:space="preserve"> PAGEREF _Toc187239718 \h </w:instrText>
      </w:r>
      <w:r>
        <w:rPr>
          <w:noProof/>
        </w:rPr>
      </w:r>
      <w:r>
        <w:rPr>
          <w:noProof/>
        </w:rPr>
        <w:fldChar w:fldCharType="separate"/>
      </w:r>
      <w:r>
        <w:rPr>
          <w:noProof/>
        </w:rPr>
        <w:t>25</w:t>
      </w:r>
      <w:r>
        <w:rPr>
          <w:noProof/>
        </w:rPr>
        <w:fldChar w:fldCharType="end"/>
      </w:r>
    </w:p>
    <w:p w14:paraId="0BF8D98D" w14:textId="77777777" w:rsidR="007B2587" w:rsidRPr="00354873" w:rsidRDefault="007B2587">
      <w:pPr>
        <w:pStyle w:val="TOC3"/>
        <w:rPr>
          <w:rFonts w:ascii="Calibri" w:hAnsi="Calibri"/>
          <w:noProof/>
          <w:kern w:val="2"/>
          <w:sz w:val="22"/>
          <w:szCs w:val="22"/>
          <w:lang w:eastAsia="en-GB"/>
        </w:rPr>
      </w:pPr>
      <w:r w:rsidRPr="009407A6">
        <w:rPr>
          <w:rFonts w:eastAsia="MS Mincho"/>
          <w:noProof/>
        </w:rPr>
        <w:t>4.4.4</w:t>
      </w:r>
      <w:r w:rsidRPr="00354873">
        <w:rPr>
          <w:rFonts w:ascii="Calibri" w:hAnsi="Calibri"/>
          <w:noProof/>
          <w:kern w:val="2"/>
          <w:sz w:val="22"/>
          <w:szCs w:val="22"/>
          <w:lang w:eastAsia="en-GB"/>
        </w:rPr>
        <w:tab/>
      </w:r>
      <w:r w:rsidRPr="009407A6">
        <w:rPr>
          <w:rFonts w:eastAsia="MS Mincho"/>
          <w:noProof/>
        </w:rPr>
        <w:t>Robustness and fuzz testing</w:t>
      </w:r>
      <w:r>
        <w:rPr>
          <w:noProof/>
        </w:rPr>
        <w:tab/>
      </w:r>
      <w:r>
        <w:rPr>
          <w:noProof/>
        </w:rPr>
        <w:fldChar w:fldCharType="begin" w:fldLock="1"/>
      </w:r>
      <w:r>
        <w:rPr>
          <w:noProof/>
        </w:rPr>
        <w:instrText xml:space="preserve"> PAGEREF _Toc187239719 \h </w:instrText>
      </w:r>
      <w:r>
        <w:rPr>
          <w:noProof/>
        </w:rPr>
      </w:r>
      <w:r>
        <w:rPr>
          <w:noProof/>
        </w:rPr>
        <w:fldChar w:fldCharType="separate"/>
      </w:r>
      <w:r>
        <w:rPr>
          <w:noProof/>
        </w:rPr>
        <w:t>25</w:t>
      </w:r>
      <w:r>
        <w:rPr>
          <w:noProof/>
        </w:rPr>
        <w:fldChar w:fldCharType="end"/>
      </w:r>
    </w:p>
    <w:p w14:paraId="64BE9B03" w14:textId="77777777" w:rsidR="007B2587" w:rsidRPr="00354873" w:rsidRDefault="007B2587" w:rsidP="007B2587">
      <w:pPr>
        <w:pStyle w:val="TOC8"/>
        <w:rPr>
          <w:rFonts w:ascii="Calibri" w:hAnsi="Calibri"/>
          <w:b w:val="0"/>
          <w:noProof/>
          <w:kern w:val="2"/>
          <w:szCs w:val="22"/>
          <w:lang w:eastAsia="en-GB"/>
        </w:rPr>
      </w:pPr>
      <w:r>
        <w:rPr>
          <w:noProof/>
        </w:rPr>
        <w:t>Annex A (informative):</w:t>
      </w:r>
      <w:r>
        <w:rPr>
          <w:noProof/>
        </w:rPr>
        <w:tab/>
        <w:t>Change history</w:t>
      </w:r>
      <w:r>
        <w:rPr>
          <w:noProof/>
        </w:rPr>
        <w:tab/>
      </w:r>
      <w:r>
        <w:rPr>
          <w:noProof/>
        </w:rPr>
        <w:fldChar w:fldCharType="begin" w:fldLock="1"/>
      </w:r>
      <w:r>
        <w:rPr>
          <w:noProof/>
        </w:rPr>
        <w:instrText xml:space="preserve"> PAGEREF _Toc187239720 \h </w:instrText>
      </w:r>
      <w:r>
        <w:rPr>
          <w:noProof/>
        </w:rPr>
      </w:r>
      <w:r>
        <w:rPr>
          <w:noProof/>
        </w:rPr>
        <w:fldChar w:fldCharType="separate"/>
      </w:r>
      <w:r>
        <w:rPr>
          <w:noProof/>
        </w:rPr>
        <w:t>26</w:t>
      </w:r>
      <w:r>
        <w:rPr>
          <w:noProof/>
        </w:rPr>
        <w:fldChar w:fldCharType="end"/>
      </w:r>
    </w:p>
    <w:p w14:paraId="7F4DA30B" w14:textId="77777777" w:rsidR="000A5592" w:rsidRPr="00A94455" w:rsidRDefault="00FE1586" w:rsidP="000A5592">
      <w:r>
        <w:rPr>
          <w:sz w:val="22"/>
        </w:rPr>
        <w:fldChar w:fldCharType="end"/>
      </w:r>
    </w:p>
    <w:p w14:paraId="6074DED8" w14:textId="77777777" w:rsidR="000A5592" w:rsidRPr="00A94455" w:rsidRDefault="000A5592" w:rsidP="000A5592">
      <w:pPr>
        <w:pStyle w:val="Heading1"/>
      </w:pPr>
      <w:r w:rsidRPr="00A94455">
        <w:br w:type="page"/>
      </w:r>
      <w:bookmarkStart w:id="4" w:name="_Toc19696850"/>
      <w:bookmarkStart w:id="5" w:name="_Toc26876844"/>
      <w:bookmarkStart w:id="6" w:name="_Toc35529474"/>
      <w:bookmarkStart w:id="7" w:name="_Toc35529564"/>
      <w:bookmarkStart w:id="8" w:name="_Toc187239650"/>
      <w:r w:rsidRPr="00A94455">
        <w:t>Foreword</w:t>
      </w:r>
      <w:bookmarkEnd w:id="4"/>
      <w:bookmarkEnd w:id="5"/>
      <w:bookmarkEnd w:id="6"/>
      <w:bookmarkEnd w:id="7"/>
      <w:bookmarkEnd w:id="8"/>
    </w:p>
    <w:p w14:paraId="7E95FC6D" w14:textId="77777777" w:rsidR="000A5592" w:rsidRPr="00A94455" w:rsidRDefault="000A5592" w:rsidP="000A5592">
      <w:r w:rsidRPr="00A94455">
        <w:t>This Technical Specification has been produced by the 3rd Generation Partnership Project (3GPP).</w:t>
      </w:r>
    </w:p>
    <w:p w14:paraId="5B01DA61" w14:textId="77777777" w:rsidR="000A5592" w:rsidRPr="00A94455" w:rsidRDefault="000A5592" w:rsidP="000A5592">
      <w:r w:rsidRPr="00A94455">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14:paraId="7123B3F2" w14:textId="77777777" w:rsidR="000A5592" w:rsidRPr="00A94455" w:rsidRDefault="000A5592" w:rsidP="000A5592">
      <w:pPr>
        <w:pStyle w:val="B10"/>
      </w:pPr>
      <w:r w:rsidRPr="00A94455">
        <w:t>Version x.y.z</w:t>
      </w:r>
    </w:p>
    <w:p w14:paraId="01BB3CA9" w14:textId="77777777" w:rsidR="000A5592" w:rsidRPr="00A94455" w:rsidRDefault="000A5592" w:rsidP="000A5592">
      <w:pPr>
        <w:pStyle w:val="B10"/>
      </w:pPr>
      <w:r w:rsidRPr="00A94455">
        <w:t>where:</w:t>
      </w:r>
    </w:p>
    <w:p w14:paraId="0712C8AF" w14:textId="77777777" w:rsidR="000A5592" w:rsidRPr="00A94455" w:rsidRDefault="000A5592" w:rsidP="000A5592">
      <w:pPr>
        <w:pStyle w:val="B2"/>
      </w:pPr>
      <w:r w:rsidRPr="00A94455">
        <w:t>x</w:t>
      </w:r>
      <w:r w:rsidRPr="00A94455">
        <w:tab/>
        <w:t>the first digit:</w:t>
      </w:r>
    </w:p>
    <w:p w14:paraId="76A99845" w14:textId="77777777" w:rsidR="000A5592" w:rsidRPr="00A94455" w:rsidRDefault="000A5592" w:rsidP="000A5592">
      <w:pPr>
        <w:pStyle w:val="B3"/>
      </w:pPr>
      <w:r w:rsidRPr="00A94455">
        <w:t>1</w:t>
      </w:r>
      <w:r w:rsidRPr="00A94455">
        <w:tab/>
        <w:t>presented to TSG for information;</w:t>
      </w:r>
    </w:p>
    <w:p w14:paraId="634396D3" w14:textId="77777777" w:rsidR="000A5592" w:rsidRPr="00A94455" w:rsidRDefault="000A5592" w:rsidP="000A5592">
      <w:pPr>
        <w:pStyle w:val="B3"/>
      </w:pPr>
      <w:r w:rsidRPr="00A94455">
        <w:t>2</w:t>
      </w:r>
      <w:r w:rsidRPr="00A94455">
        <w:tab/>
        <w:t>presented to TSG for approval;</w:t>
      </w:r>
    </w:p>
    <w:p w14:paraId="32FE12D1" w14:textId="77777777" w:rsidR="000A5592" w:rsidRPr="00A94455" w:rsidRDefault="000A5592" w:rsidP="000A5592">
      <w:pPr>
        <w:pStyle w:val="B3"/>
      </w:pPr>
      <w:r w:rsidRPr="00A94455">
        <w:t>3</w:t>
      </w:r>
      <w:r w:rsidRPr="00A94455">
        <w:tab/>
        <w:t>or greater indicates TSG approved document under change control.</w:t>
      </w:r>
    </w:p>
    <w:p w14:paraId="5824A08F" w14:textId="77777777" w:rsidR="000A5592" w:rsidRPr="00A94455" w:rsidRDefault="000A5592" w:rsidP="000A5592">
      <w:pPr>
        <w:pStyle w:val="B2"/>
      </w:pPr>
      <w:r w:rsidRPr="00A94455">
        <w:t>y</w:t>
      </w:r>
      <w:r w:rsidRPr="00A94455">
        <w:tab/>
        <w:t>the second digit is incremented for all changes of substance, i.e. technical enhancements, corrections, updates, etc.</w:t>
      </w:r>
    </w:p>
    <w:p w14:paraId="1030767A" w14:textId="77777777" w:rsidR="000A5592" w:rsidRPr="00A94455" w:rsidRDefault="000A5592" w:rsidP="000A5592">
      <w:pPr>
        <w:pStyle w:val="B2"/>
      </w:pPr>
      <w:r w:rsidRPr="00A94455">
        <w:t>z</w:t>
      </w:r>
      <w:r w:rsidRPr="00A94455">
        <w:tab/>
        <w:t>the third digit is incremented when editorial only changes have been incorporated in the document.</w:t>
      </w:r>
    </w:p>
    <w:p w14:paraId="2E3DE8B5" w14:textId="77777777" w:rsidR="000A5592" w:rsidRPr="00A94455" w:rsidRDefault="000A5592" w:rsidP="000A5592">
      <w:pPr>
        <w:pStyle w:val="B2"/>
      </w:pPr>
      <w:r w:rsidRPr="00A94455">
        <w:br w:type="page"/>
      </w:r>
    </w:p>
    <w:p w14:paraId="18153F0C" w14:textId="77777777" w:rsidR="000A5592" w:rsidRPr="00A94455" w:rsidRDefault="000A5592" w:rsidP="000A5592">
      <w:pPr>
        <w:pStyle w:val="Heading1"/>
      </w:pPr>
      <w:bookmarkStart w:id="9" w:name="_Toc19696851"/>
      <w:bookmarkStart w:id="10" w:name="_Toc26876845"/>
      <w:bookmarkStart w:id="11" w:name="_Toc35529475"/>
      <w:bookmarkStart w:id="12" w:name="_Toc35529565"/>
      <w:bookmarkStart w:id="13" w:name="_Toc187239651"/>
      <w:bookmarkStart w:id="14" w:name="historyclause"/>
      <w:r w:rsidRPr="00A94455">
        <w:t>1</w:t>
      </w:r>
      <w:r w:rsidRPr="00A94455">
        <w:tab/>
        <w:t>Scope</w:t>
      </w:r>
      <w:bookmarkEnd w:id="9"/>
      <w:bookmarkEnd w:id="10"/>
      <w:bookmarkEnd w:id="11"/>
      <w:bookmarkEnd w:id="12"/>
      <w:bookmarkEnd w:id="13"/>
    </w:p>
    <w:p w14:paraId="02207A4B" w14:textId="77777777" w:rsidR="000A5592" w:rsidRDefault="000A5592" w:rsidP="000A5592">
      <w:pPr>
        <w:rPr>
          <w:lang w:eastAsia="zh-CN"/>
        </w:rPr>
      </w:pPr>
      <w:r w:rsidRPr="00A94455">
        <w:rPr>
          <w:lang w:eastAsia="zh-CN"/>
        </w:rPr>
        <w:t>The present document contains objectives, requirements and test cases that are specific to the gNB network product class. It refers to the Catalogue of General Security Assurance Requirements and formulates specific adaptions of the requirements and test cases given there, as well as specifying requirements and test cases unique to the gNB network product class.</w:t>
      </w:r>
    </w:p>
    <w:p w14:paraId="330034F0" w14:textId="77777777" w:rsidR="00D3276A" w:rsidRPr="00D3276A" w:rsidRDefault="00D3276A" w:rsidP="00D3276A">
      <w:pPr>
        <w:pStyle w:val="NO"/>
        <w:rPr>
          <w:b/>
          <w:bCs/>
          <w:lang w:eastAsia="zh-CN"/>
        </w:rPr>
      </w:pPr>
      <w:r>
        <w:rPr>
          <w:lang w:eastAsia="zh-CN"/>
        </w:rPr>
        <w:t>NOTE:</w:t>
      </w:r>
      <w:r>
        <w:rPr>
          <w:lang w:eastAsia="zh-CN"/>
        </w:rPr>
        <w:tab/>
        <w:t>Test cases for the split gNB product classes are specified in TS 33.523 [9].</w:t>
      </w:r>
    </w:p>
    <w:p w14:paraId="29FB9CAE" w14:textId="77777777" w:rsidR="000A5592" w:rsidRDefault="000A5592" w:rsidP="000A5592">
      <w:pPr>
        <w:pStyle w:val="Heading1"/>
      </w:pPr>
      <w:bookmarkStart w:id="15" w:name="_Toc19696852"/>
      <w:bookmarkStart w:id="16" w:name="_Toc26876846"/>
      <w:bookmarkStart w:id="17" w:name="_Toc35529476"/>
      <w:bookmarkStart w:id="18" w:name="_Toc35529566"/>
      <w:bookmarkStart w:id="19" w:name="_Toc187239652"/>
      <w:r w:rsidRPr="00A94455">
        <w:t>2</w:t>
      </w:r>
      <w:r w:rsidRPr="00A94455">
        <w:tab/>
        <w:t>References</w:t>
      </w:r>
      <w:bookmarkEnd w:id="15"/>
      <w:bookmarkEnd w:id="16"/>
      <w:bookmarkEnd w:id="17"/>
      <w:bookmarkEnd w:id="18"/>
      <w:bookmarkEnd w:id="19"/>
    </w:p>
    <w:p w14:paraId="34B68040" w14:textId="77777777" w:rsidR="00C004AE" w:rsidRPr="004D3578" w:rsidRDefault="00C004AE" w:rsidP="00C004AE">
      <w:r w:rsidRPr="004D3578">
        <w:t>The following documents contain provisions which, through reference in this text, constitute provisions of the present document.</w:t>
      </w:r>
    </w:p>
    <w:p w14:paraId="5862E433" w14:textId="77777777" w:rsidR="00C004AE" w:rsidRPr="004D3578" w:rsidRDefault="00C004AE" w:rsidP="00C004AE">
      <w:pPr>
        <w:pStyle w:val="B10"/>
      </w:pPr>
      <w:r>
        <w:t>-</w:t>
      </w:r>
      <w:r>
        <w:tab/>
      </w:r>
      <w:r w:rsidRPr="004D3578">
        <w:t>References are either specific (identified by date of publication, edition number, version number, etc.) or non</w:t>
      </w:r>
      <w:r w:rsidRPr="004D3578">
        <w:noBreakHyphen/>
        <w:t>specific.</w:t>
      </w:r>
    </w:p>
    <w:p w14:paraId="64D96745" w14:textId="77777777" w:rsidR="00C004AE" w:rsidRPr="004D3578" w:rsidRDefault="00C004AE" w:rsidP="00C004AE">
      <w:pPr>
        <w:pStyle w:val="B10"/>
      </w:pPr>
      <w:r>
        <w:t>-</w:t>
      </w:r>
      <w:r>
        <w:tab/>
      </w:r>
      <w:r w:rsidRPr="004D3578">
        <w:t>For a specific reference, subsequent revisions do not apply.</w:t>
      </w:r>
    </w:p>
    <w:p w14:paraId="035BADBE" w14:textId="77777777" w:rsidR="00C004AE" w:rsidRPr="00C004AE" w:rsidRDefault="00C004AE" w:rsidP="00165841">
      <w:pPr>
        <w:pStyle w:val="B10"/>
      </w:pPr>
      <w:r>
        <w:t>-</w:t>
      </w:r>
      <w:r>
        <w:tab/>
      </w:r>
      <w:r w:rsidRPr="004D3578">
        <w:t>For a non-specific reference, the latest version applies. In the case of a reference to a 3GPP document (including a GSM document), a non-specific reference implicitly refers to the latest version of that document</w:t>
      </w:r>
      <w:r w:rsidRPr="004D3578">
        <w:rPr>
          <w:i/>
        </w:rPr>
        <w:t xml:space="preserve"> in the same Release as the present document</w:t>
      </w:r>
      <w:r w:rsidRPr="004D3578">
        <w:t>.</w:t>
      </w:r>
    </w:p>
    <w:p w14:paraId="6F25062C" w14:textId="77777777" w:rsidR="00C004AE" w:rsidRPr="004D3578" w:rsidRDefault="00C004AE" w:rsidP="00C004AE">
      <w:pPr>
        <w:pStyle w:val="EX"/>
      </w:pPr>
      <w:r w:rsidRPr="004D3578">
        <w:t>[1]</w:t>
      </w:r>
      <w:r w:rsidRPr="004D3578">
        <w:tab/>
        <w:t>3GPP TR 21.905: "Vocabulary for 3GPP Specifications".</w:t>
      </w:r>
    </w:p>
    <w:p w14:paraId="7A6AB001" w14:textId="77777777" w:rsidR="003D6A26" w:rsidRPr="00A94455" w:rsidRDefault="003D6A26" w:rsidP="00C004AE">
      <w:pPr>
        <w:pStyle w:val="EX"/>
      </w:pPr>
      <w:r w:rsidRPr="00A94455">
        <w:t>[</w:t>
      </w:r>
      <w:r w:rsidR="00C004AE">
        <w:t>2</w:t>
      </w:r>
      <w:r w:rsidRPr="00A94455">
        <w:t>]</w:t>
      </w:r>
      <w:r w:rsidRPr="00A94455">
        <w:tab/>
        <w:t>3GPP TS 33.501</w:t>
      </w:r>
      <w:r w:rsidR="00303837" w:rsidRPr="00A94455">
        <w:t>:</w:t>
      </w:r>
      <w:r w:rsidRPr="00A94455">
        <w:t xml:space="preserve"> </w:t>
      </w:r>
      <w:r w:rsidR="00303837" w:rsidRPr="00A94455">
        <w:t>"</w:t>
      </w:r>
      <w:r w:rsidRPr="00A94455">
        <w:t>Security architecture and procedures for 5G system</w:t>
      </w:r>
      <w:r w:rsidR="00303837" w:rsidRPr="00A94455">
        <w:t>".</w:t>
      </w:r>
    </w:p>
    <w:p w14:paraId="69EF1776" w14:textId="77777777" w:rsidR="007216D1" w:rsidRPr="00A94455" w:rsidRDefault="00C004AE" w:rsidP="00303837">
      <w:pPr>
        <w:pStyle w:val="EX"/>
      </w:pPr>
      <w:r>
        <w:t>[3]</w:t>
      </w:r>
      <w:r w:rsidR="007216D1" w:rsidRPr="00A94455">
        <w:tab/>
        <w:t>3GPP TS 33.117</w:t>
      </w:r>
      <w:r w:rsidR="00303837" w:rsidRPr="00A94455">
        <w:t>:</w:t>
      </w:r>
      <w:r w:rsidR="007216D1" w:rsidRPr="00A94455">
        <w:t xml:space="preserve"> </w:t>
      </w:r>
      <w:r w:rsidR="00303837" w:rsidRPr="00A94455">
        <w:t>"</w:t>
      </w:r>
      <w:r w:rsidR="007216D1" w:rsidRPr="00A94455">
        <w:t>Catalogue of general security assurance requirements</w:t>
      </w:r>
      <w:r w:rsidR="00303837" w:rsidRPr="00A94455">
        <w:t>".</w:t>
      </w:r>
    </w:p>
    <w:p w14:paraId="146408E0" w14:textId="77777777" w:rsidR="00474B33" w:rsidRPr="00A94455" w:rsidRDefault="00C004AE" w:rsidP="00303837">
      <w:pPr>
        <w:pStyle w:val="EX"/>
      </w:pPr>
      <w:r>
        <w:t>[4]</w:t>
      </w:r>
      <w:r w:rsidR="00474B33" w:rsidRPr="00A94455">
        <w:tab/>
      </w:r>
      <w:r w:rsidR="00CE48EE">
        <w:t>Void</w:t>
      </w:r>
    </w:p>
    <w:p w14:paraId="5CB52847" w14:textId="77777777" w:rsidR="00477174" w:rsidRDefault="00C004AE" w:rsidP="00303837">
      <w:pPr>
        <w:pStyle w:val="EX"/>
      </w:pPr>
      <w:r>
        <w:t>[5]</w:t>
      </w:r>
      <w:r w:rsidR="00477174" w:rsidRPr="00A94455">
        <w:tab/>
        <w:t>3GPP TR 33.926</w:t>
      </w:r>
      <w:r w:rsidR="00303837" w:rsidRPr="00A94455">
        <w:t>:</w:t>
      </w:r>
      <w:r w:rsidR="00477174" w:rsidRPr="00A94455">
        <w:t xml:space="preserve"> </w:t>
      </w:r>
      <w:r w:rsidR="00303837" w:rsidRPr="00A94455">
        <w:t>"</w:t>
      </w:r>
      <w:r w:rsidR="00477174" w:rsidRPr="00A94455">
        <w:t>Security Assurance Specification (SCAS) threats and critical assets in 3GPP network product classes</w:t>
      </w:r>
      <w:r w:rsidR="00303837" w:rsidRPr="00A94455">
        <w:t>".</w:t>
      </w:r>
    </w:p>
    <w:p w14:paraId="2CD720C2" w14:textId="77777777" w:rsidR="00B80B02" w:rsidRDefault="00BB0AC9" w:rsidP="00303837">
      <w:pPr>
        <w:pStyle w:val="EX"/>
      </w:pPr>
      <w:r>
        <w:t>[6]</w:t>
      </w:r>
      <w:r>
        <w:tab/>
        <w:t>3GPP TS 3</w:t>
      </w:r>
      <w:r>
        <w:rPr>
          <w:lang w:eastAsia="zh-CN"/>
        </w:rPr>
        <w:t>8</w:t>
      </w:r>
      <w:r>
        <w:t>.331: "NR; Radio Resource Control (RRC) protocol specification".</w:t>
      </w:r>
    </w:p>
    <w:p w14:paraId="54107AB5" w14:textId="77777777" w:rsidR="00123DEB" w:rsidRDefault="00123DEB" w:rsidP="00123DEB">
      <w:pPr>
        <w:pStyle w:val="EX"/>
      </w:pPr>
      <w:r>
        <w:t>[</w:t>
      </w:r>
      <w:r>
        <w:rPr>
          <w:lang w:eastAsia="zh-CN"/>
        </w:rPr>
        <w:t>7</w:t>
      </w:r>
      <w:r>
        <w:t>]</w:t>
      </w:r>
      <w:r>
        <w:tab/>
        <w:t>3GPP TS 23.501: "System Architecture for 5G System (5GS)".</w:t>
      </w:r>
    </w:p>
    <w:p w14:paraId="17404F7E" w14:textId="77777777" w:rsidR="00123DEB" w:rsidRDefault="00123DEB" w:rsidP="00123DEB">
      <w:pPr>
        <w:pStyle w:val="EX"/>
      </w:pPr>
      <w:r>
        <w:t>[</w:t>
      </w:r>
      <w:r>
        <w:rPr>
          <w:lang w:eastAsia="zh-CN"/>
        </w:rPr>
        <w:t>8</w:t>
      </w:r>
      <w:r>
        <w:t>]</w:t>
      </w:r>
      <w:r>
        <w:tab/>
        <w:t>3GPP TS 38.300: "NR and NG-RAN Overall Description".</w:t>
      </w:r>
    </w:p>
    <w:p w14:paraId="1936512B" w14:textId="77777777" w:rsidR="00D3276A" w:rsidRDefault="00D3276A" w:rsidP="00123DEB">
      <w:pPr>
        <w:pStyle w:val="EX"/>
      </w:pPr>
      <w:r>
        <w:t>[9]</w:t>
      </w:r>
      <w:r>
        <w:tab/>
      </w:r>
      <w:r w:rsidRPr="00551317">
        <w:t xml:space="preserve">3GPP TS </w:t>
      </w:r>
      <w:r>
        <w:t>3</w:t>
      </w:r>
      <w:r w:rsidRPr="00551317">
        <w:t>3.5</w:t>
      </w:r>
      <w:r>
        <w:t>23</w:t>
      </w:r>
      <w:r w:rsidRPr="00551317">
        <w:t>: "</w:t>
      </w:r>
      <w:r>
        <w:t>5G Security Assurance Specification (SCAS); split gNB product classes</w:t>
      </w:r>
      <w:r w:rsidRPr="00521D5F">
        <w:t>".</w:t>
      </w:r>
    </w:p>
    <w:p w14:paraId="53D4A188" w14:textId="77777777" w:rsidR="002805D2" w:rsidRDefault="002805D2" w:rsidP="002805D2">
      <w:pPr>
        <w:pStyle w:val="EX"/>
      </w:pPr>
      <w:r>
        <w:rPr>
          <w:rFonts w:hint="eastAsia"/>
          <w:lang w:eastAsia="zh-CN"/>
        </w:rPr>
        <w:t>[</w:t>
      </w:r>
      <w:r>
        <w:rPr>
          <w:lang w:eastAsia="zh-CN"/>
        </w:rPr>
        <w:t>10]</w:t>
      </w:r>
      <w:r>
        <w:rPr>
          <w:lang w:eastAsia="zh-CN"/>
        </w:rPr>
        <w:tab/>
      </w:r>
      <w:r>
        <w:t>3GPP TS 33.310: "Network Domain Security (NDS); Authentication Framework (AF)".</w:t>
      </w:r>
    </w:p>
    <w:p w14:paraId="1F45C01D" w14:textId="77777777" w:rsidR="002805D2" w:rsidRPr="00A94455" w:rsidRDefault="002805D2" w:rsidP="002805D2">
      <w:pPr>
        <w:pStyle w:val="EX"/>
      </w:pPr>
      <w:r>
        <w:t>[11]</w:t>
      </w:r>
      <w:r>
        <w:tab/>
        <w:t>IETF RFC 4210: "Internet X.509 Public Key Infrastructure Certificate Management Protocol".</w:t>
      </w:r>
    </w:p>
    <w:p w14:paraId="51E7ECFB" w14:textId="77777777" w:rsidR="000A5592" w:rsidRPr="00A94455" w:rsidRDefault="000A5592" w:rsidP="000A5592">
      <w:pPr>
        <w:pStyle w:val="Heading1"/>
      </w:pPr>
      <w:bookmarkStart w:id="20" w:name="_Toc19696853"/>
      <w:bookmarkStart w:id="21" w:name="_Toc26876847"/>
      <w:bookmarkStart w:id="22" w:name="_Toc35529477"/>
      <w:bookmarkStart w:id="23" w:name="_Toc35529567"/>
      <w:bookmarkStart w:id="24" w:name="_Toc187239653"/>
      <w:r w:rsidRPr="00A94455">
        <w:t>3</w:t>
      </w:r>
      <w:r w:rsidRPr="00A94455">
        <w:tab/>
        <w:t>Definitions</w:t>
      </w:r>
      <w:r w:rsidR="00CE0BBA">
        <w:t xml:space="preserve"> of terms</w:t>
      </w:r>
      <w:r w:rsidRPr="00A94455">
        <w:t xml:space="preserve"> and abbreviations</w:t>
      </w:r>
      <w:bookmarkEnd w:id="20"/>
      <w:bookmarkEnd w:id="21"/>
      <w:bookmarkEnd w:id="22"/>
      <w:bookmarkEnd w:id="23"/>
      <w:bookmarkEnd w:id="24"/>
    </w:p>
    <w:p w14:paraId="497B27DC" w14:textId="77777777" w:rsidR="000A5592" w:rsidRPr="00A94455" w:rsidRDefault="000A5592" w:rsidP="000A5592">
      <w:pPr>
        <w:pStyle w:val="Heading2"/>
      </w:pPr>
      <w:bookmarkStart w:id="25" w:name="_Toc19696854"/>
      <w:bookmarkStart w:id="26" w:name="_Toc26876848"/>
      <w:bookmarkStart w:id="27" w:name="_Toc35529478"/>
      <w:bookmarkStart w:id="28" w:name="_Toc35529568"/>
      <w:bookmarkStart w:id="29" w:name="_Toc187239654"/>
      <w:r w:rsidRPr="00A94455">
        <w:t>3.1</w:t>
      </w:r>
      <w:r w:rsidRPr="00A94455">
        <w:tab/>
      </w:r>
      <w:r w:rsidR="00CE0BBA">
        <w:t>Terms</w:t>
      </w:r>
      <w:bookmarkEnd w:id="25"/>
      <w:bookmarkEnd w:id="26"/>
      <w:bookmarkEnd w:id="27"/>
      <w:bookmarkEnd w:id="28"/>
      <w:bookmarkEnd w:id="29"/>
    </w:p>
    <w:p w14:paraId="14B4F220" w14:textId="77777777" w:rsidR="000A5592" w:rsidRPr="00A94455" w:rsidRDefault="000A5592" w:rsidP="00165841">
      <w:r w:rsidRPr="00A94455">
        <w:t xml:space="preserve">For the purposes of the present document, the terms given in </w:t>
      </w:r>
      <w:bookmarkStart w:id="30" w:name="OLE_LINK6"/>
      <w:bookmarkStart w:id="31" w:name="OLE_LINK7"/>
      <w:bookmarkStart w:id="32" w:name="OLE_LINK8"/>
      <w:r w:rsidRPr="00A94455">
        <w:t xml:space="preserve">3GPP </w:t>
      </w:r>
      <w:bookmarkEnd w:id="30"/>
      <w:bookmarkEnd w:id="31"/>
      <w:bookmarkEnd w:id="32"/>
      <w:r w:rsidRPr="00A94455">
        <w:t>TR</w:t>
      </w:r>
      <w:r w:rsidRPr="00A94455">
        <w:rPr>
          <w:rFonts w:hint="eastAsia"/>
          <w:lang w:eastAsia="zh-CN"/>
        </w:rPr>
        <w:t xml:space="preserve"> </w:t>
      </w:r>
      <w:r w:rsidRPr="00A94455">
        <w:t>21.905</w:t>
      </w:r>
      <w:r w:rsidRPr="00A94455">
        <w:rPr>
          <w:rFonts w:hint="eastAsia"/>
          <w:lang w:eastAsia="zh-CN"/>
        </w:rPr>
        <w:t xml:space="preserve"> </w:t>
      </w:r>
      <w:r w:rsidRPr="00A94455">
        <w:t>[1] and the following apply. A term defined in the present document takes precedence over the definition of the same term, if any, in 3GPP TR</w:t>
      </w:r>
      <w:r w:rsidRPr="00A94455">
        <w:rPr>
          <w:rFonts w:hint="eastAsia"/>
          <w:lang w:eastAsia="zh-CN"/>
        </w:rPr>
        <w:t xml:space="preserve"> </w:t>
      </w:r>
      <w:r w:rsidRPr="00A94455">
        <w:t>21.905</w:t>
      </w:r>
      <w:r w:rsidRPr="00A94455">
        <w:rPr>
          <w:rFonts w:hint="eastAsia"/>
          <w:lang w:eastAsia="zh-CN"/>
        </w:rPr>
        <w:t xml:space="preserve"> </w:t>
      </w:r>
      <w:r w:rsidRPr="00A94455">
        <w:t>[1].</w:t>
      </w:r>
    </w:p>
    <w:p w14:paraId="7CB968DF" w14:textId="77777777" w:rsidR="000A5592" w:rsidRPr="00A94455" w:rsidRDefault="000A5592" w:rsidP="000A5592">
      <w:pPr>
        <w:pStyle w:val="Heading2"/>
      </w:pPr>
      <w:bookmarkStart w:id="33" w:name="_Toc19696855"/>
      <w:bookmarkStart w:id="34" w:name="_Toc26876849"/>
      <w:bookmarkStart w:id="35" w:name="_Toc35529479"/>
      <w:bookmarkStart w:id="36" w:name="_Toc35529569"/>
      <w:bookmarkStart w:id="37" w:name="_Toc187239655"/>
      <w:r w:rsidRPr="00A94455">
        <w:t>3.</w:t>
      </w:r>
      <w:r w:rsidR="00022EBC">
        <w:t>2</w:t>
      </w:r>
      <w:r w:rsidRPr="00A94455">
        <w:tab/>
        <w:t>Abbreviations</w:t>
      </w:r>
      <w:bookmarkEnd w:id="33"/>
      <w:bookmarkEnd w:id="34"/>
      <w:bookmarkEnd w:id="35"/>
      <w:bookmarkEnd w:id="36"/>
      <w:bookmarkEnd w:id="37"/>
    </w:p>
    <w:p w14:paraId="6FF93C81" w14:textId="77777777" w:rsidR="000A5592" w:rsidRDefault="000A5592" w:rsidP="000A5592">
      <w:pPr>
        <w:keepNext/>
      </w:pPr>
      <w:r w:rsidRPr="00A94455">
        <w:t>For the purposes of the present document, the abbreviations given in 3GPP TR 21.905 [1] and the following apply. An abbreviation defined in the present document takes precedence over the definition of the same abbreviation, if any, in 3GPP TR</w:t>
      </w:r>
      <w:r w:rsidRPr="00A94455">
        <w:rPr>
          <w:rFonts w:hint="eastAsia"/>
          <w:lang w:eastAsia="zh-CN"/>
        </w:rPr>
        <w:t xml:space="preserve"> </w:t>
      </w:r>
      <w:r w:rsidRPr="00A94455">
        <w:t>21.905</w:t>
      </w:r>
      <w:r w:rsidRPr="00A94455">
        <w:rPr>
          <w:rFonts w:hint="eastAsia"/>
          <w:lang w:eastAsia="zh-CN"/>
        </w:rPr>
        <w:t xml:space="preserve"> </w:t>
      </w:r>
      <w:r w:rsidRPr="00A94455">
        <w:t>[1].</w:t>
      </w:r>
    </w:p>
    <w:p w14:paraId="479306B1" w14:textId="77777777" w:rsidR="002931D9" w:rsidRPr="007B0C8B" w:rsidRDefault="002931D9" w:rsidP="002931D9">
      <w:pPr>
        <w:pStyle w:val="EW"/>
        <w:rPr>
          <w:lang w:eastAsia="zh-CN"/>
        </w:rPr>
      </w:pPr>
      <w:r w:rsidRPr="007B0C8B">
        <w:t>5GC</w:t>
      </w:r>
      <w:r w:rsidRPr="007B0C8B">
        <w:tab/>
        <w:t>5G Core Network</w:t>
      </w:r>
    </w:p>
    <w:p w14:paraId="6E748871" w14:textId="77777777" w:rsidR="002931D9" w:rsidRDefault="002931D9" w:rsidP="002931D9">
      <w:pPr>
        <w:pStyle w:val="EW"/>
      </w:pPr>
      <w:r w:rsidRPr="007B0C8B">
        <w:t>AMF</w:t>
      </w:r>
      <w:r w:rsidRPr="007B0C8B">
        <w:tab/>
        <w:t>Access and Mobility Management Function</w:t>
      </w:r>
    </w:p>
    <w:p w14:paraId="07A35695" w14:textId="77777777" w:rsidR="002931D9" w:rsidRPr="007B0C8B" w:rsidRDefault="002931D9" w:rsidP="002931D9">
      <w:pPr>
        <w:pStyle w:val="EW"/>
      </w:pPr>
      <w:r w:rsidRPr="00F85887">
        <w:t>gNB</w:t>
      </w:r>
      <w:r w:rsidRPr="00F85887">
        <w:tab/>
        <w:t>NR Node B</w:t>
      </w:r>
    </w:p>
    <w:p w14:paraId="203D4B9A" w14:textId="77777777" w:rsidR="002931D9" w:rsidRDefault="002931D9" w:rsidP="002931D9">
      <w:pPr>
        <w:pStyle w:val="EW"/>
      </w:pPr>
      <w:r w:rsidRPr="007B0C8B">
        <w:t>NG</w:t>
      </w:r>
      <w:r w:rsidRPr="007B0C8B">
        <w:tab/>
        <w:t>Next Generation</w:t>
      </w:r>
    </w:p>
    <w:p w14:paraId="6A8A12A2" w14:textId="77777777" w:rsidR="002931D9" w:rsidRDefault="002931D9" w:rsidP="002931D9">
      <w:pPr>
        <w:pStyle w:val="EW"/>
      </w:pPr>
      <w:r>
        <w:t>NG-</w:t>
      </w:r>
      <w:r w:rsidRPr="007B0C8B">
        <w:t>RAN</w:t>
      </w:r>
      <w:r w:rsidRPr="007B0C8B">
        <w:tab/>
        <w:t xml:space="preserve">5G Radio Access Network </w:t>
      </w:r>
    </w:p>
    <w:p w14:paraId="4DF9B9D3" w14:textId="77777777" w:rsidR="002931D9" w:rsidRPr="00A94455" w:rsidRDefault="002931D9" w:rsidP="00210AE8">
      <w:pPr>
        <w:pStyle w:val="EW"/>
      </w:pPr>
      <w:r w:rsidRPr="007B0C8B">
        <w:t>SMF</w:t>
      </w:r>
      <w:r w:rsidRPr="007B0C8B">
        <w:tab/>
        <w:t>Session Management Function</w:t>
      </w:r>
    </w:p>
    <w:p w14:paraId="005ABFDA" w14:textId="77777777" w:rsidR="000A5592" w:rsidRPr="00A94455" w:rsidRDefault="000A5592" w:rsidP="000A5592">
      <w:pPr>
        <w:pStyle w:val="Heading1"/>
      </w:pPr>
      <w:bookmarkStart w:id="38" w:name="_Toc19696856"/>
      <w:bookmarkStart w:id="39" w:name="_Toc26876850"/>
      <w:bookmarkStart w:id="40" w:name="_Toc35529480"/>
      <w:bookmarkStart w:id="41" w:name="_Toc35529570"/>
      <w:bookmarkStart w:id="42" w:name="_Toc187239656"/>
      <w:r w:rsidRPr="00A94455">
        <w:t>4</w:t>
      </w:r>
      <w:r w:rsidRPr="00A94455">
        <w:tab/>
      </w:r>
      <w:r w:rsidRPr="00A94455">
        <w:rPr>
          <w:rFonts w:hint="eastAsia"/>
          <w:lang w:eastAsia="zh-CN"/>
        </w:rPr>
        <w:t>gNodeB</w:t>
      </w:r>
      <w:r w:rsidRPr="00A94455">
        <w:t>-specific security requirements and related test cases</w:t>
      </w:r>
      <w:bookmarkEnd w:id="38"/>
      <w:bookmarkEnd w:id="39"/>
      <w:bookmarkEnd w:id="40"/>
      <w:bookmarkEnd w:id="41"/>
      <w:bookmarkEnd w:id="42"/>
    </w:p>
    <w:p w14:paraId="347ECCC3" w14:textId="77777777" w:rsidR="000A5592" w:rsidRPr="00A94455" w:rsidRDefault="000A5592" w:rsidP="00303837">
      <w:pPr>
        <w:pStyle w:val="Heading2"/>
      </w:pPr>
      <w:bookmarkStart w:id="43" w:name="_Toc19696857"/>
      <w:bookmarkStart w:id="44" w:name="_Toc26876851"/>
      <w:bookmarkStart w:id="45" w:name="_Toc35529481"/>
      <w:bookmarkStart w:id="46" w:name="_Toc35529571"/>
      <w:bookmarkStart w:id="47" w:name="_Toc187239657"/>
      <w:r w:rsidRPr="00A94455">
        <w:t>4.1</w:t>
      </w:r>
      <w:r w:rsidRPr="00A94455">
        <w:tab/>
        <w:t>Introduction</w:t>
      </w:r>
      <w:bookmarkEnd w:id="43"/>
      <w:bookmarkEnd w:id="44"/>
      <w:bookmarkEnd w:id="45"/>
      <w:bookmarkEnd w:id="46"/>
      <w:bookmarkEnd w:id="47"/>
    </w:p>
    <w:p w14:paraId="7F822204" w14:textId="77777777" w:rsidR="00345450" w:rsidRPr="00A94455" w:rsidRDefault="00345450" w:rsidP="00303837">
      <w:pPr>
        <w:keepNext/>
        <w:keepLines/>
      </w:pPr>
      <w:r w:rsidRPr="00A94455">
        <w:rPr>
          <w:color w:val="000000"/>
        </w:rPr>
        <w:t xml:space="preserve">gNB specific security requirements include both requirements derived from gNB-specific security functional requirements as well as security requirements derived from threats specific to gNB as described in TR 33.926 </w:t>
      </w:r>
      <w:r w:rsidR="00C004AE">
        <w:rPr>
          <w:color w:val="000000"/>
        </w:rPr>
        <w:t>[5]</w:t>
      </w:r>
      <w:r w:rsidRPr="00A94455">
        <w:rPr>
          <w:color w:val="000000"/>
        </w:rPr>
        <w:t>. Generic security requirements and test cases common to other network product classes have been captured in TS</w:t>
      </w:r>
      <w:r w:rsidR="00303837" w:rsidRPr="00A94455">
        <w:rPr>
          <w:color w:val="000000"/>
        </w:rPr>
        <w:t> </w:t>
      </w:r>
      <w:r w:rsidRPr="00A94455">
        <w:rPr>
          <w:color w:val="000000"/>
        </w:rPr>
        <w:t xml:space="preserve">33.117 </w:t>
      </w:r>
      <w:r w:rsidR="00C004AE">
        <w:rPr>
          <w:color w:val="000000"/>
        </w:rPr>
        <w:t>[3]</w:t>
      </w:r>
      <w:r w:rsidRPr="00A94455">
        <w:rPr>
          <w:color w:val="000000"/>
        </w:rPr>
        <w:t xml:space="preserve"> and are not repeated in the present document.</w:t>
      </w:r>
      <w:r w:rsidR="002027F9">
        <w:rPr>
          <w:color w:val="000000"/>
        </w:rPr>
        <w:t xml:space="preserve"> </w:t>
      </w:r>
    </w:p>
    <w:p w14:paraId="3E5FDF20" w14:textId="77777777" w:rsidR="000A5592" w:rsidRPr="00A94455" w:rsidRDefault="000A5592" w:rsidP="00303837">
      <w:pPr>
        <w:pStyle w:val="Heading2"/>
      </w:pPr>
      <w:bookmarkStart w:id="48" w:name="_Toc19696858"/>
      <w:bookmarkStart w:id="49" w:name="_Toc26876852"/>
      <w:bookmarkStart w:id="50" w:name="_Toc35529482"/>
      <w:bookmarkStart w:id="51" w:name="_Toc35529572"/>
      <w:bookmarkStart w:id="52" w:name="_Toc187239658"/>
      <w:r w:rsidRPr="00A94455">
        <w:t>4.2</w:t>
      </w:r>
      <w:r w:rsidR="003D6A26" w:rsidRPr="00A94455">
        <w:tab/>
      </w:r>
      <w:r w:rsidRPr="00A94455">
        <w:rPr>
          <w:rFonts w:hint="eastAsia"/>
          <w:lang w:eastAsia="zh-CN"/>
        </w:rPr>
        <w:t>gNodeB</w:t>
      </w:r>
      <w:r w:rsidRPr="00A94455">
        <w:t xml:space="preserve">-specific security functional </w:t>
      </w:r>
      <w:r w:rsidRPr="00A94455">
        <w:rPr>
          <w:rFonts w:hint="eastAsia"/>
          <w:lang w:eastAsia="zh-CN"/>
        </w:rPr>
        <w:t xml:space="preserve">adaptations of </w:t>
      </w:r>
      <w:r w:rsidRPr="00A94455">
        <w:t>requirements</w:t>
      </w:r>
      <w:r w:rsidRPr="00A94455">
        <w:rPr>
          <w:rFonts w:hint="eastAsia"/>
          <w:lang w:eastAsia="zh-CN"/>
        </w:rPr>
        <w:t xml:space="preserve"> and related test cases</w:t>
      </w:r>
      <w:bookmarkEnd w:id="48"/>
      <w:bookmarkEnd w:id="49"/>
      <w:bookmarkEnd w:id="50"/>
      <w:bookmarkEnd w:id="51"/>
      <w:bookmarkEnd w:id="52"/>
    </w:p>
    <w:p w14:paraId="7EFFA936" w14:textId="77777777" w:rsidR="000A5592" w:rsidRPr="00A94455" w:rsidRDefault="000A5592" w:rsidP="000A5592">
      <w:pPr>
        <w:pStyle w:val="Heading3"/>
        <w:rPr>
          <w:lang w:eastAsia="zh-CN"/>
        </w:rPr>
      </w:pPr>
      <w:bookmarkStart w:id="53" w:name="_Toc19696859"/>
      <w:bookmarkStart w:id="54" w:name="_Toc26876853"/>
      <w:bookmarkStart w:id="55" w:name="_Toc35529483"/>
      <w:bookmarkStart w:id="56" w:name="_Toc35529573"/>
      <w:bookmarkStart w:id="57" w:name="_Toc187239659"/>
      <w:r w:rsidRPr="00A94455">
        <w:t>4.2.1</w:t>
      </w:r>
      <w:r w:rsidRPr="00A94455">
        <w:tab/>
        <w:t>Introduction</w:t>
      </w:r>
      <w:bookmarkEnd w:id="53"/>
      <w:bookmarkEnd w:id="54"/>
      <w:bookmarkEnd w:id="55"/>
      <w:bookmarkEnd w:id="56"/>
      <w:bookmarkEnd w:id="57"/>
    </w:p>
    <w:p w14:paraId="310B6D9C" w14:textId="77777777" w:rsidR="00345450" w:rsidRPr="00A94455" w:rsidRDefault="00345450" w:rsidP="00345450">
      <w:r w:rsidRPr="00A94455">
        <w:rPr>
          <w:lang w:eastAsia="zh-CN"/>
        </w:rPr>
        <w:t>Present clause contains g</w:t>
      </w:r>
      <w:r w:rsidRPr="00A94455">
        <w:rPr>
          <w:rFonts w:hint="eastAsia"/>
          <w:lang w:eastAsia="zh-CN"/>
        </w:rPr>
        <w:t>NB</w:t>
      </w:r>
      <w:r w:rsidRPr="00A94455">
        <w:t xml:space="preserve">-specific security functional </w:t>
      </w:r>
      <w:r w:rsidRPr="00A94455">
        <w:rPr>
          <w:rFonts w:hint="eastAsia"/>
          <w:lang w:eastAsia="zh-CN"/>
        </w:rPr>
        <w:t xml:space="preserve">adaptations of </w:t>
      </w:r>
      <w:r w:rsidRPr="00A94455">
        <w:t>requirements</w:t>
      </w:r>
      <w:r w:rsidRPr="00A94455">
        <w:rPr>
          <w:rFonts w:hint="eastAsia"/>
          <w:lang w:eastAsia="zh-CN"/>
        </w:rPr>
        <w:t xml:space="preserve"> and related test cases</w:t>
      </w:r>
      <w:r w:rsidRPr="00A94455">
        <w:rPr>
          <w:lang w:eastAsia="zh-CN"/>
        </w:rPr>
        <w:t>.</w:t>
      </w:r>
    </w:p>
    <w:p w14:paraId="1E78D037" w14:textId="77777777" w:rsidR="000A5592" w:rsidRPr="00A94455" w:rsidRDefault="000A5592" w:rsidP="00165841">
      <w:pPr>
        <w:pStyle w:val="Heading3"/>
        <w:rPr>
          <w:lang w:eastAsia="zh-CN"/>
        </w:rPr>
      </w:pPr>
      <w:bookmarkStart w:id="58" w:name="_Toc19696860"/>
      <w:bookmarkStart w:id="59" w:name="_Toc26876854"/>
      <w:bookmarkStart w:id="60" w:name="_Toc35529484"/>
      <w:bookmarkStart w:id="61" w:name="_Toc35529574"/>
      <w:bookmarkStart w:id="62" w:name="_Toc187239660"/>
      <w:r w:rsidRPr="00A94455">
        <w:t>4.2.2</w:t>
      </w:r>
      <w:r w:rsidRPr="00A94455">
        <w:tab/>
        <w:t xml:space="preserve">Security functional requirements on the </w:t>
      </w:r>
      <w:r w:rsidRPr="00A94455">
        <w:rPr>
          <w:rFonts w:hint="eastAsia"/>
          <w:lang w:eastAsia="zh-CN"/>
        </w:rPr>
        <w:t>gNodeB</w:t>
      </w:r>
      <w:r w:rsidRPr="00A94455">
        <w:t xml:space="preserve"> deriving from 3GPP specifications and related test cases</w:t>
      </w:r>
      <w:bookmarkEnd w:id="58"/>
      <w:bookmarkEnd w:id="59"/>
      <w:bookmarkEnd w:id="60"/>
      <w:bookmarkEnd w:id="61"/>
      <w:bookmarkEnd w:id="62"/>
      <w:r w:rsidRPr="00A94455">
        <w:rPr>
          <w:lang w:eastAsia="zh-CN"/>
        </w:rPr>
        <w:t xml:space="preserve"> </w:t>
      </w:r>
    </w:p>
    <w:p w14:paraId="1BD89FF4" w14:textId="77777777" w:rsidR="000A5592" w:rsidRPr="00A94455" w:rsidRDefault="000A5592" w:rsidP="00165841">
      <w:pPr>
        <w:pStyle w:val="Heading4"/>
        <w:rPr>
          <w:lang w:eastAsia="zh-CN"/>
        </w:rPr>
      </w:pPr>
      <w:bookmarkStart w:id="63" w:name="_Toc19696861"/>
      <w:bookmarkStart w:id="64" w:name="_Toc26876855"/>
      <w:bookmarkStart w:id="65" w:name="_Toc35529485"/>
      <w:bookmarkStart w:id="66" w:name="_Toc35529575"/>
      <w:bookmarkStart w:id="67" w:name="_Toc187239661"/>
      <w:r w:rsidRPr="00A94455">
        <w:t>4.2.2.1</w:t>
      </w:r>
      <w:r w:rsidRPr="00A94455">
        <w:tab/>
        <w:t xml:space="preserve">Security functional requirements on the </w:t>
      </w:r>
      <w:r w:rsidRPr="00A94455">
        <w:rPr>
          <w:rFonts w:hint="eastAsia"/>
          <w:lang w:eastAsia="zh-CN"/>
        </w:rPr>
        <w:t>gNodeB</w:t>
      </w:r>
      <w:r w:rsidRPr="00A94455">
        <w:t xml:space="preserve"> deriving from 3GPP specifications – </w:t>
      </w:r>
      <w:r w:rsidR="002831E2" w:rsidRPr="00A94455">
        <w:rPr>
          <w:lang w:eastAsia="zh-CN"/>
        </w:rPr>
        <w:t>TS 33.501</w:t>
      </w:r>
      <w:r w:rsidR="007829A5">
        <w:rPr>
          <w:lang w:eastAsia="zh-CN"/>
        </w:rPr>
        <w:t xml:space="preserve"> </w:t>
      </w:r>
      <w:r w:rsidR="00C004AE">
        <w:rPr>
          <w:lang w:eastAsia="zh-CN"/>
        </w:rPr>
        <w:t>[2]</w:t>
      </w:r>
      <w:bookmarkEnd w:id="63"/>
      <w:bookmarkEnd w:id="64"/>
      <w:bookmarkEnd w:id="65"/>
      <w:bookmarkEnd w:id="66"/>
      <w:bookmarkEnd w:id="67"/>
    </w:p>
    <w:p w14:paraId="607D228A" w14:textId="77777777" w:rsidR="003D6A26" w:rsidRPr="00A94455" w:rsidRDefault="003D6A26" w:rsidP="007F6CC6">
      <w:pPr>
        <w:pStyle w:val="Heading5"/>
      </w:pPr>
      <w:bookmarkStart w:id="68" w:name="_Toc19696862"/>
      <w:bookmarkStart w:id="69" w:name="_Toc26876856"/>
      <w:bookmarkStart w:id="70" w:name="_Toc35529486"/>
      <w:bookmarkStart w:id="71" w:name="_Toc35529576"/>
      <w:bookmarkStart w:id="72" w:name="_Toc187239662"/>
      <w:r w:rsidRPr="00A94455">
        <w:t>4.2.2.1.1</w:t>
      </w:r>
      <w:r w:rsidR="00327B4C" w:rsidRPr="00A94455">
        <w:tab/>
      </w:r>
      <w:r w:rsidR="00BF11E6" w:rsidRPr="00A94455">
        <w:t xml:space="preserve">Integrity protection of </w:t>
      </w:r>
      <w:r w:rsidRPr="00A94455">
        <w:t>RRC-signalling</w:t>
      </w:r>
      <w:bookmarkEnd w:id="68"/>
      <w:bookmarkEnd w:id="69"/>
      <w:bookmarkEnd w:id="70"/>
      <w:bookmarkEnd w:id="71"/>
      <w:bookmarkEnd w:id="72"/>
    </w:p>
    <w:p w14:paraId="3BA2EC3D" w14:textId="77777777" w:rsidR="003D6A26" w:rsidRPr="00A94455" w:rsidRDefault="003D6A26" w:rsidP="003D6A26">
      <w:pPr>
        <w:rPr>
          <w:strike/>
        </w:rPr>
      </w:pPr>
      <w:r w:rsidRPr="00A94455">
        <w:rPr>
          <w:i/>
        </w:rPr>
        <w:t>Requirement Name:</w:t>
      </w:r>
      <w:r w:rsidRPr="00A94455">
        <w:t xml:space="preserve"> Integrity protection of RRC-signalling</w:t>
      </w:r>
    </w:p>
    <w:p w14:paraId="744DAD69" w14:textId="77777777" w:rsidR="003D6A26" w:rsidRPr="00A94455" w:rsidRDefault="003D6A26" w:rsidP="003D6A26">
      <w:r w:rsidRPr="00A94455">
        <w:rPr>
          <w:i/>
        </w:rPr>
        <w:t>Requirement Reference:</w:t>
      </w:r>
      <w:r w:rsidRPr="00A94455">
        <w:t xml:space="preserve"> </w:t>
      </w:r>
      <w:r w:rsidR="002807AB" w:rsidRPr="00A94455">
        <w:t>TS 33.501</w:t>
      </w:r>
      <w:r w:rsidR="007829A5">
        <w:t xml:space="preserve"> </w:t>
      </w:r>
      <w:r w:rsidR="00C004AE">
        <w:t>[2]</w:t>
      </w:r>
      <w:r w:rsidR="002807AB" w:rsidRPr="00A94455">
        <w:t>, clause 5.3.3</w:t>
      </w:r>
    </w:p>
    <w:p w14:paraId="63027966" w14:textId="77777777" w:rsidR="003D6A26" w:rsidRPr="00A94455" w:rsidRDefault="003D6A26" w:rsidP="003D6A26">
      <w:r w:rsidRPr="00A94455">
        <w:rPr>
          <w:i/>
        </w:rPr>
        <w:t>Requirement Description:</w:t>
      </w:r>
      <w:r w:rsidRPr="00A94455">
        <w:t xml:space="preserve"> </w:t>
      </w:r>
      <w:r w:rsidR="00123DEB" w:rsidRPr="00123DEB">
        <w:t>The gNB supports integrity protection and replay protection of RRC-signalling</w:t>
      </w:r>
      <w:r w:rsidRPr="00A94455">
        <w:t xml:space="preserve"> as specified in TS 33.501</w:t>
      </w:r>
      <w:r w:rsidR="007829A5">
        <w:t xml:space="preserve"> </w:t>
      </w:r>
      <w:r w:rsidR="00C004AE">
        <w:t>[2]</w:t>
      </w:r>
      <w:r w:rsidRPr="00A94455">
        <w:t xml:space="preserve">, clause 5.3.3. </w:t>
      </w:r>
    </w:p>
    <w:p w14:paraId="70F81964" w14:textId="77777777" w:rsidR="003D6A26" w:rsidRPr="00A94455" w:rsidRDefault="00F80E75" w:rsidP="003D6A26">
      <w:r w:rsidRPr="00A94455">
        <w:rPr>
          <w:i/>
        </w:rPr>
        <w:t>Threat References:</w:t>
      </w:r>
      <w:r w:rsidRPr="00A94455">
        <w:t xml:space="preserve"> TR 33.926 </w:t>
      </w:r>
      <w:r w:rsidR="00C004AE">
        <w:t>[5]</w:t>
      </w:r>
      <w:r w:rsidRPr="00A94455">
        <w:t xml:space="preserve">, clause </w:t>
      </w:r>
      <w:r w:rsidR="00F3536D">
        <w:t>D</w:t>
      </w:r>
      <w:r w:rsidRPr="00A94455">
        <w:t>.2.2.2 – Control plane data integrity protection.</w:t>
      </w:r>
    </w:p>
    <w:p w14:paraId="78F2FB46" w14:textId="77777777" w:rsidR="003D6A26" w:rsidRPr="000B670A" w:rsidRDefault="003D6A26" w:rsidP="003D6A26">
      <w:pPr>
        <w:rPr>
          <w:bCs/>
          <w:i/>
        </w:rPr>
      </w:pPr>
      <w:r w:rsidRPr="000B670A">
        <w:rPr>
          <w:bCs/>
          <w:i/>
        </w:rPr>
        <w:t>Test Case:</w:t>
      </w:r>
    </w:p>
    <w:p w14:paraId="1C9EA6A4" w14:textId="77777777" w:rsidR="003D6A26" w:rsidRPr="00A94455" w:rsidRDefault="003D6A26" w:rsidP="003D6A26">
      <w:pPr>
        <w:rPr>
          <w:b/>
        </w:rPr>
      </w:pPr>
      <w:r w:rsidRPr="00A94455">
        <w:rPr>
          <w:b/>
        </w:rPr>
        <w:t xml:space="preserve">Test Name: </w:t>
      </w:r>
      <w:r w:rsidRPr="00A94455">
        <w:t>TC_CP_DATA_INT_RRC-SIGN_gNB</w:t>
      </w:r>
    </w:p>
    <w:p w14:paraId="0D6B9EF3" w14:textId="77777777" w:rsidR="000B670A" w:rsidRDefault="003D6A26" w:rsidP="003D6A26">
      <w:r w:rsidRPr="00A94455">
        <w:rPr>
          <w:b/>
        </w:rPr>
        <w:t>Purpose:</w:t>
      </w:r>
      <w:r w:rsidRPr="00A94455">
        <w:t xml:space="preserve"> </w:t>
      </w:r>
    </w:p>
    <w:p w14:paraId="74BD7AAF" w14:textId="1CC3F249" w:rsidR="003D6A26" w:rsidRPr="00A94455" w:rsidRDefault="003D6A26" w:rsidP="003D6A26">
      <w:pPr>
        <w:rPr>
          <w:b/>
        </w:rPr>
      </w:pPr>
      <w:r w:rsidRPr="00A94455">
        <w:t>To</w:t>
      </w:r>
      <w:r w:rsidRPr="00A94455">
        <w:rPr>
          <w:b/>
        </w:rPr>
        <w:t xml:space="preserve"> </w:t>
      </w:r>
      <w:r w:rsidRPr="00A94455">
        <w:t>verify that the RRC-signalling data sent between UE and gNB over the air interface are integrity protected.</w:t>
      </w:r>
    </w:p>
    <w:p w14:paraId="24188470" w14:textId="77777777" w:rsidR="003D6A26" w:rsidRPr="00A94455" w:rsidRDefault="003D6A26" w:rsidP="003D6A26">
      <w:pPr>
        <w:rPr>
          <w:b/>
        </w:rPr>
      </w:pPr>
      <w:r w:rsidRPr="00A94455">
        <w:rPr>
          <w:b/>
        </w:rPr>
        <w:t xml:space="preserve">Pre-Condition: </w:t>
      </w:r>
    </w:p>
    <w:p w14:paraId="5B9D6FB6" w14:textId="77777777" w:rsidR="003D6A26" w:rsidRPr="00A94455" w:rsidRDefault="003D6A26" w:rsidP="00303837">
      <w:pPr>
        <w:pStyle w:val="B10"/>
        <w:rPr>
          <w:rFonts w:eastAsia="MS Mincho"/>
          <w:lang w:eastAsia="ja-JP"/>
        </w:rPr>
      </w:pPr>
      <w:r w:rsidRPr="00A94455">
        <w:rPr>
          <w:rFonts w:eastAsia="MS Mincho"/>
          <w:lang w:eastAsia="ja-JP"/>
        </w:rPr>
        <w:t>-</w:t>
      </w:r>
      <w:r w:rsidRPr="00A94455">
        <w:rPr>
          <w:rFonts w:eastAsia="MS Mincho"/>
          <w:lang w:eastAsia="ja-JP"/>
        </w:rPr>
        <w:tab/>
        <w:t>The gNB network product shall be connected in emulated/real network environments.</w:t>
      </w:r>
      <w:r w:rsidR="000407EC" w:rsidRPr="00A94455">
        <w:t xml:space="preserve"> UE may be simulated.</w:t>
      </w:r>
    </w:p>
    <w:p w14:paraId="41D38DB5" w14:textId="77777777" w:rsidR="003D6A26" w:rsidRPr="00A94455" w:rsidRDefault="003D6A26" w:rsidP="00303837">
      <w:pPr>
        <w:pStyle w:val="B10"/>
        <w:rPr>
          <w:rFonts w:eastAsia="MS Mincho"/>
          <w:lang w:eastAsia="ja-JP"/>
        </w:rPr>
      </w:pPr>
      <w:r w:rsidRPr="00A94455">
        <w:rPr>
          <w:rFonts w:eastAsia="MS Mincho"/>
          <w:lang w:eastAsia="ja-JP"/>
        </w:rPr>
        <w:t>-</w:t>
      </w:r>
      <w:r w:rsidRPr="00A94455">
        <w:rPr>
          <w:rFonts w:eastAsia="MS Mincho"/>
          <w:lang w:eastAsia="ja-JP"/>
        </w:rPr>
        <w:tab/>
        <w:t>Tester shall have access to the integrity algorithm and the integrity protection keys.</w:t>
      </w:r>
    </w:p>
    <w:p w14:paraId="6BF02481" w14:textId="77777777" w:rsidR="003D6A26" w:rsidRDefault="003D6A26" w:rsidP="00165841">
      <w:pPr>
        <w:pStyle w:val="B10"/>
        <w:rPr>
          <w:rFonts w:eastAsia="MS Mincho"/>
          <w:lang w:eastAsia="ja-JP"/>
        </w:rPr>
      </w:pPr>
      <w:r w:rsidRPr="00A94455">
        <w:rPr>
          <w:rFonts w:eastAsia="MS Mincho"/>
          <w:lang w:eastAsia="ja-JP"/>
        </w:rPr>
        <w:t>-</w:t>
      </w:r>
      <w:r w:rsidRPr="00A94455">
        <w:rPr>
          <w:rFonts w:eastAsia="MS Mincho"/>
          <w:lang w:eastAsia="ja-JP"/>
        </w:rPr>
        <w:tab/>
        <w:t xml:space="preserve">The tester </w:t>
      </w:r>
      <w:r w:rsidR="00B25B3A">
        <w:rPr>
          <w:rFonts w:eastAsia="MS Mincho"/>
          <w:lang w:eastAsia="ja-JP"/>
        </w:rPr>
        <w:t>can capture the message via</w:t>
      </w:r>
      <w:r w:rsidRPr="00A94455">
        <w:rPr>
          <w:rFonts w:eastAsia="MS Mincho"/>
          <w:lang w:eastAsia="ja-JP"/>
        </w:rPr>
        <w:t xml:space="preserve"> the NG RAN air interface</w:t>
      </w:r>
      <w:r w:rsidR="00B25B3A">
        <w:rPr>
          <w:rFonts w:eastAsia="MS Mincho"/>
          <w:lang w:eastAsia="ja-JP"/>
        </w:rPr>
        <w:t>, or can capture the message at the UE</w:t>
      </w:r>
      <w:r w:rsidRPr="00A94455">
        <w:rPr>
          <w:rFonts w:eastAsia="MS Mincho"/>
          <w:lang w:eastAsia="ja-JP"/>
        </w:rPr>
        <w:t>.</w:t>
      </w:r>
      <w:r w:rsidR="002027F9">
        <w:rPr>
          <w:rFonts w:eastAsia="MS Mincho"/>
          <w:lang w:eastAsia="ja-JP"/>
        </w:rPr>
        <w:t xml:space="preserve"> </w:t>
      </w:r>
    </w:p>
    <w:p w14:paraId="76B55B33" w14:textId="77777777" w:rsidR="00750FA1" w:rsidRPr="00A94455" w:rsidRDefault="00750FA1" w:rsidP="00165841">
      <w:pPr>
        <w:pStyle w:val="B10"/>
        <w:rPr>
          <w:rFonts w:eastAsia="MS Mincho"/>
          <w:lang w:eastAsia="ja-JP"/>
        </w:rPr>
      </w:pPr>
      <w:r>
        <w:rPr>
          <w:rFonts w:eastAsia="MS Mincho"/>
          <w:lang w:eastAsia="ja-JP"/>
        </w:rPr>
        <w:t>-</w:t>
      </w:r>
      <w:r>
        <w:rPr>
          <w:rFonts w:eastAsia="MS Mincho"/>
          <w:lang w:eastAsia="ja-JP"/>
        </w:rPr>
        <w:tab/>
        <w:t>The NIA0 is disabled at UE and gNB.</w:t>
      </w:r>
    </w:p>
    <w:p w14:paraId="2678BAED" w14:textId="77777777" w:rsidR="003D6A26" w:rsidRPr="00A94455" w:rsidRDefault="003D6A26" w:rsidP="003D6A26">
      <w:pPr>
        <w:rPr>
          <w:b/>
        </w:rPr>
      </w:pPr>
      <w:r w:rsidRPr="00A94455">
        <w:rPr>
          <w:b/>
        </w:rPr>
        <w:t xml:space="preserve">Execution Steps: </w:t>
      </w:r>
    </w:p>
    <w:p w14:paraId="00A7D245" w14:textId="45A5FCF8" w:rsidR="00B25B3A" w:rsidRDefault="00750FA1" w:rsidP="003C1792">
      <w:pPr>
        <w:pStyle w:val="B10"/>
        <w:rPr>
          <w:lang w:eastAsia="zh-CN"/>
        </w:rPr>
      </w:pPr>
      <w:r>
        <w:rPr>
          <w:lang w:eastAsia="zh-CN"/>
        </w:rPr>
        <w:t>1</w:t>
      </w:r>
      <w:r w:rsidR="000B670A">
        <w:rPr>
          <w:lang w:eastAsia="zh-CN"/>
        </w:rPr>
        <w:t>.</w:t>
      </w:r>
      <w:r w:rsidR="000B670A">
        <w:rPr>
          <w:lang w:eastAsia="zh-CN"/>
        </w:rPr>
        <w:tab/>
      </w:r>
      <w:r>
        <w:rPr>
          <w:lang w:eastAsia="zh-CN"/>
        </w:rPr>
        <w:t>The tester triggers the</w:t>
      </w:r>
      <w:r>
        <w:rPr>
          <w:rFonts w:hint="eastAsia"/>
          <w:lang w:eastAsia="zh-CN"/>
        </w:rPr>
        <w:t xml:space="preserve"> </w:t>
      </w:r>
      <w:r w:rsidR="00B25B3A">
        <w:rPr>
          <w:rFonts w:hint="eastAsia"/>
          <w:lang w:eastAsia="zh-CN"/>
        </w:rPr>
        <w:t>g</w:t>
      </w:r>
      <w:r w:rsidR="00B25B3A">
        <w:rPr>
          <w:lang w:eastAsia="zh-CN"/>
        </w:rPr>
        <w:t xml:space="preserve">NB </w:t>
      </w:r>
      <w:r>
        <w:rPr>
          <w:lang w:eastAsia="zh-CN"/>
        </w:rPr>
        <w:t xml:space="preserve">to </w:t>
      </w:r>
      <w:r w:rsidR="00B25B3A">
        <w:rPr>
          <w:lang w:eastAsia="zh-CN"/>
        </w:rPr>
        <w:t>send AS</w:t>
      </w:r>
      <w:r w:rsidR="00441F25">
        <w:rPr>
          <w:lang w:eastAsia="zh-CN"/>
        </w:rPr>
        <w:t xml:space="preserve"> </w:t>
      </w:r>
      <w:r w:rsidR="00441F25" w:rsidRPr="00441F25">
        <w:rPr>
          <w:lang w:eastAsia="zh-CN"/>
        </w:rPr>
        <w:t>security mode command</w:t>
      </w:r>
      <w:r w:rsidR="00B25B3A">
        <w:rPr>
          <w:lang w:eastAsia="zh-CN"/>
        </w:rPr>
        <w:t xml:space="preserve">  message to the UE, and UE responses AS </w:t>
      </w:r>
      <w:r w:rsidR="00441F25">
        <w:t>security mode complete message</w:t>
      </w:r>
      <w:r w:rsidR="00B25B3A">
        <w:rPr>
          <w:lang w:eastAsia="zh-CN"/>
        </w:rPr>
        <w:t>.</w:t>
      </w:r>
    </w:p>
    <w:p w14:paraId="413A4F13" w14:textId="260A428F" w:rsidR="003D6A26" w:rsidRPr="00A94455" w:rsidRDefault="00750FA1" w:rsidP="003C1792">
      <w:pPr>
        <w:pStyle w:val="B10"/>
      </w:pPr>
      <w:r>
        <w:rPr>
          <w:lang w:eastAsia="zh-CN"/>
        </w:rPr>
        <w:t>2</w:t>
      </w:r>
      <w:r w:rsidR="000B670A">
        <w:rPr>
          <w:lang w:eastAsia="zh-CN"/>
        </w:rPr>
        <w:t>.</w:t>
      </w:r>
      <w:r w:rsidR="000B670A">
        <w:rPr>
          <w:lang w:eastAsia="zh-CN"/>
        </w:rPr>
        <w:tab/>
      </w:r>
      <w:r>
        <w:rPr>
          <w:lang w:eastAsia="zh-CN"/>
        </w:rPr>
        <w:t>The tester</w:t>
      </w:r>
      <w:r>
        <w:rPr>
          <w:rFonts w:hint="eastAsia"/>
          <w:lang w:eastAsia="zh-CN"/>
        </w:rPr>
        <w:t xml:space="preserve"> </w:t>
      </w:r>
      <w:r>
        <w:rPr>
          <w:lang w:eastAsia="zh-CN"/>
        </w:rPr>
        <w:t>c</w:t>
      </w:r>
      <w:r w:rsidR="00B25B3A">
        <w:rPr>
          <w:lang w:eastAsia="zh-CN"/>
        </w:rPr>
        <w:t>heck</w:t>
      </w:r>
      <w:r>
        <w:rPr>
          <w:lang w:eastAsia="zh-CN"/>
        </w:rPr>
        <w:t>s</w:t>
      </w:r>
      <w:r w:rsidR="00B25B3A">
        <w:rPr>
          <w:lang w:eastAsia="zh-CN"/>
        </w:rPr>
        <w:t xml:space="preserve"> any RRC message sent by gNB after sending AS </w:t>
      </w:r>
      <w:r w:rsidR="00441F25">
        <w:rPr>
          <w:rFonts w:eastAsia="SimSun"/>
          <w:lang w:val="en-US" w:eastAsia="zh-CN"/>
        </w:rPr>
        <w:t>security mode com</w:t>
      </w:r>
      <w:r w:rsidR="00441F25">
        <w:rPr>
          <w:rFonts w:eastAsia="SimSun" w:hint="eastAsia"/>
          <w:lang w:val="en-US" w:eastAsia="zh-CN"/>
        </w:rPr>
        <w:t xml:space="preserve">mand </w:t>
      </w:r>
      <w:r w:rsidR="00441F25">
        <w:rPr>
          <w:lang w:eastAsia="zh-CN"/>
        </w:rPr>
        <w:t>message</w:t>
      </w:r>
      <w:r w:rsidR="00B25B3A">
        <w:rPr>
          <w:lang w:eastAsia="zh-CN"/>
        </w:rPr>
        <w:t xml:space="preserve"> and before UE enters CM-</w:t>
      </w:r>
      <w:r w:rsidR="00441F25">
        <w:rPr>
          <w:lang w:eastAsia="zh-CN"/>
        </w:rPr>
        <w:t>IDLE</w:t>
      </w:r>
      <w:r w:rsidR="00B25B3A">
        <w:rPr>
          <w:lang w:eastAsia="zh-CN"/>
        </w:rPr>
        <w:t xml:space="preserve"> state is integrity protected.</w:t>
      </w:r>
    </w:p>
    <w:p w14:paraId="74F8539B" w14:textId="77777777" w:rsidR="003D6A26" w:rsidRPr="00A94455" w:rsidRDefault="003D6A26" w:rsidP="003D6A26">
      <w:pPr>
        <w:rPr>
          <w:b/>
        </w:rPr>
      </w:pPr>
      <w:r w:rsidRPr="00A94455">
        <w:rPr>
          <w:b/>
        </w:rPr>
        <w:t>Expected Results:</w:t>
      </w:r>
      <w:r w:rsidR="002027F9">
        <w:rPr>
          <w:b/>
        </w:rPr>
        <w:t xml:space="preserve"> </w:t>
      </w:r>
    </w:p>
    <w:p w14:paraId="75AC6674" w14:textId="72A83B91" w:rsidR="003D6A26" w:rsidRPr="00A94455" w:rsidRDefault="00B25B3A" w:rsidP="003D6A26">
      <w:pPr>
        <w:rPr>
          <w:b/>
        </w:rPr>
      </w:pPr>
      <w:r>
        <w:t>Any</w:t>
      </w:r>
      <w:r w:rsidRPr="00A94455">
        <w:t xml:space="preserve"> </w:t>
      </w:r>
      <w:r w:rsidR="003D6A26" w:rsidRPr="00A94455">
        <w:t>RRC-signalling over the NG RAN air interface is integrity protected</w:t>
      </w:r>
      <w:r>
        <w:t xml:space="preserve"> after gNB sending AS </w:t>
      </w:r>
      <w:r w:rsidR="00441F25">
        <w:rPr>
          <w:rFonts w:eastAsia="SimSun"/>
          <w:lang w:val="en-US" w:eastAsia="zh-CN"/>
        </w:rPr>
        <w:t>security mode com</w:t>
      </w:r>
      <w:r w:rsidR="00441F25">
        <w:rPr>
          <w:rFonts w:eastAsia="SimSun" w:hint="eastAsia"/>
          <w:lang w:val="en-US" w:eastAsia="zh-CN"/>
        </w:rPr>
        <w:t xml:space="preserve">mand </w:t>
      </w:r>
      <w:r w:rsidR="00441F25">
        <w:rPr>
          <w:lang w:eastAsia="zh-CN"/>
        </w:rPr>
        <w:t>message</w:t>
      </w:r>
      <w:r w:rsidR="003D6A26" w:rsidRPr="00A94455">
        <w:t xml:space="preserve">. </w:t>
      </w:r>
    </w:p>
    <w:p w14:paraId="71E367CC" w14:textId="77777777" w:rsidR="003D6A26" w:rsidRPr="00A94455" w:rsidRDefault="003D6A26" w:rsidP="003D6A26">
      <w:pPr>
        <w:rPr>
          <w:b/>
        </w:rPr>
      </w:pPr>
      <w:r w:rsidRPr="00A94455">
        <w:rPr>
          <w:b/>
        </w:rPr>
        <w:t>Expected format of evidence:</w:t>
      </w:r>
    </w:p>
    <w:p w14:paraId="3C120076" w14:textId="77777777" w:rsidR="000A5592" w:rsidRPr="00A94455" w:rsidRDefault="003D6A26" w:rsidP="003D6A26">
      <w:r w:rsidRPr="00A94455">
        <w:t>Evidence suitable for the interface,</w:t>
      </w:r>
      <w:r w:rsidR="00BF11E6" w:rsidRPr="00A94455">
        <w:t xml:space="preserve"> </w:t>
      </w:r>
      <w:r w:rsidRPr="00A94455">
        <w:t>e.g. Screenshot containing the operational results.</w:t>
      </w:r>
    </w:p>
    <w:p w14:paraId="19A87261" w14:textId="77777777" w:rsidR="007216D1" w:rsidRPr="00A94455" w:rsidRDefault="007216D1" w:rsidP="007F6CC6">
      <w:pPr>
        <w:pStyle w:val="Heading5"/>
      </w:pPr>
      <w:bookmarkStart w:id="73" w:name="_Toc19696863"/>
      <w:bookmarkStart w:id="74" w:name="_Toc26876857"/>
      <w:bookmarkStart w:id="75" w:name="_Toc35529487"/>
      <w:bookmarkStart w:id="76" w:name="_Toc35529577"/>
      <w:bookmarkStart w:id="77" w:name="_Toc187239663"/>
      <w:r w:rsidRPr="00A94455">
        <w:t>4.2.2.1.2</w:t>
      </w:r>
      <w:r w:rsidR="00327B4C" w:rsidRPr="00A94455">
        <w:tab/>
      </w:r>
      <w:r w:rsidRPr="00A94455">
        <w:t xml:space="preserve">Integrity protection of user </w:t>
      </w:r>
      <w:r w:rsidR="00224C3C" w:rsidRPr="00A94455">
        <w:t>data between the UE and the gNB</w:t>
      </w:r>
      <w:bookmarkEnd w:id="73"/>
      <w:bookmarkEnd w:id="74"/>
      <w:bookmarkEnd w:id="75"/>
      <w:bookmarkEnd w:id="76"/>
      <w:bookmarkEnd w:id="77"/>
    </w:p>
    <w:p w14:paraId="6E38BFF6" w14:textId="77777777" w:rsidR="007216D1" w:rsidRPr="00A94455" w:rsidRDefault="007216D1" w:rsidP="007216D1">
      <w:pPr>
        <w:rPr>
          <w:strike/>
        </w:rPr>
      </w:pPr>
      <w:r w:rsidRPr="00A94455">
        <w:rPr>
          <w:i/>
        </w:rPr>
        <w:t>Requirement Name:</w:t>
      </w:r>
      <w:r w:rsidRPr="00A94455">
        <w:t xml:space="preserve"> Integrity protection of user data between the UE and the gNB.</w:t>
      </w:r>
    </w:p>
    <w:p w14:paraId="12294093" w14:textId="77777777" w:rsidR="007216D1" w:rsidRPr="00A94455" w:rsidRDefault="007216D1" w:rsidP="007216D1">
      <w:r w:rsidRPr="00A94455">
        <w:rPr>
          <w:i/>
        </w:rPr>
        <w:t>Requirement Reference:</w:t>
      </w:r>
      <w:r w:rsidRPr="00A94455">
        <w:t xml:space="preserve"> </w:t>
      </w:r>
      <w:r w:rsidR="00F80E75" w:rsidRPr="00A94455">
        <w:t>TS 33.501</w:t>
      </w:r>
      <w:r w:rsidR="007829A5">
        <w:t xml:space="preserve"> </w:t>
      </w:r>
      <w:r w:rsidR="00C004AE">
        <w:t>[2]</w:t>
      </w:r>
      <w:r w:rsidR="00F80E75" w:rsidRPr="00A94455">
        <w:t>, clause 5.3.3</w:t>
      </w:r>
    </w:p>
    <w:p w14:paraId="539EF2C9" w14:textId="77777777" w:rsidR="007216D1" w:rsidRPr="00A94455" w:rsidRDefault="007216D1" w:rsidP="007216D1">
      <w:r w:rsidRPr="00A94455">
        <w:rPr>
          <w:i/>
        </w:rPr>
        <w:t>Requirement Description:</w:t>
      </w:r>
      <w:r w:rsidRPr="00A94455">
        <w:t xml:space="preserve"> </w:t>
      </w:r>
      <w:r w:rsidR="00123DEB" w:rsidRPr="00123DEB">
        <w:t xml:space="preserve">The gNB supports integrity protection and replay protection of user data between the UE and the gNB </w:t>
      </w:r>
      <w:r w:rsidRPr="00A94455">
        <w:t>as specified in TS 33.501</w:t>
      </w:r>
      <w:r w:rsidR="007829A5">
        <w:t xml:space="preserve"> </w:t>
      </w:r>
      <w:r w:rsidR="00C004AE">
        <w:t>[2]</w:t>
      </w:r>
      <w:r w:rsidRPr="00A94455">
        <w:t>, clause 5.3.3.</w:t>
      </w:r>
    </w:p>
    <w:p w14:paraId="13D4E961" w14:textId="77777777" w:rsidR="000407EC" w:rsidRPr="00A94455" w:rsidRDefault="000407EC" w:rsidP="000248EF">
      <w:pPr>
        <w:pStyle w:val="NO"/>
      </w:pPr>
      <w:r w:rsidRPr="00A94455">
        <w:t xml:space="preserve">NOTE: </w:t>
      </w:r>
      <w:r w:rsidR="00303837" w:rsidRPr="00A94455">
        <w:tab/>
      </w:r>
      <w:r w:rsidRPr="00A94455">
        <w:t>This requirement does not apply to the gNB that is used as a secondary node connecting to the EPC.</w:t>
      </w:r>
    </w:p>
    <w:p w14:paraId="6A09F857" w14:textId="77777777" w:rsidR="007216D1" w:rsidRPr="00A94455" w:rsidRDefault="00F80E75" w:rsidP="007216D1">
      <w:r w:rsidRPr="00A94455">
        <w:rPr>
          <w:i/>
        </w:rPr>
        <w:t>Threat References:</w:t>
      </w:r>
      <w:r w:rsidRPr="00A94455">
        <w:t xml:space="preserve"> TR 33.926 </w:t>
      </w:r>
      <w:r w:rsidR="00C004AE">
        <w:t>[5]</w:t>
      </w:r>
      <w:r w:rsidRPr="00A94455">
        <w:t xml:space="preserve">, clause </w:t>
      </w:r>
      <w:r w:rsidR="00F3536D">
        <w:t>D</w:t>
      </w:r>
      <w:r w:rsidRPr="00A94455">
        <w:t>.2.2.</w:t>
      </w:r>
      <w:r w:rsidR="00236EA7" w:rsidRPr="00A94455">
        <w:t>4</w:t>
      </w:r>
      <w:r w:rsidRPr="00A94455">
        <w:t xml:space="preserve"> – </w:t>
      </w:r>
      <w:r w:rsidR="00236EA7" w:rsidRPr="00A94455">
        <w:t>User</w:t>
      </w:r>
      <w:r w:rsidRPr="00A94455">
        <w:t xml:space="preserve"> plane data integrity protection.</w:t>
      </w:r>
    </w:p>
    <w:p w14:paraId="1B891419" w14:textId="77777777" w:rsidR="007216D1" w:rsidRPr="000B670A" w:rsidRDefault="007216D1" w:rsidP="007216D1">
      <w:pPr>
        <w:rPr>
          <w:bCs/>
          <w:i/>
        </w:rPr>
      </w:pPr>
      <w:r w:rsidRPr="000B670A">
        <w:rPr>
          <w:bCs/>
          <w:i/>
        </w:rPr>
        <w:t>Test Case:</w:t>
      </w:r>
    </w:p>
    <w:p w14:paraId="74D4CB89" w14:textId="77777777" w:rsidR="007216D1" w:rsidRPr="00A94455" w:rsidRDefault="007216D1" w:rsidP="007216D1">
      <w:pPr>
        <w:rPr>
          <w:b/>
        </w:rPr>
      </w:pPr>
      <w:r w:rsidRPr="00A94455">
        <w:rPr>
          <w:b/>
        </w:rPr>
        <w:t xml:space="preserve">Test Name: </w:t>
      </w:r>
      <w:r w:rsidRPr="00A94455">
        <w:t>TC-UP-DATA-INT_gNB</w:t>
      </w:r>
    </w:p>
    <w:p w14:paraId="22913969" w14:textId="77777777" w:rsidR="000B670A" w:rsidRDefault="007216D1" w:rsidP="007216D1">
      <w:pPr>
        <w:rPr>
          <w:b/>
        </w:rPr>
      </w:pPr>
      <w:r w:rsidRPr="00A94455">
        <w:rPr>
          <w:b/>
        </w:rPr>
        <w:t xml:space="preserve">Purpose: </w:t>
      </w:r>
    </w:p>
    <w:p w14:paraId="385447B0" w14:textId="77777777" w:rsidR="007216D1" w:rsidRPr="00A94455" w:rsidRDefault="007216D1" w:rsidP="007216D1">
      <w:pPr>
        <w:rPr>
          <w:b/>
        </w:rPr>
      </w:pPr>
      <w:r w:rsidRPr="00A94455">
        <w:t>To</w:t>
      </w:r>
      <w:r w:rsidRPr="00A94455">
        <w:rPr>
          <w:b/>
        </w:rPr>
        <w:t xml:space="preserve"> </w:t>
      </w:r>
      <w:r w:rsidRPr="00A94455">
        <w:t>verify that the user data packets are integrity protected over the NG RAN air interface.</w:t>
      </w:r>
    </w:p>
    <w:p w14:paraId="144EFCE9" w14:textId="77777777" w:rsidR="007216D1" w:rsidRPr="00A94455" w:rsidRDefault="007216D1" w:rsidP="007216D1">
      <w:pPr>
        <w:rPr>
          <w:b/>
        </w:rPr>
      </w:pPr>
      <w:r w:rsidRPr="00A94455">
        <w:rPr>
          <w:b/>
        </w:rPr>
        <w:t xml:space="preserve">Pre-Condition: </w:t>
      </w:r>
    </w:p>
    <w:p w14:paraId="3549458C" w14:textId="77777777" w:rsidR="007216D1" w:rsidRPr="00A94455" w:rsidRDefault="007216D1" w:rsidP="00303837">
      <w:pPr>
        <w:pStyle w:val="B10"/>
        <w:rPr>
          <w:rFonts w:eastAsia="MS Mincho"/>
          <w:lang w:eastAsia="ja-JP"/>
        </w:rPr>
      </w:pPr>
      <w:r w:rsidRPr="00A94455">
        <w:rPr>
          <w:rFonts w:eastAsia="MS Mincho"/>
          <w:lang w:eastAsia="ja-JP"/>
        </w:rPr>
        <w:t>-</w:t>
      </w:r>
      <w:r w:rsidRPr="00A94455">
        <w:rPr>
          <w:rFonts w:eastAsia="MS Mincho"/>
          <w:lang w:eastAsia="ja-JP"/>
        </w:rPr>
        <w:tab/>
        <w:t>The gNB network product shall be connected in emulated/real network environments.</w:t>
      </w:r>
      <w:r w:rsidR="000407EC" w:rsidRPr="00A94455">
        <w:t xml:space="preserve"> UE may be simulated.</w:t>
      </w:r>
    </w:p>
    <w:p w14:paraId="56FDC999" w14:textId="77777777" w:rsidR="007216D1" w:rsidRPr="00A94455" w:rsidRDefault="007216D1" w:rsidP="00303837">
      <w:pPr>
        <w:pStyle w:val="B10"/>
        <w:rPr>
          <w:rFonts w:eastAsia="MS Mincho"/>
          <w:lang w:eastAsia="ja-JP"/>
        </w:rPr>
      </w:pPr>
      <w:r w:rsidRPr="00A94455">
        <w:rPr>
          <w:rFonts w:eastAsia="MS Mincho"/>
          <w:lang w:eastAsia="ja-JP"/>
        </w:rPr>
        <w:t>-</w:t>
      </w:r>
      <w:r w:rsidRPr="00A94455">
        <w:rPr>
          <w:rFonts w:eastAsia="MS Mincho"/>
          <w:lang w:eastAsia="ja-JP"/>
        </w:rPr>
        <w:tab/>
        <w:t xml:space="preserve">Tester shall enable the </w:t>
      </w:r>
      <w:r w:rsidR="000407EC" w:rsidRPr="00A94455">
        <w:rPr>
          <w:rFonts w:eastAsia="MS Mincho"/>
          <w:lang w:eastAsia="ja-JP"/>
        </w:rPr>
        <w:t xml:space="preserve">user plane </w:t>
      </w:r>
      <w:r w:rsidRPr="00A94455">
        <w:rPr>
          <w:rFonts w:eastAsia="MS Mincho"/>
          <w:lang w:eastAsia="ja-JP"/>
        </w:rPr>
        <w:t>integrity protection and ensure NIA0 is not used.</w:t>
      </w:r>
    </w:p>
    <w:p w14:paraId="612BE632" w14:textId="77777777" w:rsidR="007216D1" w:rsidRPr="00A94455" w:rsidRDefault="007216D1" w:rsidP="00303837">
      <w:pPr>
        <w:pStyle w:val="B10"/>
        <w:rPr>
          <w:rFonts w:eastAsia="MS Mincho"/>
          <w:lang w:eastAsia="ja-JP"/>
        </w:rPr>
      </w:pPr>
      <w:r w:rsidRPr="00A94455">
        <w:rPr>
          <w:rFonts w:eastAsia="MS Mincho"/>
          <w:lang w:eastAsia="ja-JP"/>
        </w:rPr>
        <w:t>-</w:t>
      </w:r>
      <w:r w:rsidRPr="00A94455">
        <w:rPr>
          <w:rFonts w:eastAsia="MS Mincho"/>
          <w:lang w:eastAsia="ja-JP"/>
        </w:rPr>
        <w:tab/>
        <w:t>Tester shall have knowledge of integrity algorithm and integrity protection keys.</w:t>
      </w:r>
    </w:p>
    <w:p w14:paraId="6C2AF06A" w14:textId="3B021ECA" w:rsidR="007216D1" w:rsidRDefault="007216D1" w:rsidP="00303837">
      <w:pPr>
        <w:pStyle w:val="B10"/>
        <w:rPr>
          <w:rFonts w:eastAsia="MS Mincho"/>
          <w:lang w:eastAsia="ja-JP"/>
        </w:rPr>
      </w:pPr>
      <w:r w:rsidRPr="00A94455">
        <w:rPr>
          <w:rFonts w:eastAsia="MS Mincho"/>
          <w:lang w:eastAsia="ja-JP"/>
        </w:rPr>
        <w:t>-</w:t>
      </w:r>
      <w:r w:rsidRPr="00A94455">
        <w:rPr>
          <w:rFonts w:eastAsia="MS Mincho"/>
          <w:lang w:eastAsia="ja-JP"/>
        </w:rPr>
        <w:tab/>
        <w:t xml:space="preserve">The tester </w:t>
      </w:r>
      <w:r w:rsidR="00F15407">
        <w:rPr>
          <w:rFonts w:eastAsia="MS Mincho"/>
          <w:lang w:eastAsia="ja-JP"/>
        </w:rPr>
        <w:t xml:space="preserve">can capture the message via </w:t>
      </w:r>
      <w:r w:rsidRPr="00A94455">
        <w:rPr>
          <w:rFonts w:eastAsia="MS Mincho"/>
          <w:lang w:eastAsia="ja-JP"/>
        </w:rPr>
        <w:t>the air interface</w:t>
      </w:r>
      <w:r w:rsidR="00F15407">
        <w:rPr>
          <w:rFonts w:eastAsia="MS Mincho"/>
          <w:lang w:eastAsia="ja-JP"/>
        </w:rPr>
        <w:t>, or can capture the message at the UE</w:t>
      </w:r>
      <w:r w:rsidRPr="00A94455">
        <w:rPr>
          <w:rFonts w:eastAsia="MS Mincho"/>
          <w:lang w:eastAsia="ja-JP"/>
        </w:rPr>
        <w:t xml:space="preserve">. </w:t>
      </w:r>
    </w:p>
    <w:p w14:paraId="4656140F" w14:textId="77777777" w:rsidR="00750FA1" w:rsidRPr="00A94455" w:rsidRDefault="00750FA1" w:rsidP="00303837">
      <w:pPr>
        <w:pStyle w:val="B10"/>
        <w:rPr>
          <w:rFonts w:eastAsia="MS Mincho"/>
          <w:lang w:eastAsia="ja-JP"/>
        </w:rPr>
      </w:pPr>
      <w:r>
        <w:rPr>
          <w:rFonts w:eastAsia="MS Mincho"/>
          <w:lang w:eastAsia="ja-JP"/>
        </w:rPr>
        <w:t>-</w:t>
      </w:r>
      <w:r>
        <w:rPr>
          <w:rFonts w:eastAsia="MS Mincho"/>
          <w:lang w:eastAsia="ja-JP"/>
        </w:rPr>
        <w:tab/>
        <w:t>The NIA0 is disabled at the UE and gNB.</w:t>
      </w:r>
    </w:p>
    <w:p w14:paraId="6F4C5F89" w14:textId="77777777" w:rsidR="007216D1" w:rsidRPr="00A94455" w:rsidRDefault="007216D1" w:rsidP="007216D1">
      <w:pPr>
        <w:rPr>
          <w:b/>
        </w:rPr>
      </w:pPr>
      <w:r w:rsidRPr="00A94455">
        <w:rPr>
          <w:b/>
        </w:rPr>
        <w:t>Execution Steps:</w:t>
      </w:r>
    </w:p>
    <w:p w14:paraId="5FF9EDAC" w14:textId="77777777" w:rsidR="00191F21" w:rsidRDefault="00750FA1" w:rsidP="003C1792">
      <w:pPr>
        <w:pStyle w:val="B10"/>
        <w:rPr>
          <w:lang w:eastAsia="zh-CN"/>
        </w:rPr>
      </w:pPr>
      <w:r>
        <w:rPr>
          <w:lang w:eastAsia="zh-CN"/>
        </w:rPr>
        <w:t>1</w:t>
      </w:r>
      <w:r w:rsidR="000B670A">
        <w:rPr>
          <w:lang w:eastAsia="zh-CN"/>
        </w:rPr>
        <w:t>.</w:t>
      </w:r>
      <w:r w:rsidR="000B670A">
        <w:rPr>
          <w:lang w:eastAsia="zh-CN"/>
        </w:rPr>
        <w:tab/>
      </w:r>
      <w:r>
        <w:rPr>
          <w:lang w:eastAsia="zh-CN"/>
        </w:rPr>
        <w:t>The tester triggers the</w:t>
      </w:r>
      <w:r>
        <w:rPr>
          <w:rFonts w:hint="eastAsia"/>
          <w:lang w:eastAsia="zh-CN"/>
        </w:rPr>
        <w:t xml:space="preserve"> </w:t>
      </w:r>
      <w:r w:rsidR="00191F21">
        <w:rPr>
          <w:rFonts w:hint="eastAsia"/>
          <w:lang w:eastAsia="zh-CN"/>
        </w:rPr>
        <w:t>g</w:t>
      </w:r>
      <w:r w:rsidR="00191F21">
        <w:rPr>
          <w:lang w:eastAsia="zh-CN"/>
        </w:rPr>
        <w:t xml:space="preserve">NB </w:t>
      </w:r>
      <w:r>
        <w:rPr>
          <w:lang w:eastAsia="zh-CN"/>
        </w:rPr>
        <w:t xml:space="preserve">to </w:t>
      </w:r>
      <w:r w:rsidR="00191F21">
        <w:rPr>
          <w:lang w:eastAsia="zh-CN"/>
        </w:rPr>
        <w:t xml:space="preserve">send </w:t>
      </w:r>
      <w:r w:rsidR="00191F21">
        <w:rPr>
          <w:rFonts w:hint="eastAsia"/>
          <w:lang w:eastAsia="zh-CN"/>
        </w:rPr>
        <w:t>RRC</w:t>
      </w:r>
      <w:r w:rsidR="00191F21">
        <w:rPr>
          <w:lang w:eastAsia="zh-CN"/>
        </w:rPr>
        <w:t>ConnectionReconfiguration with integrity protection indication "on".</w:t>
      </w:r>
    </w:p>
    <w:p w14:paraId="121FD6B3" w14:textId="448AE0E0" w:rsidR="007216D1" w:rsidRPr="00A94455" w:rsidRDefault="00750FA1" w:rsidP="003C1792">
      <w:pPr>
        <w:pStyle w:val="B10"/>
        <w:rPr>
          <w:rFonts w:eastAsia="MS Mincho"/>
          <w:lang w:eastAsia="ja-JP"/>
        </w:rPr>
      </w:pPr>
      <w:r>
        <w:rPr>
          <w:lang w:eastAsia="zh-CN"/>
        </w:rPr>
        <w:t>2</w:t>
      </w:r>
      <w:r w:rsidR="000B670A">
        <w:rPr>
          <w:lang w:eastAsia="zh-CN"/>
        </w:rPr>
        <w:t>.</w:t>
      </w:r>
      <w:r w:rsidR="000B670A">
        <w:rPr>
          <w:lang w:eastAsia="zh-CN"/>
        </w:rPr>
        <w:tab/>
      </w:r>
      <w:r>
        <w:rPr>
          <w:lang w:eastAsia="zh-CN"/>
        </w:rPr>
        <w:t>The tester</w:t>
      </w:r>
      <w:r>
        <w:rPr>
          <w:rFonts w:hint="eastAsia"/>
          <w:lang w:eastAsia="zh-CN"/>
        </w:rPr>
        <w:t xml:space="preserve"> </w:t>
      </w:r>
      <w:r>
        <w:rPr>
          <w:lang w:eastAsia="zh-CN"/>
        </w:rPr>
        <w:t>c</w:t>
      </w:r>
      <w:r w:rsidR="00191F21">
        <w:rPr>
          <w:lang w:eastAsia="zh-CN"/>
        </w:rPr>
        <w:t>heck</w:t>
      </w:r>
      <w:r>
        <w:rPr>
          <w:lang w:eastAsia="zh-CN"/>
        </w:rPr>
        <w:t>s</w:t>
      </w:r>
      <w:r w:rsidR="00191F21">
        <w:rPr>
          <w:lang w:eastAsia="zh-CN"/>
        </w:rPr>
        <w:t xml:space="preserve"> any </w:t>
      </w:r>
      <w:r w:rsidR="00441F25">
        <w:rPr>
          <w:lang w:eastAsia="zh-CN"/>
        </w:rPr>
        <w:t xml:space="preserve">user </w:t>
      </w:r>
      <w:r w:rsidR="00191F21">
        <w:rPr>
          <w:lang w:eastAsia="zh-CN"/>
        </w:rPr>
        <w:t xml:space="preserve">data sent by gNB after sending </w:t>
      </w:r>
      <w:r w:rsidR="00191F21" w:rsidRPr="003E11D7">
        <w:rPr>
          <w:lang w:eastAsia="zh-CN"/>
        </w:rPr>
        <w:t>RRCConnectionReconfiguration</w:t>
      </w:r>
      <w:r w:rsidR="00191F21">
        <w:rPr>
          <w:lang w:eastAsia="zh-CN"/>
        </w:rPr>
        <w:t xml:space="preserve"> and before UE enters CM-</w:t>
      </w:r>
      <w:r w:rsidR="00441F25">
        <w:rPr>
          <w:lang w:eastAsia="zh-CN"/>
        </w:rPr>
        <w:t xml:space="preserve">IDLE </w:t>
      </w:r>
      <w:r w:rsidR="00191F21">
        <w:rPr>
          <w:lang w:eastAsia="zh-CN"/>
        </w:rPr>
        <w:t xml:space="preserve">state is </w:t>
      </w:r>
      <w:r w:rsidR="00441F25">
        <w:rPr>
          <w:lang w:eastAsia="zh-CN"/>
        </w:rPr>
        <w:t xml:space="preserve">integrity </w:t>
      </w:r>
      <w:r w:rsidR="00191F21">
        <w:rPr>
          <w:lang w:eastAsia="zh-CN"/>
        </w:rPr>
        <w:t>protected.</w:t>
      </w:r>
    </w:p>
    <w:p w14:paraId="6A7C4420" w14:textId="77777777" w:rsidR="007216D1" w:rsidRPr="00A94455" w:rsidRDefault="007216D1" w:rsidP="00303837">
      <w:pPr>
        <w:rPr>
          <w:b/>
        </w:rPr>
      </w:pPr>
      <w:r w:rsidRPr="00A94455">
        <w:rPr>
          <w:b/>
        </w:rPr>
        <w:t xml:space="preserve">Expected Results:  </w:t>
      </w:r>
    </w:p>
    <w:p w14:paraId="3C4E7B2F" w14:textId="1EE1D3FC" w:rsidR="007216D1" w:rsidRPr="00A94455" w:rsidRDefault="00191F21" w:rsidP="00303837">
      <w:pPr>
        <w:rPr>
          <w:b/>
        </w:rPr>
      </w:pPr>
      <w:r>
        <w:t>Any</w:t>
      </w:r>
      <w:r w:rsidR="007216D1" w:rsidRPr="00A94455">
        <w:t xml:space="preserve"> user plane packets sent between UE and gNB over the air interface </w:t>
      </w:r>
      <w:r>
        <w:t xml:space="preserve">after gNB sending </w:t>
      </w:r>
      <w:r w:rsidRPr="003E11D7">
        <w:rPr>
          <w:lang w:eastAsia="zh-CN"/>
        </w:rPr>
        <w:t>RRCConnectionReconfiguration</w:t>
      </w:r>
      <w:r>
        <w:rPr>
          <w:lang w:eastAsia="zh-CN"/>
        </w:rPr>
        <w:t xml:space="preserve"> </w:t>
      </w:r>
      <w:r w:rsidR="007216D1" w:rsidRPr="00A94455">
        <w:t xml:space="preserve">is integrity protected. </w:t>
      </w:r>
    </w:p>
    <w:p w14:paraId="29D881B5" w14:textId="77777777" w:rsidR="007216D1" w:rsidRPr="00A94455" w:rsidRDefault="007216D1" w:rsidP="00303837">
      <w:pPr>
        <w:rPr>
          <w:b/>
        </w:rPr>
      </w:pPr>
      <w:r w:rsidRPr="00A94455">
        <w:rPr>
          <w:b/>
        </w:rPr>
        <w:t>Expected format of evidence:</w:t>
      </w:r>
    </w:p>
    <w:p w14:paraId="71F4C91A" w14:textId="77777777" w:rsidR="007216D1" w:rsidRPr="00A94455" w:rsidRDefault="007216D1" w:rsidP="00303837">
      <w:r w:rsidRPr="00A94455">
        <w:t>Evidence suitable for the interface e.g.</w:t>
      </w:r>
      <w:r w:rsidR="00BF11E6" w:rsidRPr="00A94455">
        <w:t xml:space="preserve"> </w:t>
      </w:r>
      <w:r w:rsidRPr="00A94455">
        <w:t>Screenshot containing the operational results.</w:t>
      </w:r>
    </w:p>
    <w:p w14:paraId="56D3EE2B" w14:textId="77777777" w:rsidR="007216D1" w:rsidRPr="00A94455" w:rsidRDefault="007216D1" w:rsidP="00303837">
      <w:pPr>
        <w:pStyle w:val="Heading5"/>
      </w:pPr>
      <w:bookmarkStart w:id="78" w:name="_Toc19696864"/>
      <w:bookmarkStart w:id="79" w:name="_Toc26876858"/>
      <w:bookmarkStart w:id="80" w:name="_Toc35529488"/>
      <w:bookmarkStart w:id="81" w:name="_Toc35529578"/>
      <w:bookmarkStart w:id="82" w:name="_Toc187239664"/>
      <w:r w:rsidRPr="00A94455">
        <w:t>4.2.2.1.3</w:t>
      </w:r>
      <w:r w:rsidRPr="00A94455">
        <w:tab/>
      </w:r>
      <w:r w:rsidR="007601CF" w:rsidRPr="00A94455">
        <w:t>VOID</w:t>
      </w:r>
      <w:bookmarkEnd w:id="78"/>
      <w:bookmarkEnd w:id="79"/>
      <w:bookmarkEnd w:id="80"/>
      <w:bookmarkEnd w:id="81"/>
      <w:bookmarkEnd w:id="82"/>
    </w:p>
    <w:p w14:paraId="1B64CE0D" w14:textId="77777777" w:rsidR="007216D1" w:rsidRPr="00A94455" w:rsidRDefault="007216D1" w:rsidP="007F6CC6">
      <w:pPr>
        <w:pStyle w:val="Heading5"/>
      </w:pPr>
      <w:bookmarkStart w:id="83" w:name="_Toc19696865"/>
      <w:bookmarkStart w:id="84" w:name="_Toc26876859"/>
      <w:bookmarkStart w:id="85" w:name="_Toc35529489"/>
      <w:bookmarkStart w:id="86" w:name="_Toc35529579"/>
      <w:bookmarkStart w:id="87" w:name="_Toc187239665"/>
      <w:r w:rsidRPr="00A94455">
        <w:t>4.2.2.1.4</w:t>
      </w:r>
      <w:r w:rsidRPr="00A94455">
        <w:tab/>
        <w:t>RRC integrity check failure</w:t>
      </w:r>
      <w:bookmarkEnd w:id="83"/>
      <w:bookmarkEnd w:id="84"/>
      <w:bookmarkEnd w:id="85"/>
      <w:bookmarkEnd w:id="86"/>
      <w:bookmarkEnd w:id="87"/>
    </w:p>
    <w:p w14:paraId="054187D1" w14:textId="77777777" w:rsidR="007216D1" w:rsidRPr="00A94455" w:rsidRDefault="007216D1" w:rsidP="007216D1">
      <w:pPr>
        <w:rPr>
          <w:lang w:eastAsia="zh-CN"/>
        </w:rPr>
      </w:pPr>
      <w:r w:rsidRPr="00A94455">
        <w:rPr>
          <w:i/>
        </w:rPr>
        <w:t>Requirement Name</w:t>
      </w:r>
      <w:r w:rsidRPr="00A94455">
        <w:t>: RRC integrity check failure</w:t>
      </w:r>
    </w:p>
    <w:p w14:paraId="3E040E27" w14:textId="77777777" w:rsidR="007216D1" w:rsidRPr="00A94455" w:rsidRDefault="007216D1" w:rsidP="007216D1">
      <w:r w:rsidRPr="00A94455">
        <w:rPr>
          <w:i/>
        </w:rPr>
        <w:t xml:space="preserve">Requirement Reference: </w:t>
      </w:r>
      <w:r w:rsidR="00F80E75" w:rsidRPr="00A94455">
        <w:t>TS 33.501</w:t>
      </w:r>
      <w:r w:rsidR="007829A5">
        <w:t> </w:t>
      </w:r>
      <w:r w:rsidR="00C004AE">
        <w:t>[2]</w:t>
      </w:r>
      <w:r w:rsidR="00F80E75" w:rsidRPr="00A94455">
        <w:t xml:space="preserve">, clause 6.5.1 </w:t>
      </w:r>
    </w:p>
    <w:p w14:paraId="3C9FD4F8" w14:textId="77777777" w:rsidR="007216D1" w:rsidRPr="00A94455" w:rsidRDefault="007216D1" w:rsidP="007216D1">
      <w:pPr>
        <w:rPr>
          <w:lang w:eastAsia="zh-CN"/>
        </w:rPr>
      </w:pPr>
      <w:r w:rsidRPr="00A94455">
        <w:rPr>
          <w:i/>
        </w:rPr>
        <w:t>Requirement Description</w:t>
      </w:r>
      <w:r w:rsidRPr="00A94455">
        <w:t>:</w:t>
      </w:r>
      <w:r w:rsidRPr="00165841">
        <w:rPr>
          <w:i/>
        </w:rPr>
        <w:t xml:space="preserve"> </w:t>
      </w:r>
      <w:r w:rsidRPr="00B16668">
        <w:rPr>
          <w:iCs/>
        </w:rPr>
        <w:t xml:space="preserve">The RRC integrity checks </w:t>
      </w:r>
      <w:r w:rsidR="00B16668" w:rsidRPr="00B16668">
        <w:rPr>
          <w:iCs/>
        </w:rPr>
        <w:t>are</w:t>
      </w:r>
      <w:r w:rsidRPr="00B16668">
        <w:rPr>
          <w:iCs/>
        </w:rPr>
        <w:t xml:space="preserve"> performed both in the ME and the gNB. In case failed integrity check (i.e. faulty or missing MAC-I) is detected after the start of integrity protection, the concerned message </w:t>
      </w:r>
      <w:r w:rsidR="00B16668">
        <w:rPr>
          <w:iCs/>
        </w:rPr>
        <w:t>is</w:t>
      </w:r>
      <w:r w:rsidRPr="00B16668">
        <w:rPr>
          <w:iCs/>
        </w:rPr>
        <w:t xml:space="preserve"> discarded. This can happen on the gNB side or on the ME side</w:t>
      </w:r>
      <w:r w:rsidR="00B16668">
        <w:rPr>
          <w:iCs/>
        </w:rPr>
        <w:t>,</w:t>
      </w:r>
      <w:r w:rsidRPr="00B16668">
        <w:rPr>
          <w:iCs/>
        </w:rPr>
        <w:t xml:space="preserve"> </w:t>
      </w:r>
      <w:r w:rsidRPr="00A94455">
        <w:rPr>
          <w:lang w:eastAsia="zh-CN"/>
        </w:rPr>
        <w:t xml:space="preserve">as specified in </w:t>
      </w:r>
      <w:r w:rsidRPr="00A94455">
        <w:t>TS 33.501</w:t>
      </w:r>
      <w:r w:rsidR="007829A5">
        <w:t> </w:t>
      </w:r>
      <w:r w:rsidR="00C004AE">
        <w:t>[2]</w:t>
      </w:r>
      <w:r w:rsidRPr="00A94455">
        <w:t>, clause 6.5.1</w:t>
      </w:r>
      <w:r w:rsidR="002027F9">
        <w:t>.</w:t>
      </w:r>
    </w:p>
    <w:p w14:paraId="5ABA1006" w14:textId="77777777" w:rsidR="007216D1" w:rsidRPr="00A94455" w:rsidRDefault="007216D1" w:rsidP="007216D1">
      <w:r w:rsidRPr="00A94455">
        <w:rPr>
          <w:i/>
        </w:rPr>
        <w:t>Threat References</w:t>
      </w:r>
      <w:r w:rsidRPr="00A94455">
        <w:t xml:space="preserve">: </w:t>
      </w:r>
      <w:r w:rsidR="005F66E3" w:rsidRPr="00A94455">
        <w:t xml:space="preserve">TR 33.926 </w:t>
      </w:r>
      <w:r w:rsidR="00C004AE">
        <w:t>[</w:t>
      </w:r>
      <w:r w:rsidR="001B50F5">
        <w:t>5</w:t>
      </w:r>
      <w:r w:rsidR="00C004AE">
        <w:t>]</w:t>
      </w:r>
      <w:r w:rsidR="005F66E3" w:rsidRPr="00A94455">
        <w:t xml:space="preserve">, clause </w:t>
      </w:r>
      <w:r w:rsidR="00F3536D">
        <w:t>D</w:t>
      </w:r>
      <w:r w:rsidR="005F66E3" w:rsidRPr="00A94455">
        <w:t>.2.2.</w:t>
      </w:r>
      <w:r w:rsidR="007966C2">
        <w:t>2</w:t>
      </w:r>
      <w:r w:rsidR="005F66E3" w:rsidRPr="00A94455">
        <w:t>, Control plane data integrity protection</w:t>
      </w:r>
    </w:p>
    <w:p w14:paraId="2F059F88" w14:textId="77777777" w:rsidR="0029734E" w:rsidRDefault="007216D1" w:rsidP="0029734E">
      <w:r w:rsidRPr="00A94455">
        <w:rPr>
          <w:i/>
        </w:rPr>
        <w:t>Test Case</w:t>
      </w:r>
      <w:r w:rsidRPr="00A94455">
        <w:t xml:space="preserve">: </w:t>
      </w:r>
    </w:p>
    <w:p w14:paraId="05C5E6B9" w14:textId="77777777" w:rsidR="007216D1" w:rsidRPr="00A94455" w:rsidRDefault="0029734E" w:rsidP="0029734E">
      <w:pPr>
        <w:rPr>
          <w:b/>
          <w:lang w:eastAsia="zh-CN"/>
        </w:rPr>
      </w:pPr>
      <w:r w:rsidRPr="000B670A">
        <w:rPr>
          <w:b/>
          <w:bCs/>
        </w:rPr>
        <w:t>Test Name</w:t>
      </w:r>
      <w:r>
        <w:t>: TC-CP-DATA-RRC-INT-CHECK_gNB</w:t>
      </w:r>
    </w:p>
    <w:p w14:paraId="1430F12B" w14:textId="77777777" w:rsidR="007216D1" w:rsidRPr="00A94455" w:rsidRDefault="007216D1" w:rsidP="007216D1">
      <w:pPr>
        <w:rPr>
          <w:b/>
          <w:lang w:eastAsia="zh-CN"/>
        </w:rPr>
      </w:pPr>
      <w:r w:rsidRPr="00A94455">
        <w:rPr>
          <w:b/>
          <w:lang w:eastAsia="zh-CN"/>
        </w:rPr>
        <w:t>Purpose:</w:t>
      </w:r>
    </w:p>
    <w:p w14:paraId="34A0CDAC" w14:textId="77777777" w:rsidR="007216D1" w:rsidRPr="00A94455" w:rsidRDefault="007216D1" w:rsidP="007216D1">
      <w:pPr>
        <w:rPr>
          <w:lang w:eastAsia="zh-CN"/>
        </w:rPr>
      </w:pPr>
      <w:r w:rsidRPr="00A94455">
        <w:rPr>
          <w:lang w:eastAsia="zh-CN"/>
        </w:rPr>
        <w:t>Verify that RRC integrity check failure is handled correctly by the gNB.</w:t>
      </w:r>
    </w:p>
    <w:p w14:paraId="17FF0B2A" w14:textId="77777777" w:rsidR="007216D1" w:rsidRPr="00A94455" w:rsidRDefault="007216D1" w:rsidP="007216D1">
      <w:pPr>
        <w:keepNext/>
        <w:rPr>
          <w:b/>
          <w:lang w:eastAsia="zh-CN"/>
        </w:rPr>
      </w:pPr>
      <w:r w:rsidRPr="00A94455">
        <w:rPr>
          <w:b/>
          <w:lang w:eastAsia="zh-CN"/>
        </w:rPr>
        <w:t>Pre-Conditions:</w:t>
      </w:r>
    </w:p>
    <w:p w14:paraId="2E5C0F45" w14:textId="77777777" w:rsidR="007216D1" w:rsidRPr="00A94455" w:rsidRDefault="007216D1" w:rsidP="007216D1">
      <w:pPr>
        <w:rPr>
          <w:lang w:eastAsia="zh-CN"/>
        </w:rPr>
      </w:pPr>
      <w:r w:rsidRPr="00A94455">
        <w:rPr>
          <w:lang w:eastAsia="zh-CN"/>
        </w:rPr>
        <w:t>Test environment with a UE. The UE may be simulated. RRC integrity protection is activated at the gNB.</w:t>
      </w:r>
    </w:p>
    <w:p w14:paraId="1CC288B5" w14:textId="77777777" w:rsidR="007216D1" w:rsidRPr="00A94455" w:rsidRDefault="007216D1" w:rsidP="007216D1">
      <w:pPr>
        <w:rPr>
          <w:b/>
          <w:lang w:eastAsia="zh-CN"/>
        </w:rPr>
      </w:pPr>
      <w:r w:rsidRPr="00A94455">
        <w:rPr>
          <w:b/>
          <w:lang w:eastAsia="zh-CN"/>
        </w:rPr>
        <w:t>Execution Steps</w:t>
      </w:r>
    </w:p>
    <w:p w14:paraId="6E035BE5" w14:textId="77777777" w:rsidR="003D1A2E" w:rsidRDefault="007216D1" w:rsidP="003D1A2E">
      <w:pPr>
        <w:rPr>
          <w:lang w:eastAsia="zh-CN"/>
        </w:rPr>
      </w:pPr>
      <w:r w:rsidRPr="00A94455">
        <w:t xml:space="preserve">The UE sends </w:t>
      </w:r>
      <w:r w:rsidRPr="00A94455">
        <w:rPr>
          <w:lang w:eastAsia="zh-CN"/>
        </w:rPr>
        <w:t>a RRC message to the gNB without MAC-I</w:t>
      </w:r>
      <w:r w:rsidR="00B67531">
        <w:rPr>
          <w:lang w:eastAsia="zh-CN"/>
        </w:rPr>
        <w:t>;</w:t>
      </w:r>
    </w:p>
    <w:p w14:paraId="11E95FB9" w14:textId="77777777" w:rsidR="007216D1" w:rsidRPr="00A94455" w:rsidRDefault="007216D1" w:rsidP="003D1A2E">
      <w:pPr>
        <w:rPr>
          <w:lang w:eastAsia="zh-CN"/>
        </w:rPr>
      </w:pPr>
      <w:r w:rsidRPr="00A94455">
        <w:rPr>
          <w:lang w:eastAsia="zh-CN"/>
        </w:rPr>
        <w:t>or</w:t>
      </w:r>
    </w:p>
    <w:p w14:paraId="4109F5AD" w14:textId="77777777" w:rsidR="007216D1" w:rsidRPr="00A94455" w:rsidRDefault="007216D1" w:rsidP="003D1A2E">
      <w:pPr>
        <w:rPr>
          <w:lang w:eastAsia="zh-CN"/>
        </w:rPr>
      </w:pPr>
      <w:r w:rsidRPr="00A94455">
        <w:rPr>
          <w:lang w:eastAsia="zh-CN"/>
        </w:rPr>
        <w:t xml:space="preserve">The </w:t>
      </w:r>
      <w:r w:rsidRPr="00A94455">
        <w:t xml:space="preserve">UE sends </w:t>
      </w:r>
      <w:r w:rsidRPr="00A94455">
        <w:rPr>
          <w:lang w:eastAsia="zh-CN"/>
        </w:rPr>
        <w:t>a RRC message to the gNB with a wrong MAC-I.</w:t>
      </w:r>
    </w:p>
    <w:p w14:paraId="3622D3E7" w14:textId="77777777" w:rsidR="007216D1" w:rsidRPr="00A94455" w:rsidRDefault="003D1A2E" w:rsidP="003D1A2E">
      <w:pPr>
        <w:pStyle w:val="NO"/>
        <w:rPr>
          <w:lang w:eastAsia="zh-CN"/>
        </w:rPr>
      </w:pPr>
      <w:r w:rsidRPr="0064431B">
        <w:t>NOTE:</w:t>
      </w:r>
      <w:r w:rsidRPr="0064431B">
        <w:tab/>
        <w:t xml:space="preserve">RRC integrity protection is provided by PDCP. In a PDCP message without MAC-I, the last 4 Bytes of the PCDP Data will be interpreted as </w:t>
      </w:r>
      <w:r>
        <w:t xml:space="preserve">a wrong </w:t>
      </w:r>
      <w:r w:rsidRPr="0064431B">
        <w:t>MAC-I and therefore the integrity check will fail.</w:t>
      </w:r>
    </w:p>
    <w:p w14:paraId="71280787" w14:textId="77777777" w:rsidR="007216D1" w:rsidRPr="00A94455" w:rsidRDefault="007216D1" w:rsidP="007216D1">
      <w:pPr>
        <w:rPr>
          <w:b/>
          <w:lang w:eastAsia="zh-CN"/>
        </w:rPr>
      </w:pPr>
      <w:r w:rsidRPr="00A94455">
        <w:rPr>
          <w:b/>
          <w:lang w:eastAsia="zh-CN"/>
        </w:rPr>
        <w:t>Expected Results:</w:t>
      </w:r>
    </w:p>
    <w:p w14:paraId="27B5B23E" w14:textId="77777777" w:rsidR="007216D1" w:rsidRDefault="007216D1" w:rsidP="007216D1">
      <w:r w:rsidRPr="00A94455">
        <w:rPr>
          <w:lang w:eastAsia="zh-CN"/>
        </w:rPr>
        <w:t xml:space="preserve">The </w:t>
      </w:r>
      <w:r w:rsidRPr="00A94455">
        <w:t>RRC message is discar</w:t>
      </w:r>
      <w:r w:rsidR="00BF11E6" w:rsidRPr="00A94455">
        <w:t>d</w:t>
      </w:r>
      <w:r w:rsidRPr="00A94455">
        <w:t>ed by the gNB.</w:t>
      </w:r>
    </w:p>
    <w:p w14:paraId="0083B318" w14:textId="77777777" w:rsidR="007B2B94" w:rsidRDefault="007B2B94" w:rsidP="007B2B94">
      <w:pPr>
        <w:rPr>
          <w:b/>
          <w:lang w:eastAsia="zh-CN"/>
        </w:rPr>
      </w:pPr>
      <w:r>
        <w:rPr>
          <w:b/>
          <w:lang w:eastAsia="zh-CN"/>
        </w:rPr>
        <w:t>Expected format of evidence:</w:t>
      </w:r>
    </w:p>
    <w:p w14:paraId="577A4688" w14:textId="77777777" w:rsidR="007B2B94" w:rsidRPr="00A94455" w:rsidRDefault="007B2B94" w:rsidP="007B2B94">
      <w:r>
        <w:rPr>
          <w:rFonts w:cs="Arial"/>
          <w:color w:val="000000"/>
        </w:rPr>
        <w:t>Sample copies of the log files</w:t>
      </w:r>
      <w:r>
        <w:rPr>
          <w:lang w:eastAsia="zh-CN"/>
        </w:rPr>
        <w:t>.</w:t>
      </w:r>
    </w:p>
    <w:p w14:paraId="08F0ACB2" w14:textId="77777777" w:rsidR="007216D1" w:rsidRPr="00A94455" w:rsidRDefault="007216D1" w:rsidP="007F6CC6">
      <w:pPr>
        <w:pStyle w:val="Heading5"/>
      </w:pPr>
      <w:bookmarkStart w:id="88" w:name="_Toc19696866"/>
      <w:bookmarkStart w:id="89" w:name="_Toc26876860"/>
      <w:bookmarkStart w:id="90" w:name="_Toc35529490"/>
      <w:bookmarkStart w:id="91" w:name="_Toc35529580"/>
      <w:bookmarkStart w:id="92" w:name="_Toc187239666"/>
      <w:r w:rsidRPr="00A94455">
        <w:t>4.2.2.1.5</w:t>
      </w:r>
      <w:r w:rsidRPr="00A94455">
        <w:tab/>
        <w:t>UP integrity check failure</w:t>
      </w:r>
      <w:bookmarkEnd w:id="88"/>
      <w:bookmarkEnd w:id="89"/>
      <w:bookmarkEnd w:id="90"/>
      <w:bookmarkEnd w:id="91"/>
      <w:bookmarkEnd w:id="92"/>
    </w:p>
    <w:p w14:paraId="141DED14" w14:textId="77777777" w:rsidR="007216D1" w:rsidRPr="00A94455" w:rsidRDefault="007216D1" w:rsidP="007216D1">
      <w:pPr>
        <w:rPr>
          <w:lang w:eastAsia="zh-CN"/>
        </w:rPr>
      </w:pPr>
      <w:r w:rsidRPr="00A94455">
        <w:rPr>
          <w:i/>
        </w:rPr>
        <w:t>Requirement Name</w:t>
      </w:r>
      <w:r w:rsidRPr="00A94455">
        <w:t xml:space="preserve">: </w:t>
      </w:r>
      <w:r w:rsidR="00B80B02">
        <w:rPr>
          <w:rFonts w:eastAsia="SimSun"/>
          <w:lang w:val="en-US" w:eastAsia="zh-CN"/>
        </w:rPr>
        <w:t>UP</w:t>
      </w:r>
      <w:r w:rsidRPr="00A94455">
        <w:t xml:space="preserve"> integrity check failure</w:t>
      </w:r>
    </w:p>
    <w:p w14:paraId="5B1CC585" w14:textId="4D09AD1A" w:rsidR="007216D1" w:rsidRPr="00A94455" w:rsidRDefault="007216D1" w:rsidP="007216D1">
      <w:r w:rsidRPr="00A94455">
        <w:rPr>
          <w:i/>
        </w:rPr>
        <w:t xml:space="preserve">Requirement Reference: </w:t>
      </w:r>
      <w:r w:rsidR="00F80E75" w:rsidRPr="00A94455">
        <w:t>TS 33.501</w:t>
      </w:r>
      <w:r w:rsidR="007829A5">
        <w:t xml:space="preserve"> </w:t>
      </w:r>
      <w:r w:rsidR="00C004AE">
        <w:t>[2]</w:t>
      </w:r>
      <w:r w:rsidR="00F80E75" w:rsidRPr="00A94455">
        <w:t>, clause 6.6.4</w:t>
      </w:r>
      <w:r w:rsidR="00441F25">
        <w:t>.2</w:t>
      </w:r>
      <w:r w:rsidR="00F80E75" w:rsidRPr="00A94455">
        <w:t xml:space="preserve"> </w:t>
      </w:r>
    </w:p>
    <w:p w14:paraId="79D2746D" w14:textId="77777777" w:rsidR="007216D1" w:rsidRPr="00A94455" w:rsidRDefault="007216D1" w:rsidP="007216D1">
      <w:pPr>
        <w:rPr>
          <w:lang w:eastAsia="zh-CN"/>
        </w:rPr>
      </w:pPr>
      <w:r w:rsidRPr="00A94455">
        <w:rPr>
          <w:i/>
        </w:rPr>
        <w:t>Requirement Description</w:t>
      </w:r>
      <w:r w:rsidRPr="00165841">
        <w:rPr>
          <w:i/>
        </w:rPr>
        <w:t xml:space="preserve">: </w:t>
      </w:r>
      <w:r w:rsidRPr="00123DEB">
        <w:rPr>
          <w:iCs/>
        </w:rPr>
        <w:t xml:space="preserve">If the gNB or the UE receives a PDCP PDU which fails integrity check with faulty or missing MAC-I after the start of integrity protection, the PDU </w:t>
      </w:r>
      <w:r w:rsidR="00123DEB" w:rsidRPr="00123DEB">
        <w:rPr>
          <w:iCs/>
        </w:rPr>
        <w:t xml:space="preserve">is </w:t>
      </w:r>
      <w:r w:rsidRPr="00123DEB">
        <w:rPr>
          <w:iCs/>
        </w:rPr>
        <w:t>discarded</w:t>
      </w:r>
      <w:r w:rsidRPr="00A94455">
        <w:t xml:space="preserve"> </w:t>
      </w:r>
      <w:r w:rsidRPr="00A94455">
        <w:rPr>
          <w:lang w:eastAsia="zh-CN"/>
        </w:rPr>
        <w:t xml:space="preserve">as specified in </w:t>
      </w:r>
      <w:r w:rsidRPr="00A94455">
        <w:t>TS 33.501</w:t>
      </w:r>
      <w:r w:rsidR="002027F9">
        <w:t> </w:t>
      </w:r>
      <w:r w:rsidR="00C004AE">
        <w:t>[2]</w:t>
      </w:r>
      <w:r w:rsidRPr="00A94455">
        <w:t xml:space="preserve">, </w:t>
      </w:r>
      <w:r w:rsidR="002027F9" w:rsidRPr="00A94455">
        <w:t>clause</w:t>
      </w:r>
      <w:r w:rsidR="002027F9">
        <w:t> </w:t>
      </w:r>
      <w:r w:rsidRPr="00A94455">
        <w:t>6.6.4.</w:t>
      </w:r>
      <w:r w:rsidR="00123DEB">
        <w:t>2.</w:t>
      </w:r>
    </w:p>
    <w:p w14:paraId="19C97622" w14:textId="77777777" w:rsidR="007216D1" w:rsidRPr="00A94455" w:rsidRDefault="007216D1" w:rsidP="007216D1">
      <w:r w:rsidRPr="00A94455">
        <w:rPr>
          <w:i/>
        </w:rPr>
        <w:t>Threat References</w:t>
      </w:r>
      <w:r w:rsidRPr="00A94455">
        <w:t xml:space="preserve">: </w:t>
      </w:r>
      <w:r w:rsidR="005F66E3" w:rsidRPr="00A94455">
        <w:t xml:space="preserve">TR 33.926 </w:t>
      </w:r>
      <w:r w:rsidR="00C004AE">
        <w:t>[</w:t>
      </w:r>
      <w:r w:rsidR="001B50F5">
        <w:t>5</w:t>
      </w:r>
      <w:r w:rsidR="00C004AE">
        <w:t>]</w:t>
      </w:r>
      <w:r w:rsidR="005F66E3" w:rsidRPr="00A94455">
        <w:t xml:space="preserve">, clause </w:t>
      </w:r>
      <w:r w:rsidR="00F3536D">
        <w:t>D</w:t>
      </w:r>
      <w:r w:rsidR="005F66E3" w:rsidRPr="00A94455">
        <w:t xml:space="preserve">.2.2.4, User plane data integrity protection </w:t>
      </w:r>
    </w:p>
    <w:p w14:paraId="60C5A5A1" w14:textId="77777777" w:rsidR="007216D1" w:rsidRDefault="007216D1" w:rsidP="007216D1">
      <w:r w:rsidRPr="00A94455">
        <w:rPr>
          <w:i/>
        </w:rPr>
        <w:t>Test Case</w:t>
      </w:r>
      <w:r w:rsidRPr="00A94455">
        <w:t xml:space="preserve">: </w:t>
      </w:r>
    </w:p>
    <w:p w14:paraId="197002EF" w14:textId="77777777" w:rsidR="000B670A" w:rsidRPr="00A94455" w:rsidRDefault="000B670A" w:rsidP="007216D1">
      <w:pPr>
        <w:rPr>
          <w:b/>
          <w:lang w:eastAsia="zh-CN"/>
        </w:rPr>
      </w:pPr>
      <w:r w:rsidRPr="001035DC">
        <w:rPr>
          <w:b/>
          <w:lang w:eastAsia="zh-CN"/>
        </w:rPr>
        <w:t xml:space="preserve">Test Name: </w:t>
      </w:r>
      <w:r w:rsidRPr="004F755F">
        <w:rPr>
          <w:bCs/>
          <w:lang w:eastAsia="zh-CN"/>
        </w:rPr>
        <w:t>TC_GNB_UP_INTEGRITY_CHECK_FAIL</w:t>
      </w:r>
    </w:p>
    <w:p w14:paraId="792D3E72" w14:textId="77777777" w:rsidR="007216D1" w:rsidRPr="00A94455" w:rsidRDefault="007216D1" w:rsidP="007216D1">
      <w:pPr>
        <w:rPr>
          <w:b/>
          <w:lang w:eastAsia="zh-CN"/>
        </w:rPr>
      </w:pPr>
      <w:r w:rsidRPr="00A94455">
        <w:rPr>
          <w:b/>
          <w:lang w:eastAsia="zh-CN"/>
        </w:rPr>
        <w:t>Purpose:</w:t>
      </w:r>
    </w:p>
    <w:p w14:paraId="57C1A162" w14:textId="77777777" w:rsidR="007216D1" w:rsidRPr="00A94455" w:rsidRDefault="007216D1" w:rsidP="007216D1">
      <w:pPr>
        <w:rPr>
          <w:lang w:eastAsia="zh-CN"/>
        </w:rPr>
      </w:pPr>
      <w:r w:rsidRPr="00A94455">
        <w:rPr>
          <w:lang w:eastAsia="zh-CN"/>
        </w:rPr>
        <w:t>Verify that UP integrity check failure is handled correctly by the gNB.</w:t>
      </w:r>
    </w:p>
    <w:p w14:paraId="3A59241D" w14:textId="77777777" w:rsidR="007216D1" w:rsidRPr="00A94455" w:rsidRDefault="007216D1" w:rsidP="007216D1">
      <w:pPr>
        <w:keepNext/>
        <w:rPr>
          <w:b/>
          <w:lang w:eastAsia="zh-CN"/>
        </w:rPr>
      </w:pPr>
      <w:r w:rsidRPr="00A94455">
        <w:rPr>
          <w:b/>
          <w:lang w:eastAsia="zh-CN"/>
        </w:rPr>
        <w:t>Pre-Conditions:</w:t>
      </w:r>
    </w:p>
    <w:p w14:paraId="08CB3B83" w14:textId="77777777" w:rsidR="007216D1" w:rsidRPr="00A94455" w:rsidRDefault="007216D1" w:rsidP="007216D1">
      <w:pPr>
        <w:rPr>
          <w:lang w:eastAsia="zh-CN"/>
        </w:rPr>
      </w:pPr>
      <w:r w:rsidRPr="00A94455">
        <w:rPr>
          <w:lang w:eastAsia="zh-CN"/>
        </w:rPr>
        <w:t>Test environment with a UE. The UE may be simulated. UP integrity protection is activated at the gNB.</w:t>
      </w:r>
    </w:p>
    <w:p w14:paraId="77B6D54C" w14:textId="77777777" w:rsidR="007216D1" w:rsidRPr="00A94455" w:rsidRDefault="007216D1" w:rsidP="007216D1">
      <w:pPr>
        <w:rPr>
          <w:b/>
          <w:lang w:eastAsia="zh-CN"/>
        </w:rPr>
      </w:pPr>
      <w:r w:rsidRPr="00A94455">
        <w:rPr>
          <w:b/>
          <w:lang w:eastAsia="zh-CN"/>
        </w:rPr>
        <w:t>Execution Steps</w:t>
      </w:r>
    </w:p>
    <w:p w14:paraId="3C21B41A" w14:textId="77777777" w:rsidR="00B67531" w:rsidRDefault="007216D1" w:rsidP="00B67531">
      <w:pPr>
        <w:rPr>
          <w:lang w:eastAsia="zh-CN"/>
        </w:rPr>
      </w:pPr>
      <w:r w:rsidRPr="00A94455">
        <w:t xml:space="preserve">The UE sends </w:t>
      </w:r>
      <w:r w:rsidRPr="00A94455">
        <w:rPr>
          <w:lang w:eastAsia="zh-CN"/>
        </w:rPr>
        <w:t xml:space="preserve">a PDCP PDU to the gNB without MAC-I; </w:t>
      </w:r>
    </w:p>
    <w:p w14:paraId="74072E12" w14:textId="77777777" w:rsidR="007216D1" w:rsidRPr="00A94455" w:rsidRDefault="007216D1" w:rsidP="00B67531">
      <w:pPr>
        <w:rPr>
          <w:lang w:eastAsia="zh-CN"/>
        </w:rPr>
      </w:pPr>
      <w:r w:rsidRPr="00A94455">
        <w:rPr>
          <w:lang w:eastAsia="zh-CN"/>
        </w:rPr>
        <w:t>or</w:t>
      </w:r>
    </w:p>
    <w:p w14:paraId="527F6691" w14:textId="77777777" w:rsidR="007216D1" w:rsidRPr="00A94455" w:rsidRDefault="007216D1" w:rsidP="00B67531">
      <w:pPr>
        <w:rPr>
          <w:lang w:eastAsia="zh-CN"/>
        </w:rPr>
      </w:pPr>
      <w:r w:rsidRPr="00A94455">
        <w:rPr>
          <w:lang w:eastAsia="zh-CN"/>
        </w:rPr>
        <w:t xml:space="preserve">The </w:t>
      </w:r>
      <w:r w:rsidRPr="00A94455">
        <w:t xml:space="preserve">UE sends </w:t>
      </w:r>
      <w:r w:rsidRPr="00A94455">
        <w:rPr>
          <w:lang w:eastAsia="zh-CN"/>
        </w:rPr>
        <w:t>a PDCP PDU to the gNB with a wrong MAC-I.</w:t>
      </w:r>
    </w:p>
    <w:p w14:paraId="7C8EB698" w14:textId="77777777" w:rsidR="007216D1" w:rsidRPr="00A94455" w:rsidRDefault="00B67531" w:rsidP="00B67531">
      <w:pPr>
        <w:pStyle w:val="NO"/>
        <w:rPr>
          <w:lang w:eastAsia="zh-CN"/>
        </w:rPr>
      </w:pPr>
      <w:r w:rsidRPr="0064431B">
        <w:t>NOTE:</w:t>
      </w:r>
      <w:r w:rsidRPr="0064431B">
        <w:tab/>
        <w:t xml:space="preserve">In a PDCP PDU message without MAC-I, the last 4 Bytes of the PCDP PDU Data will be interpreted as </w:t>
      </w:r>
      <w:r>
        <w:t xml:space="preserve">a wrong </w:t>
      </w:r>
      <w:r w:rsidRPr="0064431B">
        <w:t>MAC-I and therefore the integrity check will fail.</w:t>
      </w:r>
    </w:p>
    <w:p w14:paraId="09FFD0F8" w14:textId="77777777" w:rsidR="007216D1" w:rsidRPr="00A94455" w:rsidRDefault="007216D1" w:rsidP="007216D1">
      <w:pPr>
        <w:rPr>
          <w:b/>
          <w:lang w:eastAsia="zh-CN"/>
        </w:rPr>
      </w:pPr>
      <w:r w:rsidRPr="00A94455">
        <w:rPr>
          <w:b/>
          <w:lang w:eastAsia="zh-CN"/>
        </w:rPr>
        <w:t>Expected Results:</w:t>
      </w:r>
    </w:p>
    <w:p w14:paraId="3600755D" w14:textId="77777777" w:rsidR="007216D1" w:rsidRDefault="007216D1" w:rsidP="003D6A26">
      <w:r w:rsidRPr="00A94455">
        <w:rPr>
          <w:lang w:eastAsia="zh-CN"/>
        </w:rPr>
        <w:t>The PDCP PDU</w:t>
      </w:r>
      <w:r w:rsidRPr="00A94455">
        <w:t xml:space="preserve"> is discar</w:t>
      </w:r>
      <w:r w:rsidR="00BF11E6" w:rsidRPr="00A94455">
        <w:t>d</w:t>
      </w:r>
      <w:r w:rsidRPr="00A94455">
        <w:t>ed by the gNB.</w:t>
      </w:r>
    </w:p>
    <w:p w14:paraId="4AA33E43" w14:textId="77777777" w:rsidR="007B2B94" w:rsidRDefault="007B2B94" w:rsidP="007B2B94">
      <w:pPr>
        <w:rPr>
          <w:b/>
        </w:rPr>
      </w:pPr>
      <w:r>
        <w:rPr>
          <w:b/>
        </w:rPr>
        <w:t>Expected format of evidence:</w:t>
      </w:r>
    </w:p>
    <w:p w14:paraId="73986322" w14:textId="77777777" w:rsidR="007B2B94" w:rsidRPr="00A94455" w:rsidRDefault="007B2B94" w:rsidP="007B2B94">
      <w:r>
        <w:t>Evidence suitable for the interface e.g. Screenshot containing the operational results.</w:t>
      </w:r>
    </w:p>
    <w:p w14:paraId="3820048A" w14:textId="77777777" w:rsidR="007216D1" w:rsidRPr="00A94455" w:rsidRDefault="007216D1" w:rsidP="007F6CC6">
      <w:pPr>
        <w:pStyle w:val="Heading5"/>
      </w:pPr>
      <w:bookmarkStart w:id="93" w:name="_Toc19696867"/>
      <w:bookmarkStart w:id="94" w:name="_Toc26876861"/>
      <w:bookmarkStart w:id="95" w:name="_Toc35529491"/>
      <w:bookmarkStart w:id="96" w:name="_Toc35529581"/>
      <w:bookmarkStart w:id="97" w:name="_Toc187239667"/>
      <w:r w:rsidRPr="00A94455">
        <w:t>4.2.2.1.6</w:t>
      </w:r>
      <w:r w:rsidR="00327B4C" w:rsidRPr="00A94455">
        <w:tab/>
      </w:r>
      <w:r w:rsidR="00BF11E6" w:rsidRPr="00A94455">
        <w:t>Ciphering</w:t>
      </w:r>
      <w:r w:rsidRPr="00A94455">
        <w:t xml:space="preserve"> of</w:t>
      </w:r>
      <w:r w:rsidR="002027F9">
        <w:t xml:space="preserve"> </w:t>
      </w:r>
      <w:r w:rsidRPr="00A94455">
        <w:t>RRC-signalling</w:t>
      </w:r>
      <w:bookmarkEnd w:id="93"/>
      <w:bookmarkEnd w:id="94"/>
      <w:bookmarkEnd w:id="95"/>
      <w:bookmarkEnd w:id="96"/>
      <w:bookmarkEnd w:id="97"/>
    </w:p>
    <w:p w14:paraId="3F5AFF45" w14:textId="77777777" w:rsidR="007216D1" w:rsidRPr="00A94455" w:rsidRDefault="007216D1" w:rsidP="007216D1">
      <w:pPr>
        <w:rPr>
          <w:strike/>
        </w:rPr>
      </w:pPr>
      <w:r w:rsidRPr="00A94455">
        <w:rPr>
          <w:i/>
        </w:rPr>
        <w:t>Requirement Name:</w:t>
      </w:r>
      <w:r w:rsidRPr="00A94455">
        <w:t xml:space="preserve"> Ciphering of RRC-signalling</w:t>
      </w:r>
    </w:p>
    <w:p w14:paraId="20FFCB71" w14:textId="77777777" w:rsidR="007216D1" w:rsidRPr="00A94455" w:rsidRDefault="007216D1" w:rsidP="007216D1">
      <w:r w:rsidRPr="00A94455">
        <w:rPr>
          <w:i/>
        </w:rPr>
        <w:t>Requirement Reference:</w:t>
      </w:r>
      <w:r w:rsidRPr="00A94455">
        <w:t xml:space="preserve"> </w:t>
      </w:r>
      <w:r w:rsidR="00F80E75" w:rsidRPr="00A94455">
        <w:t xml:space="preserve">TS 33.501 </w:t>
      </w:r>
      <w:r w:rsidR="00C004AE">
        <w:t>[2]</w:t>
      </w:r>
      <w:r w:rsidR="00F80E75" w:rsidRPr="00A94455">
        <w:t>, clause 5.3.2</w:t>
      </w:r>
    </w:p>
    <w:p w14:paraId="102C6B92" w14:textId="77777777" w:rsidR="007216D1" w:rsidRPr="00A94455" w:rsidRDefault="007216D1" w:rsidP="007216D1">
      <w:r w:rsidRPr="00A94455">
        <w:rPr>
          <w:i/>
        </w:rPr>
        <w:t>Requirement Description:</w:t>
      </w:r>
      <w:r w:rsidRPr="00A94455">
        <w:t xml:space="preserve"> </w:t>
      </w:r>
      <w:r w:rsidRPr="00123DEB">
        <w:rPr>
          <w:iCs/>
        </w:rPr>
        <w:t>The gNB support</w:t>
      </w:r>
      <w:r w:rsidR="00123DEB" w:rsidRPr="00123DEB">
        <w:rPr>
          <w:iCs/>
        </w:rPr>
        <w:t>s</w:t>
      </w:r>
      <w:r w:rsidRPr="00123DEB">
        <w:rPr>
          <w:iCs/>
        </w:rPr>
        <w:t xml:space="preserve"> ciphering of RRC-signalling as specified in TS 33.501</w:t>
      </w:r>
      <w:r w:rsidR="007829A5" w:rsidRPr="00123DEB">
        <w:rPr>
          <w:iCs/>
        </w:rPr>
        <w:t> </w:t>
      </w:r>
      <w:r w:rsidR="00C004AE" w:rsidRPr="00123DEB">
        <w:rPr>
          <w:iCs/>
        </w:rPr>
        <w:t>[2]</w:t>
      </w:r>
      <w:r w:rsidRPr="00123DEB">
        <w:rPr>
          <w:iCs/>
        </w:rPr>
        <w:t>, cla</w:t>
      </w:r>
      <w:r w:rsidRPr="00A94455">
        <w:t>use 5.3.2.</w:t>
      </w:r>
    </w:p>
    <w:p w14:paraId="13277863" w14:textId="77777777" w:rsidR="007216D1" w:rsidRPr="00A94455" w:rsidRDefault="00F80E75" w:rsidP="007216D1">
      <w:r w:rsidRPr="00A94455">
        <w:rPr>
          <w:i/>
        </w:rPr>
        <w:t>Threat References:</w:t>
      </w:r>
      <w:r w:rsidRPr="00A94455">
        <w:t xml:space="preserve"> TR 33.926 </w:t>
      </w:r>
      <w:r w:rsidR="00C004AE">
        <w:t>[5]</w:t>
      </w:r>
      <w:r w:rsidRPr="00A94455">
        <w:t xml:space="preserve">, clause </w:t>
      </w:r>
      <w:r w:rsidR="00F3536D">
        <w:t>D</w:t>
      </w:r>
      <w:r w:rsidRPr="00A94455">
        <w:t>.2.2.</w:t>
      </w:r>
      <w:r w:rsidR="005F66E3" w:rsidRPr="00A94455">
        <w:t>1</w:t>
      </w:r>
      <w:r w:rsidRPr="00A94455">
        <w:t xml:space="preserve"> – Control plane data </w:t>
      </w:r>
      <w:r w:rsidR="005F66E3" w:rsidRPr="00A94455">
        <w:t>confidentiality</w:t>
      </w:r>
      <w:r w:rsidRPr="00A94455">
        <w:t xml:space="preserve"> protection.</w:t>
      </w:r>
    </w:p>
    <w:p w14:paraId="6C423837" w14:textId="77777777" w:rsidR="007216D1" w:rsidRPr="000B670A" w:rsidRDefault="007216D1" w:rsidP="007216D1">
      <w:pPr>
        <w:rPr>
          <w:bCs/>
          <w:i/>
        </w:rPr>
      </w:pPr>
      <w:r w:rsidRPr="000B670A">
        <w:rPr>
          <w:bCs/>
          <w:i/>
        </w:rPr>
        <w:t>Test Case:</w:t>
      </w:r>
    </w:p>
    <w:p w14:paraId="43739668" w14:textId="77777777" w:rsidR="007216D1" w:rsidRPr="00A94455" w:rsidRDefault="007216D1" w:rsidP="007216D1">
      <w:pPr>
        <w:rPr>
          <w:b/>
        </w:rPr>
      </w:pPr>
      <w:r w:rsidRPr="00A94455">
        <w:rPr>
          <w:b/>
        </w:rPr>
        <w:t xml:space="preserve">Test Name: </w:t>
      </w:r>
      <w:r w:rsidRPr="00A94455">
        <w:t>TC-CP-DATA-CIP-RRC-SIGN_gNB</w:t>
      </w:r>
    </w:p>
    <w:p w14:paraId="445DFA82" w14:textId="77777777" w:rsidR="000B670A" w:rsidRDefault="007216D1" w:rsidP="007216D1">
      <w:pPr>
        <w:rPr>
          <w:b/>
        </w:rPr>
      </w:pPr>
      <w:r w:rsidRPr="00A94455">
        <w:rPr>
          <w:b/>
        </w:rPr>
        <w:t xml:space="preserve">Purpose: </w:t>
      </w:r>
    </w:p>
    <w:p w14:paraId="64602830" w14:textId="588E1F85" w:rsidR="007216D1" w:rsidRPr="00A94455" w:rsidRDefault="007216D1" w:rsidP="007216D1">
      <w:pPr>
        <w:rPr>
          <w:b/>
        </w:rPr>
      </w:pPr>
      <w:r w:rsidRPr="00A94455">
        <w:t>To</w:t>
      </w:r>
      <w:r w:rsidRPr="00A94455">
        <w:rPr>
          <w:b/>
        </w:rPr>
        <w:t xml:space="preserve"> </w:t>
      </w:r>
      <w:r w:rsidRPr="00A94455">
        <w:t>verify that the RRC-signalling data sent between UE and gNB over the air interface are confidentiality protected.</w:t>
      </w:r>
    </w:p>
    <w:p w14:paraId="57F2A6E8" w14:textId="77777777" w:rsidR="007216D1" w:rsidRPr="00A94455" w:rsidRDefault="007216D1" w:rsidP="007216D1">
      <w:pPr>
        <w:rPr>
          <w:b/>
        </w:rPr>
      </w:pPr>
      <w:r w:rsidRPr="00A94455">
        <w:rPr>
          <w:b/>
        </w:rPr>
        <w:t xml:space="preserve">Pre-Condition: </w:t>
      </w:r>
    </w:p>
    <w:p w14:paraId="12F9FA96" w14:textId="77777777" w:rsidR="007216D1" w:rsidRPr="00A94455" w:rsidRDefault="007216D1" w:rsidP="00303837">
      <w:pPr>
        <w:pStyle w:val="B10"/>
        <w:rPr>
          <w:rFonts w:eastAsia="MS Mincho"/>
          <w:lang w:eastAsia="ja-JP"/>
        </w:rPr>
      </w:pPr>
      <w:r w:rsidRPr="00A94455">
        <w:rPr>
          <w:rFonts w:eastAsia="MS Mincho"/>
          <w:lang w:eastAsia="ja-JP"/>
        </w:rPr>
        <w:t>-</w:t>
      </w:r>
      <w:r w:rsidRPr="00A94455">
        <w:rPr>
          <w:rFonts w:eastAsia="MS Mincho"/>
          <w:lang w:eastAsia="ja-JP"/>
        </w:rPr>
        <w:tab/>
        <w:t>The gNB network product shall be connected in emulated/real network environments.</w:t>
      </w:r>
      <w:r w:rsidR="00F92FA2">
        <w:rPr>
          <w:rFonts w:eastAsia="MS Mincho"/>
          <w:lang w:eastAsia="ja-JP"/>
        </w:rPr>
        <w:t xml:space="preserve"> </w:t>
      </w:r>
      <w:r w:rsidR="00F92FA2">
        <w:t>The UE may be simulated.</w:t>
      </w:r>
    </w:p>
    <w:p w14:paraId="1B0EF9FA" w14:textId="5F5C1B43" w:rsidR="007216D1" w:rsidRPr="00A94455" w:rsidRDefault="007216D1" w:rsidP="00303837">
      <w:pPr>
        <w:pStyle w:val="B10"/>
        <w:rPr>
          <w:rFonts w:eastAsia="MS Mincho"/>
          <w:lang w:eastAsia="ja-JP"/>
        </w:rPr>
      </w:pPr>
      <w:r w:rsidRPr="00A94455">
        <w:rPr>
          <w:rFonts w:eastAsia="MS Mincho"/>
          <w:lang w:eastAsia="ja-JP"/>
        </w:rPr>
        <w:t>-</w:t>
      </w:r>
      <w:r w:rsidRPr="00A94455">
        <w:rPr>
          <w:rFonts w:eastAsia="MS Mincho"/>
          <w:lang w:eastAsia="ja-JP"/>
        </w:rPr>
        <w:tab/>
        <w:t>The tester shall have access to the air interface</w:t>
      </w:r>
      <w:r w:rsidR="00F92FA2">
        <w:rPr>
          <w:rFonts w:eastAsia="MS Mincho"/>
          <w:lang w:eastAsia="ja-JP"/>
        </w:rPr>
        <w:t xml:space="preserve"> or can capture the message at the UE</w:t>
      </w:r>
      <w:r w:rsidRPr="00A94455">
        <w:rPr>
          <w:rFonts w:eastAsia="MS Mincho"/>
          <w:lang w:eastAsia="ja-JP"/>
        </w:rPr>
        <w:t>.</w:t>
      </w:r>
    </w:p>
    <w:p w14:paraId="2898A91D" w14:textId="77777777" w:rsidR="00F92FA2" w:rsidRDefault="007216D1" w:rsidP="00F92FA2">
      <w:pPr>
        <w:rPr>
          <w:b/>
        </w:rPr>
      </w:pPr>
      <w:r w:rsidRPr="00A94455">
        <w:rPr>
          <w:b/>
        </w:rPr>
        <w:t>Execution Steps:</w:t>
      </w:r>
    </w:p>
    <w:p w14:paraId="039C8758" w14:textId="32A51965" w:rsidR="00F92FA2" w:rsidRDefault="00F92FA2" w:rsidP="00AE485A">
      <w:pPr>
        <w:pStyle w:val="B10"/>
        <w:rPr>
          <w:lang w:eastAsia="zh-CN"/>
        </w:rPr>
      </w:pPr>
      <w:r>
        <w:rPr>
          <w:lang w:eastAsia="zh-CN"/>
        </w:rPr>
        <w:t>1.</w:t>
      </w:r>
      <w:r w:rsidR="004610EC">
        <w:rPr>
          <w:lang w:eastAsia="zh-CN"/>
        </w:rPr>
        <w:tab/>
      </w:r>
      <w:r>
        <w:rPr>
          <w:lang w:eastAsia="zh-CN"/>
        </w:rPr>
        <w:t xml:space="preserve">The </w:t>
      </w:r>
      <w:r w:rsidR="004610EC">
        <w:rPr>
          <w:lang w:eastAsia="zh-CN"/>
        </w:rPr>
        <w:t xml:space="preserve">tester triggers the </w:t>
      </w:r>
      <w:r>
        <w:rPr>
          <w:lang w:eastAsia="zh-CN"/>
        </w:rPr>
        <w:t xml:space="preserve">UE </w:t>
      </w:r>
      <w:r w:rsidR="004610EC">
        <w:rPr>
          <w:lang w:eastAsia="zh-CN"/>
        </w:rPr>
        <w:t xml:space="preserve">to </w:t>
      </w:r>
      <w:r>
        <w:rPr>
          <w:lang w:eastAsia="zh-CN"/>
        </w:rPr>
        <w:t>send a Registrat</w:t>
      </w:r>
      <w:r w:rsidR="00441F25">
        <w:rPr>
          <w:lang w:eastAsia="zh-CN"/>
        </w:rPr>
        <w:t>i</w:t>
      </w:r>
      <w:r>
        <w:rPr>
          <w:lang w:eastAsia="zh-CN"/>
        </w:rPr>
        <w:t>on Request to the AMF.</w:t>
      </w:r>
    </w:p>
    <w:p w14:paraId="2700EB39" w14:textId="77777777" w:rsidR="00F92FA2" w:rsidRDefault="00F92FA2" w:rsidP="00AE485A">
      <w:pPr>
        <w:pStyle w:val="B10"/>
        <w:rPr>
          <w:lang w:eastAsia="zh-CN"/>
        </w:rPr>
      </w:pPr>
      <w:r>
        <w:rPr>
          <w:lang w:eastAsia="zh-CN"/>
        </w:rPr>
        <w:t>2.</w:t>
      </w:r>
      <w:r w:rsidR="004610EC">
        <w:rPr>
          <w:lang w:eastAsia="zh-CN"/>
        </w:rPr>
        <w:tab/>
      </w:r>
      <w:r>
        <w:rPr>
          <w:lang w:eastAsia="zh-CN"/>
        </w:rPr>
        <w:t>The AMF sends a KgNB and the UE security capability to the gNB.</w:t>
      </w:r>
    </w:p>
    <w:p w14:paraId="694CC2A5" w14:textId="6B8ED365" w:rsidR="00F92FA2" w:rsidRDefault="00F92FA2" w:rsidP="00AE485A">
      <w:pPr>
        <w:pStyle w:val="B10"/>
        <w:rPr>
          <w:lang w:eastAsia="zh-CN"/>
        </w:rPr>
      </w:pPr>
      <w:r>
        <w:rPr>
          <w:lang w:eastAsia="zh-CN"/>
        </w:rPr>
        <w:t>3.</w:t>
      </w:r>
      <w:r w:rsidR="004610EC">
        <w:rPr>
          <w:lang w:eastAsia="zh-CN"/>
        </w:rPr>
        <w:tab/>
      </w:r>
      <w:r>
        <w:rPr>
          <w:lang w:eastAsia="zh-CN"/>
        </w:rPr>
        <w:t xml:space="preserve">The gNB selects an algorithm and sends AS </w:t>
      </w:r>
      <w:r w:rsidR="00441F25">
        <w:rPr>
          <w:rFonts w:hint="eastAsia"/>
          <w:lang w:eastAsia="zh-CN"/>
        </w:rPr>
        <w:t>security mode command message</w:t>
      </w:r>
      <w:r>
        <w:rPr>
          <w:lang w:eastAsia="zh-CN"/>
        </w:rPr>
        <w:t xml:space="preserve"> to the UE. </w:t>
      </w:r>
    </w:p>
    <w:p w14:paraId="40D42515" w14:textId="6150C5C5" w:rsidR="00123DEB" w:rsidRDefault="00F92FA2" w:rsidP="00123DEB">
      <w:pPr>
        <w:pStyle w:val="B10"/>
        <w:rPr>
          <w:lang w:eastAsia="zh-CN"/>
        </w:rPr>
      </w:pPr>
      <w:r>
        <w:rPr>
          <w:lang w:eastAsia="zh-CN"/>
        </w:rPr>
        <w:t>4.</w:t>
      </w:r>
      <w:r w:rsidR="004610EC">
        <w:rPr>
          <w:lang w:eastAsia="zh-CN"/>
        </w:rPr>
        <w:tab/>
      </w:r>
      <w:r>
        <w:rPr>
          <w:lang w:eastAsia="zh-CN"/>
        </w:rPr>
        <w:t>The gNB receive</w:t>
      </w:r>
      <w:r w:rsidR="00441F25">
        <w:rPr>
          <w:lang w:eastAsia="zh-CN"/>
        </w:rPr>
        <w:t>s</w:t>
      </w:r>
      <w:r>
        <w:rPr>
          <w:lang w:eastAsia="zh-CN"/>
        </w:rPr>
        <w:t xml:space="preserve"> AS </w:t>
      </w:r>
      <w:r w:rsidR="00441F25">
        <w:rPr>
          <w:rFonts w:hint="eastAsia"/>
          <w:lang w:eastAsia="zh-CN"/>
        </w:rPr>
        <w:t>security mode command message</w:t>
      </w:r>
      <w:r>
        <w:rPr>
          <w:lang w:eastAsia="zh-CN"/>
        </w:rPr>
        <w:t xml:space="preserve"> from the UE.</w:t>
      </w:r>
    </w:p>
    <w:p w14:paraId="259F7B1C" w14:textId="77777777" w:rsidR="007216D1" w:rsidRPr="00123DEB" w:rsidRDefault="007216D1" w:rsidP="00123DEB">
      <w:pPr>
        <w:rPr>
          <w:b/>
          <w:bCs/>
        </w:rPr>
      </w:pPr>
      <w:r w:rsidRPr="00123DEB">
        <w:rPr>
          <w:b/>
          <w:bCs/>
        </w:rPr>
        <w:t xml:space="preserve">Expected Results:  </w:t>
      </w:r>
    </w:p>
    <w:p w14:paraId="7242AAE6" w14:textId="72C00EF9" w:rsidR="007216D1" w:rsidRPr="00A94455" w:rsidRDefault="00F92FA2" w:rsidP="007216D1">
      <w:pPr>
        <w:rPr>
          <w:b/>
        </w:rPr>
      </w:pPr>
      <w:r>
        <w:rPr>
          <w:rFonts w:eastAsia="MS Mincho"/>
          <w:lang w:eastAsia="ja-JP"/>
        </w:rPr>
        <w:t xml:space="preserve">Control plane packets sent to the UE </w:t>
      </w:r>
      <w:r>
        <w:t xml:space="preserve">after the gNB sends AS </w:t>
      </w:r>
      <w:r w:rsidR="00441F25">
        <w:rPr>
          <w:rFonts w:hint="eastAsia"/>
          <w:lang w:eastAsia="zh-CN"/>
        </w:rPr>
        <w:t>security mode command message</w:t>
      </w:r>
      <w:r>
        <w:t xml:space="preserve"> is ciphered.</w:t>
      </w:r>
      <w:r w:rsidR="007216D1" w:rsidRPr="00A94455">
        <w:t xml:space="preserve"> </w:t>
      </w:r>
    </w:p>
    <w:p w14:paraId="02A32F92" w14:textId="77777777" w:rsidR="007216D1" w:rsidRPr="00A94455" w:rsidRDefault="007216D1" w:rsidP="007216D1">
      <w:pPr>
        <w:rPr>
          <w:b/>
        </w:rPr>
      </w:pPr>
      <w:r w:rsidRPr="00A94455">
        <w:rPr>
          <w:b/>
        </w:rPr>
        <w:t>Expected format of evidence:</w:t>
      </w:r>
    </w:p>
    <w:p w14:paraId="4964AAD0" w14:textId="77777777" w:rsidR="007216D1" w:rsidRPr="00A94455" w:rsidRDefault="007216D1" w:rsidP="007216D1">
      <w:r w:rsidRPr="00A94455">
        <w:t>Evidence suitable for the interface</w:t>
      </w:r>
      <w:r w:rsidR="002027F9">
        <w:t xml:space="preserve">, </w:t>
      </w:r>
      <w:r w:rsidR="00F44239" w:rsidRPr="00A94455">
        <w:t>e.g.</w:t>
      </w:r>
      <w:r w:rsidRPr="00A94455">
        <w:t xml:space="preserve"> Screenshot containing the operational results.</w:t>
      </w:r>
    </w:p>
    <w:p w14:paraId="35F9BEF0" w14:textId="77777777" w:rsidR="007216D1" w:rsidRPr="00A94455" w:rsidRDefault="007216D1" w:rsidP="007F6CC6">
      <w:pPr>
        <w:pStyle w:val="Heading5"/>
      </w:pPr>
      <w:bookmarkStart w:id="98" w:name="_Toc19696868"/>
      <w:bookmarkStart w:id="99" w:name="_Toc26876862"/>
      <w:bookmarkStart w:id="100" w:name="_Toc35529492"/>
      <w:bookmarkStart w:id="101" w:name="_Toc35529582"/>
      <w:bookmarkStart w:id="102" w:name="_Toc187239668"/>
      <w:r w:rsidRPr="00A94455">
        <w:t>4.2.2.1.7</w:t>
      </w:r>
      <w:r w:rsidR="00327B4C" w:rsidRPr="00A94455">
        <w:tab/>
      </w:r>
      <w:r w:rsidRPr="00A94455">
        <w:t>Ciphering of user data between the UE and the gNB</w:t>
      </w:r>
      <w:bookmarkEnd w:id="98"/>
      <w:bookmarkEnd w:id="99"/>
      <w:bookmarkEnd w:id="100"/>
      <w:bookmarkEnd w:id="101"/>
      <w:bookmarkEnd w:id="102"/>
    </w:p>
    <w:p w14:paraId="491ED1B5" w14:textId="77777777" w:rsidR="007216D1" w:rsidRPr="00A94455" w:rsidRDefault="007216D1" w:rsidP="007216D1">
      <w:pPr>
        <w:rPr>
          <w:strike/>
        </w:rPr>
      </w:pPr>
      <w:r w:rsidRPr="00A94455">
        <w:rPr>
          <w:i/>
        </w:rPr>
        <w:t>Requirement Name:</w:t>
      </w:r>
      <w:r w:rsidRPr="00A94455">
        <w:t xml:space="preserve"> Ciphering of user data between the UE and the gNB</w:t>
      </w:r>
    </w:p>
    <w:p w14:paraId="3E5FE266" w14:textId="77777777" w:rsidR="007216D1" w:rsidRPr="00A94455" w:rsidRDefault="007216D1" w:rsidP="007216D1">
      <w:r w:rsidRPr="00A94455">
        <w:rPr>
          <w:i/>
        </w:rPr>
        <w:t>Requirement Reference:</w:t>
      </w:r>
      <w:r w:rsidRPr="00A94455">
        <w:t xml:space="preserve"> </w:t>
      </w:r>
      <w:r w:rsidR="00F80E75" w:rsidRPr="00A94455">
        <w:t xml:space="preserve">TS 33.501 </w:t>
      </w:r>
      <w:r w:rsidR="00C004AE">
        <w:t>[2]</w:t>
      </w:r>
      <w:r w:rsidR="00F80E75" w:rsidRPr="00A94455">
        <w:t>, clause 5.3.2</w:t>
      </w:r>
    </w:p>
    <w:p w14:paraId="7F7D2E21" w14:textId="77777777" w:rsidR="007216D1" w:rsidRPr="00A94455" w:rsidRDefault="007216D1" w:rsidP="007216D1">
      <w:r w:rsidRPr="00A94455">
        <w:rPr>
          <w:i/>
        </w:rPr>
        <w:t>Requirement Description:</w:t>
      </w:r>
      <w:r w:rsidRPr="00A94455">
        <w:t xml:space="preserve"> </w:t>
      </w:r>
      <w:r w:rsidR="00A80BC8" w:rsidRPr="00A80BC8">
        <w:t xml:space="preserve"> </w:t>
      </w:r>
      <w:r w:rsidR="00A80BC8" w:rsidRPr="00A80BC8">
        <w:rPr>
          <w:i/>
        </w:rPr>
        <w:t>The gNB supports ciphering of user data between the UE and the gNB.</w:t>
      </w:r>
      <w:r w:rsidRPr="00A94455">
        <w:t xml:space="preserve"> as specified in TS 33.501</w:t>
      </w:r>
      <w:r w:rsidR="007829A5">
        <w:t> </w:t>
      </w:r>
      <w:r w:rsidR="00C004AE">
        <w:t>[2]</w:t>
      </w:r>
      <w:r w:rsidRPr="00A94455">
        <w:t>, clause 5.3.2.</w:t>
      </w:r>
    </w:p>
    <w:p w14:paraId="005FA858" w14:textId="77777777" w:rsidR="007216D1" w:rsidRPr="00A94455" w:rsidRDefault="00F80E75" w:rsidP="007216D1">
      <w:r w:rsidRPr="00A94455">
        <w:rPr>
          <w:i/>
        </w:rPr>
        <w:t>Threat References:</w:t>
      </w:r>
      <w:r w:rsidRPr="00A94455">
        <w:t xml:space="preserve"> TR 33.926 </w:t>
      </w:r>
      <w:r w:rsidR="00C004AE">
        <w:t>[5]</w:t>
      </w:r>
      <w:r w:rsidRPr="00A94455">
        <w:t xml:space="preserve">, clause </w:t>
      </w:r>
      <w:r w:rsidR="00F3536D">
        <w:t>D</w:t>
      </w:r>
      <w:r w:rsidRPr="00A94455">
        <w:t>.2.2.</w:t>
      </w:r>
      <w:r w:rsidR="005F66E3" w:rsidRPr="00A94455">
        <w:t>3</w:t>
      </w:r>
      <w:r w:rsidRPr="00A94455">
        <w:t xml:space="preserve"> – </w:t>
      </w:r>
      <w:r w:rsidR="005F66E3" w:rsidRPr="00A94455">
        <w:t xml:space="preserve">User plane data </w:t>
      </w:r>
      <w:r w:rsidR="00FB0846">
        <w:t>confidentiality</w:t>
      </w:r>
      <w:r w:rsidR="00FB0846" w:rsidRPr="00A94455">
        <w:t xml:space="preserve"> </w:t>
      </w:r>
      <w:r w:rsidR="007601CF" w:rsidRPr="00A94455">
        <w:t>protection</w:t>
      </w:r>
      <w:r w:rsidR="005F66E3" w:rsidRPr="00A94455">
        <w:t xml:space="preserve"> at gNB</w:t>
      </w:r>
    </w:p>
    <w:p w14:paraId="70C9F149" w14:textId="77777777" w:rsidR="007216D1" w:rsidRPr="000B670A" w:rsidRDefault="007216D1" w:rsidP="007216D1">
      <w:pPr>
        <w:rPr>
          <w:bCs/>
          <w:i/>
        </w:rPr>
      </w:pPr>
      <w:r w:rsidRPr="000B670A">
        <w:rPr>
          <w:bCs/>
          <w:i/>
        </w:rPr>
        <w:t>Test Case:</w:t>
      </w:r>
    </w:p>
    <w:p w14:paraId="0E3A7C01" w14:textId="77777777" w:rsidR="007216D1" w:rsidRPr="00A94455" w:rsidRDefault="007216D1" w:rsidP="007216D1">
      <w:pPr>
        <w:rPr>
          <w:b/>
        </w:rPr>
      </w:pPr>
      <w:r w:rsidRPr="00A94455">
        <w:rPr>
          <w:b/>
        </w:rPr>
        <w:t xml:space="preserve">Test Name: </w:t>
      </w:r>
      <w:r w:rsidRPr="00A94455">
        <w:t>TC-UP-DATA-CIP_gNB</w:t>
      </w:r>
    </w:p>
    <w:p w14:paraId="74B3E53D" w14:textId="77777777" w:rsidR="000B670A" w:rsidRDefault="007216D1" w:rsidP="007216D1">
      <w:pPr>
        <w:rPr>
          <w:b/>
        </w:rPr>
      </w:pPr>
      <w:r w:rsidRPr="00A94455">
        <w:rPr>
          <w:b/>
        </w:rPr>
        <w:t xml:space="preserve">Purpose: </w:t>
      </w:r>
    </w:p>
    <w:p w14:paraId="346E3BD0" w14:textId="4D0B62B0" w:rsidR="007216D1" w:rsidRPr="00A94455" w:rsidRDefault="007216D1" w:rsidP="007216D1">
      <w:pPr>
        <w:rPr>
          <w:b/>
        </w:rPr>
      </w:pPr>
      <w:r w:rsidRPr="00A94455">
        <w:t>To</w:t>
      </w:r>
      <w:r w:rsidRPr="00A94455">
        <w:rPr>
          <w:b/>
        </w:rPr>
        <w:t xml:space="preserve"> </w:t>
      </w:r>
      <w:r w:rsidRPr="00A94455">
        <w:t>verify that the user data packets are confidentiality protected over the air interface.</w:t>
      </w:r>
    </w:p>
    <w:p w14:paraId="03F96EB6" w14:textId="77777777" w:rsidR="007216D1" w:rsidRPr="00A94455" w:rsidRDefault="007216D1" w:rsidP="00165841">
      <w:pPr>
        <w:keepNext/>
        <w:rPr>
          <w:b/>
        </w:rPr>
      </w:pPr>
      <w:r w:rsidRPr="00A94455">
        <w:rPr>
          <w:b/>
        </w:rPr>
        <w:t xml:space="preserve">Pre-Condition: </w:t>
      </w:r>
    </w:p>
    <w:p w14:paraId="1318EEEC" w14:textId="77777777" w:rsidR="007216D1" w:rsidRPr="00A94455" w:rsidRDefault="007216D1" w:rsidP="00303837">
      <w:pPr>
        <w:pStyle w:val="B10"/>
        <w:rPr>
          <w:rFonts w:eastAsia="MS Mincho"/>
          <w:lang w:eastAsia="ja-JP"/>
        </w:rPr>
      </w:pPr>
      <w:r w:rsidRPr="00A94455">
        <w:rPr>
          <w:rFonts w:eastAsia="MS Mincho"/>
          <w:lang w:eastAsia="ja-JP"/>
        </w:rPr>
        <w:t>-</w:t>
      </w:r>
      <w:r w:rsidRPr="00A94455">
        <w:rPr>
          <w:rFonts w:eastAsia="MS Mincho"/>
          <w:lang w:eastAsia="ja-JP"/>
        </w:rPr>
        <w:tab/>
        <w:t>The gNB network product shall be connected in emulated/real network environments.</w:t>
      </w:r>
      <w:r w:rsidR="000407EC" w:rsidRPr="00A94455">
        <w:t xml:space="preserve"> </w:t>
      </w:r>
      <w:r w:rsidR="00F92FA2">
        <w:t xml:space="preserve">The </w:t>
      </w:r>
      <w:r w:rsidR="000407EC" w:rsidRPr="00A94455">
        <w:t>UE may be simulated.</w:t>
      </w:r>
    </w:p>
    <w:p w14:paraId="3E928D0E" w14:textId="48D5DA12" w:rsidR="007216D1" w:rsidRPr="00A94455" w:rsidRDefault="007216D1" w:rsidP="00303837">
      <w:pPr>
        <w:pStyle w:val="B10"/>
        <w:rPr>
          <w:rFonts w:eastAsia="MS Mincho"/>
          <w:lang w:eastAsia="ja-JP"/>
        </w:rPr>
      </w:pPr>
      <w:r w:rsidRPr="00A94455">
        <w:rPr>
          <w:rFonts w:eastAsia="MS Mincho"/>
          <w:lang w:eastAsia="ja-JP"/>
        </w:rPr>
        <w:t>-</w:t>
      </w:r>
      <w:r w:rsidRPr="00A94455">
        <w:rPr>
          <w:rFonts w:eastAsia="MS Mincho"/>
          <w:lang w:eastAsia="ja-JP"/>
        </w:rPr>
        <w:tab/>
        <w:t>The tester shall have access to the air interface</w:t>
      </w:r>
      <w:r w:rsidR="00F92FA2">
        <w:rPr>
          <w:rFonts w:eastAsia="MS Mincho"/>
          <w:lang w:eastAsia="ja-JP"/>
        </w:rPr>
        <w:t xml:space="preserve"> or can capture the message at the UE</w:t>
      </w:r>
      <w:r w:rsidRPr="00A94455">
        <w:rPr>
          <w:rFonts w:eastAsia="MS Mincho"/>
          <w:lang w:eastAsia="ja-JP"/>
        </w:rPr>
        <w:t xml:space="preserve">. </w:t>
      </w:r>
    </w:p>
    <w:p w14:paraId="173A2A34" w14:textId="77777777" w:rsidR="00F92FA2" w:rsidRDefault="007216D1" w:rsidP="00F92FA2">
      <w:pPr>
        <w:rPr>
          <w:b/>
        </w:rPr>
      </w:pPr>
      <w:r w:rsidRPr="00A94455">
        <w:rPr>
          <w:b/>
        </w:rPr>
        <w:t xml:space="preserve">Execution Steps: </w:t>
      </w:r>
    </w:p>
    <w:p w14:paraId="2D71D7BF" w14:textId="77777777" w:rsidR="00F92FA2" w:rsidRDefault="00F92FA2" w:rsidP="00F92FA2">
      <w:pPr>
        <w:pStyle w:val="B10"/>
        <w:rPr>
          <w:lang w:eastAsia="zh-CN"/>
        </w:rPr>
      </w:pPr>
      <w:r>
        <w:rPr>
          <w:lang w:eastAsia="zh-CN"/>
        </w:rPr>
        <w:t>1.</w:t>
      </w:r>
      <w:r w:rsidR="004610EC">
        <w:rPr>
          <w:lang w:eastAsia="zh-CN"/>
        </w:rPr>
        <w:tab/>
      </w:r>
      <w:r>
        <w:rPr>
          <w:lang w:eastAsia="zh-CN"/>
        </w:rPr>
        <w:t xml:space="preserve">The </w:t>
      </w:r>
      <w:r w:rsidR="004610EC">
        <w:rPr>
          <w:lang w:eastAsia="zh-CN"/>
        </w:rPr>
        <w:t>tester triggers the</w:t>
      </w:r>
      <w:r>
        <w:rPr>
          <w:lang w:eastAsia="zh-CN"/>
        </w:rPr>
        <w:t xml:space="preserve">UE </w:t>
      </w:r>
      <w:r w:rsidR="004610EC">
        <w:rPr>
          <w:lang w:eastAsia="zh-CN"/>
        </w:rPr>
        <w:t xml:space="preserve">to </w:t>
      </w:r>
      <w:r>
        <w:rPr>
          <w:lang w:eastAsia="zh-CN"/>
        </w:rPr>
        <w:t>send PDU session establishment Request to the SMF.</w:t>
      </w:r>
    </w:p>
    <w:p w14:paraId="036E7F7A" w14:textId="77777777" w:rsidR="00F92FA2" w:rsidRDefault="00F92FA2" w:rsidP="00AE485A">
      <w:pPr>
        <w:pStyle w:val="B10"/>
        <w:rPr>
          <w:lang w:eastAsia="zh-CN"/>
        </w:rPr>
      </w:pPr>
      <w:r>
        <w:rPr>
          <w:lang w:eastAsia="zh-CN"/>
        </w:rPr>
        <w:t>2.</w:t>
      </w:r>
      <w:r w:rsidR="004610EC">
        <w:rPr>
          <w:lang w:eastAsia="zh-CN"/>
        </w:rPr>
        <w:tab/>
      </w:r>
      <w:r>
        <w:rPr>
          <w:lang w:eastAsia="zh-CN"/>
        </w:rPr>
        <w:t>The SMF sends a UP security policy with UP ciphering required or preferred to the gNB.</w:t>
      </w:r>
    </w:p>
    <w:p w14:paraId="411D0A91" w14:textId="77777777" w:rsidR="00F92FA2" w:rsidRDefault="00F92FA2" w:rsidP="00AE485A">
      <w:pPr>
        <w:pStyle w:val="B10"/>
        <w:rPr>
          <w:lang w:eastAsia="zh-CN"/>
        </w:rPr>
      </w:pPr>
      <w:r>
        <w:rPr>
          <w:lang w:eastAsia="zh-CN"/>
        </w:rPr>
        <w:t>3.</w:t>
      </w:r>
      <w:r w:rsidR="004610EC">
        <w:rPr>
          <w:lang w:eastAsia="zh-CN"/>
        </w:rPr>
        <w:tab/>
      </w:r>
      <w:r>
        <w:rPr>
          <w:lang w:eastAsia="zh-CN"/>
        </w:rPr>
        <w:t>The gNB sends RRCConnectionReconfiguration with ciphering protection indication "on".</w:t>
      </w:r>
    </w:p>
    <w:p w14:paraId="122B2CB4" w14:textId="4F1BC01A" w:rsidR="007216D1" w:rsidRPr="00A94455" w:rsidRDefault="00F92FA2" w:rsidP="000B670A">
      <w:pPr>
        <w:pStyle w:val="B10"/>
      </w:pPr>
      <w:r>
        <w:rPr>
          <w:lang w:eastAsia="zh-CN"/>
        </w:rPr>
        <w:t>4.</w:t>
      </w:r>
      <w:r w:rsidR="004610EC">
        <w:rPr>
          <w:lang w:eastAsia="zh-CN"/>
        </w:rPr>
        <w:tab/>
        <w:t>The tester c</w:t>
      </w:r>
      <w:r>
        <w:rPr>
          <w:lang w:eastAsia="zh-CN"/>
        </w:rPr>
        <w:t>heck</w:t>
      </w:r>
      <w:r w:rsidR="004610EC">
        <w:rPr>
          <w:lang w:eastAsia="zh-CN"/>
        </w:rPr>
        <w:t>s</w:t>
      </w:r>
      <w:r>
        <w:rPr>
          <w:lang w:eastAsia="zh-CN"/>
        </w:rPr>
        <w:t xml:space="preserve"> any user data sent by the gNB after sending RRCConnectionReconfiguration and before the UE enters into CM-</w:t>
      </w:r>
      <w:r w:rsidR="00441F25">
        <w:rPr>
          <w:lang w:eastAsia="zh-CN"/>
        </w:rPr>
        <w:t xml:space="preserve">IDLE </w:t>
      </w:r>
      <w:r>
        <w:rPr>
          <w:lang w:eastAsia="zh-CN"/>
        </w:rPr>
        <w:t>state.</w:t>
      </w:r>
    </w:p>
    <w:p w14:paraId="1D5EA892" w14:textId="77777777" w:rsidR="007216D1" w:rsidRPr="00A94455" w:rsidRDefault="007216D1" w:rsidP="00303837">
      <w:pPr>
        <w:rPr>
          <w:rFonts w:eastAsia="MS Mincho"/>
          <w:b/>
          <w:lang w:eastAsia="ja-JP"/>
        </w:rPr>
      </w:pPr>
      <w:r w:rsidRPr="00A94455">
        <w:rPr>
          <w:rFonts w:eastAsia="MS Mincho"/>
          <w:b/>
          <w:lang w:eastAsia="ja-JP"/>
        </w:rPr>
        <w:t xml:space="preserve">Expected Results: </w:t>
      </w:r>
    </w:p>
    <w:p w14:paraId="53759ED6" w14:textId="77777777" w:rsidR="007216D1" w:rsidRPr="00A94455" w:rsidRDefault="007216D1" w:rsidP="00303837">
      <w:pPr>
        <w:rPr>
          <w:rFonts w:eastAsia="MS Mincho"/>
          <w:lang w:eastAsia="ja-JP"/>
        </w:rPr>
      </w:pPr>
      <w:r w:rsidRPr="00A94455">
        <w:rPr>
          <w:rFonts w:eastAsia="MS Mincho"/>
          <w:lang w:eastAsia="ja-JP"/>
        </w:rPr>
        <w:t xml:space="preserve">The user plane packets sent </w:t>
      </w:r>
      <w:r w:rsidR="00F92FA2">
        <w:rPr>
          <w:rFonts w:eastAsia="MS Mincho"/>
          <w:lang w:eastAsia="ja-JP"/>
        </w:rPr>
        <w:t>to</w:t>
      </w:r>
      <w:r w:rsidRPr="00A94455">
        <w:rPr>
          <w:rFonts w:eastAsia="MS Mincho"/>
          <w:lang w:eastAsia="ja-JP"/>
        </w:rPr>
        <w:t xml:space="preserve"> the UE </w:t>
      </w:r>
      <w:r w:rsidR="00F92FA2">
        <w:rPr>
          <w:rFonts w:eastAsia="MS Mincho"/>
          <w:lang w:eastAsia="ja-JP"/>
        </w:rPr>
        <w:t xml:space="preserve">after the gNB </w:t>
      </w:r>
      <w:r w:rsidR="00F92FA2" w:rsidRPr="007E0168">
        <w:rPr>
          <w:rFonts w:eastAsia="MS Mincho"/>
          <w:lang w:eastAsia="ja-JP"/>
        </w:rPr>
        <w:t>send</w:t>
      </w:r>
      <w:r w:rsidR="00F92FA2">
        <w:rPr>
          <w:rFonts w:eastAsia="MS Mincho"/>
          <w:lang w:eastAsia="ja-JP"/>
        </w:rPr>
        <w:t xml:space="preserve">s </w:t>
      </w:r>
      <w:r w:rsidR="00F92FA2" w:rsidRPr="007E0168">
        <w:rPr>
          <w:rFonts w:eastAsia="MS Mincho"/>
          <w:lang w:eastAsia="ja-JP"/>
        </w:rPr>
        <w:t>RRCConnectionReconfiguration</w:t>
      </w:r>
      <w:r w:rsidRPr="00A94455">
        <w:rPr>
          <w:rFonts w:eastAsia="MS Mincho"/>
          <w:lang w:eastAsia="ja-JP"/>
        </w:rPr>
        <w:t xml:space="preserve"> is confidentiality protected. </w:t>
      </w:r>
    </w:p>
    <w:p w14:paraId="625B619D" w14:textId="77777777" w:rsidR="007216D1" w:rsidRPr="00A94455" w:rsidRDefault="007216D1" w:rsidP="00303837">
      <w:pPr>
        <w:rPr>
          <w:b/>
        </w:rPr>
      </w:pPr>
      <w:r w:rsidRPr="00A94455">
        <w:rPr>
          <w:b/>
        </w:rPr>
        <w:t>Expected format of evidence:</w:t>
      </w:r>
    </w:p>
    <w:p w14:paraId="66BCB71F" w14:textId="77777777" w:rsidR="007216D1" w:rsidRPr="00A94455" w:rsidRDefault="007216D1" w:rsidP="00303837">
      <w:r w:rsidRPr="00A94455">
        <w:t>Evidence suitable for the interface e.g. Screenshot containing the operational results.</w:t>
      </w:r>
    </w:p>
    <w:p w14:paraId="70CA2076" w14:textId="77777777" w:rsidR="007216D1" w:rsidRPr="00A94455" w:rsidRDefault="007216D1" w:rsidP="007F6CC6">
      <w:pPr>
        <w:pStyle w:val="Heading5"/>
      </w:pPr>
      <w:bookmarkStart w:id="103" w:name="_Toc19696869"/>
      <w:bookmarkStart w:id="104" w:name="_Toc26876863"/>
      <w:bookmarkStart w:id="105" w:name="_Toc35529493"/>
      <w:bookmarkStart w:id="106" w:name="_Toc35529583"/>
      <w:bookmarkStart w:id="107" w:name="_Toc187239669"/>
      <w:r w:rsidRPr="00A94455">
        <w:t>4.2.2.1.8</w:t>
      </w:r>
      <w:r w:rsidR="00327B4C" w:rsidRPr="00A94455">
        <w:tab/>
      </w:r>
      <w:r w:rsidRPr="00A94455">
        <w:t>Replay protection of user data between the UE and the gNB</w:t>
      </w:r>
      <w:bookmarkEnd w:id="103"/>
      <w:bookmarkEnd w:id="104"/>
      <w:bookmarkEnd w:id="105"/>
      <w:bookmarkEnd w:id="106"/>
      <w:bookmarkEnd w:id="107"/>
    </w:p>
    <w:p w14:paraId="154C46E8" w14:textId="77777777" w:rsidR="007216D1" w:rsidRPr="00A94455" w:rsidRDefault="007216D1" w:rsidP="007216D1">
      <w:pPr>
        <w:rPr>
          <w:strike/>
        </w:rPr>
      </w:pPr>
      <w:r w:rsidRPr="00A94455">
        <w:rPr>
          <w:i/>
        </w:rPr>
        <w:t>Requirement Name:</w:t>
      </w:r>
      <w:r w:rsidRPr="00A94455">
        <w:t xml:space="preserve"> Replay protection of user data between the UE and the gNB.</w:t>
      </w:r>
    </w:p>
    <w:p w14:paraId="2A48E575" w14:textId="77777777" w:rsidR="007216D1" w:rsidRPr="00A94455" w:rsidRDefault="007216D1" w:rsidP="007216D1">
      <w:r w:rsidRPr="00A94455">
        <w:rPr>
          <w:i/>
        </w:rPr>
        <w:t>Requirement Reference:</w:t>
      </w:r>
      <w:r w:rsidRPr="00A94455">
        <w:t xml:space="preserve"> </w:t>
      </w:r>
      <w:r w:rsidR="00873CEC" w:rsidRPr="00A94455">
        <w:t xml:space="preserve">TS 33.501 </w:t>
      </w:r>
      <w:r w:rsidR="00C004AE">
        <w:t>[2]</w:t>
      </w:r>
      <w:r w:rsidR="00873CEC" w:rsidRPr="00A94455">
        <w:t>, clause 5.3.3</w:t>
      </w:r>
    </w:p>
    <w:p w14:paraId="499795AA" w14:textId="77777777" w:rsidR="007216D1" w:rsidRPr="00A94455" w:rsidRDefault="007216D1" w:rsidP="007216D1">
      <w:r w:rsidRPr="00A94455">
        <w:rPr>
          <w:i/>
        </w:rPr>
        <w:t>Requirement Description</w:t>
      </w:r>
      <w:r w:rsidRPr="00A94455">
        <w:rPr>
          <w:b/>
          <w:i/>
        </w:rPr>
        <w:t>:</w:t>
      </w:r>
      <w:r w:rsidRPr="00A94455">
        <w:t xml:space="preserve"> </w:t>
      </w:r>
      <w:r w:rsidR="00A80BC8" w:rsidRPr="00A80BC8">
        <w:rPr>
          <w:iCs/>
        </w:rPr>
        <w:t xml:space="preserve">The gNB supports integrity protection and replay protection of </w:t>
      </w:r>
      <w:r w:rsidR="002B0F4D" w:rsidRPr="002B0F4D">
        <w:rPr>
          <w:iCs/>
        </w:rPr>
        <w:t>user data</w:t>
      </w:r>
      <w:r w:rsidRPr="00A94455">
        <w:t xml:space="preserve"> as specified in TS 33.501</w:t>
      </w:r>
      <w:r w:rsidR="007829A5">
        <w:t> </w:t>
      </w:r>
      <w:r w:rsidR="00C004AE">
        <w:t>[2]</w:t>
      </w:r>
      <w:r w:rsidRPr="00A94455">
        <w:t>, clause 5.3.3.</w:t>
      </w:r>
    </w:p>
    <w:p w14:paraId="575584A1" w14:textId="77777777" w:rsidR="007216D1" w:rsidRPr="00A94455" w:rsidRDefault="00F80E75" w:rsidP="007216D1">
      <w:r w:rsidRPr="00A94455">
        <w:rPr>
          <w:i/>
        </w:rPr>
        <w:t>Threat References:</w:t>
      </w:r>
      <w:r w:rsidRPr="00A94455">
        <w:t xml:space="preserve"> TR 33.926 </w:t>
      </w:r>
      <w:r w:rsidR="00C004AE">
        <w:t>[5]</w:t>
      </w:r>
      <w:r w:rsidRPr="00A94455">
        <w:t xml:space="preserve">, clause </w:t>
      </w:r>
      <w:r w:rsidR="00F3536D">
        <w:t>D</w:t>
      </w:r>
      <w:r w:rsidRPr="00A94455">
        <w:t>.2.2.</w:t>
      </w:r>
      <w:r w:rsidR="00FB0846">
        <w:t>4</w:t>
      </w:r>
      <w:r w:rsidR="00FB0846" w:rsidRPr="00A94455">
        <w:t xml:space="preserve"> </w:t>
      </w:r>
      <w:r w:rsidRPr="00A94455">
        <w:t xml:space="preserve">– </w:t>
      </w:r>
      <w:r w:rsidR="00FB0846">
        <w:t>User</w:t>
      </w:r>
      <w:r w:rsidR="00FB0846" w:rsidRPr="00A94455">
        <w:t xml:space="preserve"> </w:t>
      </w:r>
      <w:r w:rsidRPr="00A94455">
        <w:t>plane data integrity protection.</w:t>
      </w:r>
    </w:p>
    <w:p w14:paraId="06CE0795" w14:textId="77777777" w:rsidR="007216D1" w:rsidRPr="000B670A" w:rsidRDefault="007216D1" w:rsidP="007216D1">
      <w:pPr>
        <w:rPr>
          <w:bCs/>
          <w:i/>
        </w:rPr>
      </w:pPr>
      <w:r w:rsidRPr="000B670A">
        <w:rPr>
          <w:bCs/>
          <w:i/>
        </w:rPr>
        <w:t>Test Case:</w:t>
      </w:r>
    </w:p>
    <w:p w14:paraId="2905929B" w14:textId="77777777" w:rsidR="007216D1" w:rsidRPr="00A94455" w:rsidRDefault="007216D1" w:rsidP="007216D1">
      <w:pPr>
        <w:rPr>
          <w:b/>
        </w:rPr>
      </w:pPr>
      <w:r w:rsidRPr="00A94455">
        <w:rPr>
          <w:b/>
        </w:rPr>
        <w:t xml:space="preserve">Test Name: </w:t>
      </w:r>
      <w:r w:rsidRPr="00A94455">
        <w:t>TC-UP-DATA-REPLAY_gNB</w:t>
      </w:r>
    </w:p>
    <w:p w14:paraId="55D615FB" w14:textId="77777777" w:rsidR="000B670A" w:rsidRDefault="007216D1" w:rsidP="007216D1">
      <w:pPr>
        <w:rPr>
          <w:b/>
        </w:rPr>
      </w:pPr>
      <w:r w:rsidRPr="00A94455">
        <w:rPr>
          <w:b/>
        </w:rPr>
        <w:t xml:space="preserve">Purpose: </w:t>
      </w:r>
    </w:p>
    <w:p w14:paraId="11161794" w14:textId="76A57DEF" w:rsidR="007216D1" w:rsidRPr="00A94455" w:rsidRDefault="007216D1" w:rsidP="007216D1">
      <w:pPr>
        <w:rPr>
          <w:b/>
        </w:rPr>
      </w:pPr>
      <w:r w:rsidRPr="00A94455">
        <w:t>To</w:t>
      </w:r>
      <w:r w:rsidRPr="00A94455">
        <w:rPr>
          <w:b/>
        </w:rPr>
        <w:t xml:space="preserve"> </w:t>
      </w:r>
      <w:r w:rsidRPr="00A94455">
        <w:t>verify that the user data packets are replay protected over the air interface.</w:t>
      </w:r>
    </w:p>
    <w:p w14:paraId="179330A1" w14:textId="77777777" w:rsidR="007216D1" w:rsidRPr="00A94455" w:rsidRDefault="007216D1" w:rsidP="007216D1">
      <w:pPr>
        <w:rPr>
          <w:b/>
        </w:rPr>
      </w:pPr>
      <w:r w:rsidRPr="00A94455">
        <w:rPr>
          <w:b/>
        </w:rPr>
        <w:t xml:space="preserve">Pre-Condition: </w:t>
      </w:r>
    </w:p>
    <w:p w14:paraId="04BD5C3F" w14:textId="77777777" w:rsidR="007216D1" w:rsidRPr="00A94455" w:rsidRDefault="007216D1" w:rsidP="00303837">
      <w:pPr>
        <w:pStyle w:val="B10"/>
        <w:rPr>
          <w:rFonts w:eastAsia="MS Mincho"/>
          <w:lang w:eastAsia="ja-JP"/>
        </w:rPr>
      </w:pPr>
      <w:r w:rsidRPr="00A94455">
        <w:rPr>
          <w:rFonts w:eastAsia="MS Mincho"/>
          <w:lang w:eastAsia="ja-JP"/>
        </w:rPr>
        <w:t>-</w:t>
      </w:r>
      <w:r w:rsidRPr="00A94455">
        <w:rPr>
          <w:rFonts w:eastAsia="MS Mincho"/>
          <w:lang w:eastAsia="ja-JP"/>
        </w:rPr>
        <w:tab/>
        <w:t>The gNB network product shall be connected in emulated/real network environments.</w:t>
      </w:r>
      <w:r w:rsidR="00313E17" w:rsidRPr="00A94455">
        <w:rPr>
          <w:rFonts w:eastAsia="MS Mincho"/>
          <w:lang w:eastAsia="ja-JP"/>
        </w:rPr>
        <w:t xml:space="preserve"> </w:t>
      </w:r>
      <w:r w:rsidR="00313E17" w:rsidRPr="00A94455">
        <w:rPr>
          <w:lang w:eastAsia="zh-CN"/>
        </w:rPr>
        <w:t xml:space="preserve">The UE may be </w:t>
      </w:r>
      <w:r w:rsidR="00313E17" w:rsidRPr="00A94455">
        <w:t>simulated.</w:t>
      </w:r>
    </w:p>
    <w:p w14:paraId="6F888280" w14:textId="45DD2785" w:rsidR="007216D1" w:rsidRDefault="007216D1" w:rsidP="00303837">
      <w:pPr>
        <w:pStyle w:val="B10"/>
        <w:rPr>
          <w:rFonts w:eastAsia="MS Mincho"/>
          <w:lang w:eastAsia="ja-JP"/>
        </w:rPr>
      </w:pPr>
      <w:r w:rsidRPr="00A94455">
        <w:rPr>
          <w:rFonts w:eastAsia="MS Mincho"/>
          <w:lang w:eastAsia="ja-JP"/>
        </w:rPr>
        <w:t>-</w:t>
      </w:r>
      <w:r w:rsidRPr="00A94455">
        <w:rPr>
          <w:rFonts w:eastAsia="MS Mincho"/>
          <w:lang w:eastAsia="ja-JP"/>
        </w:rPr>
        <w:tab/>
        <w:t>The tester shall have access to the air interface.</w:t>
      </w:r>
    </w:p>
    <w:p w14:paraId="63034961" w14:textId="77777777" w:rsidR="007245E5" w:rsidRPr="007245E5" w:rsidRDefault="007245E5" w:rsidP="00303837">
      <w:pPr>
        <w:pStyle w:val="B10"/>
        <w:rPr>
          <w:rFonts w:eastAsia="MS Mincho"/>
          <w:lang w:val="en-US" w:eastAsia="ja-JP"/>
        </w:rPr>
      </w:pPr>
      <w:r>
        <w:rPr>
          <w:rFonts w:eastAsia="MS Mincho"/>
          <w:lang w:eastAsia="ja-JP"/>
        </w:rPr>
        <w:t>-</w:t>
      </w:r>
      <w:r>
        <w:rPr>
          <w:rFonts w:eastAsia="MS Mincho"/>
          <w:lang w:eastAsia="ja-JP"/>
        </w:rPr>
        <w:tab/>
        <w:t>The tester shall have access to the N3 interface.</w:t>
      </w:r>
    </w:p>
    <w:p w14:paraId="10230933" w14:textId="77777777" w:rsidR="007216D1" w:rsidRPr="00A94455" w:rsidRDefault="00313E17" w:rsidP="00303837">
      <w:pPr>
        <w:pStyle w:val="B10"/>
        <w:rPr>
          <w:rFonts w:eastAsia="MS Mincho"/>
          <w:lang w:eastAsia="ja-JP"/>
        </w:rPr>
      </w:pPr>
      <w:r w:rsidRPr="00A94455">
        <w:rPr>
          <w:rFonts w:eastAsia="MS Mincho"/>
          <w:lang w:eastAsia="ja-JP"/>
        </w:rPr>
        <w:t>-</w:t>
      </w:r>
      <w:r w:rsidRPr="00A94455">
        <w:rPr>
          <w:rFonts w:eastAsia="MS Mincho"/>
          <w:lang w:eastAsia="ja-JP"/>
        </w:rPr>
        <w:tab/>
        <w:t xml:space="preserve">The tester shall </w:t>
      </w:r>
      <w:r w:rsidR="007245E5" w:rsidRPr="00A94455">
        <w:rPr>
          <w:rFonts w:eastAsia="MS Mincho"/>
          <w:lang w:eastAsia="ja-JP"/>
        </w:rPr>
        <w:t>activ</w:t>
      </w:r>
      <w:r w:rsidR="007245E5">
        <w:rPr>
          <w:rFonts w:eastAsia="MS Mincho"/>
          <w:lang w:eastAsia="ja-JP"/>
        </w:rPr>
        <w:t>ate</w:t>
      </w:r>
      <w:r w:rsidR="007245E5" w:rsidRPr="00A94455">
        <w:rPr>
          <w:rFonts w:eastAsia="MS Mincho"/>
          <w:lang w:eastAsia="ja-JP"/>
        </w:rPr>
        <w:t xml:space="preserve"> </w:t>
      </w:r>
      <w:r w:rsidRPr="00A94455">
        <w:rPr>
          <w:rFonts w:eastAsia="MS Mincho"/>
          <w:lang w:eastAsia="ja-JP"/>
        </w:rPr>
        <w:t xml:space="preserve">the user plane integrity protection of </w:t>
      </w:r>
      <w:r w:rsidR="002B0F4D" w:rsidRPr="002B0F4D">
        <w:rPr>
          <w:rFonts w:eastAsia="MS Mincho"/>
          <w:lang w:eastAsia="ja-JP"/>
        </w:rPr>
        <w:t>user data</w:t>
      </w:r>
      <w:r w:rsidRPr="00A94455">
        <w:rPr>
          <w:rFonts w:eastAsia="MS Mincho"/>
          <w:lang w:eastAsia="ja-JP"/>
        </w:rPr>
        <w:t xml:space="preserve"> packets.</w:t>
      </w:r>
    </w:p>
    <w:p w14:paraId="2B249FC7" w14:textId="77777777" w:rsidR="007216D1" w:rsidRPr="00A94455" w:rsidRDefault="007216D1" w:rsidP="007216D1">
      <w:pPr>
        <w:rPr>
          <w:b/>
        </w:rPr>
      </w:pPr>
      <w:r w:rsidRPr="00A94455">
        <w:rPr>
          <w:b/>
        </w:rPr>
        <w:t>Execution Steps:</w:t>
      </w:r>
    </w:p>
    <w:p w14:paraId="37125C40" w14:textId="5041F028" w:rsidR="007216D1" w:rsidRPr="00A94455" w:rsidRDefault="007216D1" w:rsidP="00303837">
      <w:pPr>
        <w:pStyle w:val="B10"/>
        <w:rPr>
          <w:rFonts w:eastAsia="MS Mincho"/>
          <w:lang w:eastAsia="ja-JP"/>
        </w:rPr>
      </w:pPr>
      <w:r w:rsidRPr="00A94455">
        <w:rPr>
          <w:rFonts w:eastAsia="MS Mincho"/>
          <w:lang w:eastAsia="ja-JP"/>
        </w:rPr>
        <w:t>1.</w:t>
      </w:r>
      <w:r w:rsidRPr="00A94455">
        <w:rPr>
          <w:rFonts w:eastAsia="MS Mincho"/>
          <w:lang w:eastAsia="ja-JP"/>
        </w:rPr>
        <w:tab/>
        <w:t xml:space="preserve">The tester shall capture the user plane data sent between UE and gNB using any network analyser over the air interface. </w:t>
      </w:r>
    </w:p>
    <w:p w14:paraId="5669DD9D" w14:textId="77777777" w:rsidR="007216D1" w:rsidRPr="00A94455" w:rsidRDefault="007216D1" w:rsidP="00303837">
      <w:pPr>
        <w:pStyle w:val="B10"/>
        <w:rPr>
          <w:rFonts w:eastAsia="MS Mincho"/>
          <w:lang w:eastAsia="ja-JP"/>
        </w:rPr>
      </w:pPr>
      <w:r w:rsidRPr="00A94455">
        <w:rPr>
          <w:rFonts w:eastAsia="MS Mincho"/>
          <w:lang w:eastAsia="ja-JP"/>
        </w:rPr>
        <w:t>2.</w:t>
      </w:r>
      <w:r w:rsidRPr="00A94455">
        <w:rPr>
          <w:rFonts w:eastAsia="MS Mincho"/>
          <w:lang w:eastAsia="ja-JP"/>
        </w:rPr>
        <w:tab/>
        <w:t>Tester shall filter user plane data packets sent between UE and gNB.</w:t>
      </w:r>
    </w:p>
    <w:p w14:paraId="3667AC1F" w14:textId="77777777" w:rsidR="007216D1" w:rsidRPr="00A94455" w:rsidRDefault="007216D1" w:rsidP="00303837">
      <w:pPr>
        <w:pStyle w:val="B10"/>
        <w:rPr>
          <w:rFonts w:eastAsia="MS Mincho"/>
          <w:color w:val="000000"/>
          <w:lang w:eastAsia="ja-JP"/>
        </w:rPr>
      </w:pPr>
      <w:r w:rsidRPr="00A94455">
        <w:rPr>
          <w:rFonts w:eastAsia="MS Mincho"/>
          <w:lang w:eastAsia="ja-JP"/>
        </w:rPr>
        <w:t>3.</w:t>
      </w:r>
      <w:r w:rsidRPr="00A94455">
        <w:rPr>
          <w:rFonts w:eastAsia="MS Mincho"/>
          <w:lang w:eastAsia="ja-JP"/>
        </w:rPr>
        <w:tab/>
        <w:t xml:space="preserve">Tester shall replay the captured user plane packets or shall use any packet crafting tool to create a </w:t>
      </w:r>
      <w:r w:rsidRPr="00A94455">
        <w:rPr>
          <w:rFonts w:eastAsia="MS Mincho"/>
          <w:color w:val="000000"/>
          <w:lang w:eastAsia="ja-JP"/>
        </w:rPr>
        <w:t>user plane packet similar to the captured user plane packet and replay to the gNB.</w:t>
      </w:r>
    </w:p>
    <w:p w14:paraId="4243042B" w14:textId="77777777" w:rsidR="007216D1" w:rsidRPr="00A94455" w:rsidRDefault="007216D1" w:rsidP="00303837">
      <w:pPr>
        <w:pStyle w:val="B10"/>
        <w:rPr>
          <w:rFonts w:eastAsia="MS Mincho"/>
          <w:lang w:eastAsia="ja-JP"/>
        </w:rPr>
      </w:pPr>
      <w:r w:rsidRPr="00A94455">
        <w:rPr>
          <w:rFonts w:eastAsia="MS Mincho"/>
          <w:lang w:eastAsia="ja-JP"/>
        </w:rPr>
        <w:t>4.</w:t>
      </w:r>
      <w:r w:rsidRPr="00A94455">
        <w:rPr>
          <w:rFonts w:eastAsia="MS Mincho"/>
          <w:lang w:eastAsia="ja-JP"/>
        </w:rPr>
        <w:tab/>
        <w:t xml:space="preserve">Tester shall check whether the replayed user plane packets were </w:t>
      </w:r>
      <w:r w:rsidR="00880FCC" w:rsidRPr="00880FCC">
        <w:rPr>
          <w:rFonts w:eastAsia="MS Mincho"/>
          <w:lang w:eastAsia="ja-JP"/>
        </w:rPr>
        <w:t xml:space="preserve">detected </w:t>
      </w:r>
      <w:r w:rsidRPr="00A94455">
        <w:rPr>
          <w:rFonts w:eastAsia="MS Mincho"/>
          <w:lang w:eastAsia="ja-JP"/>
        </w:rPr>
        <w:t xml:space="preserve">by the gNB </w:t>
      </w:r>
      <w:r w:rsidR="007245E5">
        <w:rPr>
          <w:rFonts w:eastAsia="MS Mincho"/>
          <w:lang w:eastAsia="ja-JP"/>
        </w:rPr>
        <w:t>by capturing the N3 interface to see if any of the replayed user plane packets have been forwarded by the gNB</w:t>
      </w:r>
      <w:r w:rsidRPr="00A94455">
        <w:rPr>
          <w:rFonts w:eastAsia="MS Mincho"/>
          <w:lang w:eastAsia="ja-JP"/>
        </w:rPr>
        <w:t xml:space="preserve">. </w:t>
      </w:r>
    </w:p>
    <w:p w14:paraId="2003B679" w14:textId="0CA71C61" w:rsidR="007216D1" w:rsidRPr="00A94455" w:rsidRDefault="00880FCC" w:rsidP="00303837">
      <w:pPr>
        <w:pStyle w:val="B10"/>
        <w:rPr>
          <w:rFonts w:eastAsia="MS Mincho"/>
          <w:lang w:eastAsia="ja-JP"/>
        </w:rPr>
      </w:pPr>
      <w:r>
        <w:rPr>
          <w:rFonts w:eastAsia="MS Mincho"/>
          <w:lang w:eastAsia="ja-JP"/>
        </w:rPr>
        <w:t>5</w:t>
      </w:r>
      <w:r w:rsidR="007216D1" w:rsidRPr="00A94455">
        <w:rPr>
          <w:rFonts w:eastAsia="MS Mincho"/>
          <w:lang w:eastAsia="ja-JP"/>
        </w:rPr>
        <w:t>.</w:t>
      </w:r>
      <w:r w:rsidR="007216D1" w:rsidRPr="00A94455">
        <w:rPr>
          <w:rFonts w:eastAsia="MS Mincho"/>
          <w:lang w:eastAsia="ja-JP"/>
        </w:rPr>
        <w:tab/>
        <w:t xml:space="preserve">Tester shall verify from the result that if the replayed user plane packets are not accepted by </w:t>
      </w:r>
      <w:r>
        <w:rPr>
          <w:rFonts w:eastAsia="MS Mincho"/>
          <w:lang w:eastAsia="ja-JP"/>
        </w:rPr>
        <w:t xml:space="preserve">the </w:t>
      </w:r>
      <w:r w:rsidR="007216D1" w:rsidRPr="00A94455">
        <w:rPr>
          <w:rFonts w:eastAsia="MS Mincho"/>
          <w:lang w:eastAsia="ja-JP"/>
        </w:rPr>
        <w:t xml:space="preserve">gNB, the </w:t>
      </w:r>
      <w:r>
        <w:rPr>
          <w:rFonts w:eastAsia="MS Mincho"/>
          <w:lang w:eastAsia="ja-JP"/>
        </w:rPr>
        <w:t xml:space="preserve">UP of the </w:t>
      </w:r>
      <w:r w:rsidR="007216D1" w:rsidRPr="00A94455">
        <w:rPr>
          <w:rFonts w:eastAsia="MS Mincho"/>
          <w:lang w:eastAsia="ja-JP"/>
        </w:rPr>
        <w:t>air interface is replay protected.</w:t>
      </w:r>
    </w:p>
    <w:p w14:paraId="497BF30F" w14:textId="77777777" w:rsidR="007216D1" w:rsidRPr="00A94455" w:rsidRDefault="007216D1" w:rsidP="00303837">
      <w:pPr>
        <w:rPr>
          <w:rFonts w:eastAsia="MS Mincho"/>
          <w:b/>
          <w:lang w:eastAsia="ja-JP"/>
        </w:rPr>
      </w:pPr>
      <w:r w:rsidRPr="00A94455">
        <w:rPr>
          <w:rFonts w:eastAsia="MS Mincho"/>
          <w:b/>
          <w:lang w:eastAsia="ja-JP"/>
        </w:rPr>
        <w:t xml:space="preserve">Expected Results:  </w:t>
      </w:r>
    </w:p>
    <w:p w14:paraId="33285BA5" w14:textId="01F873A8" w:rsidR="007216D1" w:rsidRPr="00A94455" w:rsidRDefault="007216D1" w:rsidP="00303837">
      <w:pPr>
        <w:rPr>
          <w:rFonts w:eastAsia="MS Mincho"/>
          <w:lang w:eastAsia="ja-JP"/>
        </w:rPr>
      </w:pPr>
      <w:r w:rsidRPr="00A94455">
        <w:rPr>
          <w:rFonts w:eastAsia="MS Mincho"/>
          <w:lang w:eastAsia="ja-JP"/>
        </w:rPr>
        <w:t xml:space="preserve">The user plane packets sent between the UE and gNB over the air interface is replay protected. </w:t>
      </w:r>
    </w:p>
    <w:p w14:paraId="2E509093" w14:textId="77777777" w:rsidR="007216D1" w:rsidRPr="00A94455" w:rsidRDefault="007216D1" w:rsidP="00303837">
      <w:pPr>
        <w:rPr>
          <w:b/>
        </w:rPr>
      </w:pPr>
      <w:r w:rsidRPr="00A94455">
        <w:rPr>
          <w:b/>
        </w:rPr>
        <w:t>Expected format of evidence:</w:t>
      </w:r>
    </w:p>
    <w:p w14:paraId="63C723C1" w14:textId="77777777" w:rsidR="007216D1" w:rsidRDefault="007245E5" w:rsidP="007245E5">
      <w:pPr>
        <w:pStyle w:val="B10"/>
      </w:pPr>
      <w:r>
        <w:t>-</w:t>
      </w:r>
      <w:r>
        <w:tab/>
      </w:r>
      <w:r w:rsidR="007216D1" w:rsidRPr="00A94455">
        <w:t>Evidence suitable for the interface</w:t>
      </w:r>
      <w:r w:rsidR="002027F9">
        <w:t xml:space="preserve">, </w:t>
      </w:r>
      <w:r w:rsidR="007216D1" w:rsidRPr="00A94455">
        <w:t>e.g. Screenshot containing the operational results.</w:t>
      </w:r>
    </w:p>
    <w:p w14:paraId="69B38079" w14:textId="77777777" w:rsidR="007245E5" w:rsidRPr="00A94455" w:rsidRDefault="007245E5" w:rsidP="007245E5">
      <w:pPr>
        <w:pStyle w:val="B10"/>
      </w:pPr>
      <w:r>
        <w:t>-</w:t>
      </w:r>
      <w:r>
        <w:tab/>
        <w:t>Log files, e.g., containing corresponding log events.</w:t>
      </w:r>
    </w:p>
    <w:p w14:paraId="2654883C" w14:textId="77777777" w:rsidR="007216D1" w:rsidRPr="00A94455" w:rsidRDefault="007216D1" w:rsidP="007F6CC6">
      <w:pPr>
        <w:pStyle w:val="Heading5"/>
      </w:pPr>
      <w:bookmarkStart w:id="108" w:name="_Toc19696870"/>
      <w:bookmarkStart w:id="109" w:name="_Toc26876864"/>
      <w:bookmarkStart w:id="110" w:name="_Toc35529494"/>
      <w:bookmarkStart w:id="111" w:name="_Toc35529584"/>
      <w:bookmarkStart w:id="112" w:name="_Toc187239670"/>
      <w:r w:rsidRPr="00A94455">
        <w:t>4.2.2.1.9</w:t>
      </w:r>
      <w:r w:rsidR="00327B4C" w:rsidRPr="00A94455">
        <w:tab/>
      </w:r>
      <w:r w:rsidRPr="00A94455">
        <w:t>Replay protection of RRC-signalling</w:t>
      </w:r>
      <w:bookmarkEnd w:id="108"/>
      <w:bookmarkEnd w:id="109"/>
      <w:bookmarkEnd w:id="110"/>
      <w:bookmarkEnd w:id="111"/>
      <w:bookmarkEnd w:id="112"/>
    </w:p>
    <w:p w14:paraId="13FB3D51" w14:textId="77777777" w:rsidR="007216D1" w:rsidRPr="00A94455" w:rsidRDefault="007216D1" w:rsidP="007216D1">
      <w:pPr>
        <w:rPr>
          <w:strike/>
        </w:rPr>
      </w:pPr>
      <w:r w:rsidRPr="00A94455">
        <w:rPr>
          <w:i/>
        </w:rPr>
        <w:t>Requirement Name:</w:t>
      </w:r>
      <w:r w:rsidRPr="00A94455">
        <w:t xml:space="preserve"> Replay protection of RRC-signalling.</w:t>
      </w:r>
    </w:p>
    <w:p w14:paraId="286C05E6" w14:textId="77777777" w:rsidR="007216D1" w:rsidRPr="00A94455" w:rsidRDefault="007216D1" w:rsidP="007216D1">
      <w:r w:rsidRPr="00A94455">
        <w:rPr>
          <w:i/>
        </w:rPr>
        <w:t>Requirement Reference:</w:t>
      </w:r>
      <w:r w:rsidRPr="00A94455">
        <w:t xml:space="preserve"> </w:t>
      </w:r>
      <w:r w:rsidR="00873CEC" w:rsidRPr="00A94455">
        <w:t xml:space="preserve">TS 33.501 </w:t>
      </w:r>
      <w:r w:rsidR="00C004AE">
        <w:t>[2]</w:t>
      </w:r>
      <w:r w:rsidR="00873CEC" w:rsidRPr="00A94455">
        <w:t>, clause 5.3.3</w:t>
      </w:r>
    </w:p>
    <w:p w14:paraId="532B083E" w14:textId="77777777" w:rsidR="007216D1" w:rsidRPr="00A94455" w:rsidRDefault="007216D1" w:rsidP="007216D1">
      <w:r w:rsidRPr="00A94455">
        <w:rPr>
          <w:i/>
        </w:rPr>
        <w:t>Requirement Description:</w:t>
      </w:r>
      <w:r w:rsidR="00A80BC8" w:rsidRPr="00A80BC8">
        <w:t xml:space="preserve"> </w:t>
      </w:r>
      <w:r w:rsidR="00A80BC8" w:rsidRPr="00A80BC8">
        <w:rPr>
          <w:iCs/>
        </w:rPr>
        <w:t>The gNB supports integrity protection and replay protection of RRC-signalling</w:t>
      </w:r>
      <w:r w:rsidRPr="00A94455">
        <w:rPr>
          <w:i/>
        </w:rPr>
        <w:t xml:space="preserve"> </w:t>
      </w:r>
      <w:r w:rsidRPr="00A94455">
        <w:t>as specified in TS 33.501</w:t>
      </w:r>
      <w:r w:rsidR="007829A5">
        <w:t> </w:t>
      </w:r>
      <w:r w:rsidR="00C004AE">
        <w:t>[2]</w:t>
      </w:r>
      <w:r w:rsidRPr="00A94455">
        <w:t>, clause 5.3.3.</w:t>
      </w:r>
    </w:p>
    <w:p w14:paraId="34E81B80" w14:textId="77777777" w:rsidR="007216D1" w:rsidRPr="00A94455" w:rsidRDefault="00F80E75" w:rsidP="007216D1">
      <w:bookmarkStart w:id="113" w:name="_Hlk11248275"/>
      <w:r w:rsidRPr="00A94455">
        <w:rPr>
          <w:i/>
        </w:rPr>
        <w:t>Threat References:</w:t>
      </w:r>
      <w:r w:rsidRPr="00A94455">
        <w:t xml:space="preserve"> TR 33.926 </w:t>
      </w:r>
      <w:r w:rsidR="00C004AE">
        <w:t>[5]</w:t>
      </w:r>
      <w:r w:rsidRPr="00A94455">
        <w:t xml:space="preserve">, clause </w:t>
      </w:r>
      <w:r w:rsidR="00F3536D">
        <w:t>D</w:t>
      </w:r>
      <w:r w:rsidRPr="00022EBC">
        <w:t>.2.2.2</w:t>
      </w:r>
      <w:r w:rsidRPr="00A94455">
        <w:t xml:space="preserve"> – Control plane data integrity protection.</w:t>
      </w:r>
      <w:bookmarkEnd w:id="113"/>
    </w:p>
    <w:p w14:paraId="4773C355" w14:textId="77777777" w:rsidR="007216D1" w:rsidRPr="000B670A" w:rsidRDefault="007216D1" w:rsidP="007216D1">
      <w:pPr>
        <w:rPr>
          <w:bCs/>
          <w:i/>
        </w:rPr>
      </w:pPr>
      <w:r w:rsidRPr="000B670A">
        <w:rPr>
          <w:bCs/>
          <w:i/>
        </w:rPr>
        <w:t>Test Case:</w:t>
      </w:r>
    </w:p>
    <w:p w14:paraId="3F1978CF" w14:textId="0B5BABD0" w:rsidR="007216D1" w:rsidRPr="00A94455" w:rsidRDefault="007216D1" w:rsidP="007216D1">
      <w:pPr>
        <w:rPr>
          <w:b/>
        </w:rPr>
      </w:pPr>
      <w:r w:rsidRPr="00A94455">
        <w:rPr>
          <w:b/>
        </w:rPr>
        <w:t xml:space="preserve">Test Name: </w:t>
      </w:r>
      <w:r w:rsidRPr="00A94455">
        <w:t>TC-RRC-REPLAY_gNB</w:t>
      </w:r>
    </w:p>
    <w:p w14:paraId="4F3C6A60" w14:textId="77777777" w:rsidR="000B670A" w:rsidRDefault="007216D1" w:rsidP="007216D1">
      <w:pPr>
        <w:rPr>
          <w:b/>
        </w:rPr>
      </w:pPr>
      <w:r w:rsidRPr="00A94455">
        <w:rPr>
          <w:b/>
        </w:rPr>
        <w:t xml:space="preserve">Purpose: </w:t>
      </w:r>
    </w:p>
    <w:p w14:paraId="5BC9C229" w14:textId="3379B346" w:rsidR="007216D1" w:rsidRPr="00A94455" w:rsidRDefault="007216D1" w:rsidP="007216D1">
      <w:pPr>
        <w:rPr>
          <w:b/>
        </w:rPr>
      </w:pPr>
      <w:r w:rsidRPr="00A94455">
        <w:t>To</w:t>
      </w:r>
      <w:r w:rsidRPr="00A94455">
        <w:rPr>
          <w:b/>
        </w:rPr>
        <w:t xml:space="preserve"> </w:t>
      </w:r>
      <w:r w:rsidRPr="00A94455">
        <w:t>verify the replay protection of RRC-signalling between UE and gNB over the air interface.</w:t>
      </w:r>
    </w:p>
    <w:p w14:paraId="662A7E34" w14:textId="77777777" w:rsidR="007216D1" w:rsidRPr="00A94455" w:rsidRDefault="007216D1" w:rsidP="007216D1">
      <w:pPr>
        <w:rPr>
          <w:b/>
        </w:rPr>
      </w:pPr>
      <w:r w:rsidRPr="00A94455">
        <w:rPr>
          <w:b/>
        </w:rPr>
        <w:t xml:space="preserve">Pre-Condition: </w:t>
      </w:r>
    </w:p>
    <w:p w14:paraId="07386C88" w14:textId="77777777" w:rsidR="007216D1" w:rsidRPr="00A94455" w:rsidRDefault="007216D1" w:rsidP="00303837">
      <w:pPr>
        <w:pStyle w:val="B10"/>
        <w:rPr>
          <w:rFonts w:eastAsia="MS Mincho"/>
          <w:lang w:eastAsia="ja-JP"/>
        </w:rPr>
      </w:pPr>
      <w:r w:rsidRPr="00A94455">
        <w:rPr>
          <w:rFonts w:eastAsia="MS Mincho"/>
          <w:lang w:eastAsia="ja-JP"/>
        </w:rPr>
        <w:t>-</w:t>
      </w:r>
      <w:r w:rsidRPr="00A94455">
        <w:rPr>
          <w:rFonts w:eastAsia="MS Mincho"/>
          <w:lang w:eastAsia="ja-JP"/>
        </w:rPr>
        <w:tab/>
        <w:t>The gNB network product shall be connected in emulated/real network environments.</w:t>
      </w:r>
    </w:p>
    <w:p w14:paraId="1AA85681" w14:textId="77777777" w:rsidR="007216D1" w:rsidRPr="00A94455" w:rsidRDefault="007216D1" w:rsidP="00303837">
      <w:pPr>
        <w:pStyle w:val="B10"/>
        <w:rPr>
          <w:rFonts w:eastAsia="MS Mincho"/>
          <w:lang w:eastAsia="ja-JP"/>
        </w:rPr>
      </w:pPr>
      <w:r w:rsidRPr="00A94455">
        <w:rPr>
          <w:rFonts w:eastAsia="MS Mincho"/>
          <w:lang w:eastAsia="ja-JP"/>
        </w:rPr>
        <w:t>-</w:t>
      </w:r>
      <w:r w:rsidRPr="00A94455">
        <w:rPr>
          <w:rFonts w:eastAsia="MS Mincho"/>
          <w:lang w:eastAsia="ja-JP"/>
        </w:rPr>
        <w:tab/>
        <w:t>Tester shall have knowledge of the integrity algorithm and the corresponding protection keys.</w:t>
      </w:r>
    </w:p>
    <w:p w14:paraId="470B5613" w14:textId="5EDF4398" w:rsidR="007245E5" w:rsidRPr="007245E5" w:rsidRDefault="007216D1" w:rsidP="007245E5">
      <w:pPr>
        <w:pStyle w:val="B10"/>
        <w:rPr>
          <w:rFonts w:eastAsia="MS Mincho"/>
          <w:lang w:eastAsia="ja-JP"/>
        </w:rPr>
      </w:pPr>
      <w:r w:rsidRPr="00A94455">
        <w:rPr>
          <w:rFonts w:eastAsia="MS Mincho"/>
          <w:lang w:eastAsia="ja-JP"/>
        </w:rPr>
        <w:t>-</w:t>
      </w:r>
      <w:r w:rsidRPr="00A94455">
        <w:rPr>
          <w:rFonts w:eastAsia="MS Mincho"/>
          <w:lang w:eastAsia="ja-JP"/>
        </w:rPr>
        <w:tab/>
        <w:t xml:space="preserve">The tester shall have access to the air interface. </w:t>
      </w:r>
    </w:p>
    <w:p w14:paraId="18F1EE1F" w14:textId="77777777" w:rsidR="007216D1" w:rsidRPr="00A94455" w:rsidRDefault="007245E5" w:rsidP="007245E5">
      <w:pPr>
        <w:pStyle w:val="B10"/>
        <w:rPr>
          <w:rFonts w:eastAsia="MS Mincho"/>
          <w:lang w:eastAsia="ja-JP"/>
        </w:rPr>
      </w:pPr>
      <w:r w:rsidRPr="007245E5">
        <w:rPr>
          <w:rFonts w:eastAsia="MS Mincho"/>
          <w:lang w:eastAsia="ja-JP"/>
        </w:rPr>
        <w:t>-</w:t>
      </w:r>
      <w:r w:rsidRPr="007245E5">
        <w:rPr>
          <w:rFonts w:eastAsia="MS Mincho"/>
          <w:lang w:eastAsia="ja-JP"/>
        </w:rPr>
        <w:tab/>
        <w:t>The tester shall have access to the N2 interface.</w:t>
      </w:r>
    </w:p>
    <w:p w14:paraId="1448DF3A" w14:textId="77777777" w:rsidR="00313E17" w:rsidRPr="00A94455" w:rsidRDefault="00313E17" w:rsidP="00303837">
      <w:pPr>
        <w:pStyle w:val="B10"/>
        <w:rPr>
          <w:rFonts w:eastAsia="MS Mincho"/>
          <w:lang w:eastAsia="ja-JP"/>
        </w:rPr>
      </w:pPr>
      <w:r w:rsidRPr="00A94455">
        <w:rPr>
          <w:rFonts w:eastAsia="MS Mincho"/>
          <w:lang w:eastAsia="ja-JP"/>
        </w:rPr>
        <w:t>-</w:t>
      </w:r>
      <w:r w:rsidRPr="00A94455">
        <w:rPr>
          <w:rFonts w:eastAsia="MS Mincho"/>
          <w:lang w:eastAsia="ja-JP"/>
        </w:rPr>
        <w:tab/>
        <w:t>The tester shall activ</w:t>
      </w:r>
      <w:r w:rsidR="007245E5" w:rsidRPr="007245E5">
        <w:rPr>
          <w:rFonts w:eastAsia="MS Mincho"/>
          <w:lang w:eastAsia="ja-JP"/>
        </w:rPr>
        <w:t>ate</w:t>
      </w:r>
      <w:r w:rsidRPr="00A94455">
        <w:rPr>
          <w:rFonts w:eastAsia="MS Mincho"/>
          <w:lang w:eastAsia="ja-JP"/>
        </w:rPr>
        <w:t xml:space="preserve"> the integrity protection of </w:t>
      </w:r>
      <w:r w:rsidR="0029734E" w:rsidRPr="0029734E">
        <w:rPr>
          <w:rFonts w:eastAsia="MS Mincho"/>
          <w:lang w:eastAsia="ja-JP"/>
        </w:rPr>
        <w:t>RRC-signalling</w:t>
      </w:r>
      <w:r w:rsidRPr="00A94455">
        <w:rPr>
          <w:rFonts w:eastAsia="MS Mincho"/>
          <w:lang w:eastAsia="ja-JP"/>
        </w:rPr>
        <w:t>.</w:t>
      </w:r>
    </w:p>
    <w:p w14:paraId="4AA85DE1" w14:textId="77777777" w:rsidR="007216D1" w:rsidRPr="00A94455" w:rsidRDefault="007216D1" w:rsidP="007216D1">
      <w:pPr>
        <w:rPr>
          <w:b/>
        </w:rPr>
      </w:pPr>
      <w:r w:rsidRPr="00A94455">
        <w:rPr>
          <w:b/>
        </w:rPr>
        <w:t>Execution Steps:</w:t>
      </w:r>
    </w:p>
    <w:p w14:paraId="38266837" w14:textId="77777777" w:rsidR="007216D1" w:rsidRPr="00A94455" w:rsidRDefault="007216D1" w:rsidP="00303837">
      <w:pPr>
        <w:pStyle w:val="B10"/>
        <w:rPr>
          <w:rFonts w:eastAsia="MS Mincho"/>
          <w:lang w:eastAsia="ja-JP"/>
        </w:rPr>
      </w:pPr>
      <w:r w:rsidRPr="00A94455">
        <w:rPr>
          <w:rFonts w:eastAsia="MS Mincho"/>
          <w:lang w:eastAsia="ja-JP"/>
        </w:rPr>
        <w:t>1.</w:t>
      </w:r>
      <w:r w:rsidRPr="00A94455">
        <w:rPr>
          <w:rFonts w:eastAsia="MS Mincho"/>
          <w:lang w:eastAsia="ja-JP"/>
        </w:rPr>
        <w:tab/>
        <w:t xml:space="preserve">The tester shall capture the data sent between UE and the gNB using any network analyser over the NG RAN air interface. </w:t>
      </w:r>
    </w:p>
    <w:p w14:paraId="3478D9E7" w14:textId="77777777" w:rsidR="007216D1" w:rsidRPr="00A94455" w:rsidRDefault="007216D1" w:rsidP="00303837">
      <w:pPr>
        <w:pStyle w:val="B10"/>
        <w:rPr>
          <w:rFonts w:eastAsia="MS Mincho"/>
          <w:lang w:eastAsia="ja-JP"/>
        </w:rPr>
      </w:pPr>
      <w:r w:rsidRPr="00A94455">
        <w:rPr>
          <w:rFonts w:eastAsia="MS Mincho"/>
          <w:lang w:eastAsia="ja-JP"/>
        </w:rPr>
        <w:t>2.</w:t>
      </w:r>
      <w:r w:rsidRPr="00A94455">
        <w:rPr>
          <w:rFonts w:eastAsia="MS Mincho"/>
          <w:lang w:eastAsia="ja-JP"/>
        </w:rPr>
        <w:tab/>
        <w:t xml:space="preserve">Tester shall filter RRC signalling packets. </w:t>
      </w:r>
    </w:p>
    <w:p w14:paraId="1B4C372E" w14:textId="77777777" w:rsidR="007216D1" w:rsidRPr="00A94455" w:rsidRDefault="007216D1" w:rsidP="00303837">
      <w:pPr>
        <w:pStyle w:val="B10"/>
        <w:rPr>
          <w:rFonts w:eastAsia="MS Mincho"/>
          <w:lang w:eastAsia="ja-JP"/>
        </w:rPr>
      </w:pPr>
      <w:r w:rsidRPr="00A94455">
        <w:rPr>
          <w:rFonts w:eastAsia="MS Mincho"/>
          <w:lang w:eastAsia="ja-JP"/>
        </w:rPr>
        <w:t>3.</w:t>
      </w:r>
      <w:r w:rsidRPr="00A94455">
        <w:rPr>
          <w:rFonts w:eastAsia="MS Mincho"/>
          <w:lang w:eastAsia="ja-JP"/>
        </w:rPr>
        <w:tab/>
        <w:t xml:space="preserve">Tester shall check for the </w:t>
      </w:r>
      <w:r w:rsidR="00351D0D" w:rsidRPr="00351D0D">
        <w:rPr>
          <w:rFonts w:eastAsia="MS Mincho"/>
          <w:lang w:eastAsia="ja-JP"/>
        </w:rPr>
        <w:t>PDCP COUNT</w:t>
      </w:r>
      <w:r w:rsidRPr="00A94455">
        <w:rPr>
          <w:rFonts w:eastAsia="MS Mincho"/>
          <w:lang w:eastAsia="ja-JP"/>
        </w:rPr>
        <w:t xml:space="preserve"> of the filtered RRC signalling packets and shall use any packet crafting tool to create RRC signalling packets similar to the captured packets</w:t>
      </w:r>
      <w:r w:rsidRPr="00A94455">
        <w:rPr>
          <w:rFonts w:eastAsia="MS Mincho"/>
          <w:color w:val="000000"/>
          <w:lang w:eastAsia="ja-JP"/>
        </w:rPr>
        <w:t xml:space="preserve"> </w:t>
      </w:r>
      <w:r w:rsidRPr="00A94455">
        <w:rPr>
          <w:rFonts w:eastAsia="MS Mincho"/>
          <w:lang w:eastAsia="ja-JP"/>
        </w:rPr>
        <w:t>or the tester shall replay the captured RRC uplink packet to the gNB to perform the replay attack over gNB.</w:t>
      </w:r>
    </w:p>
    <w:p w14:paraId="55EDA565" w14:textId="56DAFD5D" w:rsidR="007216D1" w:rsidRPr="00A94455" w:rsidRDefault="007216D1" w:rsidP="00303837">
      <w:pPr>
        <w:pStyle w:val="B10"/>
        <w:rPr>
          <w:rFonts w:eastAsia="MS Mincho"/>
          <w:lang w:eastAsia="ja-JP"/>
        </w:rPr>
      </w:pPr>
      <w:r w:rsidRPr="00A94455">
        <w:rPr>
          <w:rFonts w:eastAsia="MS Mincho"/>
          <w:lang w:eastAsia="ja-JP"/>
        </w:rPr>
        <w:t>4.</w:t>
      </w:r>
      <w:r w:rsidRPr="00A94455">
        <w:rPr>
          <w:rFonts w:eastAsia="MS Mincho"/>
          <w:lang w:eastAsia="ja-JP"/>
        </w:rPr>
        <w:tab/>
        <w:t xml:space="preserve">Tester shall check whether the replayed RRC signalling packets were </w:t>
      </w:r>
      <w:r w:rsidR="00880FCC" w:rsidRPr="00880FCC">
        <w:rPr>
          <w:rFonts w:eastAsia="MS Mincho"/>
          <w:lang w:eastAsia="ja-JP"/>
        </w:rPr>
        <w:t xml:space="preserve">detected </w:t>
      </w:r>
      <w:r w:rsidRPr="00A94455">
        <w:rPr>
          <w:rFonts w:eastAsia="MS Mincho"/>
          <w:lang w:eastAsia="ja-JP"/>
        </w:rPr>
        <w:t>by the gNB or not, by capturing over NG RAN air interface to see if any corresponding response message is received from the gNB</w:t>
      </w:r>
      <w:r w:rsidR="007245E5" w:rsidRPr="007245E5">
        <w:rPr>
          <w:rFonts w:eastAsia="MS Mincho"/>
          <w:lang w:eastAsia="ja-JP"/>
        </w:rPr>
        <w:t xml:space="preserve"> or by capturing the N2 interface to see if any of the replayed </w:t>
      </w:r>
      <w:r w:rsidR="00880FCC" w:rsidRPr="00880FCC">
        <w:rPr>
          <w:rFonts w:eastAsia="MS Mincho"/>
          <w:lang w:eastAsia="ja-JP"/>
        </w:rPr>
        <w:t>RRC signalling</w:t>
      </w:r>
      <w:r w:rsidR="007245E5" w:rsidRPr="007245E5">
        <w:rPr>
          <w:rFonts w:eastAsia="MS Mincho"/>
          <w:lang w:eastAsia="ja-JP"/>
        </w:rPr>
        <w:t xml:space="preserve"> packets have </w:t>
      </w:r>
      <w:r w:rsidR="00880FCC" w:rsidRPr="00880FCC">
        <w:rPr>
          <w:rFonts w:eastAsia="MS Mincho"/>
          <w:lang w:eastAsia="ja-JP"/>
        </w:rPr>
        <w:t xml:space="preserve">resulted in a message sent </w:t>
      </w:r>
      <w:r w:rsidR="007245E5" w:rsidRPr="007245E5">
        <w:rPr>
          <w:rFonts w:eastAsia="MS Mincho"/>
          <w:lang w:eastAsia="ja-JP"/>
        </w:rPr>
        <w:t>by the gNB</w:t>
      </w:r>
      <w:r w:rsidR="00880FCC" w:rsidRPr="00880FCC">
        <w:rPr>
          <w:rFonts w:eastAsia="MS Mincho"/>
          <w:lang w:eastAsia="ja-JP"/>
        </w:rPr>
        <w:t xml:space="preserve"> (e.g. a NAS messages from inside an RRC message)</w:t>
      </w:r>
      <w:r w:rsidRPr="00A94455">
        <w:rPr>
          <w:rFonts w:eastAsia="MS Mincho"/>
          <w:lang w:eastAsia="ja-JP"/>
        </w:rPr>
        <w:t xml:space="preserve">. </w:t>
      </w:r>
    </w:p>
    <w:p w14:paraId="18EEEAB0" w14:textId="363113C8" w:rsidR="007216D1" w:rsidRPr="00A94455" w:rsidRDefault="007216D1" w:rsidP="00303837">
      <w:pPr>
        <w:pStyle w:val="B10"/>
        <w:rPr>
          <w:rFonts w:eastAsia="MS Mincho"/>
          <w:color w:val="000000"/>
          <w:lang w:eastAsia="ja-JP"/>
        </w:rPr>
      </w:pPr>
      <w:r w:rsidRPr="00A94455">
        <w:rPr>
          <w:rFonts w:eastAsia="MS Mincho"/>
          <w:lang w:eastAsia="ja-JP"/>
        </w:rPr>
        <w:t>5.</w:t>
      </w:r>
      <w:r w:rsidRPr="00A94455">
        <w:rPr>
          <w:rFonts w:eastAsia="MS Mincho"/>
          <w:lang w:eastAsia="ja-JP"/>
        </w:rPr>
        <w:tab/>
      </w:r>
      <w:r w:rsidR="00880FCC" w:rsidRPr="00880FCC">
        <w:rPr>
          <w:rFonts w:eastAsia="MS Mincho"/>
          <w:lang w:eastAsia="ja-JP"/>
        </w:rPr>
        <w:t xml:space="preserve">Tester shall verify from the result that if the replayed RRC signalling packets are not accepted by the gNB, the RRC signalling on the air interface is replay protected. </w:t>
      </w:r>
    </w:p>
    <w:p w14:paraId="20AE10FF" w14:textId="77777777" w:rsidR="007216D1" w:rsidRPr="00A94455" w:rsidRDefault="007216D1" w:rsidP="007216D1">
      <w:pPr>
        <w:rPr>
          <w:b/>
        </w:rPr>
      </w:pPr>
      <w:r w:rsidRPr="00A94455">
        <w:rPr>
          <w:b/>
        </w:rPr>
        <w:t xml:space="preserve">Expected Results:  </w:t>
      </w:r>
    </w:p>
    <w:p w14:paraId="50CEBCCF" w14:textId="13D0B946" w:rsidR="00682F38" w:rsidRPr="00A94455" w:rsidRDefault="007216D1" w:rsidP="000B670A">
      <w:pPr>
        <w:rPr>
          <w:b/>
        </w:rPr>
      </w:pPr>
      <w:r w:rsidRPr="00A94455">
        <w:t xml:space="preserve">The RRC signalling over the air interface is replay protected. </w:t>
      </w:r>
    </w:p>
    <w:p w14:paraId="262E378E" w14:textId="77777777" w:rsidR="007216D1" w:rsidRPr="00A94455" w:rsidRDefault="007216D1" w:rsidP="007216D1">
      <w:pPr>
        <w:rPr>
          <w:b/>
        </w:rPr>
      </w:pPr>
      <w:r w:rsidRPr="00A94455">
        <w:rPr>
          <w:b/>
        </w:rPr>
        <w:t>Expected format of evidence:</w:t>
      </w:r>
    </w:p>
    <w:p w14:paraId="5615FAB5" w14:textId="77777777" w:rsidR="007216D1" w:rsidRDefault="000B670A" w:rsidP="000B670A">
      <w:pPr>
        <w:pStyle w:val="B10"/>
      </w:pPr>
      <w:r>
        <w:t>-</w:t>
      </w:r>
      <w:r>
        <w:tab/>
      </w:r>
      <w:r w:rsidR="007216D1" w:rsidRPr="00A94455">
        <w:t>Evidence suitable for the interface, e.g. Screenshot containing the operational results.</w:t>
      </w:r>
    </w:p>
    <w:p w14:paraId="243FCD78" w14:textId="77777777" w:rsidR="000B670A" w:rsidRPr="00A94455" w:rsidRDefault="000B670A" w:rsidP="000B670A">
      <w:pPr>
        <w:pStyle w:val="B10"/>
      </w:pPr>
      <w:r>
        <w:t>-</w:t>
      </w:r>
      <w:r>
        <w:tab/>
      </w:r>
      <w:r w:rsidRPr="006414B1">
        <w:t>Log files, e.g., containing corresponding log events.</w:t>
      </w:r>
    </w:p>
    <w:p w14:paraId="3EBA34A8" w14:textId="77777777" w:rsidR="00474B33" w:rsidRPr="00A94455" w:rsidRDefault="00474B33" w:rsidP="007F6CC6">
      <w:pPr>
        <w:pStyle w:val="Heading5"/>
      </w:pPr>
      <w:bookmarkStart w:id="114" w:name="_Toc19696871"/>
      <w:bookmarkStart w:id="115" w:name="_Toc26876865"/>
      <w:bookmarkStart w:id="116" w:name="_Toc35529495"/>
      <w:bookmarkStart w:id="117" w:name="_Toc35529585"/>
      <w:bookmarkStart w:id="118" w:name="_Toc187239671"/>
      <w:r w:rsidRPr="00A94455">
        <w:t>4.2.2.1.10</w:t>
      </w:r>
      <w:r w:rsidR="00327B4C" w:rsidRPr="00A94455">
        <w:tab/>
      </w:r>
      <w:r w:rsidRPr="00A94455">
        <w:t>Ciphering of user data based on the security policy sent by the SMF</w:t>
      </w:r>
      <w:bookmarkEnd w:id="114"/>
      <w:bookmarkEnd w:id="115"/>
      <w:bookmarkEnd w:id="116"/>
      <w:bookmarkEnd w:id="117"/>
      <w:bookmarkEnd w:id="118"/>
    </w:p>
    <w:p w14:paraId="0882F67D" w14:textId="77777777" w:rsidR="00474B33" w:rsidRPr="00A94455" w:rsidRDefault="00474B33" w:rsidP="00474B33">
      <w:pPr>
        <w:rPr>
          <w:strike/>
        </w:rPr>
      </w:pPr>
      <w:r w:rsidRPr="00A94455">
        <w:rPr>
          <w:i/>
        </w:rPr>
        <w:t>Requirement Name:</w:t>
      </w:r>
      <w:r w:rsidRPr="00A94455">
        <w:t xml:space="preserve"> Ciphering of user data based on the security policy sent by the SMF</w:t>
      </w:r>
    </w:p>
    <w:p w14:paraId="2336CAA4" w14:textId="77777777" w:rsidR="00474B33" w:rsidRPr="00A94455" w:rsidRDefault="00474B33" w:rsidP="00474B33">
      <w:r w:rsidRPr="00A94455">
        <w:rPr>
          <w:i/>
        </w:rPr>
        <w:t>Requirement Reference:</w:t>
      </w:r>
      <w:r w:rsidRPr="00A94455">
        <w:t xml:space="preserve"> </w:t>
      </w:r>
      <w:r w:rsidR="00873CEC" w:rsidRPr="00A94455">
        <w:t xml:space="preserve">TS 33.501 </w:t>
      </w:r>
      <w:r w:rsidR="00C004AE">
        <w:t>[2]</w:t>
      </w:r>
      <w:r w:rsidR="00873CEC" w:rsidRPr="00A94455">
        <w:t>, clause 5.3.2</w:t>
      </w:r>
    </w:p>
    <w:p w14:paraId="0808B605" w14:textId="77777777" w:rsidR="00474B33" w:rsidRPr="00A94455" w:rsidRDefault="00474B33" w:rsidP="00474B33">
      <w:r w:rsidRPr="00A94455">
        <w:rPr>
          <w:i/>
        </w:rPr>
        <w:t>Requirement Description:</w:t>
      </w:r>
      <w:r w:rsidRPr="00A140AC">
        <w:rPr>
          <w:i/>
        </w:rPr>
        <w:t xml:space="preserve"> </w:t>
      </w:r>
      <w:r w:rsidRPr="00B16668">
        <w:rPr>
          <w:iCs/>
        </w:rPr>
        <w:t>The gNB activate</w:t>
      </w:r>
      <w:r w:rsidR="00B16668">
        <w:rPr>
          <w:iCs/>
        </w:rPr>
        <w:t>s</w:t>
      </w:r>
      <w:r w:rsidRPr="00B16668">
        <w:rPr>
          <w:iCs/>
        </w:rPr>
        <w:t xml:space="preserve"> ciphering of user data based on the security policy sent by the SMF</w:t>
      </w:r>
      <w:r w:rsidR="00A140AC" w:rsidRPr="00B16668">
        <w:rPr>
          <w:iCs/>
        </w:rPr>
        <w:t xml:space="preserve"> </w:t>
      </w:r>
      <w:r w:rsidRPr="00B16668">
        <w:rPr>
          <w:iCs/>
        </w:rPr>
        <w:t>as specified in TS 33</w:t>
      </w:r>
      <w:r w:rsidRPr="00A94455">
        <w:t>.501</w:t>
      </w:r>
      <w:r w:rsidR="007829A5">
        <w:t> </w:t>
      </w:r>
      <w:r w:rsidR="00C004AE">
        <w:t>[2]</w:t>
      </w:r>
      <w:r w:rsidRPr="00A94455">
        <w:t>, clause 5.3.2.</w:t>
      </w:r>
    </w:p>
    <w:p w14:paraId="513B9962" w14:textId="77777777" w:rsidR="00474B33" w:rsidRPr="00A94455" w:rsidRDefault="00F80E75" w:rsidP="00474B33">
      <w:r w:rsidRPr="00A94455">
        <w:rPr>
          <w:i/>
        </w:rPr>
        <w:t>Threat References:</w:t>
      </w:r>
      <w:r w:rsidRPr="00A94455">
        <w:t xml:space="preserve"> TR 33.926 </w:t>
      </w:r>
      <w:r w:rsidR="00C004AE">
        <w:t>[5]</w:t>
      </w:r>
      <w:r w:rsidRPr="00A94455">
        <w:t xml:space="preserve">, clause </w:t>
      </w:r>
      <w:r w:rsidR="00F3536D">
        <w:t>D</w:t>
      </w:r>
      <w:r w:rsidRPr="00A94455">
        <w:t>.2.2.</w:t>
      </w:r>
      <w:r w:rsidR="007601CF" w:rsidRPr="00A94455">
        <w:t>8</w:t>
      </w:r>
      <w:r w:rsidRPr="00A94455">
        <w:t xml:space="preserve"> – </w:t>
      </w:r>
      <w:r w:rsidR="005F66E3" w:rsidRPr="00A94455">
        <w:t>Security Policy Enforcement</w:t>
      </w:r>
      <w:r w:rsidRPr="00A94455">
        <w:t>.</w:t>
      </w:r>
    </w:p>
    <w:p w14:paraId="76782DF3" w14:textId="77777777" w:rsidR="00474B33" w:rsidRPr="000B670A" w:rsidRDefault="00474B33" w:rsidP="00474B33">
      <w:pPr>
        <w:rPr>
          <w:bCs/>
          <w:i/>
        </w:rPr>
      </w:pPr>
      <w:r w:rsidRPr="000B670A">
        <w:rPr>
          <w:bCs/>
          <w:i/>
        </w:rPr>
        <w:t>Test Case:</w:t>
      </w:r>
    </w:p>
    <w:p w14:paraId="7B87ABF3" w14:textId="77777777" w:rsidR="00474B33" w:rsidRPr="00A94455" w:rsidRDefault="00474B33" w:rsidP="00474B33">
      <w:pPr>
        <w:rPr>
          <w:b/>
        </w:rPr>
      </w:pPr>
      <w:r w:rsidRPr="00A94455">
        <w:rPr>
          <w:b/>
        </w:rPr>
        <w:t xml:space="preserve">Test Name: </w:t>
      </w:r>
      <w:r w:rsidRPr="00A94455">
        <w:t>TC-UP-DATA-CIP-SMF</w:t>
      </w:r>
    </w:p>
    <w:p w14:paraId="1EDC800B" w14:textId="77777777" w:rsidR="000B670A" w:rsidRDefault="00474B33" w:rsidP="00474B33">
      <w:pPr>
        <w:rPr>
          <w:b/>
        </w:rPr>
      </w:pPr>
      <w:r w:rsidRPr="00A94455">
        <w:rPr>
          <w:b/>
        </w:rPr>
        <w:t xml:space="preserve">Purpose: </w:t>
      </w:r>
    </w:p>
    <w:p w14:paraId="0C28D5BB" w14:textId="77777777" w:rsidR="00474B33" w:rsidRPr="00A94455" w:rsidRDefault="00474B33" w:rsidP="00474B33">
      <w:pPr>
        <w:rPr>
          <w:b/>
        </w:rPr>
      </w:pPr>
      <w:r w:rsidRPr="00A94455">
        <w:t>To</w:t>
      </w:r>
      <w:r w:rsidRPr="00A94455">
        <w:rPr>
          <w:b/>
        </w:rPr>
        <w:t xml:space="preserve"> </w:t>
      </w:r>
      <w:r w:rsidRPr="00A94455">
        <w:t xml:space="preserve">verify that </w:t>
      </w:r>
      <w:r w:rsidR="00351D0D" w:rsidRPr="00351D0D">
        <w:t xml:space="preserve">activation of </w:t>
      </w:r>
      <w:r w:rsidRPr="00A94455">
        <w:t>confidentiality protect</w:t>
      </w:r>
      <w:r w:rsidR="00351D0D" w:rsidRPr="00351D0D">
        <w:t>ion for user data is</w:t>
      </w:r>
      <w:r w:rsidRPr="00A94455">
        <w:t xml:space="preserve"> based on the security policy sent by the SMF via AMF</w:t>
      </w:r>
    </w:p>
    <w:p w14:paraId="159C0F19" w14:textId="77777777" w:rsidR="00474B33" w:rsidRPr="00A94455" w:rsidRDefault="00474B33" w:rsidP="00474B33">
      <w:pPr>
        <w:rPr>
          <w:b/>
        </w:rPr>
      </w:pPr>
      <w:r w:rsidRPr="00A94455">
        <w:rPr>
          <w:b/>
        </w:rPr>
        <w:t xml:space="preserve">Pre-Condition: </w:t>
      </w:r>
    </w:p>
    <w:p w14:paraId="1EFBF359" w14:textId="77777777" w:rsidR="00474B33" w:rsidRPr="00A94455" w:rsidRDefault="00474B33" w:rsidP="00303837">
      <w:pPr>
        <w:pStyle w:val="B10"/>
        <w:rPr>
          <w:rFonts w:eastAsia="MS Mincho"/>
          <w:lang w:eastAsia="ja-JP"/>
        </w:rPr>
      </w:pPr>
      <w:r w:rsidRPr="00A94455">
        <w:rPr>
          <w:rFonts w:eastAsia="MS Mincho"/>
          <w:lang w:eastAsia="ja-JP"/>
        </w:rPr>
        <w:t>-</w:t>
      </w:r>
      <w:r w:rsidRPr="00A94455">
        <w:rPr>
          <w:rFonts w:eastAsia="MS Mincho"/>
          <w:lang w:eastAsia="ja-JP"/>
        </w:rPr>
        <w:tab/>
        <w:t>The gNB network product shall be connected in emulated/real network environments.</w:t>
      </w:r>
      <w:r w:rsidR="00313E17" w:rsidRPr="00A94455">
        <w:rPr>
          <w:rFonts w:eastAsia="MS Mincho"/>
          <w:lang w:eastAsia="ja-JP"/>
        </w:rPr>
        <w:t xml:space="preserve"> The UE and the 5GC may be </w:t>
      </w:r>
      <w:r w:rsidR="00313E17" w:rsidRPr="00A94455">
        <w:rPr>
          <w:lang w:eastAsia="zh-CN"/>
        </w:rPr>
        <w:t>simulated.</w:t>
      </w:r>
    </w:p>
    <w:p w14:paraId="42B358D3" w14:textId="49606F32" w:rsidR="00474B33" w:rsidRPr="00A94455" w:rsidRDefault="00474B33" w:rsidP="00303837">
      <w:pPr>
        <w:pStyle w:val="B10"/>
        <w:rPr>
          <w:rFonts w:eastAsia="MS Mincho"/>
          <w:lang w:eastAsia="ja-JP"/>
        </w:rPr>
      </w:pPr>
      <w:r w:rsidRPr="00A94455">
        <w:rPr>
          <w:rFonts w:eastAsia="MS Mincho"/>
          <w:lang w:eastAsia="ja-JP"/>
        </w:rPr>
        <w:t>-</w:t>
      </w:r>
      <w:r w:rsidRPr="00A94455">
        <w:rPr>
          <w:rFonts w:eastAsia="MS Mincho"/>
          <w:lang w:eastAsia="ja-JP"/>
        </w:rPr>
        <w:tab/>
        <w:t>The tester shall have access to the air interface.</w:t>
      </w:r>
    </w:p>
    <w:p w14:paraId="75637908" w14:textId="77777777" w:rsidR="00474B33" w:rsidRPr="00A94455" w:rsidRDefault="00474B33" w:rsidP="00303837">
      <w:pPr>
        <w:pStyle w:val="B10"/>
        <w:rPr>
          <w:rFonts w:eastAsia="MS Mincho"/>
          <w:lang w:eastAsia="ja-JP"/>
        </w:rPr>
      </w:pPr>
      <w:r w:rsidRPr="00A94455">
        <w:rPr>
          <w:rFonts w:eastAsia="MS Mincho"/>
          <w:lang w:eastAsia="ja-JP"/>
        </w:rPr>
        <w:t>-</w:t>
      </w:r>
      <w:r w:rsidRPr="00A94455">
        <w:rPr>
          <w:rFonts w:eastAsia="MS Mincho"/>
          <w:lang w:eastAsia="ja-JP"/>
        </w:rPr>
        <w:tab/>
        <w:t>The tester shall have knowledge of the RRC and UP ciphering algorithm and protection keys.</w:t>
      </w:r>
    </w:p>
    <w:p w14:paraId="042714B5" w14:textId="77777777" w:rsidR="00474B33" w:rsidRPr="00A94455" w:rsidRDefault="00474B33" w:rsidP="00303837">
      <w:pPr>
        <w:pStyle w:val="B10"/>
        <w:rPr>
          <w:rFonts w:eastAsia="MS Mincho"/>
          <w:lang w:eastAsia="ja-JP"/>
        </w:rPr>
      </w:pPr>
      <w:r w:rsidRPr="00A94455">
        <w:rPr>
          <w:rFonts w:eastAsia="MS Mincho"/>
          <w:lang w:eastAsia="ja-JP"/>
        </w:rPr>
        <w:t>-</w:t>
      </w:r>
      <w:r w:rsidRPr="00A94455">
        <w:rPr>
          <w:rFonts w:eastAsia="MS Mincho"/>
          <w:lang w:eastAsia="ja-JP"/>
        </w:rPr>
        <w:tab/>
        <w:t>RRC ciphering is already activated at the gNB.</w:t>
      </w:r>
    </w:p>
    <w:p w14:paraId="6A520D56" w14:textId="77777777" w:rsidR="00474B33" w:rsidRDefault="00474B33" w:rsidP="00474B33">
      <w:pPr>
        <w:rPr>
          <w:b/>
        </w:rPr>
      </w:pPr>
      <w:r w:rsidRPr="00A94455">
        <w:rPr>
          <w:b/>
        </w:rPr>
        <w:t xml:space="preserve">Execution Steps: </w:t>
      </w:r>
    </w:p>
    <w:p w14:paraId="68D6952D" w14:textId="77777777" w:rsidR="00351D0D" w:rsidRPr="00A94455" w:rsidRDefault="00351D0D" w:rsidP="00474B33">
      <w:pPr>
        <w:rPr>
          <w:b/>
        </w:rPr>
      </w:pPr>
      <w:r>
        <w:t xml:space="preserve">All execution steps are to be performed two times. Once with the UP security policies’ ciphering protection in step 2 set to </w:t>
      </w:r>
      <w:r>
        <w:rPr>
          <w:rFonts w:eastAsia="MS Mincho"/>
          <w:lang w:eastAsia="ja-JP"/>
        </w:rPr>
        <w:t>"</w:t>
      </w:r>
      <w:r>
        <w:t>required</w:t>
      </w:r>
      <w:r>
        <w:rPr>
          <w:rFonts w:eastAsia="MS Mincho"/>
          <w:lang w:eastAsia="ja-JP"/>
        </w:rPr>
        <w:t>"</w:t>
      </w:r>
      <w:r>
        <w:t xml:space="preserve"> and the second time set to </w:t>
      </w:r>
      <w:r>
        <w:rPr>
          <w:rFonts w:eastAsia="MS Mincho"/>
          <w:lang w:eastAsia="ja-JP"/>
        </w:rPr>
        <w:t>"</w:t>
      </w:r>
      <w:r>
        <w:t>not needed</w:t>
      </w:r>
      <w:r>
        <w:rPr>
          <w:rFonts w:eastAsia="MS Mincho"/>
          <w:lang w:eastAsia="ja-JP"/>
        </w:rPr>
        <w:t>"</w:t>
      </w:r>
      <w:r>
        <w:t>.</w:t>
      </w:r>
    </w:p>
    <w:p w14:paraId="0B25BFA2" w14:textId="77777777" w:rsidR="00474B33" w:rsidRPr="00A94455" w:rsidRDefault="00474B33" w:rsidP="00303837">
      <w:pPr>
        <w:pStyle w:val="B10"/>
        <w:rPr>
          <w:rFonts w:eastAsia="MS Mincho"/>
          <w:lang w:eastAsia="ja-JP"/>
        </w:rPr>
      </w:pPr>
      <w:r w:rsidRPr="00A94455">
        <w:rPr>
          <w:rFonts w:eastAsia="MS Mincho"/>
          <w:lang w:eastAsia="ja-JP"/>
        </w:rPr>
        <w:t>1.</w:t>
      </w:r>
      <w:r w:rsidRPr="00A94455">
        <w:rPr>
          <w:rFonts w:eastAsia="MS Mincho"/>
          <w:lang w:eastAsia="ja-JP"/>
        </w:rPr>
        <w:tab/>
        <w:t xml:space="preserve">The tester </w:t>
      </w:r>
      <w:r w:rsidR="00313E17" w:rsidRPr="00A94455">
        <w:rPr>
          <w:rFonts w:eastAsia="MS Mincho"/>
          <w:lang w:eastAsia="ja-JP"/>
        </w:rPr>
        <w:t>triggers</w:t>
      </w:r>
      <w:r w:rsidRPr="00A94455">
        <w:rPr>
          <w:rFonts w:eastAsia="MS Mincho"/>
          <w:lang w:eastAsia="ja-JP"/>
        </w:rPr>
        <w:t xml:space="preserve"> PDU session establishment procedure </w:t>
      </w:r>
      <w:r w:rsidR="00313E17" w:rsidRPr="00A94455">
        <w:rPr>
          <w:rFonts w:eastAsia="MS Mincho"/>
          <w:lang w:eastAsia="ja-JP"/>
        </w:rPr>
        <w:t>by sending PDU session establishment request message</w:t>
      </w:r>
      <w:r w:rsidRPr="00A94455">
        <w:rPr>
          <w:rFonts w:eastAsia="MS Mincho"/>
          <w:lang w:eastAsia="ja-JP"/>
        </w:rPr>
        <w:t xml:space="preserve">. </w:t>
      </w:r>
    </w:p>
    <w:p w14:paraId="42356CFD" w14:textId="77777777" w:rsidR="00474B33" w:rsidRPr="00A94455" w:rsidRDefault="00313E17" w:rsidP="00303837">
      <w:pPr>
        <w:pStyle w:val="B10"/>
        <w:rPr>
          <w:rFonts w:eastAsia="MS Mincho"/>
          <w:lang w:eastAsia="ja-JP"/>
        </w:rPr>
      </w:pPr>
      <w:r w:rsidRPr="00A94455">
        <w:rPr>
          <w:rFonts w:eastAsia="MS Mincho"/>
          <w:lang w:eastAsia="ja-JP"/>
        </w:rPr>
        <w:t>2</w:t>
      </w:r>
      <w:r w:rsidR="00474B33" w:rsidRPr="00A94455">
        <w:rPr>
          <w:rFonts w:eastAsia="MS Mincho"/>
          <w:lang w:eastAsia="ja-JP"/>
        </w:rPr>
        <w:t>.</w:t>
      </w:r>
      <w:r w:rsidR="00474B33" w:rsidRPr="00A94455">
        <w:rPr>
          <w:rFonts w:eastAsia="MS Mincho"/>
          <w:lang w:eastAsia="ja-JP"/>
        </w:rPr>
        <w:tab/>
        <w:t xml:space="preserve">Tester shall </w:t>
      </w:r>
      <w:r w:rsidR="004465A1" w:rsidRPr="00A94455">
        <w:rPr>
          <w:rFonts w:eastAsia="MS Mincho"/>
          <w:lang w:eastAsia="ja-JP"/>
        </w:rPr>
        <w:t xml:space="preserve">trigger the SMF to </w:t>
      </w:r>
      <w:r w:rsidRPr="00A94455">
        <w:rPr>
          <w:rFonts w:eastAsia="MS Mincho"/>
          <w:lang w:eastAsia="ja-JP"/>
        </w:rPr>
        <w:t>send</w:t>
      </w:r>
      <w:r w:rsidR="00474B33" w:rsidRPr="00A94455">
        <w:rPr>
          <w:rFonts w:eastAsia="MS Mincho"/>
          <w:lang w:eastAsia="ja-JP"/>
        </w:rPr>
        <w:t xml:space="preserve"> the UP security policy</w:t>
      </w:r>
      <w:r w:rsidRPr="00A94455">
        <w:rPr>
          <w:rFonts w:eastAsia="MS Mincho"/>
          <w:lang w:eastAsia="ja-JP"/>
        </w:rPr>
        <w:t xml:space="preserve"> with ciphering protection </w:t>
      </w:r>
      <w:r w:rsidR="00303837" w:rsidRPr="00A94455">
        <w:rPr>
          <w:rFonts w:eastAsia="MS Mincho"/>
          <w:lang w:eastAsia="ja-JP"/>
        </w:rPr>
        <w:t>"</w:t>
      </w:r>
      <w:r w:rsidRPr="00A94455">
        <w:rPr>
          <w:rFonts w:eastAsia="MS Mincho"/>
          <w:lang w:eastAsia="ja-JP"/>
        </w:rPr>
        <w:t>required</w:t>
      </w:r>
      <w:r w:rsidR="00303837" w:rsidRPr="00A94455">
        <w:rPr>
          <w:rFonts w:eastAsia="MS Mincho"/>
          <w:lang w:eastAsia="ja-JP"/>
        </w:rPr>
        <w:t>"</w:t>
      </w:r>
      <w:r w:rsidRPr="00A94455">
        <w:rPr>
          <w:rFonts w:eastAsia="MS Mincho"/>
          <w:lang w:eastAsia="ja-JP"/>
        </w:rPr>
        <w:t xml:space="preserve"> </w:t>
      </w:r>
      <w:r w:rsidR="00B1195D">
        <w:rPr>
          <w:rFonts w:eastAsia="MS Mincho"/>
          <w:lang w:eastAsia="ja-JP"/>
        </w:rPr>
        <w:t xml:space="preserve">or "not needed" </w:t>
      </w:r>
      <w:r w:rsidRPr="00A94455">
        <w:rPr>
          <w:rFonts w:eastAsia="MS Mincho"/>
          <w:lang w:eastAsia="ja-JP"/>
        </w:rPr>
        <w:t>to the gNB</w:t>
      </w:r>
      <w:r w:rsidR="00474B33" w:rsidRPr="00A94455">
        <w:rPr>
          <w:rFonts w:eastAsia="MS Mincho"/>
          <w:lang w:eastAsia="ja-JP"/>
        </w:rPr>
        <w:t>.</w:t>
      </w:r>
    </w:p>
    <w:p w14:paraId="16A2F629" w14:textId="1396B6EB" w:rsidR="00474B33" w:rsidRPr="00A94455" w:rsidRDefault="00313E17" w:rsidP="00303837">
      <w:pPr>
        <w:pStyle w:val="B10"/>
        <w:rPr>
          <w:rFonts w:eastAsia="MS Mincho"/>
          <w:lang w:eastAsia="ja-JP"/>
        </w:rPr>
      </w:pPr>
      <w:r w:rsidRPr="00A94455">
        <w:rPr>
          <w:rFonts w:eastAsia="MS Mincho"/>
          <w:lang w:eastAsia="ja-JP"/>
        </w:rPr>
        <w:t>3</w:t>
      </w:r>
      <w:r w:rsidR="00474B33" w:rsidRPr="00A94455">
        <w:rPr>
          <w:rFonts w:eastAsia="MS Mincho"/>
          <w:lang w:eastAsia="ja-JP"/>
        </w:rPr>
        <w:t>.</w:t>
      </w:r>
      <w:r w:rsidR="00474B33" w:rsidRPr="00A94455">
        <w:rPr>
          <w:rFonts w:eastAsia="MS Mincho"/>
          <w:lang w:eastAsia="ja-JP"/>
        </w:rPr>
        <w:tab/>
        <w:t xml:space="preserve">The tester shall capture the RRC reconfiguration procedure between gNB to UE over air </w:t>
      </w:r>
      <w:r w:rsidR="00F44239" w:rsidRPr="00A94455">
        <w:rPr>
          <w:rFonts w:eastAsia="MS Mincho"/>
          <w:lang w:eastAsia="ja-JP"/>
        </w:rPr>
        <w:t>interface. And</w:t>
      </w:r>
      <w:r w:rsidR="00474B33" w:rsidRPr="00A94455">
        <w:rPr>
          <w:rFonts w:eastAsia="MS Mincho"/>
          <w:lang w:eastAsia="ja-JP"/>
        </w:rPr>
        <w:t xml:space="preserve"> filter the RRC reconfiguration message sent by gNB to UE.</w:t>
      </w:r>
    </w:p>
    <w:p w14:paraId="04CA4AFB" w14:textId="77777777" w:rsidR="00474B33" w:rsidRPr="00A94455" w:rsidRDefault="00313E17" w:rsidP="00303837">
      <w:pPr>
        <w:pStyle w:val="B10"/>
        <w:rPr>
          <w:rFonts w:eastAsia="MS Mincho"/>
          <w:lang w:eastAsia="ja-JP"/>
        </w:rPr>
      </w:pPr>
      <w:r w:rsidRPr="00A94455">
        <w:rPr>
          <w:rFonts w:eastAsia="MS Mincho"/>
          <w:lang w:eastAsia="ja-JP"/>
        </w:rPr>
        <w:t>4</w:t>
      </w:r>
      <w:r w:rsidR="00474B33" w:rsidRPr="00A94455">
        <w:rPr>
          <w:rFonts w:eastAsia="MS Mincho"/>
          <w:lang w:eastAsia="ja-JP"/>
        </w:rPr>
        <w:t>.</w:t>
      </w:r>
      <w:r w:rsidR="00474B33" w:rsidRPr="00A94455">
        <w:rPr>
          <w:rFonts w:eastAsia="MS Mincho"/>
          <w:lang w:eastAsia="ja-JP"/>
        </w:rPr>
        <w:tab/>
        <w:t xml:space="preserve">The tester shall decrypt the RRC Reconfiguration message and retrieve the UP </w:t>
      </w:r>
      <w:r w:rsidRPr="00A94455">
        <w:rPr>
          <w:rFonts w:eastAsia="MS Mincho"/>
          <w:lang w:eastAsia="ja-JP"/>
        </w:rPr>
        <w:t>ciphering protection indication</w:t>
      </w:r>
      <w:r w:rsidR="00474B33" w:rsidRPr="00A94455">
        <w:rPr>
          <w:rFonts w:eastAsia="MS Mincho"/>
          <w:lang w:eastAsia="ja-JP"/>
        </w:rPr>
        <w:t xml:space="preserve"> present in the </w:t>
      </w:r>
      <w:r w:rsidR="00351D0D" w:rsidRPr="00351D0D">
        <w:rPr>
          <w:rFonts w:eastAsia="MS Mincho"/>
          <w:lang w:eastAsia="ja-JP"/>
        </w:rPr>
        <w:t xml:space="preserve">captured </w:t>
      </w:r>
      <w:r w:rsidR="00474B33" w:rsidRPr="00A94455">
        <w:rPr>
          <w:rFonts w:eastAsia="MS Mincho"/>
          <w:lang w:eastAsia="ja-JP"/>
        </w:rPr>
        <w:t>message.</w:t>
      </w:r>
    </w:p>
    <w:p w14:paraId="5FAB289E" w14:textId="77777777" w:rsidR="00474B33" w:rsidRPr="00A94455" w:rsidRDefault="00313E17" w:rsidP="00303837">
      <w:pPr>
        <w:pStyle w:val="B10"/>
        <w:rPr>
          <w:rFonts w:eastAsia="MS Mincho"/>
          <w:lang w:eastAsia="ja-JP"/>
        </w:rPr>
      </w:pPr>
      <w:r w:rsidRPr="00A94455">
        <w:rPr>
          <w:rFonts w:eastAsia="MS Mincho"/>
          <w:lang w:eastAsia="ja-JP"/>
        </w:rPr>
        <w:t>5</w:t>
      </w:r>
      <w:r w:rsidR="00474B33" w:rsidRPr="00A94455">
        <w:rPr>
          <w:rFonts w:eastAsia="MS Mincho"/>
          <w:lang w:eastAsia="ja-JP"/>
        </w:rPr>
        <w:t>.</w:t>
      </w:r>
      <w:r w:rsidR="00474B33" w:rsidRPr="00A94455">
        <w:rPr>
          <w:rFonts w:eastAsia="MS Mincho"/>
          <w:lang w:eastAsia="ja-JP"/>
        </w:rPr>
        <w:tab/>
        <w:t xml:space="preserve">The tester shall verify if the UP security policy </w:t>
      </w:r>
      <w:r w:rsidRPr="00A94455">
        <w:rPr>
          <w:rFonts w:eastAsia="MS Mincho"/>
          <w:lang w:eastAsia="ja-JP"/>
        </w:rPr>
        <w:t>received at gNB</w:t>
      </w:r>
      <w:r w:rsidR="00474B33" w:rsidRPr="00A94455">
        <w:rPr>
          <w:rFonts w:eastAsia="MS Mincho"/>
          <w:lang w:eastAsia="ja-JP"/>
        </w:rPr>
        <w:t xml:space="preserve"> is same as the UP </w:t>
      </w:r>
      <w:r w:rsidRPr="00A94455">
        <w:rPr>
          <w:rFonts w:eastAsia="MS Mincho"/>
          <w:lang w:eastAsia="ja-JP"/>
        </w:rPr>
        <w:t>ciphering protection indication</w:t>
      </w:r>
      <w:r w:rsidR="00474B33" w:rsidRPr="00A94455">
        <w:rPr>
          <w:rFonts w:eastAsia="MS Mincho"/>
          <w:lang w:eastAsia="ja-JP"/>
        </w:rPr>
        <w:t xml:space="preserve"> notified by the gNB to the UE in the RRC Reconfiguration message.</w:t>
      </w:r>
    </w:p>
    <w:p w14:paraId="44422065" w14:textId="77777777" w:rsidR="00474B33" w:rsidRDefault="00313E17" w:rsidP="00303837">
      <w:pPr>
        <w:pStyle w:val="B10"/>
        <w:rPr>
          <w:rFonts w:eastAsia="MS Mincho"/>
          <w:lang w:eastAsia="ja-JP"/>
        </w:rPr>
      </w:pPr>
      <w:r w:rsidRPr="00A94455">
        <w:rPr>
          <w:rFonts w:eastAsia="MS Mincho"/>
          <w:lang w:eastAsia="ja-JP"/>
        </w:rPr>
        <w:t>6</w:t>
      </w:r>
      <w:r w:rsidR="00474B33" w:rsidRPr="00A94455">
        <w:rPr>
          <w:rFonts w:eastAsia="MS Mincho"/>
          <w:lang w:eastAsia="ja-JP"/>
        </w:rPr>
        <w:t>.</w:t>
      </w:r>
      <w:r w:rsidR="00474B33" w:rsidRPr="00A94455">
        <w:rPr>
          <w:rFonts w:eastAsia="MS Mincho"/>
          <w:lang w:eastAsia="ja-JP"/>
        </w:rPr>
        <w:tab/>
        <w:t>Tester shall capture the RRC Reconfiguration complete message sent between UE and gNB.</w:t>
      </w:r>
    </w:p>
    <w:p w14:paraId="37E1AB38" w14:textId="77777777" w:rsidR="00B1195D" w:rsidRPr="00A94455" w:rsidRDefault="000B670A" w:rsidP="00303837">
      <w:pPr>
        <w:pStyle w:val="B10"/>
        <w:rPr>
          <w:rFonts w:eastAsia="MS Mincho"/>
          <w:lang w:eastAsia="ja-JP"/>
        </w:rPr>
      </w:pPr>
      <w:r>
        <w:rPr>
          <w:rFonts w:eastAsia="MS Mincho"/>
          <w:lang w:eastAsia="ja-JP"/>
        </w:rPr>
        <w:t>7</w:t>
      </w:r>
      <w:r w:rsidR="00B1195D">
        <w:rPr>
          <w:rFonts w:eastAsia="MS Mincho"/>
          <w:lang w:eastAsia="ja-JP"/>
        </w:rPr>
        <w:t>.</w:t>
      </w:r>
      <w:r w:rsidR="00B1195D">
        <w:rPr>
          <w:rFonts w:eastAsia="MS Mincho"/>
          <w:lang w:eastAsia="ja-JP"/>
        </w:rPr>
        <w:tab/>
        <w:t>Tester shall capture the user plane data sent between UE and gNB using any network analyser.</w:t>
      </w:r>
    </w:p>
    <w:p w14:paraId="677245BA" w14:textId="77777777" w:rsidR="00474B33" w:rsidRPr="00A94455" w:rsidRDefault="00474B33" w:rsidP="00474B33">
      <w:pPr>
        <w:rPr>
          <w:b/>
        </w:rPr>
      </w:pPr>
      <w:r w:rsidRPr="00A94455">
        <w:rPr>
          <w:b/>
        </w:rPr>
        <w:t xml:space="preserve">Expected Results:  </w:t>
      </w:r>
    </w:p>
    <w:p w14:paraId="25E9EE3A" w14:textId="77777777" w:rsidR="00A40708" w:rsidRDefault="00B1195D" w:rsidP="00474B33">
      <w:r>
        <w:t>When the received UP cipher protection indication is set to “required”, the captured user plane data appear to be garbled (i.e. no longer plaintext) and t</w:t>
      </w:r>
      <w:r w:rsidR="00474B33" w:rsidRPr="00A94455">
        <w:t>he user plane packets are confidentiality protected based on the UP security policy sent by the SMF.</w:t>
      </w:r>
    </w:p>
    <w:p w14:paraId="1A64F200" w14:textId="77777777" w:rsidR="00474B33" w:rsidRPr="00A94455" w:rsidRDefault="00A40708" w:rsidP="00474B33">
      <w:pPr>
        <w:rPr>
          <w:b/>
        </w:rPr>
      </w:pPr>
      <w:r>
        <w:t xml:space="preserve">When the received UP cipher protection indication is set to </w:t>
      </w:r>
      <w:r w:rsidR="00D21008">
        <w:t>"</w:t>
      </w:r>
      <w:r>
        <w:t>not needed</w:t>
      </w:r>
      <w:r w:rsidR="00D21008">
        <w:t>"</w:t>
      </w:r>
      <w:r>
        <w:t>, the captured user plane data appear to be plaintext and the user plane packets are not confidentiality protected based on the UP security policy sent by the SMF.</w:t>
      </w:r>
    </w:p>
    <w:p w14:paraId="2DA4B60E" w14:textId="77777777" w:rsidR="00474B33" w:rsidRPr="00A94455" w:rsidRDefault="00474B33" w:rsidP="00474B33">
      <w:pPr>
        <w:rPr>
          <w:b/>
        </w:rPr>
      </w:pPr>
      <w:r w:rsidRPr="00A94455">
        <w:rPr>
          <w:b/>
        </w:rPr>
        <w:t>Expected format of evidence:</w:t>
      </w:r>
    </w:p>
    <w:p w14:paraId="22E8F893" w14:textId="77777777" w:rsidR="00474B33" w:rsidRPr="00A94455" w:rsidRDefault="00474B33" w:rsidP="00474B33">
      <w:r w:rsidRPr="00A94455">
        <w:t xml:space="preserve">Evidence suitable for the interface, </w:t>
      </w:r>
      <w:r w:rsidR="00086760">
        <w:t>e.g.</w:t>
      </w:r>
      <w:r w:rsidRPr="00A94455">
        <w:t xml:space="preserve"> Screenshot containing the operational results.</w:t>
      </w:r>
    </w:p>
    <w:p w14:paraId="5E94EFCD" w14:textId="77777777" w:rsidR="00327B4C" w:rsidRPr="00A94455" w:rsidRDefault="00327B4C" w:rsidP="007F6CC6">
      <w:pPr>
        <w:pStyle w:val="Heading5"/>
      </w:pPr>
      <w:bookmarkStart w:id="119" w:name="_Toc19696872"/>
      <w:bookmarkStart w:id="120" w:name="_Toc26876866"/>
      <w:bookmarkStart w:id="121" w:name="_Toc35529496"/>
      <w:bookmarkStart w:id="122" w:name="_Toc35529586"/>
      <w:bookmarkStart w:id="123" w:name="_Toc187239672"/>
      <w:r w:rsidRPr="00A94455">
        <w:t>4.2.2.1.11</w:t>
      </w:r>
      <w:r w:rsidRPr="00A94455">
        <w:tab/>
        <w:t>Integrity of user data based on the security policy sent by the SMF</w:t>
      </w:r>
      <w:bookmarkEnd w:id="119"/>
      <w:bookmarkEnd w:id="120"/>
      <w:bookmarkEnd w:id="121"/>
      <w:bookmarkEnd w:id="122"/>
      <w:bookmarkEnd w:id="123"/>
    </w:p>
    <w:p w14:paraId="12C0617E" w14:textId="77777777" w:rsidR="00327B4C" w:rsidRPr="00A94455" w:rsidRDefault="00327B4C" w:rsidP="00327B4C">
      <w:pPr>
        <w:rPr>
          <w:strike/>
        </w:rPr>
      </w:pPr>
      <w:r w:rsidRPr="00A94455">
        <w:rPr>
          <w:i/>
        </w:rPr>
        <w:t>Requirement Name:</w:t>
      </w:r>
      <w:r w:rsidRPr="00A94455">
        <w:t xml:space="preserve"> Integrity of user data based on the security policy sent by the SMF</w:t>
      </w:r>
    </w:p>
    <w:p w14:paraId="7968E654" w14:textId="17F4227A" w:rsidR="00327B4C" w:rsidRPr="00A94455" w:rsidRDefault="00327B4C" w:rsidP="00327B4C">
      <w:r w:rsidRPr="00A94455">
        <w:rPr>
          <w:i/>
        </w:rPr>
        <w:t>Requirement Reference:</w:t>
      </w:r>
      <w:r w:rsidRPr="00A94455">
        <w:t xml:space="preserve"> </w:t>
      </w:r>
      <w:r w:rsidR="00873CEC" w:rsidRPr="00A94455">
        <w:t xml:space="preserve">TS 33.501 </w:t>
      </w:r>
      <w:r w:rsidR="00C004AE">
        <w:t>[2]</w:t>
      </w:r>
      <w:r w:rsidR="00873CEC" w:rsidRPr="00A94455">
        <w:t>, clause 5.3.</w:t>
      </w:r>
      <w:r w:rsidR="00441F25">
        <w:t>3</w:t>
      </w:r>
    </w:p>
    <w:p w14:paraId="48591043" w14:textId="0BDB5247" w:rsidR="00327B4C" w:rsidRPr="00A94455" w:rsidRDefault="00327B4C" w:rsidP="00327B4C">
      <w:r w:rsidRPr="00A94455">
        <w:rPr>
          <w:i/>
        </w:rPr>
        <w:t>Requirement Description:</w:t>
      </w:r>
      <w:r w:rsidRPr="00A94455">
        <w:t xml:space="preserve"> </w:t>
      </w:r>
      <w:r w:rsidR="00A80BC8" w:rsidRPr="00B52B32">
        <w:t>The gNB activates integrity protection of user data based on the security policy sent by the SMF</w:t>
      </w:r>
      <w:r w:rsidRPr="00A94455">
        <w:t xml:space="preserve"> as specified in TS 33.501</w:t>
      </w:r>
      <w:r w:rsidR="007829A5">
        <w:t> </w:t>
      </w:r>
      <w:r w:rsidR="00C004AE">
        <w:t>[2]</w:t>
      </w:r>
      <w:r w:rsidRPr="00A94455">
        <w:t>, clause 5.3.</w:t>
      </w:r>
      <w:r w:rsidR="00441F25">
        <w:t>3</w:t>
      </w:r>
      <w:r w:rsidRPr="00A94455">
        <w:t>.</w:t>
      </w:r>
    </w:p>
    <w:p w14:paraId="1BD1BBF9" w14:textId="77777777" w:rsidR="00327B4C" w:rsidRPr="00A94455" w:rsidRDefault="00F80E75" w:rsidP="00327B4C">
      <w:r w:rsidRPr="00A94455">
        <w:rPr>
          <w:i/>
        </w:rPr>
        <w:t>Threat References:</w:t>
      </w:r>
      <w:r w:rsidRPr="00A94455">
        <w:t xml:space="preserve"> TR 33.926 </w:t>
      </w:r>
      <w:r w:rsidR="00C004AE">
        <w:t>[5]</w:t>
      </w:r>
      <w:r w:rsidRPr="00A94455">
        <w:t xml:space="preserve">, clause </w:t>
      </w:r>
      <w:r w:rsidR="00F3536D">
        <w:t>D</w:t>
      </w:r>
      <w:r w:rsidRPr="00A94455">
        <w:t>.2.2.</w:t>
      </w:r>
      <w:r w:rsidR="007601CF" w:rsidRPr="00A94455">
        <w:t>8</w:t>
      </w:r>
      <w:r w:rsidRPr="00A94455">
        <w:t xml:space="preserve"> – </w:t>
      </w:r>
      <w:r w:rsidR="005F66E3" w:rsidRPr="00A94455">
        <w:t>Security Policy Enforcement</w:t>
      </w:r>
      <w:r w:rsidRPr="00A94455">
        <w:t>.</w:t>
      </w:r>
    </w:p>
    <w:p w14:paraId="58250CEF" w14:textId="77777777" w:rsidR="00327B4C" w:rsidRPr="000B670A" w:rsidRDefault="00327B4C" w:rsidP="00165841">
      <w:pPr>
        <w:keepNext/>
        <w:rPr>
          <w:bCs/>
          <w:i/>
        </w:rPr>
      </w:pPr>
      <w:r w:rsidRPr="000B670A">
        <w:rPr>
          <w:bCs/>
          <w:i/>
        </w:rPr>
        <w:t>Test Case:</w:t>
      </w:r>
    </w:p>
    <w:p w14:paraId="206DFF9F" w14:textId="77777777" w:rsidR="000B670A" w:rsidRDefault="00327B4C" w:rsidP="00327B4C">
      <w:pPr>
        <w:rPr>
          <w:b/>
        </w:rPr>
      </w:pPr>
      <w:r w:rsidRPr="00A94455">
        <w:rPr>
          <w:b/>
        </w:rPr>
        <w:t xml:space="preserve">Test Name: </w:t>
      </w:r>
    </w:p>
    <w:p w14:paraId="36F44596" w14:textId="77777777" w:rsidR="00327B4C" w:rsidRPr="00A94455" w:rsidRDefault="00327B4C" w:rsidP="00327B4C">
      <w:pPr>
        <w:rPr>
          <w:b/>
        </w:rPr>
      </w:pPr>
      <w:r w:rsidRPr="00A94455">
        <w:t>TC-UP-DATA-INT-SMF</w:t>
      </w:r>
    </w:p>
    <w:p w14:paraId="541E68A1" w14:textId="77777777" w:rsidR="00327B4C" w:rsidRPr="00A94455" w:rsidRDefault="00327B4C" w:rsidP="00327B4C">
      <w:pPr>
        <w:rPr>
          <w:b/>
        </w:rPr>
      </w:pPr>
      <w:r w:rsidRPr="00A94455">
        <w:rPr>
          <w:b/>
        </w:rPr>
        <w:t xml:space="preserve">Purpose: </w:t>
      </w:r>
      <w:r w:rsidRPr="00A94455">
        <w:t>To</w:t>
      </w:r>
      <w:r w:rsidRPr="00A94455">
        <w:rPr>
          <w:b/>
        </w:rPr>
        <w:t xml:space="preserve"> </w:t>
      </w:r>
      <w:r w:rsidRPr="00A94455">
        <w:t xml:space="preserve">verify that </w:t>
      </w:r>
      <w:r w:rsidR="00351D0D" w:rsidRPr="00351D0D">
        <w:t xml:space="preserve">activation of </w:t>
      </w:r>
      <w:r w:rsidRPr="00A94455">
        <w:t xml:space="preserve">integrity </w:t>
      </w:r>
      <w:r w:rsidR="00351D0D" w:rsidRPr="00351D0D">
        <w:t xml:space="preserve">protection for user data packets is </w:t>
      </w:r>
      <w:r w:rsidRPr="00A94455">
        <w:t>based on the security policy sent by the SMF.</w:t>
      </w:r>
    </w:p>
    <w:p w14:paraId="2DA0B9DD" w14:textId="77777777" w:rsidR="00327B4C" w:rsidRPr="00A94455" w:rsidRDefault="00327B4C" w:rsidP="00165841">
      <w:pPr>
        <w:keepNext/>
        <w:rPr>
          <w:b/>
        </w:rPr>
      </w:pPr>
      <w:r w:rsidRPr="00A94455">
        <w:rPr>
          <w:b/>
        </w:rPr>
        <w:t xml:space="preserve">Pre-Condition: </w:t>
      </w:r>
    </w:p>
    <w:p w14:paraId="0A0710CE" w14:textId="77777777" w:rsidR="00327B4C" w:rsidRPr="00A94455" w:rsidRDefault="00327B4C" w:rsidP="00303837">
      <w:pPr>
        <w:pStyle w:val="B10"/>
        <w:rPr>
          <w:rFonts w:eastAsia="MS Mincho"/>
          <w:lang w:eastAsia="ja-JP"/>
        </w:rPr>
      </w:pPr>
      <w:r w:rsidRPr="00A94455">
        <w:rPr>
          <w:rFonts w:eastAsia="MS Mincho"/>
          <w:lang w:eastAsia="ja-JP"/>
        </w:rPr>
        <w:t>-</w:t>
      </w:r>
      <w:r w:rsidRPr="00A94455">
        <w:rPr>
          <w:rFonts w:eastAsia="MS Mincho"/>
          <w:lang w:eastAsia="ja-JP"/>
        </w:rPr>
        <w:tab/>
        <w:t>The gNB network product shall be connected in emulated/real network environments.</w:t>
      </w:r>
      <w:r w:rsidR="00313E17" w:rsidRPr="00A94455">
        <w:rPr>
          <w:rFonts w:eastAsia="MS Mincho"/>
          <w:lang w:eastAsia="ja-JP"/>
        </w:rPr>
        <w:t xml:space="preserve"> The UE and the 5GC may be </w:t>
      </w:r>
      <w:r w:rsidR="00313E17" w:rsidRPr="00A94455">
        <w:rPr>
          <w:lang w:eastAsia="zh-CN"/>
        </w:rPr>
        <w:t>simulated.</w:t>
      </w:r>
    </w:p>
    <w:p w14:paraId="4C1C672E" w14:textId="77F02ADB" w:rsidR="00327B4C" w:rsidRPr="00A94455" w:rsidRDefault="00327B4C" w:rsidP="00303837">
      <w:pPr>
        <w:pStyle w:val="B10"/>
        <w:rPr>
          <w:rFonts w:eastAsia="MS Mincho"/>
          <w:lang w:eastAsia="ja-JP"/>
        </w:rPr>
      </w:pPr>
      <w:r w:rsidRPr="00A94455">
        <w:rPr>
          <w:rFonts w:eastAsia="MS Mincho"/>
          <w:lang w:eastAsia="ja-JP"/>
        </w:rPr>
        <w:t>-</w:t>
      </w:r>
      <w:r w:rsidRPr="00A94455">
        <w:rPr>
          <w:rFonts w:eastAsia="MS Mincho"/>
          <w:lang w:eastAsia="ja-JP"/>
        </w:rPr>
        <w:tab/>
        <w:t>The tester shall have access to the air interface.</w:t>
      </w:r>
    </w:p>
    <w:p w14:paraId="78AF4053" w14:textId="77777777" w:rsidR="00327B4C" w:rsidRPr="00A94455" w:rsidRDefault="00327B4C" w:rsidP="00303837">
      <w:pPr>
        <w:pStyle w:val="B10"/>
        <w:rPr>
          <w:rFonts w:eastAsia="MS Mincho"/>
          <w:lang w:eastAsia="ja-JP"/>
        </w:rPr>
      </w:pPr>
      <w:r w:rsidRPr="00A94455">
        <w:rPr>
          <w:rFonts w:eastAsia="MS Mincho"/>
          <w:lang w:eastAsia="ja-JP"/>
        </w:rPr>
        <w:t>-</w:t>
      </w:r>
      <w:r w:rsidRPr="00A94455">
        <w:rPr>
          <w:rFonts w:eastAsia="MS Mincho"/>
          <w:lang w:eastAsia="ja-JP"/>
        </w:rPr>
        <w:tab/>
        <w:t>The tester shall have knowledge of the integrity algorithm and protection keys.</w:t>
      </w:r>
    </w:p>
    <w:p w14:paraId="7643B094" w14:textId="77777777" w:rsidR="00327B4C" w:rsidRPr="00A94455" w:rsidRDefault="00327B4C" w:rsidP="000B670A">
      <w:pPr>
        <w:pStyle w:val="B10"/>
        <w:rPr>
          <w:rFonts w:eastAsia="MS Mincho"/>
          <w:lang w:eastAsia="ja-JP"/>
        </w:rPr>
      </w:pPr>
      <w:r w:rsidRPr="00A94455">
        <w:rPr>
          <w:rFonts w:eastAsia="MS Mincho"/>
          <w:lang w:eastAsia="ja-JP"/>
        </w:rPr>
        <w:t>-</w:t>
      </w:r>
      <w:r w:rsidRPr="00A94455">
        <w:rPr>
          <w:rFonts w:eastAsia="MS Mincho"/>
          <w:lang w:eastAsia="ja-JP"/>
        </w:rPr>
        <w:tab/>
        <w:t xml:space="preserve">RRC integrity </w:t>
      </w:r>
      <w:r w:rsidR="00351D0D" w:rsidRPr="00351D0D">
        <w:rPr>
          <w:rFonts w:eastAsia="MS Mincho"/>
          <w:lang w:eastAsia="ja-JP"/>
        </w:rPr>
        <w:t>is</w:t>
      </w:r>
      <w:r w:rsidRPr="00A94455">
        <w:rPr>
          <w:rFonts w:eastAsia="MS Mincho"/>
          <w:lang w:eastAsia="ja-JP"/>
        </w:rPr>
        <w:t xml:space="preserve"> activated at the gNB.</w:t>
      </w:r>
    </w:p>
    <w:p w14:paraId="1DDA047F" w14:textId="77777777" w:rsidR="00351D0D" w:rsidRPr="00351D0D" w:rsidRDefault="00327B4C" w:rsidP="00351D0D">
      <w:pPr>
        <w:rPr>
          <w:b/>
        </w:rPr>
      </w:pPr>
      <w:r w:rsidRPr="00A94455">
        <w:rPr>
          <w:b/>
        </w:rPr>
        <w:t xml:space="preserve">Execution Steps: </w:t>
      </w:r>
    </w:p>
    <w:p w14:paraId="4FEB30D0" w14:textId="2A36B878" w:rsidR="00327B4C" w:rsidRPr="00351D0D" w:rsidRDefault="00351D0D" w:rsidP="00351D0D">
      <w:pPr>
        <w:rPr>
          <w:bCs/>
        </w:rPr>
      </w:pPr>
      <w:r w:rsidRPr="00351D0D">
        <w:rPr>
          <w:bCs/>
        </w:rPr>
        <w:t xml:space="preserve">All execution steps are to be performed two times. Once with the UP security policies’ </w:t>
      </w:r>
      <w:r w:rsidR="006E4B93" w:rsidRPr="006E4B93">
        <w:rPr>
          <w:bCs/>
        </w:rPr>
        <w:t>integrity</w:t>
      </w:r>
      <w:r w:rsidRPr="00351D0D">
        <w:rPr>
          <w:bCs/>
        </w:rPr>
        <w:t xml:space="preserve"> protection in step 2 set to "required" and the second time set to "not needed".</w:t>
      </w:r>
    </w:p>
    <w:p w14:paraId="0CBC69A4" w14:textId="77777777" w:rsidR="00327B4C" w:rsidRPr="00A94455" w:rsidRDefault="00327B4C" w:rsidP="00303837">
      <w:pPr>
        <w:pStyle w:val="B10"/>
        <w:rPr>
          <w:rFonts w:eastAsia="MS Mincho"/>
          <w:lang w:eastAsia="ja-JP"/>
        </w:rPr>
      </w:pPr>
      <w:r w:rsidRPr="00A94455">
        <w:rPr>
          <w:rFonts w:eastAsia="MS Mincho"/>
          <w:lang w:eastAsia="ja-JP"/>
        </w:rPr>
        <w:t>1.</w:t>
      </w:r>
      <w:r w:rsidRPr="00A94455">
        <w:rPr>
          <w:rFonts w:eastAsia="MS Mincho"/>
          <w:lang w:eastAsia="ja-JP"/>
        </w:rPr>
        <w:tab/>
        <w:t xml:space="preserve">The tester </w:t>
      </w:r>
      <w:r w:rsidR="00313E17" w:rsidRPr="00A94455">
        <w:rPr>
          <w:rFonts w:eastAsia="MS Mincho"/>
          <w:lang w:eastAsia="ja-JP"/>
        </w:rPr>
        <w:t>triggers</w:t>
      </w:r>
      <w:r w:rsidRPr="00A94455">
        <w:rPr>
          <w:rFonts w:eastAsia="MS Mincho"/>
          <w:lang w:eastAsia="ja-JP"/>
        </w:rPr>
        <w:t xml:space="preserve"> PDU session establishment procedure </w:t>
      </w:r>
      <w:r w:rsidR="00313E17" w:rsidRPr="00A94455">
        <w:rPr>
          <w:rFonts w:eastAsia="MS Mincho"/>
          <w:lang w:eastAsia="ja-JP"/>
        </w:rPr>
        <w:t>by sending PDU session establishment request message</w:t>
      </w:r>
      <w:r w:rsidRPr="00A94455">
        <w:rPr>
          <w:rFonts w:eastAsia="MS Mincho"/>
          <w:lang w:eastAsia="ja-JP"/>
        </w:rPr>
        <w:t xml:space="preserve">. </w:t>
      </w:r>
    </w:p>
    <w:p w14:paraId="332D7665" w14:textId="53A9152F" w:rsidR="00327B4C" w:rsidRPr="00A94455" w:rsidRDefault="00313E17" w:rsidP="00303837">
      <w:pPr>
        <w:pStyle w:val="B10"/>
        <w:rPr>
          <w:rFonts w:eastAsia="MS Mincho"/>
          <w:lang w:eastAsia="ja-JP"/>
        </w:rPr>
      </w:pPr>
      <w:r w:rsidRPr="00A94455">
        <w:rPr>
          <w:rFonts w:eastAsia="MS Mincho"/>
          <w:lang w:eastAsia="ja-JP"/>
        </w:rPr>
        <w:t>2</w:t>
      </w:r>
      <w:r w:rsidR="00327B4C" w:rsidRPr="00A94455">
        <w:rPr>
          <w:rFonts w:eastAsia="MS Mincho"/>
          <w:lang w:eastAsia="ja-JP"/>
        </w:rPr>
        <w:t>.</w:t>
      </w:r>
      <w:r w:rsidR="00327B4C" w:rsidRPr="00A94455">
        <w:rPr>
          <w:rFonts w:eastAsia="MS Mincho"/>
          <w:lang w:eastAsia="ja-JP"/>
        </w:rPr>
        <w:tab/>
        <w:t xml:space="preserve">Tester </w:t>
      </w:r>
      <w:r w:rsidR="004465A1" w:rsidRPr="00A94455">
        <w:rPr>
          <w:rFonts w:eastAsia="MS Mincho"/>
          <w:lang w:eastAsia="ja-JP"/>
        </w:rPr>
        <w:t>trigger</w:t>
      </w:r>
      <w:r w:rsidR="00441F25">
        <w:rPr>
          <w:rFonts w:eastAsia="MS Mincho"/>
          <w:lang w:eastAsia="ja-JP"/>
        </w:rPr>
        <w:t>s</w:t>
      </w:r>
      <w:r w:rsidR="004465A1" w:rsidRPr="00A94455">
        <w:rPr>
          <w:rFonts w:eastAsia="MS Mincho"/>
          <w:lang w:eastAsia="ja-JP"/>
        </w:rPr>
        <w:t xml:space="preserve"> the SMF to </w:t>
      </w:r>
      <w:r w:rsidRPr="00A94455">
        <w:rPr>
          <w:rFonts w:eastAsia="MS Mincho"/>
          <w:lang w:eastAsia="ja-JP"/>
        </w:rPr>
        <w:t>send</w:t>
      </w:r>
      <w:r w:rsidR="00327B4C" w:rsidRPr="00A94455">
        <w:rPr>
          <w:rFonts w:eastAsia="MS Mincho"/>
          <w:lang w:eastAsia="ja-JP"/>
        </w:rPr>
        <w:t xml:space="preserve"> the UP security policy </w:t>
      </w:r>
      <w:r w:rsidRPr="00A94455">
        <w:rPr>
          <w:rFonts w:eastAsia="MS Mincho"/>
          <w:lang w:eastAsia="ja-JP"/>
        </w:rPr>
        <w:t xml:space="preserve">with integrity protection is </w:t>
      </w:r>
      <w:r w:rsidR="00303837" w:rsidRPr="00A94455">
        <w:rPr>
          <w:rFonts w:eastAsia="MS Mincho"/>
          <w:lang w:eastAsia="ja-JP"/>
        </w:rPr>
        <w:t>"</w:t>
      </w:r>
      <w:r w:rsidRPr="00A94455">
        <w:rPr>
          <w:rFonts w:eastAsia="MS Mincho"/>
          <w:lang w:eastAsia="ja-JP"/>
        </w:rPr>
        <w:t>required</w:t>
      </w:r>
      <w:r w:rsidR="00303837" w:rsidRPr="00A94455">
        <w:rPr>
          <w:rFonts w:eastAsia="MS Mincho"/>
          <w:lang w:eastAsia="ja-JP"/>
        </w:rPr>
        <w:t>"</w:t>
      </w:r>
      <w:r w:rsidR="000223B1" w:rsidRPr="000223B1">
        <w:rPr>
          <w:rFonts w:eastAsia="MS Mincho"/>
          <w:lang w:eastAsia="ja-JP"/>
        </w:rPr>
        <w:t xml:space="preserve"> or </w:t>
      </w:r>
      <w:r w:rsidR="000223B1">
        <w:rPr>
          <w:rFonts w:eastAsia="MS Mincho"/>
          <w:lang w:eastAsia="ja-JP"/>
        </w:rPr>
        <w:t>"</w:t>
      </w:r>
      <w:r w:rsidR="000223B1" w:rsidRPr="000223B1">
        <w:rPr>
          <w:rFonts w:eastAsia="MS Mincho"/>
          <w:lang w:eastAsia="ja-JP"/>
        </w:rPr>
        <w:t>not needed</w:t>
      </w:r>
      <w:r w:rsidR="000223B1">
        <w:rPr>
          <w:rFonts w:eastAsia="MS Mincho"/>
          <w:lang w:eastAsia="ja-JP"/>
        </w:rPr>
        <w:t>"</w:t>
      </w:r>
      <w:r w:rsidRPr="00A94455">
        <w:rPr>
          <w:rFonts w:eastAsia="MS Mincho"/>
          <w:lang w:eastAsia="ja-JP"/>
        </w:rPr>
        <w:t xml:space="preserve"> to the gNB</w:t>
      </w:r>
      <w:r w:rsidR="00327B4C" w:rsidRPr="00A94455">
        <w:rPr>
          <w:rFonts w:eastAsia="MS Mincho"/>
          <w:lang w:eastAsia="ja-JP"/>
        </w:rPr>
        <w:t>.</w:t>
      </w:r>
    </w:p>
    <w:p w14:paraId="7223D4E8" w14:textId="189E8F35" w:rsidR="00327B4C" w:rsidRPr="00A94455" w:rsidRDefault="00313E17" w:rsidP="00303837">
      <w:pPr>
        <w:pStyle w:val="B10"/>
        <w:rPr>
          <w:rFonts w:eastAsia="MS Mincho"/>
          <w:lang w:eastAsia="ja-JP"/>
        </w:rPr>
      </w:pPr>
      <w:r w:rsidRPr="00A94455">
        <w:rPr>
          <w:rFonts w:eastAsia="MS Mincho"/>
          <w:lang w:eastAsia="ja-JP"/>
        </w:rPr>
        <w:t>3</w:t>
      </w:r>
      <w:r w:rsidR="00327B4C" w:rsidRPr="00A94455">
        <w:rPr>
          <w:rFonts w:eastAsia="MS Mincho"/>
          <w:lang w:eastAsia="ja-JP"/>
        </w:rPr>
        <w:t>.</w:t>
      </w:r>
      <w:r w:rsidR="00327B4C" w:rsidRPr="00A94455">
        <w:rPr>
          <w:rFonts w:eastAsia="MS Mincho"/>
          <w:lang w:eastAsia="ja-JP"/>
        </w:rPr>
        <w:tab/>
        <w:t>The tester capture</w:t>
      </w:r>
      <w:r w:rsidR="00441F25">
        <w:rPr>
          <w:rFonts w:eastAsia="MS Mincho"/>
          <w:lang w:eastAsia="ja-JP"/>
        </w:rPr>
        <w:t>s</w:t>
      </w:r>
      <w:r w:rsidR="00327B4C" w:rsidRPr="00A94455">
        <w:rPr>
          <w:rFonts w:eastAsia="MS Mincho"/>
          <w:lang w:eastAsia="ja-JP"/>
        </w:rPr>
        <w:t xml:space="preserve"> the RRC reconfiguration message sent by gNB to UE over NG RAN air interface.</w:t>
      </w:r>
    </w:p>
    <w:p w14:paraId="63ABCEC7" w14:textId="104FABB6" w:rsidR="00327B4C" w:rsidRPr="00A94455" w:rsidRDefault="00313E17" w:rsidP="00303837">
      <w:pPr>
        <w:pStyle w:val="B10"/>
        <w:rPr>
          <w:rFonts w:eastAsia="MS Mincho"/>
          <w:lang w:eastAsia="ja-JP"/>
        </w:rPr>
      </w:pPr>
      <w:r w:rsidRPr="00A94455">
        <w:rPr>
          <w:rFonts w:eastAsia="MS Mincho"/>
          <w:lang w:eastAsia="ja-JP"/>
        </w:rPr>
        <w:t>4</w:t>
      </w:r>
      <w:r w:rsidR="00327B4C" w:rsidRPr="00A94455">
        <w:rPr>
          <w:rFonts w:eastAsia="MS Mincho"/>
          <w:lang w:eastAsia="ja-JP"/>
        </w:rPr>
        <w:t>.</w:t>
      </w:r>
      <w:r w:rsidR="00327B4C" w:rsidRPr="00A94455">
        <w:rPr>
          <w:rFonts w:eastAsia="MS Mincho"/>
          <w:lang w:eastAsia="ja-JP"/>
        </w:rPr>
        <w:tab/>
        <w:t>The tester decrypt</w:t>
      </w:r>
      <w:r w:rsidR="00441F25">
        <w:rPr>
          <w:rFonts w:eastAsia="MS Mincho"/>
          <w:lang w:eastAsia="ja-JP"/>
        </w:rPr>
        <w:t>s</w:t>
      </w:r>
      <w:r w:rsidR="00327B4C" w:rsidRPr="00A94455">
        <w:rPr>
          <w:rFonts w:eastAsia="MS Mincho"/>
          <w:lang w:eastAsia="ja-JP"/>
        </w:rPr>
        <w:t xml:space="preserve"> the RRC reconfiguration message and retrieve the UP </w:t>
      </w:r>
      <w:r w:rsidRPr="00A94455">
        <w:rPr>
          <w:rFonts w:eastAsia="MS Mincho"/>
          <w:lang w:eastAsia="ja-JP"/>
        </w:rPr>
        <w:t>integrity protection indication</w:t>
      </w:r>
      <w:r w:rsidR="00327B4C" w:rsidRPr="00A94455">
        <w:rPr>
          <w:rFonts w:eastAsia="MS Mincho"/>
          <w:lang w:eastAsia="ja-JP"/>
        </w:rPr>
        <w:t xml:space="preserve"> present</w:t>
      </w:r>
      <w:r w:rsidRPr="00A94455">
        <w:rPr>
          <w:rFonts w:eastAsia="MS Mincho"/>
          <w:lang w:eastAsia="ja-JP"/>
        </w:rPr>
        <w:t>ing</w:t>
      </w:r>
      <w:r w:rsidR="00327B4C" w:rsidRPr="00A94455">
        <w:rPr>
          <w:rFonts w:eastAsia="MS Mincho"/>
          <w:lang w:eastAsia="ja-JP"/>
        </w:rPr>
        <w:t xml:space="preserve"> in the decrypted message.</w:t>
      </w:r>
    </w:p>
    <w:p w14:paraId="512883EE" w14:textId="5B7B2FF8" w:rsidR="00327B4C" w:rsidRPr="00A94455" w:rsidRDefault="00313E17" w:rsidP="00303837">
      <w:pPr>
        <w:pStyle w:val="B10"/>
        <w:rPr>
          <w:rFonts w:eastAsia="MS Mincho"/>
          <w:lang w:eastAsia="ja-JP"/>
        </w:rPr>
      </w:pPr>
      <w:r w:rsidRPr="00A94455">
        <w:rPr>
          <w:rFonts w:eastAsia="MS Mincho"/>
          <w:lang w:eastAsia="ja-JP"/>
        </w:rPr>
        <w:t>5</w:t>
      </w:r>
      <w:r w:rsidR="00327B4C" w:rsidRPr="00A94455">
        <w:rPr>
          <w:rFonts w:eastAsia="MS Mincho"/>
          <w:lang w:eastAsia="ja-JP"/>
        </w:rPr>
        <w:t>.</w:t>
      </w:r>
      <w:r w:rsidR="00327B4C" w:rsidRPr="00A94455">
        <w:rPr>
          <w:rFonts w:eastAsia="MS Mincho"/>
          <w:lang w:eastAsia="ja-JP"/>
        </w:rPr>
        <w:tab/>
        <w:t>Tester check</w:t>
      </w:r>
      <w:r w:rsidR="00441F25">
        <w:rPr>
          <w:rFonts w:eastAsia="MS Mincho"/>
          <w:lang w:eastAsia="ja-JP"/>
        </w:rPr>
        <w:t>s</w:t>
      </w:r>
      <w:r w:rsidR="00327B4C" w:rsidRPr="00A94455">
        <w:rPr>
          <w:rFonts w:eastAsia="MS Mincho"/>
          <w:lang w:eastAsia="ja-JP"/>
        </w:rPr>
        <w:t xml:space="preserve"> whether UP integrity is enabled /disabled to verify if the UP security policy </w:t>
      </w:r>
      <w:r w:rsidRPr="00A94455">
        <w:rPr>
          <w:rFonts w:eastAsia="MS Mincho"/>
          <w:lang w:eastAsia="ja-JP"/>
        </w:rPr>
        <w:t>received at gNB</w:t>
      </w:r>
      <w:r w:rsidR="00327B4C" w:rsidRPr="00A94455">
        <w:rPr>
          <w:rFonts w:eastAsia="MS Mincho"/>
          <w:lang w:eastAsia="ja-JP"/>
        </w:rPr>
        <w:t xml:space="preserve"> is same as the UP </w:t>
      </w:r>
      <w:r w:rsidRPr="00A94455">
        <w:rPr>
          <w:rFonts w:eastAsia="MS Mincho"/>
          <w:lang w:eastAsia="ja-JP"/>
        </w:rPr>
        <w:t>integrity protection indication</w:t>
      </w:r>
      <w:r w:rsidR="00327B4C" w:rsidRPr="00A94455">
        <w:rPr>
          <w:rFonts w:eastAsia="MS Mincho"/>
          <w:lang w:eastAsia="ja-JP"/>
        </w:rPr>
        <w:t xml:space="preserve"> notified by the gNB to the UE in the RRC reconfiguration message.</w:t>
      </w:r>
    </w:p>
    <w:p w14:paraId="1A5A20EC" w14:textId="1AB98251" w:rsidR="00327B4C" w:rsidRPr="00A94455" w:rsidRDefault="00313E17" w:rsidP="000B670A">
      <w:pPr>
        <w:pStyle w:val="B10"/>
        <w:rPr>
          <w:rFonts w:eastAsia="MS Mincho"/>
          <w:lang w:eastAsia="ja-JP"/>
        </w:rPr>
      </w:pPr>
      <w:r w:rsidRPr="00A94455">
        <w:rPr>
          <w:rFonts w:eastAsia="MS Mincho"/>
          <w:lang w:eastAsia="ja-JP"/>
        </w:rPr>
        <w:t>6</w:t>
      </w:r>
      <w:r w:rsidR="00327B4C" w:rsidRPr="00A94455">
        <w:rPr>
          <w:rFonts w:eastAsia="MS Mincho"/>
          <w:lang w:eastAsia="ja-JP"/>
        </w:rPr>
        <w:t>.</w:t>
      </w:r>
      <w:r w:rsidR="00327B4C" w:rsidRPr="00A94455">
        <w:rPr>
          <w:rFonts w:eastAsia="MS Mincho"/>
          <w:lang w:eastAsia="ja-JP"/>
        </w:rPr>
        <w:tab/>
      </w:r>
      <w:r w:rsidRPr="00A94455">
        <w:rPr>
          <w:rFonts w:eastAsia="MS Mincho"/>
          <w:lang w:eastAsia="ja-JP"/>
        </w:rPr>
        <w:t>Tester</w:t>
      </w:r>
      <w:r w:rsidR="00327B4C" w:rsidRPr="00A94455">
        <w:rPr>
          <w:rFonts w:eastAsia="MS Mincho"/>
          <w:lang w:eastAsia="ja-JP"/>
        </w:rPr>
        <w:t xml:space="preserve"> capture</w:t>
      </w:r>
      <w:r w:rsidR="00441F25">
        <w:rPr>
          <w:rFonts w:eastAsia="MS Mincho"/>
          <w:lang w:eastAsia="ja-JP"/>
        </w:rPr>
        <w:t>s</w:t>
      </w:r>
      <w:r w:rsidR="00327B4C" w:rsidRPr="00A94455">
        <w:rPr>
          <w:rFonts w:eastAsia="MS Mincho"/>
          <w:lang w:eastAsia="ja-JP"/>
        </w:rPr>
        <w:t xml:space="preserve"> the user plane data sent between UE and gNB using any network analyser.</w:t>
      </w:r>
    </w:p>
    <w:p w14:paraId="0EADC0F3" w14:textId="77777777" w:rsidR="00327B4C" w:rsidRPr="00A94455" w:rsidRDefault="00327B4C" w:rsidP="00327B4C">
      <w:pPr>
        <w:spacing w:after="200" w:line="276" w:lineRule="auto"/>
        <w:contextualSpacing/>
        <w:rPr>
          <w:rFonts w:eastAsia="MS Mincho"/>
          <w:b/>
          <w:lang w:eastAsia="ja-JP"/>
        </w:rPr>
      </w:pPr>
      <w:r w:rsidRPr="00A94455">
        <w:rPr>
          <w:rFonts w:eastAsia="MS Mincho"/>
          <w:b/>
          <w:lang w:eastAsia="ja-JP"/>
        </w:rPr>
        <w:t xml:space="preserve">Expected Results:  </w:t>
      </w:r>
    </w:p>
    <w:p w14:paraId="3ACFDB22" w14:textId="77777777" w:rsidR="00327B4C" w:rsidRDefault="009B5D90" w:rsidP="00327B4C">
      <w:r>
        <w:t>When the received UP integrity protection is set to "required", t</w:t>
      </w:r>
      <w:r w:rsidR="00327B4C" w:rsidRPr="00A94455">
        <w:t>he user plane packets are integrity protected based on the security policy sent by the SMF.</w:t>
      </w:r>
    </w:p>
    <w:p w14:paraId="53166B50" w14:textId="77777777" w:rsidR="009B5D90" w:rsidRPr="00A94455" w:rsidRDefault="009B5D90" w:rsidP="00327B4C">
      <w:r>
        <w:t>When the received UP inte</w:t>
      </w:r>
      <w:r w:rsidR="004C0A68">
        <w:t>g</w:t>
      </w:r>
      <w:r>
        <w:t>rity protection is set to "not needed", the user plane packets are not integrity protected based on the security policy sent by the SMF.</w:t>
      </w:r>
    </w:p>
    <w:p w14:paraId="1E1FAC3D" w14:textId="77777777" w:rsidR="00327B4C" w:rsidRPr="00A94455" w:rsidRDefault="00327B4C" w:rsidP="00327B4C">
      <w:pPr>
        <w:rPr>
          <w:b/>
        </w:rPr>
      </w:pPr>
      <w:r w:rsidRPr="00A94455">
        <w:rPr>
          <w:b/>
        </w:rPr>
        <w:t>Expected format of evidence:</w:t>
      </w:r>
    </w:p>
    <w:p w14:paraId="401F6146" w14:textId="77777777" w:rsidR="00327B4C" w:rsidRPr="00A94455" w:rsidRDefault="00327B4C" w:rsidP="00327B4C">
      <w:r w:rsidRPr="00A94455">
        <w:t xml:space="preserve">Evidence suitable for the interface, </w:t>
      </w:r>
      <w:r w:rsidR="00086760">
        <w:t>e.g.</w:t>
      </w:r>
      <w:r w:rsidRPr="00A94455">
        <w:t xml:space="preserve"> Screenshot containing the operational results.</w:t>
      </w:r>
    </w:p>
    <w:p w14:paraId="0EE38E5A" w14:textId="77777777" w:rsidR="006E1842" w:rsidRPr="00A94455" w:rsidRDefault="006E1842" w:rsidP="006E1842">
      <w:pPr>
        <w:pStyle w:val="Heading5"/>
      </w:pPr>
      <w:bookmarkStart w:id="124" w:name="_Toc19696873"/>
      <w:bookmarkStart w:id="125" w:name="_Toc26876867"/>
      <w:bookmarkStart w:id="126" w:name="_Toc35529497"/>
      <w:bookmarkStart w:id="127" w:name="_Toc35529587"/>
      <w:bookmarkStart w:id="128" w:name="_Toc187239673"/>
      <w:r w:rsidRPr="00A94455">
        <w:t>4.2.2.1.12</w:t>
      </w:r>
      <w:r w:rsidRPr="00A94455">
        <w:tab/>
        <w:t>AS algorithms selection</w:t>
      </w:r>
      <w:bookmarkEnd w:id="124"/>
      <w:bookmarkEnd w:id="125"/>
      <w:bookmarkEnd w:id="126"/>
      <w:bookmarkEnd w:id="127"/>
      <w:bookmarkEnd w:id="128"/>
      <w:r w:rsidRPr="00A94455">
        <w:t xml:space="preserve"> </w:t>
      </w:r>
    </w:p>
    <w:p w14:paraId="4AD8D6F4" w14:textId="77777777" w:rsidR="006E1842" w:rsidRPr="00A94455" w:rsidRDefault="006E1842" w:rsidP="00CE48EE">
      <w:r w:rsidRPr="00A94455">
        <w:rPr>
          <w:i/>
        </w:rPr>
        <w:t>Requirement Name</w:t>
      </w:r>
      <w:r w:rsidRPr="00A94455">
        <w:t>: AS algorithms selection</w:t>
      </w:r>
    </w:p>
    <w:p w14:paraId="7BBB3AAF" w14:textId="77777777" w:rsidR="006E1842" w:rsidRPr="00A94455" w:rsidRDefault="006E1842" w:rsidP="00CE48EE">
      <w:r w:rsidRPr="00A94455">
        <w:rPr>
          <w:i/>
        </w:rPr>
        <w:t xml:space="preserve">Requirement Reference: </w:t>
      </w:r>
      <w:r w:rsidR="00873CEC" w:rsidRPr="00A94455">
        <w:t xml:space="preserve">TS 33.501 </w:t>
      </w:r>
      <w:r w:rsidR="00C004AE">
        <w:t>[2]</w:t>
      </w:r>
      <w:r w:rsidR="00873CEC" w:rsidRPr="00A94455">
        <w:t>, clause 6.7.3.0</w:t>
      </w:r>
      <w:r w:rsidR="007966C2">
        <w:t xml:space="preserve"> and clause 5.11.2.</w:t>
      </w:r>
      <w:r w:rsidR="00873CEC" w:rsidRPr="00A94455">
        <w:t xml:space="preserve"> </w:t>
      </w:r>
    </w:p>
    <w:p w14:paraId="58C748EE" w14:textId="77777777" w:rsidR="006E1842" w:rsidRPr="00A94455" w:rsidRDefault="006E1842" w:rsidP="00CE48EE">
      <w:r w:rsidRPr="00A94455">
        <w:rPr>
          <w:i/>
        </w:rPr>
        <w:t xml:space="preserve">Requirement </w:t>
      </w:r>
      <w:r w:rsidR="00CE48EE" w:rsidRPr="00886F81">
        <w:rPr>
          <w:i/>
        </w:rPr>
        <w:t>Description</w:t>
      </w:r>
      <w:r w:rsidR="00CE48EE" w:rsidRPr="00886F81">
        <w:t>:</w:t>
      </w:r>
      <w:r w:rsidR="00CE48EE" w:rsidRPr="00886F81">
        <w:rPr>
          <w:i/>
        </w:rPr>
        <w:t xml:space="preserve"> </w:t>
      </w:r>
      <w:r w:rsidR="00CE48EE" w:rsidRPr="00A80BC8">
        <w:rPr>
          <w:iCs/>
        </w:rPr>
        <w:t>The</w:t>
      </w:r>
      <w:r w:rsidRPr="00A80BC8">
        <w:rPr>
          <w:iCs/>
        </w:rPr>
        <w:t xml:space="preserve"> </w:t>
      </w:r>
      <w:r w:rsidR="00456AAE" w:rsidRPr="00456AAE">
        <w:rPr>
          <w:iCs/>
        </w:rPr>
        <w:t>gNB</w:t>
      </w:r>
      <w:r w:rsidRPr="00A80BC8">
        <w:rPr>
          <w:iCs/>
        </w:rPr>
        <w:t xml:space="preserve"> select</w:t>
      </w:r>
      <w:r w:rsidR="00A80BC8">
        <w:rPr>
          <w:iCs/>
        </w:rPr>
        <w:t>s</w:t>
      </w:r>
      <w:r w:rsidRPr="00A80BC8">
        <w:rPr>
          <w:iCs/>
        </w:rPr>
        <w:t xml:space="preserve"> the algorithms to use dependent on: the UE security capabilities of the UE, the configured allowed list of security capabilities of the currently </w:t>
      </w:r>
      <w:r w:rsidR="00456AAE" w:rsidRPr="00456AAE">
        <w:rPr>
          <w:iCs/>
        </w:rPr>
        <w:t>gNB</w:t>
      </w:r>
      <w:r w:rsidRPr="00A94455">
        <w:t xml:space="preserve"> </w:t>
      </w:r>
      <w:r w:rsidRPr="00A94455">
        <w:rPr>
          <w:lang w:eastAsia="zh-CN"/>
        </w:rPr>
        <w:t xml:space="preserve">as specified in </w:t>
      </w:r>
      <w:r w:rsidRPr="00A94455">
        <w:t xml:space="preserve">TS 33.501 </w:t>
      </w:r>
      <w:r w:rsidR="00C004AE">
        <w:rPr>
          <w:lang w:eastAsia="zh-CN"/>
        </w:rPr>
        <w:t>[2]</w:t>
      </w:r>
      <w:r w:rsidRPr="00A94455">
        <w:t>, clause 5.11.2.</w:t>
      </w:r>
    </w:p>
    <w:p w14:paraId="7045A7F4" w14:textId="77777777" w:rsidR="006E1842" w:rsidRPr="00A94455" w:rsidRDefault="006E1842" w:rsidP="00CE48EE">
      <w:pPr>
        <w:rPr>
          <w:lang w:eastAsia="zh-CN"/>
        </w:rPr>
      </w:pPr>
      <w:r w:rsidRPr="00A94455">
        <w:t xml:space="preserve">Each gNB </w:t>
      </w:r>
      <w:r w:rsidR="00A80BC8">
        <w:t>is</w:t>
      </w:r>
      <w:r w:rsidRPr="00A94455">
        <w:t xml:space="preserve"> configured via network management with lists of algorithms which are allowed for usage. There </w:t>
      </w:r>
      <w:r w:rsidR="00A80BC8">
        <w:t>is</w:t>
      </w:r>
      <w:r w:rsidRPr="00A94455">
        <w:t xml:space="preserve"> one list for integrity algorithms, and one for ciphering algorithms. These lists </w:t>
      </w:r>
      <w:r w:rsidR="00A80BC8">
        <w:t>are</w:t>
      </w:r>
      <w:r w:rsidRPr="00A94455">
        <w:t xml:space="preserve"> ordered according to a priority decided by the operator</w:t>
      </w:r>
      <w:r w:rsidRPr="00A94455">
        <w:rPr>
          <w:lang w:eastAsia="zh-CN"/>
        </w:rPr>
        <w:t xml:space="preserve"> as specified in </w:t>
      </w:r>
      <w:r w:rsidRPr="00A94455">
        <w:t xml:space="preserve">TS 33.501 </w:t>
      </w:r>
      <w:r w:rsidR="00C004AE">
        <w:rPr>
          <w:lang w:eastAsia="zh-CN"/>
        </w:rPr>
        <w:t>[2]</w:t>
      </w:r>
      <w:r w:rsidRPr="00A94455">
        <w:t>, clause 6.7.3.0.</w:t>
      </w:r>
    </w:p>
    <w:p w14:paraId="3B491F25" w14:textId="77777777" w:rsidR="006E1842" w:rsidRPr="00A94455" w:rsidRDefault="006E1842" w:rsidP="00CE48EE">
      <w:r w:rsidRPr="00A94455">
        <w:rPr>
          <w:i/>
        </w:rPr>
        <w:t>Threat References</w:t>
      </w:r>
      <w:r w:rsidRPr="00A94455">
        <w:t xml:space="preserve">: </w:t>
      </w:r>
      <w:r w:rsidR="003867C5" w:rsidRPr="00A94455">
        <w:t xml:space="preserve">TR 33.926 </w:t>
      </w:r>
      <w:r w:rsidR="00C004AE">
        <w:t>[5]</w:t>
      </w:r>
      <w:r w:rsidR="003867C5" w:rsidRPr="00A94455">
        <w:t xml:space="preserve">, </w:t>
      </w:r>
      <w:r w:rsidR="00F3536D">
        <w:t>D</w:t>
      </w:r>
      <w:r w:rsidR="003867C5" w:rsidRPr="00A94455">
        <w:t>.2.2.</w:t>
      </w:r>
      <w:r w:rsidR="007601CF" w:rsidRPr="00A94455">
        <w:t>5</w:t>
      </w:r>
      <w:r w:rsidR="003867C5" w:rsidRPr="00A94455">
        <w:t xml:space="preserve"> – AS algorithm selection and use</w:t>
      </w:r>
    </w:p>
    <w:p w14:paraId="7F3CB0AB" w14:textId="77777777" w:rsidR="006E1842" w:rsidRDefault="006E1842" w:rsidP="00CE48EE">
      <w:pPr>
        <w:rPr>
          <w:lang w:eastAsia="zh-CN"/>
        </w:rPr>
      </w:pPr>
      <w:r w:rsidRPr="00A94455">
        <w:rPr>
          <w:i/>
        </w:rPr>
        <w:t>Test Case</w:t>
      </w:r>
      <w:r w:rsidRPr="00A94455">
        <w:t>:</w:t>
      </w:r>
      <w:r w:rsidR="002027F9">
        <w:t xml:space="preserve"> </w:t>
      </w:r>
    </w:p>
    <w:p w14:paraId="56529558" w14:textId="77777777" w:rsidR="00CE48EE" w:rsidRPr="00B81C8C" w:rsidRDefault="00CE48EE" w:rsidP="00CE48EE">
      <w:pPr>
        <w:rPr>
          <w:b/>
          <w:lang w:eastAsia="zh-CN"/>
        </w:rPr>
      </w:pPr>
      <w:r w:rsidRPr="00B52B32">
        <w:t>Test Name</w:t>
      </w:r>
      <w:r w:rsidRPr="003E031B">
        <w:t>: TC-</w:t>
      </w:r>
      <w:r>
        <w:t>AS-alg-select</w:t>
      </w:r>
      <w:r w:rsidRPr="003E031B">
        <w:t>_gNB</w:t>
      </w:r>
    </w:p>
    <w:p w14:paraId="3938294F" w14:textId="77777777" w:rsidR="00CE48EE" w:rsidRPr="00E71E49" w:rsidRDefault="00CE48EE" w:rsidP="00CE48EE">
      <w:pPr>
        <w:rPr>
          <w:b/>
          <w:bCs/>
          <w:lang w:eastAsia="zh-CN"/>
        </w:rPr>
      </w:pPr>
      <w:r w:rsidRPr="00E71E49">
        <w:rPr>
          <w:b/>
          <w:bCs/>
          <w:lang w:eastAsia="zh-CN"/>
        </w:rPr>
        <w:t>Purpose:</w:t>
      </w:r>
    </w:p>
    <w:p w14:paraId="3A959B75" w14:textId="77777777" w:rsidR="00CE48EE" w:rsidRPr="00D76749" w:rsidRDefault="00CE48EE" w:rsidP="00CE48EE">
      <w:pPr>
        <w:rPr>
          <w:lang w:eastAsia="zh-CN"/>
        </w:rPr>
      </w:pPr>
      <w:r w:rsidRPr="00D76749">
        <w:rPr>
          <w:lang w:eastAsia="zh-CN"/>
        </w:rPr>
        <w:t xml:space="preserve">Verify that the </w:t>
      </w:r>
      <w:r>
        <w:rPr>
          <w:lang w:eastAsia="zh-CN"/>
        </w:rPr>
        <w:t>g</w:t>
      </w:r>
      <w:r w:rsidRPr="00D76749">
        <w:rPr>
          <w:lang w:eastAsia="zh-CN"/>
        </w:rPr>
        <w:t xml:space="preserve">NB selects the algorithms with the highest priority in its configured list. </w:t>
      </w:r>
    </w:p>
    <w:p w14:paraId="1879B697" w14:textId="77777777" w:rsidR="00CE48EE" w:rsidRPr="00D76749" w:rsidRDefault="00CE48EE" w:rsidP="00CE48EE">
      <w:pPr>
        <w:rPr>
          <w:b/>
          <w:lang w:eastAsia="zh-CN"/>
        </w:rPr>
      </w:pPr>
      <w:r w:rsidRPr="00D76749">
        <w:rPr>
          <w:b/>
          <w:lang w:eastAsia="zh-CN"/>
        </w:rPr>
        <w:t>Pre-Conditions:</w:t>
      </w:r>
    </w:p>
    <w:p w14:paraId="105E8597" w14:textId="77777777" w:rsidR="00CE48EE" w:rsidRPr="00D76749" w:rsidRDefault="00CE48EE" w:rsidP="00CE48EE">
      <w:pPr>
        <w:rPr>
          <w:lang w:eastAsia="zh-CN"/>
        </w:rPr>
      </w:pPr>
      <w:r w:rsidRPr="00D76749">
        <w:rPr>
          <w:lang w:eastAsia="zh-CN"/>
        </w:rPr>
        <w:t xml:space="preserve">Test environment with the </w:t>
      </w:r>
      <w:r>
        <w:rPr>
          <w:lang w:eastAsia="zh-CN"/>
        </w:rPr>
        <w:t>g</w:t>
      </w:r>
      <w:r w:rsidRPr="00D76749">
        <w:rPr>
          <w:lang w:eastAsia="zh-CN"/>
        </w:rPr>
        <w:t xml:space="preserve">NB has been pre-configured with allowed security algorithms with priority. </w:t>
      </w:r>
    </w:p>
    <w:p w14:paraId="1537B751" w14:textId="77777777" w:rsidR="00CE48EE" w:rsidRPr="00D76749" w:rsidRDefault="00CE48EE" w:rsidP="00CE48EE">
      <w:pPr>
        <w:rPr>
          <w:b/>
          <w:lang w:eastAsia="zh-CN"/>
        </w:rPr>
      </w:pPr>
      <w:r w:rsidRPr="00D76749">
        <w:rPr>
          <w:b/>
          <w:lang w:eastAsia="zh-CN"/>
        </w:rPr>
        <w:t>Execution Steps</w:t>
      </w:r>
    </w:p>
    <w:p w14:paraId="15806084" w14:textId="77777777" w:rsidR="00CE48EE" w:rsidRPr="00D76749" w:rsidRDefault="00CE48EE" w:rsidP="00CE48EE">
      <w:pPr>
        <w:pStyle w:val="B10"/>
      </w:pPr>
      <w:r w:rsidRPr="00D76749">
        <w:t>1)</w:t>
      </w:r>
      <w:r w:rsidRPr="00D76749">
        <w:tab/>
        <w:t xml:space="preserve">The </w:t>
      </w:r>
      <w:r w:rsidR="004610EC">
        <w:t>tester triggers the</w:t>
      </w:r>
      <w:r w:rsidR="004610EC" w:rsidRPr="00D76749">
        <w:t xml:space="preserve"> </w:t>
      </w:r>
      <w:r w:rsidRPr="00D76749">
        <w:t xml:space="preserve">UE </w:t>
      </w:r>
      <w:r w:rsidR="004610EC">
        <w:t xml:space="preserve">to </w:t>
      </w:r>
      <w:r w:rsidRPr="00D76749">
        <w:t xml:space="preserve">send </w:t>
      </w:r>
      <w:r>
        <w:t>registration</w:t>
      </w:r>
      <w:r w:rsidRPr="00D76749">
        <w:t xml:space="preserve"> request message to the </w:t>
      </w:r>
      <w:r>
        <w:t>g</w:t>
      </w:r>
      <w:r w:rsidRPr="00D76749">
        <w:t>NB.</w:t>
      </w:r>
    </w:p>
    <w:p w14:paraId="7903635E" w14:textId="77777777" w:rsidR="00CE48EE" w:rsidRPr="00D76749" w:rsidRDefault="00CE48EE" w:rsidP="00CE48EE">
      <w:pPr>
        <w:pStyle w:val="B10"/>
      </w:pPr>
      <w:r w:rsidRPr="00D76749">
        <w:t>2)</w:t>
      </w:r>
      <w:r w:rsidRPr="00D76749">
        <w:tab/>
        <w:t xml:space="preserve">The </w:t>
      </w:r>
      <w:r>
        <w:t>g</w:t>
      </w:r>
      <w:r w:rsidRPr="00D76749">
        <w:t xml:space="preserve">NB receives </w:t>
      </w:r>
      <w:r>
        <w:t>UE</w:t>
      </w:r>
      <w:r w:rsidRPr="00D76749">
        <w:t xml:space="preserve"> context setup request message.</w:t>
      </w:r>
    </w:p>
    <w:p w14:paraId="12080EED" w14:textId="77777777" w:rsidR="00CE48EE" w:rsidRPr="00D76749" w:rsidRDefault="00CE48EE" w:rsidP="00CE48EE">
      <w:pPr>
        <w:pStyle w:val="B10"/>
        <w:rPr>
          <w:lang w:eastAsia="zh-CN"/>
        </w:rPr>
      </w:pPr>
      <w:r w:rsidRPr="00D76749">
        <w:t>3)</w:t>
      </w:r>
      <w:r w:rsidRPr="00D76749">
        <w:tab/>
        <w:t xml:space="preserve">The </w:t>
      </w:r>
      <w:r>
        <w:t>g</w:t>
      </w:r>
      <w:r w:rsidRPr="00D76749">
        <w:t xml:space="preserve">NB sends the </w:t>
      </w:r>
      <w:r>
        <w:t xml:space="preserve">AS </w:t>
      </w:r>
      <w:r w:rsidRPr="00D76749">
        <w:t>SECURITY MODE COMMAND message</w:t>
      </w:r>
      <w:r w:rsidRPr="00D76749">
        <w:rPr>
          <w:lang w:eastAsia="zh-CN"/>
        </w:rPr>
        <w:t>.</w:t>
      </w:r>
    </w:p>
    <w:p w14:paraId="5A3164A6" w14:textId="77777777" w:rsidR="00CE48EE" w:rsidRPr="00D76749" w:rsidRDefault="00CE48EE" w:rsidP="00CE48EE">
      <w:pPr>
        <w:pStyle w:val="B10"/>
        <w:rPr>
          <w:lang w:eastAsia="zh-CN"/>
        </w:rPr>
      </w:pPr>
      <w:r w:rsidRPr="00D76749">
        <w:rPr>
          <w:lang w:eastAsia="zh-CN"/>
        </w:rPr>
        <w:t>4)</w:t>
      </w:r>
      <w:r w:rsidRPr="00D76749">
        <w:rPr>
          <w:lang w:eastAsia="zh-CN"/>
        </w:rPr>
        <w:tab/>
        <w:t xml:space="preserve">The UE replies with the AS </w:t>
      </w:r>
      <w:r w:rsidRPr="00D76749">
        <w:t>SECURITY MODE COMPLETE message.</w:t>
      </w:r>
    </w:p>
    <w:p w14:paraId="33EF2A3E" w14:textId="77777777" w:rsidR="00CE48EE" w:rsidRPr="00D76749" w:rsidRDefault="00CE48EE" w:rsidP="00CE48EE">
      <w:pPr>
        <w:rPr>
          <w:b/>
          <w:lang w:eastAsia="zh-CN"/>
        </w:rPr>
      </w:pPr>
      <w:r w:rsidRPr="00D76749">
        <w:rPr>
          <w:b/>
          <w:lang w:eastAsia="zh-CN"/>
        </w:rPr>
        <w:t>Expected Results:</w:t>
      </w:r>
    </w:p>
    <w:p w14:paraId="7934629D" w14:textId="77777777" w:rsidR="00CE48EE" w:rsidRPr="00D76749" w:rsidRDefault="00CE48EE" w:rsidP="00CE48EE">
      <w:r w:rsidRPr="00D76749">
        <w:rPr>
          <w:lang w:eastAsia="zh-CN"/>
        </w:rPr>
        <w:t xml:space="preserve">The </w:t>
      </w:r>
      <w:r>
        <w:rPr>
          <w:lang w:eastAsia="zh-CN"/>
        </w:rPr>
        <w:t>g</w:t>
      </w:r>
      <w:r w:rsidRPr="00D76749">
        <w:rPr>
          <w:lang w:eastAsia="zh-CN"/>
        </w:rPr>
        <w:t>NB initiates the SECURITY MODE COMMAND message that includes the chosen algorithm with the</w:t>
      </w:r>
      <w:r w:rsidRPr="00D76749">
        <w:t xml:space="preserve"> highest priority according to the ordered lists and is contained in the UE </w:t>
      </w:r>
      <w:r>
        <w:t>NR</w:t>
      </w:r>
      <w:r w:rsidRPr="00D76749">
        <w:t xml:space="preserve"> security capabilities. </w:t>
      </w:r>
    </w:p>
    <w:p w14:paraId="69B815EC" w14:textId="77777777" w:rsidR="00CE48EE" w:rsidRPr="00D76749" w:rsidRDefault="00CE48EE" w:rsidP="00CE48EE">
      <w:pPr>
        <w:rPr>
          <w:lang w:eastAsia="zh-CN"/>
        </w:rPr>
      </w:pPr>
      <w:r w:rsidRPr="00D76749">
        <w:t>The MAC in the AS SECURITY MODE COMPLETE message is verified, and the AS protection algorithms are selected and applied correctly.</w:t>
      </w:r>
    </w:p>
    <w:p w14:paraId="562DE65C" w14:textId="77777777" w:rsidR="00CE48EE" w:rsidRPr="00D76749" w:rsidRDefault="00CE48EE" w:rsidP="00CE48EE">
      <w:pPr>
        <w:rPr>
          <w:b/>
          <w:lang w:eastAsia="zh-CN"/>
        </w:rPr>
      </w:pPr>
      <w:r w:rsidRPr="00D76749">
        <w:rPr>
          <w:b/>
          <w:lang w:eastAsia="zh-CN"/>
        </w:rPr>
        <w:t>Expected format of evidence:</w:t>
      </w:r>
    </w:p>
    <w:p w14:paraId="39EB3947" w14:textId="77777777" w:rsidR="00CE48EE" w:rsidRPr="00A94455" w:rsidRDefault="00CE48EE" w:rsidP="00CE48EE">
      <w:pPr>
        <w:rPr>
          <w:b/>
          <w:lang w:eastAsia="zh-CN"/>
        </w:rPr>
      </w:pPr>
      <w:r w:rsidRPr="00D76749">
        <w:rPr>
          <w:rFonts w:cs="Arial"/>
          <w:color w:val="000000"/>
        </w:rPr>
        <w:t>Sample copies of the log files</w:t>
      </w:r>
      <w:r w:rsidRPr="00D76749">
        <w:rPr>
          <w:rFonts w:hint="eastAsia"/>
          <w:lang w:eastAsia="zh-CN"/>
        </w:rPr>
        <w:t>.</w:t>
      </w:r>
    </w:p>
    <w:p w14:paraId="10013B2D" w14:textId="77777777" w:rsidR="006E1842" w:rsidRPr="00A94455" w:rsidRDefault="006E1842" w:rsidP="006E1842">
      <w:pPr>
        <w:pStyle w:val="Heading5"/>
        <w:rPr>
          <w:color w:val="FF0000"/>
        </w:rPr>
      </w:pPr>
      <w:bookmarkStart w:id="129" w:name="_Toc19696874"/>
      <w:bookmarkStart w:id="130" w:name="_Toc26876868"/>
      <w:bookmarkStart w:id="131" w:name="_Toc35529498"/>
      <w:bookmarkStart w:id="132" w:name="_Toc35529588"/>
      <w:bookmarkStart w:id="133" w:name="_Toc187239674"/>
      <w:r w:rsidRPr="00A94455">
        <w:t>4.2.2.1.13</w:t>
      </w:r>
      <w:r w:rsidRPr="00A94455">
        <w:tab/>
      </w:r>
      <w:r w:rsidRPr="00A94455">
        <w:rPr>
          <w:lang w:eastAsia="zh-CN"/>
        </w:rPr>
        <w:t xml:space="preserve">Key refresh at </w:t>
      </w:r>
      <w:r w:rsidR="00BB0AC9">
        <w:rPr>
          <w:lang w:eastAsia="zh-CN"/>
        </w:rPr>
        <w:t xml:space="preserve">the </w:t>
      </w:r>
      <w:r w:rsidRPr="00A94455">
        <w:rPr>
          <w:lang w:eastAsia="zh-CN"/>
        </w:rPr>
        <w:t>gNB</w:t>
      </w:r>
      <w:bookmarkEnd w:id="129"/>
      <w:bookmarkEnd w:id="130"/>
      <w:bookmarkEnd w:id="131"/>
      <w:bookmarkEnd w:id="132"/>
      <w:bookmarkEnd w:id="133"/>
    </w:p>
    <w:p w14:paraId="1A47F3C8" w14:textId="77777777" w:rsidR="006E1842" w:rsidRPr="00A94455" w:rsidRDefault="006E1842" w:rsidP="004C0A68">
      <w:pPr>
        <w:rPr>
          <w:lang w:eastAsia="zh-CN"/>
        </w:rPr>
      </w:pPr>
      <w:r w:rsidRPr="00A94455">
        <w:rPr>
          <w:i/>
        </w:rPr>
        <w:t>Requirement Name</w:t>
      </w:r>
      <w:r w:rsidRPr="00A94455">
        <w:t xml:space="preserve">: </w:t>
      </w:r>
      <w:r w:rsidRPr="00A94455">
        <w:rPr>
          <w:lang w:eastAsia="zh-CN"/>
        </w:rPr>
        <w:t xml:space="preserve">Key refresh at </w:t>
      </w:r>
      <w:r w:rsidR="00BB0AC9">
        <w:rPr>
          <w:lang w:eastAsia="zh-CN"/>
        </w:rPr>
        <w:t xml:space="preserve">the </w:t>
      </w:r>
      <w:r w:rsidRPr="00A94455">
        <w:rPr>
          <w:lang w:eastAsia="zh-CN"/>
        </w:rPr>
        <w:t>gNB</w:t>
      </w:r>
    </w:p>
    <w:p w14:paraId="55600F9B" w14:textId="77777777" w:rsidR="006E1842" w:rsidRPr="00A94455" w:rsidRDefault="006E1842" w:rsidP="004C0A68">
      <w:r w:rsidRPr="00A94455">
        <w:rPr>
          <w:i/>
        </w:rPr>
        <w:t xml:space="preserve">Requirement Reference: </w:t>
      </w:r>
      <w:r w:rsidR="00873CEC" w:rsidRPr="00A94455">
        <w:t xml:space="preserve">TS 33.501 </w:t>
      </w:r>
      <w:r w:rsidR="00C004AE">
        <w:t>[2]</w:t>
      </w:r>
      <w:r w:rsidR="00873CEC" w:rsidRPr="00A94455">
        <w:t xml:space="preserve">, clause </w:t>
      </w:r>
      <w:r w:rsidR="001960DB">
        <w:t>6.9.4.1</w:t>
      </w:r>
      <w:r w:rsidR="00BB0AC9">
        <w:rPr>
          <w:lang w:eastAsia="zh-CN"/>
        </w:rPr>
        <w:t>;</w:t>
      </w:r>
      <w:r w:rsidR="00BB0AC9">
        <w:t xml:space="preserve"> </w:t>
      </w:r>
      <w:r w:rsidR="00BB0AC9">
        <w:rPr>
          <w:lang w:eastAsia="zh-CN"/>
        </w:rPr>
        <w:t>TS 38.331 [6], clause 5.3.1.2</w:t>
      </w:r>
      <w:r w:rsidR="00873CEC" w:rsidRPr="00A94455">
        <w:t xml:space="preserve"> </w:t>
      </w:r>
    </w:p>
    <w:p w14:paraId="61437FE1" w14:textId="77777777" w:rsidR="006E1842" w:rsidRDefault="006E1842" w:rsidP="004C0A68">
      <w:pPr>
        <w:rPr>
          <w:lang w:eastAsia="zh-CN"/>
        </w:rPr>
      </w:pPr>
      <w:r w:rsidRPr="00A94455">
        <w:rPr>
          <w:i/>
        </w:rPr>
        <w:t>Requirement Description</w:t>
      </w:r>
      <w:r w:rsidRPr="00A94455">
        <w:t xml:space="preserve">: </w:t>
      </w:r>
      <w:r w:rsidRPr="00F11E7E">
        <w:rPr>
          <w:iCs/>
        </w:rPr>
        <w:t xml:space="preserve">Key refresh </w:t>
      </w:r>
      <w:r w:rsidR="00F11E7E" w:rsidRPr="00F11E7E">
        <w:rPr>
          <w:iCs/>
        </w:rPr>
        <w:t>is</w:t>
      </w:r>
      <w:r w:rsidRPr="00F11E7E">
        <w:rPr>
          <w:iCs/>
        </w:rPr>
        <w:t xml:space="preserve"> possible for K</w:t>
      </w:r>
      <w:r w:rsidRPr="00F11E7E">
        <w:rPr>
          <w:iCs/>
          <w:vertAlign w:val="subscript"/>
        </w:rPr>
        <w:t>gNB</w:t>
      </w:r>
      <w:r w:rsidRPr="00F11E7E">
        <w:rPr>
          <w:iCs/>
        </w:rPr>
        <w:t>, K</w:t>
      </w:r>
      <w:r w:rsidRPr="00F11E7E">
        <w:rPr>
          <w:iCs/>
          <w:vertAlign w:val="subscript"/>
        </w:rPr>
        <w:t>RRC-enc</w:t>
      </w:r>
      <w:r w:rsidRPr="00F11E7E">
        <w:rPr>
          <w:iCs/>
        </w:rPr>
        <w:t>, K</w:t>
      </w:r>
      <w:r w:rsidRPr="00F11E7E">
        <w:rPr>
          <w:iCs/>
          <w:vertAlign w:val="subscript"/>
        </w:rPr>
        <w:t>RRC-int</w:t>
      </w:r>
      <w:r w:rsidRPr="00F11E7E">
        <w:rPr>
          <w:iCs/>
        </w:rPr>
        <w:t xml:space="preserve">, </w:t>
      </w:r>
      <w:r w:rsidR="00F11E7E" w:rsidRPr="00F43010">
        <w:rPr>
          <w:iCs/>
        </w:rPr>
        <w:t>K</w:t>
      </w:r>
      <w:r w:rsidR="00F11E7E" w:rsidRPr="00F43010">
        <w:rPr>
          <w:iCs/>
          <w:vertAlign w:val="subscript"/>
        </w:rPr>
        <w:t>UP-enc</w:t>
      </w:r>
      <w:r w:rsidR="00F11E7E" w:rsidRPr="00F11E7E">
        <w:rPr>
          <w:iCs/>
        </w:rPr>
        <w:t xml:space="preserve">, and </w:t>
      </w:r>
      <w:r w:rsidRPr="00F11E7E">
        <w:rPr>
          <w:iCs/>
        </w:rPr>
        <w:t>K</w:t>
      </w:r>
      <w:r w:rsidRPr="00F11E7E">
        <w:rPr>
          <w:iCs/>
          <w:vertAlign w:val="subscript"/>
        </w:rPr>
        <w:t>UP-int</w:t>
      </w:r>
      <w:r w:rsidR="00F11E7E" w:rsidRPr="00F11E7E">
        <w:rPr>
          <w:iCs/>
        </w:rPr>
        <w:t xml:space="preserve"> (if available)</w:t>
      </w:r>
      <w:r w:rsidR="00F11E7E">
        <w:rPr>
          <w:iCs/>
        </w:rPr>
        <w:t xml:space="preserve">, </w:t>
      </w:r>
      <w:r w:rsidRPr="00F11E7E">
        <w:rPr>
          <w:iCs/>
        </w:rPr>
        <w:t xml:space="preserve">and </w:t>
      </w:r>
      <w:r w:rsidR="00F11E7E">
        <w:rPr>
          <w:iCs/>
        </w:rPr>
        <w:t>is to</w:t>
      </w:r>
      <w:r w:rsidRPr="00F11E7E">
        <w:rPr>
          <w:iCs/>
        </w:rPr>
        <w:t xml:space="preserve"> </w:t>
      </w:r>
      <w:r w:rsidR="00F11E7E">
        <w:rPr>
          <w:iCs/>
        </w:rPr>
        <w:t xml:space="preserve">be </w:t>
      </w:r>
      <w:r w:rsidRPr="00F11E7E">
        <w:rPr>
          <w:iCs/>
        </w:rPr>
        <w:t>initiated by the gNB</w:t>
      </w:r>
      <w:r w:rsidR="00F11E7E" w:rsidRPr="00F43010">
        <w:rPr>
          <w:iCs/>
        </w:rPr>
        <w:t>/ng-eNB</w:t>
      </w:r>
      <w:r w:rsidRPr="00F11E7E">
        <w:rPr>
          <w:iCs/>
        </w:rPr>
        <w:t xml:space="preserve"> when a PDCP COUNTs </w:t>
      </w:r>
      <w:r w:rsidR="001960DB" w:rsidRPr="00F11E7E">
        <w:rPr>
          <w:iCs/>
        </w:rPr>
        <w:t xml:space="preserve">are </w:t>
      </w:r>
      <w:r w:rsidRPr="00F11E7E">
        <w:rPr>
          <w:iCs/>
        </w:rPr>
        <w:t>about to be re-used with the same Radio Bearer identity and with the same K</w:t>
      </w:r>
      <w:r w:rsidRPr="00F11E7E">
        <w:rPr>
          <w:iCs/>
          <w:vertAlign w:val="subscript"/>
        </w:rPr>
        <w:t>gNB</w:t>
      </w:r>
      <w:r w:rsidRPr="00F11E7E">
        <w:rPr>
          <w:iCs/>
        </w:rPr>
        <w:t>.</w:t>
      </w:r>
      <w:r w:rsidRPr="00F11E7E">
        <w:rPr>
          <w:iCs/>
          <w:lang w:eastAsia="zh-CN"/>
        </w:rPr>
        <w:t xml:space="preserve"> as specified in </w:t>
      </w:r>
      <w:r w:rsidRPr="00F11E7E">
        <w:rPr>
          <w:iCs/>
        </w:rPr>
        <w:t>TS 3</w:t>
      </w:r>
      <w:r w:rsidRPr="00A94455">
        <w:t xml:space="preserve">3.501 </w:t>
      </w:r>
      <w:r w:rsidR="00C004AE">
        <w:rPr>
          <w:lang w:eastAsia="zh-CN"/>
        </w:rPr>
        <w:t>[2]</w:t>
      </w:r>
      <w:r w:rsidRPr="00A94455">
        <w:t xml:space="preserve">, clause </w:t>
      </w:r>
      <w:r w:rsidR="001960DB">
        <w:t>6.9.4.1</w:t>
      </w:r>
      <w:r w:rsidRPr="00A94455">
        <w:rPr>
          <w:lang w:eastAsia="zh-CN"/>
        </w:rPr>
        <w:t>.</w:t>
      </w:r>
    </w:p>
    <w:p w14:paraId="758DBB05" w14:textId="77777777" w:rsidR="00BB0AC9" w:rsidRPr="00A94455" w:rsidRDefault="00BB0AC9" w:rsidP="004C0A68">
      <w:pPr>
        <w:rPr>
          <w:lang w:eastAsia="zh-CN"/>
        </w:rPr>
      </w:pPr>
      <w:r>
        <w:rPr>
          <w:lang w:eastAsia="zh-CN"/>
        </w:rPr>
        <w:t>The network is responsible for avoiding reuse of the COUNT with the same RB identity and with the same key, e.g. due to the transfer of large volumes of data, release and establishment of new RBs, and multiple termination point changes for RLC-UM bearers</w:t>
      </w:r>
      <w:r w:rsidR="00F11E7E" w:rsidRPr="00F11E7E">
        <w:rPr>
          <w:lang w:eastAsia="zh-CN"/>
        </w:rPr>
        <w:t xml:space="preserve"> and multiple termination point changes for RLC-AM bearer with SN terminated PDCP re-establishment (COUNT reset) due to SN only full configuration whilst the key stream inputs (i.e. bearer ID, security key) at MN have not been updated</w:t>
      </w:r>
      <w:r>
        <w:rPr>
          <w:lang w:eastAsia="zh-CN"/>
        </w:rPr>
        <w:t>. In order to avoid such re-use, the network e.g. use</w:t>
      </w:r>
      <w:r w:rsidR="00F11E7E">
        <w:rPr>
          <w:lang w:eastAsia="zh-CN"/>
        </w:rPr>
        <w:t>s</w:t>
      </w:r>
      <w:r>
        <w:rPr>
          <w:lang w:eastAsia="zh-CN"/>
        </w:rPr>
        <w:t xml:space="preserve"> different RB identities for RB establishments, change the AS security key, or an RRC_CONNECTED to RRC_IDLE/RRC_INACTIVE and then to RRC_CONNECTED transition as specified in TS 38.331 [6], clause 5.3.1.2.</w:t>
      </w:r>
    </w:p>
    <w:p w14:paraId="594C9850" w14:textId="77777777" w:rsidR="001D258D" w:rsidRDefault="006E1842" w:rsidP="004C0A68">
      <w:pPr>
        <w:keepNext/>
      </w:pPr>
      <w:r w:rsidRPr="00A94455">
        <w:rPr>
          <w:i/>
        </w:rPr>
        <w:t>Threat References</w:t>
      </w:r>
      <w:r w:rsidRPr="00A94455">
        <w:t xml:space="preserve">: </w:t>
      </w:r>
      <w:r w:rsidR="003867C5" w:rsidRPr="00A94455">
        <w:t xml:space="preserve">TR 33.926 </w:t>
      </w:r>
      <w:r w:rsidR="00C004AE">
        <w:t>[</w:t>
      </w:r>
      <w:r w:rsidR="001D258D">
        <w:t>5</w:t>
      </w:r>
      <w:r w:rsidR="00C004AE">
        <w:t>]</w:t>
      </w:r>
      <w:r w:rsidR="003867C5" w:rsidRPr="00A94455">
        <w:t xml:space="preserve">, clause </w:t>
      </w:r>
      <w:r w:rsidR="00F3536D">
        <w:t>D</w:t>
      </w:r>
      <w:r w:rsidR="003867C5" w:rsidRPr="00A94455">
        <w:t>.2.2.</w:t>
      </w:r>
      <w:r w:rsidR="007601CF" w:rsidRPr="00A94455">
        <w:t>7</w:t>
      </w:r>
      <w:r w:rsidR="003867C5" w:rsidRPr="00A94455">
        <w:t xml:space="preserve"> Key Reuse</w:t>
      </w:r>
    </w:p>
    <w:p w14:paraId="6A7C2BAC" w14:textId="77777777" w:rsidR="001D258D" w:rsidRDefault="001D258D" w:rsidP="001D258D">
      <w:pPr>
        <w:keepNext/>
        <w:rPr>
          <w:i/>
        </w:rPr>
      </w:pPr>
      <w:r>
        <w:rPr>
          <w:i/>
        </w:rPr>
        <w:t xml:space="preserve">Test Case: </w:t>
      </w:r>
    </w:p>
    <w:p w14:paraId="38A453EE" w14:textId="77777777" w:rsidR="001D258D" w:rsidRDefault="001D258D" w:rsidP="001D258D">
      <w:pPr>
        <w:rPr>
          <w:rFonts w:cs="Arial"/>
          <w:b/>
          <w:i/>
          <w:color w:val="000000"/>
        </w:rPr>
      </w:pPr>
      <w:r>
        <w:rPr>
          <w:rFonts w:cs="Arial"/>
          <w:b/>
          <w:color w:val="000000"/>
        </w:rPr>
        <w:t xml:space="preserve">Test Name: </w:t>
      </w:r>
      <w:r>
        <w:t>TC_GNB_KEY_REFRESH_DRB_ID</w:t>
      </w:r>
    </w:p>
    <w:p w14:paraId="1334A143" w14:textId="77777777" w:rsidR="001D258D" w:rsidRDefault="001D258D" w:rsidP="001D258D">
      <w:pPr>
        <w:rPr>
          <w:b/>
          <w:lang w:eastAsia="zh-CN"/>
        </w:rPr>
      </w:pPr>
      <w:r>
        <w:rPr>
          <w:b/>
          <w:lang w:eastAsia="zh-CN"/>
        </w:rPr>
        <w:t>Purpose:</w:t>
      </w:r>
    </w:p>
    <w:p w14:paraId="651B4BF9" w14:textId="77777777" w:rsidR="001D258D" w:rsidRDefault="001D258D" w:rsidP="001D258D">
      <w:pPr>
        <w:rPr>
          <w:lang w:eastAsia="zh-CN"/>
        </w:rPr>
      </w:pPr>
      <w:r>
        <w:rPr>
          <w:lang w:eastAsia="zh-CN"/>
        </w:rPr>
        <w:t xml:space="preserve">Verify that the gNB performs </w:t>
      </w:r>
      <w:r>
        <w:t>K</w:t>
      </w:r>
      <w:r>
        <w:rPr>
          <w:vertAlign w:val="subscript"/>
        </w:rPr>
        <w:t>gNB</w:t>
      </w:r>
      <w:r>
        <w:rPr>
          <w:lang w:eastAsia="zh-CN"/>
        </w:rPr>
        <w:t xml:space="preserve"> refresh when </w:t>
      </w:r>
      <w:r>
        <w:t>DRB-IDs are about to be reused under the following conditions</w:t>
      </w:r>
      <w:r>
        <w:rPr>
          <w:lang w:eastAsia="zh-CN"/>
        </w:rPr>
        <w:t xml:space="preserve">:  </w:t>
      </w:r>
    </w:p>
    <w:p w14:paraId="633E77FB" w14:textId="77777777" w:rsidR="001D258D" w:rsidRDefault="001D258D" w:rsidP="00AD7A10">
      <w:pPr>
        <w:pStyle w:val="B10"/>
        <w:rPr>
          <w:rFonts w:eastAsia="MS Mincho"/>
          <w:lang w:eastAsia="zh-CN"/>
        </w:rPr>
      </w:pPr>
      <w:r>
        <w:rPr>
          <w:rFonts w:eastAsia="MS Mincho"/>
          <w:lang w:eastAsia="zh-CN"/>
        </w:rPr>
        <w:t>-</w:t>
      </w:r>
      <w:r>
        <w:rPr>
          <w:rFonts w:eastAsia="MS Mincho"/>
          <w:lang w:eastAsia="zh-CN"/>
        </w:rPr>
        <w:tab/>
        <w:t xml:space="preserve">the successive Radio Bearer establishment uses the same RB identity while the </w:t>
      </w:r>
      <w:r>
        <w:t>PDCP COUNT</w:t>
      </w:r>
      <w:r>
        <w:rPr>
          <w:rFonts w:eastAsia="MS Mincho"/>
          <w:lang w:eastAsia="zh-CN"/>
        </w:rPr>
        <w:t xml:space="preserve"> is reset to 0, or</w:t>
      </w:r>
    </w:p>
    <w:p w14:paraId="6E8DC0EE" w14:textId="77777777" w:rsidR="001D258D" w:rsidRDefault="001D258D" w:rsidP="00AD7A10">
      <w:pPr>
        <w:pStyle w:val="B10"/>
        <w:rPr>
          <w:rFonts w:eastAsia="MS Mincho"/>
          <w:lang w:eastAsia="zh-CN"/>
        </w:rPr>
      </w:pPr>
      <w:r>
        <w:t>-</w:t>
      </w:r>
      <w:r>
        <w:tab/>
        <w:t xml:space="preserve">the PDCP COUNT is reset to 0 but the </w:t>
      </w:r>
      <w:r>
        <w:rPr>
          <w:rFonts w:eastAsia="MS Mincho"/>
          <w:lang w:eastAsia="zh-CN"/>
        </w:rPr>
        <w:t xml:space="preserve">RB identity </w:t>
      </w:r>
      <w:r>
        <w:t>is increased after multiple calls and wraps around.</w:t>
      </w:r>
    </w:p>
    <w:p w14:paraId="4F2F681D" w14:textId="77777777" w:rsidR="001D258D" w:rsidRDefault="001D258D" w:rsidP="001D258D">
      <w:pPr>
        <w:rPr>
          <w:rFonts w:eastAsia="SimSun"/>
          <w:b/>
          <w:lang w:eastAsia="zh-CN"/>
        </w:rPr>
      </w:pPr>
      <w:r>
        <w:rPr>
          <w:b/>
          <w:lang w:eastAsia="zh-CN"/>
        </w:rPr>
        <w:t>Pre-Conditions:</w:t>
      </w:r>
    </w:p>
    <w:p w14:paraId="3CCE58D8" w14:textId="59C91A7E" w:rsidR="004D11A9" w:rsidRDefault="004D11A9" w:rsidP="004D11A9">
      <w:pPr>
        <w:pStyle w:val="B10"/>
        <w:rPr>
          <w:lang w:eastAsia="zh-CN"/>
        </w:rPr>
      </w:pPr>
      <w:r w:rsidRPr="002742AB">
        <w:rPr>
          <w:lang w:val="en-US"/>
        </w:rPr>
        <w:t>-</w:t>
      </w:r>
      <w:r w:rsidRPr="002742AB">
        <w:rPr>
          <w:lang w:val="en-US"/>
        </w:rPr>
        <w:tab/>
        <w:t>Test environment with</w:t>
      </w:r>
      <w:r>
        <w:rPr>
          <w:lang w:eastAsia="zh-CN"/>
        </w:rPr>
        <w:t xml:space="preserve">  UE, </w:t>
      </w:r>
      <w:r w:rsidRPr="002742AB">
        <w:rPr>
          <w:lang w:val="en-US"/>
        </w:rPr>
        <w:t>which may be simulated</w:t>
      </w:r>
      <w:r>
        <w:rPr>
          <w:lang w:eastAsia="zh-CN"/>
        </w:rPr>
        <w:t xml:space="preserve"> </w:t>
      </w:r>
    </w:p>
    <w:p w14:paraId="4C8D55D2" w14:textId="533339D3" w:rsidR="004D11A9" w:rsidRDefault="004D11A9" w:rsidP="004D11A9">
      <w:pPr>
        <w:pStyle w:val="B10"/>
        <w:rPr>
          <w:lang w:eastAsia="zh-CN"/>
        </w:rPr>
      </w:pPr>
      <w:r w:rsidRPr="00D97571">
        <w:rPr>
          <w:lang w:eastAsia="zh-CN"/>
        </w:rPr>
        <w:t>-</w:t>
      </w:r>
      <w:r w:rsidRPr="00D97571">
        <w:rPr>
          <w:lang w:eastAsia="zh-CN"/>
        </w:rPr>
        <w:tab/>
      </w:r>
      <w:r>
        <w:rPr>
          <w:lang w:eastAsia="zh-CN"/>
        </w:rPr>
        <w:t>T</w:t>
      </w:r>
      <w:r w:rsidRPr="00D97571">
        <w:rPr>
          <w:lang w:eastAsia="zh-CN"/>
        </w:rPr>
        <w:t>est environment with one of the following setups:</w:t>
      </w:r>
    </w:p>
    <w:p w14:paraId="4D626D1B" w14:textId="77777777" w:rsidR="004D11A9" w:rsidRDefault="004D11A9" w:rsidP="004D11A9">
      <w:pPr>
        <w:pStyle w:val="B2"/>
        <w:rPr>
          <w:lang w:eastAsia="zh-CN"/>
        </w:rPr>
      </w:pPr>
      <w:r w:rsidRPr="002742AB">
        <w:t>-</w:t>
      </w:r>
      <w:r w:rsidRPr="002742AB">
        <w:tab/>
      </w:r>
      <w:r>
        <w:rPr>
          <w:lang w:eastAsia="zh-CN"/>
        </w:rPr>
        <w:t>AMF and SMF</w:t>
      </w:r>
      <w:r w:rsidRPr="00DF6DDF">
        <w:rPr>
          <w:lang w:eastAsia="zh-CN"/>
        </w:rPr>
        <w:t>, may be simulated (applicability depend</w:t>
      </w:r>
      <w:r>
        <w:rPr>
          <w:lang w:eastAsia="zh-CN"/>
        </w:rPr>
        <w:t>s</w:t>
      </w:r>
      <w:r w:rsidRPr="00DF6DDF">
        <w:rPr>
          <w:lang w:eastAsia="zh-CN"/>
        </w:rPr>
        <w:t xml:space="preserve"> on implementation)</w:t>
      </w:r>
      <w:r>
        <w:rPr>
          <w:lang w:eastAsia="zh-CN"/>
        </w:rPr>
        <w:t xml:space="preserve"> </w:t>
      </w:r>
    </w:p>
    <w:p w14:paraId="68BA11E6" w14:textId="130A2F0A" w:rsidR="001D258D" w:rsidRDefault="004D11A9" w:rsidP="004D11A9">
      <w:pPr>
        <w:pStyle w:val="B2"/>
        <w:rPr>
          <w:lang w:eastAsia="zh-CN"/>
        </w:rPr>
      </w:pPr>
      <w:r>
        <w:rPr>
          <w:lang w:eastAsia="zh-CN"/>
        </w:rPr>
        <w:t>-</w:t>
      </w:r>
      <w:r>
        <w:rPr>
          <w:lang w:eastAsia="zh-CN"/>
        </w:rPr>
        <w:tab/>
        <w:t>IMS,  may be simulated.</w:t>
      </w:r>
    </w:p>
    <w:p w14:paraId="454D9DF0" w14:textId="77777777" w:rsidR="001D258D" w:rsidRDefault="001D258D" w:rsidP="001D258D">
      <w:pPr>
        <w:rPr>
          <w:b/>
          <w:lang w:eastAsia="zh-CN"/>
        </w:rPr>
      </w:pPr>
      <w:r>
        <w:rPr>
          <w:b/>
          <w:lang w:eastAsia="zh-CN"/>
        </w:rPr>
        <w:t>Execution Steps</w:t>
      </w:r>
    </w:p>
    <w:p w14:paraId="4DB0E3EB" w14:textId="77777777" w:rsidR="001D258D" w:rsidRDefault="001D258D" w:rsidP="004C0A68">
      <w:pPr>
        <w:pStyle w:val="B10"/>
        <w:rPr>
          <w:lang w:eastAsia="zh-CN"/>
        </w:rPr>
      </w:pPr>
      <w:r>
        <w:rPr>
          <w:lang w:eastAsia="zh-CN"/>
        </w:rPr>
        <w:t xml:space="preserve">1) The </w:t>
      </w:r>
      <w:r w:rsidR="004610EC">
        <w:rPr>
          <w:lang w:eastAsia="zh-CN"/>
        </w:rPr>
        <w:t xml:space="preserve">tester triggers the </w:t>
      </w:r>
      <w:r>
        <w:rPr>
          <w:lang w:eastAsia="zh-CN"/>
        </w:rPr>
        <w:t xml:space="preserve">gNB </w:t>
      </w:r>
      <w:r w:rsidR="004610EC">
        <w:rPr>
          <w:lang w:eastAsia="zh-CN"/>
        </w:rPr>
        <w:t xml:space="preserve">to </w:t>
      </w:r>
      <w:r>
        <w:rPr>
          <w:lang w:eastAsia="zh-CN"/>
        </w:rPr>
        <w:t>send the AS Security Mode Command message to the UE.</w:t>
      </w:r>
    </w:p>
    <w:p w14:paraId="16247F26" w14:textId="77777777" w:rsidR="001D258D" w:rsidRDefault="001D258D" w:rsidP="004C0A68">
      <w:pPr>
        <w:pStyle w:val="B10"/>
        <w:rPr>
          <w:lang w:eastAsia="zh-CN"/>
        </w:rPr>
      </w:pPr>
      <w:r>
        <w:rPr>
          <w:lang w:eastAsia="zh-CN"/>
        </w:rPr>
        <w:t>2)</w:t>
      </w:r>
      <w:r>
        <w:rPr>
          <w:lang w:eastAsia="zh-CN"/>
        </w:rPr>
        <w:tab/>
        <w:t>The UE responds with the AS Security Mode Complete message.</w:t>
      </w:r>
    </w:p>
    <w:p w14:paraId="112E80F1" w14:textId="77777777" w:rsidR="001D258D" w:rsidRDefault="001D258D" w:rsidP="004C0A68">
      <w:pPr>
        <w:pStyle w:val="B10"/>
        <w:rPr>
          <w:lang w:eastAsia="zh-CN"/>
        </w:rPr>
      </w:pPr>
      <w:r>
        <w:rPr>
          <w:lang w:eastAsia="zh-CN"/>
        </w:rPr>
        <w:t>3)</w:t>
      </w:r>
      <w:r>
        <w:rPr>
          <w:lang w:eastAsia="zh-CN"/>
        </w:rPr>
        <w:tab/>
        <w:t>A DRB is set up.</w:t>
      </w:r>
    </w:p>
    <w:p w14:paraId="40155081" w14:textId="77777777" w:rsidR="001D258D" w:rsidRDefault="001D258D" w:rsidP="004C0A68">
      <w:pPr>
        <w:pStyle w:val="B10"/>
        <w:rPr>
          <w:lang w:eastAsia="zh-CN"/>
        </w:rPr>
      </w:pPr>
      <w:r>
        <w:rPr>
          <w:lang w:eastAsia="zh-CN"/>
        </w:rPr>
        <w:t>4)</w:t>
      </w:r>
      <w:r>
        <w:rPr>
          <w:lang w:eastAsia="zh-CN"/>
        </w:rPr>
        <w:tab/>
      </w:r>
      <w:r w:rsidR="004610EC">
        <w:rPr>
          <w:lang w:eastAsia="zh-CN"/>
        </w:rPr>
        <w:t>The tester</w:t>
      </w:r>
      <w:r>
        <w:rPr>
          <w:lang w:eastAsia="zh-CN"/>
        </w:rPr>
        <w:t xml:space="preserve"> set</w:t>
      </w:r>
      <w:r w:rsidR="004610EC">
        <w:rPr>
          <w:lang w:eastAsia="zh-CN"/>
        </w:rPr>
        <w:t>s</w:t>
      </w:r>
      <w:r>
        <w:rPr>
          <w:lang w:eastAsia="zh-CN"/>
        </w:rPr>
        <w:t xml:space="preserve"> up and </w:t>
      </w:r>
      <w:r w:rsidR="004610EC">
        <w:rPr>
          <w:lang w:eastAsia="zh-CN"/>
        </w:rPr>
        <w:t xml:space="preserve">tears </w:t>
      </w:r>
      <w:r>
        <w:rPr>
          <w:lang w:eastAsia="zh-CN"/>
        </w:rPr>
        <w:t xml:space="preserve">down </w:t>
      </w:r>
      <w:r w:rsidR="004610EC">
        <w:rPr>
          <w:lang w:eastAsia="zh-CN"/>
        </w:rPr>
        <w:t xml:space="preserve">the DRB </w:t>
      </w:r>
      <w:r>
        <w:rPr>
          <w:lang w:eastAsia="zh-CN"/>
        </w:rPr>
        <w:t xml:space="preserve">for multiple times within one active radio connection without the UE going to idle (e.g. by </w:t>
      </w:r>
      <w:r w:rsidR="004610EC">
        <w:rPr>
          <w:lang w:eastAsia="zh-CN"/>
        </w:rPr>
        <w:t xml:space="preserve">triggering </w:t>
      </w:r>
      <w:r>
        <w:rPr>
          <w:lang w:eastAsia="zh-CN"/>
        </w:rPr>
        <w:t xml:space="preserve">the UE </w:t>
      </w:r>
      <w:r w:rsidR="004610EC">
        <w:rPr>
          <w:lang w:eastAsia="zh-CN"/>
        </w:rPr>
        <w:t xml:space="preserve">to make </w:t>
      </w:r>
      <w:r>
        <w:rPr>
          <w:lang w:eastAsia="zh-CN"/>
        </w:rPr>
        <w:t xml:space="preserve">multiple IMS calls, or by </w:t>
      </w:r>
      <w:r w:rsidR="004610EC">
        <w:rPr>
          <w:lang w:eastAsia="zh-CN"/>
        </w:rPr>
        <w:t xml:space="preserve">triggering </w:t>
      </w:r>
      <w:r>
        <w:rPr>
          <w:lang w:eastAsia="zh-CN"/>
        </w:rPr>
        <w:t xml:space="preserve">the SMF </w:t>
      </w:r>
      <w:r w:rsidR="004610EC">
        <w:rPr>
          <w:lang w:eastAsia="zh-CN"/>
        </w:rPr>
        <w:t xml:space="preserve">to </w:t>
      </w:r>
      <w:r>
        <w:rPr>
          <w:lang w:eastAsia="zh-CN"/>
        </w:rPr>
        <w:t xml:space="preserve">request PDU session modification and deactivation via the AMF), until the </w:t>
      </w:r>
      <w:r>
        <w:t>DRB ID is reused</w:t>
      </w:r>
      <w:r>
        <w:rPr>
          <w:lang w:eastAsia="zh-CN"/>
        </w:rPr>
        <w:t>.</w:t>
      </w:r>
    </w:p>
    <w:p w14:paraId="31347F13" w14:textId="1D549B95" w:rsidR="00B52B32" w:rsidRDefault="00B52B32" w:rsidP="00B52B32">
      <w:pPr>
        <w:pStyle w:val="NO"/>
        <w:rPr>
          <w:lang w:eastAsia="zh-CN"/>
        </w:rPr>
      </w:pPr>
      <w:r>
        <w:rPr>
          <w:lang w:eastAsia="zh-CN"/>
        </w:rPr>
        <w:t>NOTE:</w:t>
      </w:r>
      <w:r>
        <w:rPr>
          <w:lang w:eastAsia="zh-CN"/>
        </w:rPr>
        <w:tab/>
      </w:r>
      <w:r w:rsidRPr="00480652">
        <w:rPr>
          <w:lang w:eastAsia="zh-CN"/>
        </w:rPr>
        <w:t xml:space="preserve">Depending on the implementation, PDU session modification/deactivation </w:t>
      </w:r>
      <w:r>
        <w:rPr>
          <w:lang w:eastAsia="zh-CN"/>
        </w:rPr>
        <w:t xml:space="preserve">can </w:t>
      </w:r>
      <w:r w:rsidRPr="00480652">
        <w:rPr>
          <w:lang w:eastAsia="zh-CN"/>
        </w:rPr>
        <w:t xml:space="preserve">release </w:t>
      </w:r>
      <w:r>
        <w:rPr>
          <w:lang w:eastAsia="zh-CN"/>
        </w:rPr>
        <w:t>an active radio connection</w:t>
      </w:r>
      <w:r w:rsidRPr="00480652">
        <w:rPr>
          <w:lang w:eastAsia="zh-CN"/>
        </w:rPr>
        <w:t>. In that case, th</w:t>
      </w:r>
      <w:r>
        <w:rPr>
          <w:lang w:eastAsia="zh-CN"/>
        </w:rPr>
        <w:t>e</w:t>
      </w:r>
      <w:r w:rsidRPr="00480652">
        <w:rPr>
          <w:lang w:eastAsia="zh-CN"/>
        </w:rPr>
        <w:t xml:space="preserve"> test </w:t>
      </w:r>
      <w:r>
        <w:rPr>
          <w:lang w:eastAsia="zh-CN"/>
        </w:rPr>
        <w:t xml:space="preserve">can </w:t>
      </w:r>
      <w:r w:rsidRPr="00480652">
        <w:rPr>
          <w:lang w:eastAsia="zh-CN"/>
        </w:rPr>
        <w:t>require IMS</w:t>
      </w:r>
      <w:r>
        <w:rPr>
          <w:lang w:eastAsia="zh-CN"/>
        </w:rPr>
        <w:t xml:space="preserve"> session and data session to </w:t>
      </w:r>
      <w:r w:rsidRPr="00480652">
        <w:rPr>
          <w:lang w:eastAsia="zh-CN"/>
        </w:rPr>
        <w:t>setup/teardown that triggers DRB release/re-establishment.</w:t>
      </w:r>
    </w:p>
    <w:p w14:paraId="0CBE2C20" w14:textId="77777777" w:rsidR="001D258D" w:rsidRDefault="001D258D" w:rsidP="001D258D">
      <w:pPr>
        <w:rPr>
          <w:b/>
          <w:lang w:eastAsia="zh-CN"/>
        </w:rPr>
      </w:pPr>
      <w:r>
        <w:rPr>
          <w:b/>
          <w:lang w:eastAsia="zh-CN"/>
        </w:rPr>
        <w:t>Expected Results:</w:t>
      </w:r>
    </w:p>
    <w:p w14:paraId="76AF7122" w14:textId="77777777" w:rsidR="001D258D" w:rsidRDefault="001D258D" w:rsidP="001D258D">
      <w:pPr>
        <w:rPr>
          <w:lang w:eastAsia="zh-CN"/>
        </w:rPr>
      </w:pPr>
      <w:r>
        <w:t xml:space="preserve">Before DRB ID reuse, </w:t>
      </w:r>
      <w:r>
        <w:rPr>
          <w:lang w:eastAsia="zh-CN"/>
        </w:rPr>
        <w:t xml:space="preserve">the gNB takes a new </w:t>
      </w:r>
      <w:r>
        <w:t>K</w:t>
      </w:r>
      <w:r>
        <w:rPr>
          <w:vertAlign w:val="subscript"/>
        </w:rPr>
        <w:t>gNB</w:t>
      </w:r>
      <w:r>
        <w:rPr>
          <w:lang w:eastAsia="zh-CN"/>
        </w:rPr>
        <w:t xml:space="preserve"> into use by e.g. triggering an </w:t>
      </w:r>
      <w:r>
        <w:t>intra-cell handover</w:t>
      </w:r>
      <w:r>
        <w:rPr>
          <w:lang w:eastAsia="zh-CN"/>
        </w:rPr>
        <w:t xml:space="preserve"> or triggering a transition from RRC_CONNECTED to RRC_IDLE or RRC_INACTIVE and then back to RRC_CONNECTED.</w:t>
      </w:r>
    </w:p>
    <w:p w14:paraId="43941751" w14:textId="77777777" w:rsidR="00805A03" w:rsidRDefault="00805A03" w:rsidP="00805A03">
      <w:pPr>
        <w:pStyle w:val="NO"/>
        <w:rPr>
          <w:lang w:eastAsia="zh-CN"/>
        </w:rPr>
      </w:pPr>
      <w:r>
        <w:rPr>
          <w:rFonts w:hint="eastAsia"/>
          <w:lang w:eastAsia="zh-CN"/>
        </w:rPr>
        <w:t>NOTE</w:t>
      </w:r>
      <w:r w:rsidR="006F6BF7">
        <w:rPr>
          <w:rFonts w:ascii="MS Mincho" w:eastAsia="MS Mincho" w:hAnsi="MS Mincho" w:cs="MS Mincho"/>
          <w:lang w:val="en-US" w:eastAsia="zh-CN"/>
        </w:rPr>
        <w:t>:</w:t>
      </w:r>
      <w:r w:rsidR="006F6BF7">
        <w:rPr>
          <w:rFonts w:ascii="MS Mincho" w:eastAsia="MS Mincho" w:hAnsi="MS Mincho" w:cs="MS Mincho"/>
          <w:lang w:val="en-US" w:eastAsia="zh-CN"/>
        </w:rPr>
        <w:tab/>
      </w:r>
      <w:r>
        <w:t>Random Access Procedure</w:t>
      </w:r>
      <w:r>
        <w:rPr>
          <w:lang w:eastAsia="zh-CN"/>
        </w:rPr>
        <w:t xml:space="preserve"> defined in clause </w:t>
      </w:r>
      <w:r w:rsidRPr="00166082">
        <w:rPr>
          <w:lang w:eastAsia="zh-CN"/>
        </w:rPr>
        <w:t xml:space="preserve">9.2.6 </w:t>
      </w:r>
      <w:r>
        <w:rPr>
          <w:lang w:eastAsia="zh-CN"/>
        </w:rPr>
        <w:t>of TS 38.300[8] runs in the above procedures</w:t>
      </w:r>
      <w:r>
        <w:rPr>
          <w:shd w:val="clear" w:color="auto" w:fill="FFFFFF"/>
        </w:rPr>
        <w:t>.</w:t>
      </w:r>
    </w:p>
    <w:p w14:paraId="234F62E8" w14:textId="77777777" w:rsidR="001D258D" w:rsidRDefault="001D258D" w:rsidP="001D258D">
      <w:pPr>
        <w:rPr>
          <w:b/>
          <w:lang w:eastAsia="zh-CN"/>
        </w:rPr>
      </w:pPr>
      <w:r>
        <w:rPr>
          <w:b/>
          <w:lang w:eastAsia="zh-CN"/>
        </w:rPr>
        <w:t>Expected format of evidence:</w:t>
      </w:r>
    </w:p>
    <w:p w14:paraId="37922803" w14:textId="77777777" w:rsidR="001D258D" w:rsidRPr="00A94455" w:rsidRDefault="001D258D" w:rsidP="00AD7A10">
      <w:pPr>
        <w:rPr>
          <w:b/>
          <w:lang w:eastAsia="zh-CN"/>
        </w:rPr>
      </w:pPr>
      <w:r>
        <w:rPr>
          <w:lang w:eastAsia="zh-CN"/>
        </w:rPr>
        <w:t xml:space="preserve">Part of log that shows all the DRB identities </w:t>
      </w:r>
      <w:r w:rsidR="005752F1" w:rsidRPr="005752F1">
        <w:rPr>
          <w:lang w:eastAsia="zh-CN"/>
        </w:rPr>
        <w:t>and the corresponding procedure</w:t>
      </w:r>
      <w:r>
        <w:rPr>
          <w:lang w:eastAsia="zh-CN"/>
        </w:rPr>
        <w:t>. This part can be presented, for example, as a screenshot.</w:t>
      </w:r>
    </w:p>
    <w:p w14:paraId="7D15CABC" w14:textId="77777777" w:rsidR="006E1842" w:rsidRPr="00A94455" w:rsidRDefault="006E1842" w:rsidP="006E1842">
      <w:pPr>
        <w:pStyle w:val="Heading5"/>
      </w:pPr>
      <w:bookmarkStart w:id="134" w:name="_Toc19696875"/>
      <w:bookmarkStart w:id="135" w:name="_Toc26876869"/>
      <w:bookmarkStart w:id="136" w:name="_Toc35529499"/>
      <w:bookmarkStart w:id="137" w:name="_Toc35529589"/>
      <w:bookmarkStart w:id="138" w:name="_Toc187239675"/>
      <w:r w:rsidRPr="00A94455">
        <w:rPr>
          <w:lang w:eastAsia="zh-CN"/>
        </w:rPr>
        <w:t>4.2.2.1.14</w:t>
      </w:r>
      <w:r w:rsidRPr="00A94455">
        <w:rPr>
          <w:lang w:eastAsia="zh-CN"/>
        </w:rPr>
        <w:tab/>
      </w:r>
      <w:r w:rsidRPr="00A94455">
        <w:t>Bidding down prevention in Xn-handovers</w:t>
      </w:r>
      <w:bookmarkEnd w:id="134"/>
      <w:bookmarkEnd w:id="135"/>
      <w:bookmarkEnd w:id="136"/>
      <w:bookmarkEnd w:id="137"/>
      <w:bookmarkEnd w:id="138"/>
    </w:p>
    <w:p w14:paraId="480F91B9" w14:textId="77777777" w:rsidR="00873CEC" w:rsidRPr="00A94455" w:rsidRDefault="00873CEC" w:rsidP="00873CEC">
      <w:pPr>
        <w:rPr>
          <w:lang w:eastAsia="zh-CN"/>
        </w:rPr>
      </w:pPr>
      <w:r w:rsidRPr="00A94455">
        <w:rPr>
          <w:i/>
        </w:rPr>
        <w:t>Requirement Name</w:t>
      </w:r>
      <w:r w:rsidRPr="00A94455">
        <w:t xml:space="preserve">: </w:t>
      </w:r>
      <w:r w:rsidRPr="00A94455">
        <w:rPr>
          <w:lang w:eastAsia="zh-CN"/>
        </w:rPr>
        <w:t xml:space="preserve">Bidding </w:t>
      </w:r>
      <w:r w:rsidR="003867C5" w:rsidRPr="00A94455">
        <w:rPr>
          <w:lang w:eastAsia="zh-CN"/>
        </w:rPr>
        <w:t>D</w:t>
      </w:r>
      <w:r w:rsidRPr="00A94455">
        <w:rPr>
          <w:lang w:eastAsia="zh-CN"/>
        </w:rPr>
        <w:t xml:space="preserve">own </w:t>
      </w:r>
      <w:r w:rsidR="003867C5" w:rsidRPr="00A94455">
        <w:rPr>
          <w:lang w:eastAsia="zh-CN"/>
        </w:rPr>
        <w:t>P</w:t>
      </w:r>
      <w:r w:rsidRPr="00A94455">
        <w:rPr>
          <w:lang w:eastAsia="zh-CN"/>
        </w:rPr>
        <w:t>revention</w:t>
      </w:r>
    </w:p>
    <w:p w14:paraId="185630C3" w14:textId="77777777" w:rsidR="006E1842" w:rsidRPr="00A94455" w:rsidRDefault="006E1842" w:rsidP="006E1842">
      <w:r w:rsidRPr="00A94455">
        <w:rPr>
          <w:i/>
        </w:rPr>
        <w:t xml:space="preserve">Requirement Reference: </w:t>
      </w:r>
      <w:r w:rsidR="00873CEC" w:rsidRPr="00A94455">
        <w:t xml:space="preserve">TS 33.501 </w:t>
      </w:r>
      <w:r w:rsidR="00C004AE">
        <w:t>[2]</w:t>
      </w:r>
      <w:r w:rsidR="00873CEC" w:rsidRPr="00A94455">
        <w:t xml:space="preserve">, clause 6.7.3.1 </w:t>
      </w:r>
    </w:p>
    <w:p w14:paraId="3D99786A" w14:textId="77777777" w:rsidR="006E1842" w:rsidRPr="00A94455" w:rsidRDefault="006E1842" w:rsidP="006E1842">
      <w:pPr>
        <w:rPr>
          <w:lang w:eastAsia="zh-CN"/>
        </w:rPr>
      </w:pPr>
      <w:r w:rsidRPr="00A94455">
        <w:rPr>
          <w:i/>
        </w:rPr>
        <w:t>Requirement Description</w:t>
      </w:r>
      <w:r w:rsidRPr="00A94455">
        <w:t xml:space="preserve">: </w:t>
      </w:r>
      <w:r w:rsidRPr="00261575">
        <w:rPr>
          <w:iCs/>
        </w:rPr>
        <w:t xml:space="preserve">In the Path-Switch message, the target </w:t>
      </w:r>
      <w:r w:rsidR="00261575" w:rsidRPr="00261575">
        <w:rPr>
          <w:iCs/>
        </w:rPr>
        <w:t xml:space="preserve">gNB/ng-eNB </w:t>
      </w:r>
      <w:r w:rsidRPr="00261575">
        <w:rPr>
          <w:iCs/>
        </w:rPr>
        <w:t>send</w:t>
      </w:r>
      <w:r w:rsidR="00261575">
        <w:rPr>
          <w:iCs/>
        </w:rPr>
        <w:t>s</w:t>
      </w:r>
      <w:r w:rsidRPr="00261575">
        <w:rPr>
          <w:iCs/>
        </w:rPr>
        <w:t xml:space="preserve"> the UE's 5G security capabilities</w:t>
      </w:r>
      <w:r w:rsidR="00FD3FF7" w:rsidRPr="00FD3FF7">
        <w:rPr>
          <w:iCs/>
        </w:rPr>
        <w:t xml:space="preserve"> received from the source gNB/ng-eNB to the AMF.</w:t>
      </w:r>
      <w:r w:rsidRPr="00261575">
        <w:rPr>
          <w:iCs/>
        </w:rPr>
        <w:t xml:space="preserve"> </w:t>
      </w:r>
      <w:r w:rsidRPr="00261575">
        <w:rPr>
          <w:iCs/>
          <w:lang w:eastAsia="zh-CN"/>
        </w:rPr>
        <w:t>as specified in</w:t>
      </w:r>
      <w:r w:rsidRPr="00261575">
        <w:rPr>
          <w:iCs/>
        </w:rPr>
        <w:t xml:space="preserve"> </w:t>
      </w:r>
      <w:r w:rsidR="007829A5" w:rsidRPr="00261575">
        <w:rPr>
          <w:iCs/>
        </w:rPr>
        <w:t>TS </w:t>
      </w:r>
      <w:r w:rsidRPr="00261575">
        <w:rPr>
          <w:iCs/>
        </w:rPr>
        <w:t xml:space="preserve">33.501 </w:t>
      </w:r>
      <w:r w:rsidR="00C004AE" w:rsidRPr="00261575">
        <w:rPr>
          <w:iCs/>
          <w:lang w:eastAsia="zh-CN"/>
        </w:rPr>
        <w:t>[2]</w:t>
      </w:r>
      <w:r w:rsidRPr="00261575">
        <w:rPr>
          <w:iCs/>
        </w:rPr>
        <w:t>, clause 6.7.3.</w:t>
      </w:r>
      <w:r w:rsidRPr="00A94455">
        <w:t>1.</w:t>
      </w:r>
    </w:p>
    <w:p w14:paraId="43AD509A" w14:textId="77777777" w:rsidR="006E1842" w:rsidRPr="00A94455" w:rsidRDefault="006E1842" w:rsidP="006E1842">
      <w:r w:rsidRPr="00A94455">
        <w:rPr>
          <w:i/>
        </w:rPr>
        <w:t>Threat References</w:t>
      </w:r>
      <w:r w:rsidRPr="00A94455">
        <w:t xml:space="preserve">: </w:t>
      </w:r>
      <w:r w:rsidR="00C75234" w:rsidRPr="00A94455">
        <w:t xml:space="preserve">TR 33.926 </w:t>
      </w:r>
      <w:r w:rsidR="00C004AE">
        <w:t>[</w:t>
      </w:r>
      <w:r w:rsidR="001B50F5">
        <w:t>5</w:t>
      </w:r>
      <w:r w:rsidR="00C004AE">
        <w:t>]</w:t>
      </w:r>
      <w:r w:rsidR="00C75234" w:rsidRPr="00A94455">
        <w:t xml:space="preserve">, clause </w:t>
      </w:r>
      <w:r w:rsidR="00F3536D">
        <w:t>D</w:t>
      </w:r>
      <w:r w:rsidR="00C75234" w:rsidRPr="00A94455">
        <w:t>.2.2.</w:t>
      </w:r>
      <w:r w:rsidR="007601CF" w:rsidRPr="00A94455">
        <w:t>6</w:t>
      </w:r>
      <w:r w:rsidR="003867C5" w:rsidRPr="00A94455">
        <w:t xml:space="preserve"> Bidding Down </w:t>
      </w:r>
      <w:r w:rsidR="00FB0846">
        <w:rPr>
          <w:lang w:eastAsia="zh-CN"/>
        </w:rPr>
        <w:t>on X</w:t>
      </w:r>
      <w:r w:rsidR="00FB0846">
        <w:rPr>
          <w:lang w:val="en-US" w:eastAsia="zh-CN"/>
        </w:rPr>
        <w:t>n</w:t>
      </w:r>
      <w:r w:rsidR="00FB0846">
        <w:rPr>
          <w:lang w:eastAsia="zh-CN"/>
        </w:rPr>
        <w:t>-Handover</w:t>
      </w:r>
    </w:p>
    <w:p w14:paraId="6AF9F278" w14:textId="77777777" w:rsidR="006E1842" w:rsidRDefault="006E1842" w:rsidP="006E1842">
      <w:pPr>
        <w:rPr>
          <w:lang w:eastAsia="zh-CN"/>
        </w:rPr>
      </w:pPr>
      <w:r w:rsidRPr="00A94455">
        <w:rPr>
          <w:i/>
        </w:rPr>
        <w:t>Test Case</w:t>
      </w:r>
      <w:r w:rsidRPr="00A94455">
        <w:t xml:space="preserve">: </w:t>
      </w:r>
    </w:p>
    <w:p w14:paraId="11D7CD39" w14:textId="77777777" w:rsidR="00F440C9" w:rsidRPr="00A5514C" w:rsidRDefault="00F440C9" w:rsidP="00F440C9">
      <w:pPr>
        <w:rPr>
          <w:b/>
          <w:lang w:eastAsia="zh-CN"/>
        </w:rPr>
      </w:pPr>
      <w:r w:rsidRPr="00B52B32">
        <w:rPr>
          <w:b/>
          <w:bCs/>
        </w:rPr>
        <w:t>Test Name</w:t>
      </w:r>
      <w:r w:rsidRPr="003E031B">
        <w:t>: TC-</w:t>
      </w:r>
      <w:r>
        <w:t>Xn-handover_bid_down</w:t>
      </w:r>
      <w:r w:rsidRPr="003E031B">
        <w:t>_gNB</w:t>
      </w:r>
    </w:p>
    <w:p w14:paraId="1EE8BF47" w14:textId="77777777" w:rsidR="00F440C9" w:rsidRPr="006505EC" w:rsidRDefault="00F440C9" w:rsidP="00F440C9">
      <w:pPr>
        <w:rPr>
          <w:b/>
          <w:lang w:eastAsia="zh-CN"/>
        </w:rPr>
      </w:pPr>
      <w:r w:rsidRPr="006505EC">
        <w:rPr>
          <w:b/>
          <w:lang w:eastAsia="zh-CN"/>
        </w:rPr>
        <w:t>Purpose:</w:t>
      </w:r>
    </w:p>
    <w:p w14:paraId="61FEC9C7" w14:textId="77777777" w:rsidR="00F440C9" w:rsidRPr="006505EC" w:rsidRDefault="00F440C9" w:rsidP="00F440C9">
      <w:pPr>
        <w:rPr>
          <w:lang w:eastAsia="zh-CN"/>
        </w:rPr>
      </w:pPr>
      <w:r w:rsidRPr="006505EC">
        <w:rPr>
          <w:lang w:eastAsia="zh-CN"/>
        </w:rPr>
        <w:t xml:space="preserve">Verify that </w:t>
      </w:r>
      <w:r w:rsidRPr="006505EC">
        <w:t>bidding down is prevented in X</w:t>
      </w:r>
      <w:r>
        <w:t>n</w:t>
      </w:r>
      <w:r w:rsidRPr="006505EC">
        <w:t>-handovers</w:t>
      </w:r>
      <w:r w:rsidRPr="006505EC">
        <w:rPr>
          <w:lang w:eastAsia="zh-CN"/>
        </w:rPr>
        <w:t xml:space="preserve">. </w:t>
      </w:r>
    </w:p>
    <w:p w14:paraId="068FBFF9" w14:textId="77777777" w:rsidR="00F440C9" w:rsidRPr="006505EC" w:rsidRDefault="00F440C9" w:rsidP="00F440C9">
      <w:pPr>
        <w:keepNext/>
        <w:rPr>
          <w:b/>
          <w:lang w:eastAsia="zh-CN"/>
        </w:rPr>
      </w:pPr>
      <w:r w:rsidRPr="006505EC">
        <w:rPr>
          <w:b/>
          <w:lang w:eastAsia="zh-CN"/>
        </w:rPr>
        <w:t>Pre-Conditions:</w:t>
      </w:r>
    </w:p>
    <w:p w14:paraId="53C45D6A" w14:textId="77777777" w:rsidR="00F440C9" w:rsidRPr="006505EC" w:rsidRDefault="00F440C9" w:rsidP="00F440C9">
      <w:pPr>
        <w:rPr>
          <w:lang w:eastAsia="zh-CN"/>
        </w:rPr>
      </w:pPr>
      <w:r w:rsidRPr="006505EC">
        <w:rPr>
          <w:lang w:eastAsia="zh-CN"/>
        </w:rPr>
        <w:t xml:space="preserve">Test environment with </w:t>
      </w:r>
      <w:r w:rsidRPr="006505EC">
        <w:rPr>
          <w:rFonts w:hint="eastAsia"/>
          <w:lang w:eastAsia="zh-CN"/>
        </w:rPr>
        <w:t xml:space="preserve">source </w:t>
      </w:r>
      <w:r>
        <w:rPr>
          <w:lang w:eastAsia="zh-CN"/>
        </w:rPr>
        <w:t>g</w:t>
      </w:r>
      <w:r w:rsidRPr="006505EC">
        <w:rPr>
          <w:lang w:eastAsia="zh-CN"/>
        </w:rPr>
        <w:t>NB</w:t>
      </w:r>
      <w:r w:rsidRPr="006505EC">
        <w:rPr>
          <w:rFonts w:hint="eastAsia"/>
          <w:lang w:eastAsia="zh-CN"/>
        </w:rPr>
        <w:t xml:space="preserve"> and target </w:t>
      </w:r>
      <w:r>
        <w:rPr>
          <w:lang w:eastAsia="zh-CN"/>
        </w:rPr>
        <w:t>g</w:t>
      </w:r>
      <w:r w:rsidRPr="006505EC">
        <w:rPr>
          <w:rFonts w:hint="eastAsia"/>
          <w:lang w:eastAsia="zh-CN"/>
        </w:rPr>
        <w:t xml:space="preserve">NB, and the source </w:t>
      </w:r>
      <w:r>
        <w:rPr>
          <w:lang w:eastAsia="zh-CN"/>
        </w:rPr>
        <w:t>g</w:t>
      </w:r>
      <w:r w:rsidRPr="006505EC">
        <w:rPr>
          <w:rFonts w:hint="eastAsia"/>
          <w:lang w:eastAsia="zh-CN"/>
        </w:rPr>
        <w:t xml:space="preserve">NB may be </w:t>
      </w:r>
      <w:r w:rsidRPr="006505EC">
        <w:rPr>
          <w:lang w:eastAsia="zh-CN"/>
        </w:rPr>
        <w:t xml:space="preserve">simulated. </w:t>
      </w:r>
    </w:p>
    <w:p w14:paraId="2F40A0EC" w14:textId="77777777" w:rsidR="00F440C9" w:rsidRPr="006505EC" w:rsidRDefault="00F440C9" w:rsidP="00F440C9">
      <w:pPr>
        <w:rPr>
          <w:b/>
          <w:lang w:eastAsia="zh-CN"/>
        </w:rPr>
      </w:pPr>
      <w:r w:rsidRPr="006505EC">
        <w:rPr>
          <w:b/>
          <w:lang w:eastAsia="zh-CN"/>
        </w:rPr>
        <w:t>Execution Steps:</w:t>
      </w:r>
    </w:p>
    <w:p w14:paraId="5D6A4969" w14:textId="77777777" w:rsidR="00F440C9" w:rsidRPr="006505EC" w:rsidRDefault="00F440C9" w:rsidP="00F440C9">
      <w:pPr>
        <w:rPr>
          <w:lang w:eastAsia="zh-CN"/>
        </w:rPr>
      </w:pPr>
      <w:r w:rsidRPr="006505EC">
        <w:t xml:space="preserve">The </w:t>
      </w:r>
      <w:r w:rsidR="006F6BF7">
        <w:t>tester triggers the</w:t>
      </w:r>
      <w:r w:rsidR="006F6BF7" w:rsidRPr="006505EC">
        <w:rPr>
          <w:rFonts w:hint="eastAsia"/>
          <w:lang w:eastAsia="zh-CN"/>
        </w:rPr>
        <w:t xml:space="preserve"> </w:t>
      </w:r>
      <w:r w:rsidRPr="006505EC">
        <w:rPr>
          <w:rFonts w:hint="eastAsia"/>
          <w:lang w:eastAsia="zh-CN"/>
        </w:rPr>
        <w:t xml:space="preserve">target </w:t>
      </w:r>
      <w:r>
        <w:rPr>
          <w:lang w:eastAsia="zh-CN"/>
        </w:rPr>
        <w:t>g</w:t>
      </w:r>
      <w:r w:rsidRPr="006505EC">
        <w:rPr>
          <w:rFonts w:hint="eastAsia"/>
          <w:lang w:eastAsia="zh-CN"/>
        </w:rPr>
        <w:t>NB</w:t>
      </w:r>
      <w:r w:rsidRPr="006505EC">
        <w:t xml:space="preserve"> </w:t>
      </w:r>
      <w:r w:rsidR="006F6BF7">
        <w:t xml:space="preserve">to </w:t>
      </w:r>
      <w:r w:rsidRPr="006505EC">
        <w:rPr>
          <w:rFonts w:hint="eastAsia"/>
          <w:lang w:eastAsia="zh-CN"/>
        </w:rPr>
        <w:t>send</w:t>
      </w:r>
      <w:r w:rsidRPr="006505EC">
        <w:t xml:space="preserve"> the path-switch message </w:t>
      </w:r>
      <w:r w:rsidRPr="006505EC">
        <w:rPr>
          <w:rFonts w:hint="eastAsia"/>
          <w:lang w:eastAsia="zh-CN"/>
        </w:rPr>
        <w:t xml:space="preserve">to the </w:t>
      </w:r>
      <w:r>
        <w:rPr>
          <w:lang w:eastAsia="zh-CN"/>
        </w:rPr>
        <w:t>AMF</w:t>
      </w:r>
      <w:r w:rsidRPr="006505EC">
        <w:rPr>
          <w:lang w:eastAsia="zh-CN"/>
        </w:rPr>
        <w:t>.</w:t>
      </w:r>
    </w:p>
    <w:p w14:paraId="518F2C84" w14:textId="77777777" w:rsidR="00F440C9" w:rsidRPr="006505EC" w:rsidRDefault="00F440C9" w:rsidP="00F440C9">
      <w:pPr>
        <w:rPr>
          <w:b/>
          <w:lang w:eastAsia="zh-CN"/>
        </w:rPr>
      </w:pPr>
      <w:r w:rsidRPr="006505EC">
        <w:rPr>
          <w:b/>
          <w:lang w:eastAsia="zh-CN"/>
        </w:rPr>
        <w:t>Expected Results:</w:t>
      </w:r>
    </w:p>
    <w:p w14:paraId="7CABA8F4" w14:textId="77777777" w:rsidR="00F440C9" w:rsidRPr="006505EC" w:rsidRDefault="00F440C9" w:rsidP="00F440C9">
      <w:r w:rsidRPr="006505EC">
        <w:rPr>
          <w:rFonts w:hint="eastAsia"/>
          <w:lang w:eastAsia="zh-CN"/>
        </w:rPr>
        <w:t>T</w:t>
      </w:r>
      <w:r w:rsidRPr="006505EC">
        <w:t xml:space="preserve">he UE </w:t>
      </w:r>
      <w:r>
        <w:t>NR</w:t>
      </w:r>
      <w:r w:rsidRPr="006505EC">
        <w:t xml:space="preserve"> security capabilities are</w:t>
      </w:r>
      <w:r w:rsidRPr="006505EC">
        <w:rPr>
          <w:rFonts w:hint="eastAsia"/>
          <w:lang w:eastAsia="zh-CN"/>
        </w:rPr>
        <w:t xml:space="preserve"> in the path-switch message</w:t>
      </w:r>
      <w:r w:rsidRPr="006505EC">
        <w:t xml:space="preserve">. </w:t>
      </w:r>
    </w:p>
    <w:p w14:paraId="607D9326" w14:textId="77777777" w:rsidR="00F440C9" w:rsidRPr="006505EC" w:rsidRDefault="00F440C9" w:rsidP="00F440C9">
      <w:pPr>
        <w:rPr>
          <w:b/>
          <w:lang w:eastAsia="zh-CN"/>
        </w:rPr>
      </w:pPr>
      <w:r w:rsidRPr="006505EC">
        <w:rPr>
          <w:b/>
          <w:lang w:eastAsia="zh-CN"/>
        </w:rPr>
        <w:t>Expected format of evidence:</w:t>
      </w:r>
    </w:p>
    <w:p w14:paraId="4C82F20B" w14:textId="77777777" w:rsidR="00F440C9" w:rsidRPr="00A94455" w:rsidRDefault="00F440C9" w:rsidP="006E1842">
      <w:pPr>
        <w:rPr>
          <w:b/>
          <w:lang w:eastAsia="zh-CN"/>
        </w:rPr>
      </w:pPr>
      <w:r w:rsidRPr="006505EC">
        <w:rPr>
          <w:lang w:eastAsia="zh-CN"/>
        </w:rPr>
        <w:t>Snapshots containing the result</w:t>
      </w:r>
      <w:r>
        <w:rPr>
          <w:lang w:eastAsia="zh-CN"/>
        </w:rPr>
        <w:t>.</w:t>
      </w:r>
    </w:p>
    <w:p w14:paraId="568C76A6" w14:textId="77777777" w:rsidR="006E1842" w:rsidRPr="00A94455" w:rsidRDefault="006E1842" w:rsidP="006E1842">
      <w:pPr>
        <w:pStyle w:val="Heading5"/>
      </w:pPr>
      <w:bookmarkStart w:id="139" w:name="_Toc19696876"/>
      <w:bookmarkStart w:id="140" w:name="_Toc26876870"/>
      <w:bookmarkStart w:id="141" w:name="_Toc35529500"/>
      <w:bookmarkStart w:id="142" w:name="_Toc35529590"/>
      <w:bookmarkStart w:id="143" w:name="_Toc187239676"/>
      <w:r w:rsidRPr="00A94455">
        <w:rPr>
          <w:lang w:eastAsia="zh-CN"/>
        </w:rPr>
        <w:t>4.2.2.1.15</w:t>
      </w:r>
      <w:r w:rsidRPr="00A94455">
        <w:rPr>
          <w:lang w:eastAsia="zh-CN"/>
        </w:rPr>
        <w:tab/>
        <w:t>AS protection algorithm selection in gNB change</w:t>
      </w:r>
      <w:bookmarkEnd w:id="139"/>
      <w:bookmarkEnd w:id="140"/>
      <w:bookmarkEnd w:id="141"/>
      <w:bookmarkEnd w:id="142"/>
      <w:bookmarkEnd w:id="143"/>
    </w:p>
    <w:p w14:paraId="65B0924C" w14:textId="77777777" w:rsidR="006E1842" w:rsidRPr="00A94455" w:rsidRDefault="006E1842" w:rsidP="006E1842">
      <w:r w:rsidRPr="00A94455">
        <w:rPr>
          <w:i/>
        </w:rPr>
        <w:t>Requirement Name</w:t>
      </w:r>
      <w:r w:rsidRPr="00A94455">
        <w:t xml:space="preserve">: AS protection algorithm selection in </w:t>
      </w:r>
      <w:r w:rsidRPr="00A94455">
        <w:rPr>
          <w:lang w:eastAsia="zh-CN"/>
        </w:rPr>
        <w:t>gNB</w:t>
      </w:r>
      <w:r w:rsidRPr="00A94455">
        <w:t xml:space="preserve"> change.</w:t>
      </w:r>
    </w:p>
    <w:p w14:paraId="41E95F33" w14:textId="77777777" w:rsidR="006E1842" w:rsidRPr="00A94455" w:rsidRDefault="006E1842" w:rsidP="006E1842">
      <w:r w:rsidRPr="00A94455">
        <w:rPr>
          <w:i/>
        </w:rPr>
        <w:t xml:space="preserve">Requirement Reference: </w:t>
      </w:r>
      <w:r w:rsidR="00873CEC" w:rsidRPr="00A94455">
        <w:t xml:space="preserve">TS 33.501 </w:t>
      </w:r>
      <w:r w:rsidR="00C004AE">
        <w:t>[2]</w:t>
      </w:r>
      <w:r w:rsidR="00873CEC" w:rsidRPr="00A94455">
        <w:t xml:space="preserve">, clauses 6.7.3.1 and 6.7.3.2  </w:t>
      </w:r>
    </w:p>
    <w:p w14:paraId="30F60F74" w14:textId="77777777" w:rsidR="006E1842" w:rsidRPr="00F05636" w:rsidRDefault="006E1842" w:rsidP="006E1842">
      <w:pPr>
        <w:rPr>
          <w:iCs/>
        </w:rPr>
      </w:pPr>
      <w:r w:rsidRPr="00A94455">
        <w:rPr>
          <w:i/>
        </w:rPr>
        <w:t>Requirement Description</w:t>
      </w:r>
      <w:r w:rsidRPr="00A94455">
        <w:t xml:space="preserve">: </w:t>
      </w:r>
      <w:r w:rsidRPr="00F05636">
        <w:rPr>
          <w:iCs/>
        </w:rPr>
        <w:t>The target gNB</w:t>
      </w:r>
      <w:r w:rsidR="00F05636" w:rsidRPr="00F05636">
        <w:rPr>
          <w:iCs/>
        </w:rPr>
        <w:t>/ng-eNB</w:t>
      </w:r>
      <w:r w:rsidRPr="00F05636">
        <w:rPr>
          <w:iCs/>
        </w:rPr>
        <w:t xml:space="preserve"> select</w:t>
      </w:r>
      <w:r w:rsidR="00F05636" w:rsidRPr="00F05636">
        <w:rPr>
          <w:iCs/>
        </w:rPr>
        <w:t>s</w:t>
      </w:r>
      <w:r w:rsidRPr="00F05636">
        <w:rPr>
          <w:iCs/>
        </w:rPr>
        <w:t xml:space="preserve"> the algorithm with highest priority</w:t>
      </w:r>
      <w:r w:rsidR="00F05636" w:rsidRPr="00F05636">
        <w:rPr>
          <w:iCs/>
        </w:rPr>
        <w:t xml:space="preserve"> from the received 5G security capabilities of the UE according to the prioritized locally configured list of algorithms (this applies for both integrity and ciphering algorithms)</w:t>
      </w:r>
      <w:r w:rsidRPr="00F05636">
        <w:rPr>
          <w:iCs/>
        </w:rPr>
        <w:t>.</w:t>
      </w:r>
      <w:r w:rsidR="00F149DA">
        <w:rPr>
          <w:iCs/>
        </w:rPr>
        <w:t xml:space="preserve"> </w:t>
      </w:r>
      <w:r w:rsidRPr="00F05636">
        <w:rPr>
          <w:iCs/>
        </w:rPr>
        <w:t xml:space="preserve">The chosen algorithms </w:t>
      </w:r>
      <w:r w:rsidR="00F149DA" w:rsidRPr="00F149DA">
        <w:rPr>
          <w:iCs/>
        </w:rPr>
        <w:t>are</w:t>
      </w:r>
      <w:r w:rsidRPr="00F05636">
        <w:rPr>
          <w:iCs/>
        </w:rPr>
        <w:t xml:space="preserve"> indicated to the UE in the Handover Command message if the target</w:t>
      </w:r>
      <w:r w:rsidR="00873CEC" w:rsidRPr="00F05636">
        <w:rPr>
          <w:iCs/>
        </w:rPr>
        <w:t xml:space="preserve"> gNB</w:t>
      </w:r>
      <w:r w:rsidR="00F149DA" w:rsidRPr="00F149DA">
        <w:rPr>
          <w:iCs/>
        </w:rPr>
        <w:t>/ng-eNB</w:t>
      </w:r>
      <w:r w:rsidRPr="00F05636">
        <w:rPr>
          <w:iCs/>
        </w:rPr>
        <w:t xml:space="preserve"> selects different algorithms compared to the source</w:t>
      </w:r>
      <w:r w:rsidR="00873CEC" w:rsidRPr="00F05636">
        <w:rPr>
          <w:iCs/>
        </w:rPr>
        <w:t xml:space="preserve"> gNB</w:t>
      </w:r>
      <w:r w:rsidR="00F149DA" w:rsidRPr="00F149DA">
        <w:rPr>
          <w:iCs/>
        </w:rPr>
        <w:t>/ng-eNB</w:t>
      </w:r>
      <w:r w:rsidRPr="00F05636">
        <w:rPr>
          <w:iCs/>
        </w:rPr>
        <w:t xml:space="preserve"> </w:t>
      </w:r>
      <w:r w:rsidRPr="00F05636">
        <w:rPr>
          <w:iCs/>
          <w:lang w:eastAsia="zh-CN"/>
        </w:rPr>
        <w:t xml:space="preserve">as specified in </w:t>
      </w:r>
      <w:r w:rsidRPr="00F05636">
        <w:rPr>
          <w:iCs/>
        </w:rPr>
        <w:t xml:space="preserve">TS 33.501 </w:t>
      </w:r>
      <w:r w:rsidR="00C004AE" w:rsidRPr="00F05636">
        <w:rPr>
          <w:iCs/>
          <w:lang w:eastAsia="zh-CN"/>
        </w:rPr>
        <w:t>[2]</w:t>
      </w:r>
      <w:r w:rsidRPr="00F05636">
        <w:rPr>
          <w:iCs/>
        </w:rPr>
        <w:t>, clause 6.7.3.1, and clause 6.7.3.2.</w:t>
      </w:r>
    </w:p>
    <w:p w14:paraId="6ABBAC81" w14:textId="77777777" w:rsidR="006E1842" w:rsidRPr="00A94455" w:rsidRDefault="006E1842" w:rsidP="006E1842">
      <w:r w:rsidRPr="00A94455">
        <w:rPr>
          <w:i/>
        </w:rPr>
        <w:t>Threat References</w:t>
      </w:r>
      <w:r w:rsidRPr="00A94455">
        <w:t xml:space="preserve">: </w:t>
      </w:r>
      <w:r w:rsidR="00C75234" w:rsidRPr="00A94455">
        <w:t xml:space="preserve">TR 33.926 </w:t>
      </w:r>
      <w:r w:rsidR="00C004AE">
        <w:t>[5]</w:t>
      </w:r>
      <w:r w:rsidR="00C75234" w:rsidRPr="00A94455">
        <w:t xml:space="preserve">, </w:t>
      </w:r>
      <w:r w:rsidR="00F3536D">
        <w:t>D</w:t>
      </w:r>
      <w:r w:rsidR="00C75234" w:rsidRPr="00A94455">
        <w:t>.2.2.</w:t>
      </w:r>
      <w:r w:rsidR="007601CF" w:rsidRPr="00A94455">
        <w:t>5</w:t>
      </w:r>
      <w:r w:rsidR="00C75234" w:rsidRPr="00A94455">
        <w:t xml:space="preserve"> – AS algorithm selection and use</w:t>
      </w:r>
    </w:p>
    <w:p w14:paraId="3CD5C920" w14:textId="77777777" w:rsidR="006E1842" w:rsidRDefault="006E1842" w:rsidP="006E1842">
      <w:pPr>
        <w:rPr>
          <w:lang w:eastAsia="zh-CN"/>
        </w:rPr>
      </w:pPr>
      <w:r w:rsidRPr="00A94455">
        <w:rPr>
          <w:i/>
        </w:rPr>
        <w:t>Test Case</w:t>
      </w:r>
      <w:r w:rsidRPr="00A94455">
        <w:t xml:space="preserve">: </w:t>
      </w:r>
    </w:p>
    <w:p w14:paraId="7091988E" w14:textId="77777777" w:rsidR="00F440C9" w:rsidRDefault="00F440C9" w:rsidP="00F440C9">
      <w:pPr>
        <w:rPr>
          <w:lang w:eastAsia="zh-CN"/>
        </w:rPr>
      </w:pPr>
      <w:r w:rsidRPr="00B52B32">
        <w:rPr>
          <w:lang w:eastAsia="zh-CN"/>
        </w:rPr>
        <w:t>Test Name:</w:t>
      </w:r>
      <w:r w:rsidRPr="004C0A68">
        <w:rPr>
          <w:b/>
          <w:bCs/>
          <w:lang w:eastAsia="zh-CN"/>
        </w:rPr>
        <w:t xml:space="preserve"> </w:t>
      </w:r>
      <w:r>
        <w:rPr>
          <w:lang w:eastAsia="zh-CN"/>
        </w:rPr>
        <w:t>Alg_select_change_gNB</w:t>
      </w:r>
    </w:p>
    <w:p w14:paraId="1C9667D0" w14:textId="77777777" w:rsidR="00F440C9" w:rsidRPr="009524C0" w:rsidRDefault="00F440C9" w:rsidP="00F440C9">
      <w:pPr>
        <w:rPr>
          <w:b/>
          <w:lang w:eastAsia="zh-CN"/>
        </w:rPr>
      </w:pPr>
      <w:r w:rsidRPr="009524C0">
        <w:rPr>
          <w:b/>
          <w:lang w:eastAsia="zh-CN"/>
        </w:rPr>
        <w:t>Purpose:</w:t>
      </w:r>
    </w:p>
    <w:p w14:paraId="51196383" w14:textId="77777777" w:rsidR="00F440C9" w:rsidRPr="009524C0" w:rsidRDefault="00F440C9" w:rsidP="00F440C9">
      <w:pPr>
        <w:rPr>
          <w:lang w:eastAsia="zh-CN"/>
        </w:rPr>
      </w:pPr>
      <w:r w:rsidRPr="009524C0">
        <w:rPr>
          <w:lang w:eastAsia="zh-CN"/>
        </w:rPr>
        <w:t xml:space="preserve">Verify that AS protection algorithm is selected correctly. </w:t>
      </w:r>
    </w:p>
    <w:p w14:paraId="560B8755" w14:textId="77777777" w:rsidR="00F440C9" w:rsidRPr="009524C0" w:rsidRDefault="00F440C9" w:rsidP="00F440C9">
      <w:pPr>
        <w:rPr>
          <w:b/>
          <w:lang w:eastAsia="zh-CN"/>
        </w:rPr>
      </w:pPr>
      <w:r w:rsidRPr="009524C0">
        <w:rPr>
          <w:b/>
          <w:lang w:eastAsia="zh-CN"/>
        </w:rPr>
        <w:t>Pre-Conditions:</w:t>
      </w:r>
    </w:p>
    <w:p w14:paraId="1353B38E" w14:textId="77777777" w:rsidR="00F440C9" w:rsidRPr="009524C0" w:rsidRDefault="00F440C9" w:rsidP="00F440C9">
      <w:pPr>
        <w:rPr>
          <w:lang w:eastAsia="zh-CN"/>
        </w:rPr>
      </w:pPr>
      <w:r w:rsidRPr="009524C0">
        <w:rPr>
          <w:lang w:eastAsia="zh-CN"/>
        </w:rPr>
        <w:t xml:space="preserve">Test environment with source </w:t>
      </w:r>
      <w:r>
        <w:rPr>
          <w:lang w:eastAsia="zh-CN"/>
        </w:rPr>
        <w:t>g</w:t>
      </w:r>
      <w:r w:rsidRPr="009524C0">
        <w:rPr>
          <w:lang w:eastAsia="zh-CN"/>
        </w:rPr>
        <w:t xml:space="preserve">NB, target </w:t>
      </w:r>
      <w:r>
        <w:rPr>
          <w:lang w:eastAsia="zh-CN"/>
        </w:rPr>
        <w:t>g</w:t>
      </w:r>
      <w:r w:rsidRPr="009524C0">
        <w:rPr>
          <w:rFonts w:hint="eastAsia"/>
          <w:lang w:eastAsia="zh-CN"/>
        </w:rPr>
        <w:t xml:space="preserve">NB and </w:t>
      </w:r>
      <w:r>
        <w:rPr>
          <w:lang w:eastAsia="zh-CN"/>
        </w:rPr>
        <w:t>AMF</w:t>
      </w:r>
      <w:r w:rsidRPr="009524C0">
        <w:rPr>
          <w:lang w:eastAsia="zh-CN"/>
        </w:rPr>
        <w:t xml:space="preserve">. Source </w:t>
      </w:r>
      <w:r>
        <w:rPr>
          <w:lang w:eastAsia="zh-CN"/>
        </w:rPr>
        <w:t>g</w:t>
      </w:r>
      <w:r w:rsidRPr="009524C0">
        <w:rPr>
          <w:rFonts w:hint="eastAsia"/>
          <w:lang w:eastAsia="zh-CN"/>
        </w:rPr>
        <w:t>NB</w:t>
      </w:r>
      <w:r w:rsidRPr="009524C0">
        <w:rPr>
          <w:lang w:eastAsia="zh-CN"/>
        </w:rPr>
        <w:t xml:space="preserve"> </w:t>
      </w:r>
      <w:r w:rsidRPr="009524C0">
        <w:rPr>
          <w:rFonts w:hint="eastAsia"/>
          <w:lang w:eastAsia="zh-CN"/>
        </w:rPr>
        <w:t xml:space="preserve">and </w:t>
      </w:r>
      <w:r>
        <w:rPr>
          <w:lang w:eastAsia="zh-CN"/>
        </w:rPr>
        <w:t>AMF</w:t>
      </w:r>
      <w:r w:rsidRPr="009524C0">
        <w:rPr>
          <w:rFonts w:hint="eastAsia"/>
          <w:lang w:eastAsia="zh-CN"/>
        </w:rPr>
        <w:t xml:space="preserve"> </w:t>
      </w:r>
      <w:r w:rsidRPr="009524C0">
        <w:rPr>
          <w:lang w:eastAsia="zh-CN"/>
        </w:rPr>
        <w:t xml:space="preserve">may be simulated. </w:t>
      </w:r>
    </w:p>
    <w:p w14:paraId="0D1C02BD" w14:textId="77777777" w:rsidR="00F440C9" w:rsidRPr="009524C0" w:rsidRDefault="00F440C9" w:rsidP="00F440C9">
      <w:pPr>
        <w:keepNext/>
        <w:rPr>
          <w:b/>
          <w:lang w:eastAsia="zh-CN"/>
        </w:rPr>
      </w:pPr>
      <w:r w:rsidRPr="009524C0">
        <w:rPr>
          <w:b/>
          <w:lang w:eastAsia="zh-CN"/>
        </w:rPr>
        <w:t>Execution Steps:</w:t>
      </w:r>
    </w:p>
    <w:p w14:paraId="06A1D053" w14:textId="77777777" w:rsidR="00F440C9" w:rsidRPr="009524C0" w:rsidRDefault="00F440C9" w:rsidP="00F440C9">
      <w:pPr>
        <w:keepNext/>
        <w:rPr>
          <w:lang w:eastAsia="zh-CN"/>
        </w:rPr>
      </w:pPr>
      <w:r w:rsidRPr="009524C0">
        <w:rPr>
          <w:lang w:eastAsia="zh-CN"/>
        </w:rPr>
        <w:t>Test Case 1:</w:t>
      </w:r>
    </w:p>
    <w:p w14:paraId="08C1B475" w14:textId="77777777" w:rsidR="00F440C9" w:rsidRPr="009524C0" w:rsidRDefault="006F6BF7" w:rsidP="006F6BF7">
      <w:pPr>
        <w:pStyle w:val="B10"/>
      </w:pPr>
      <w:r>
        <w:rPr>
          <w:lang w:eastAsia="zh-CN"/>
        </w:rPr>
        <w:t>1.</w:t>
      </w:r>
      <w:r>
        <w:rPr>
          <w:lang w:eastAsia="zh-CN"/>
        </w:rPr>
        <w:tab/>
        <w:t>The tester triggers the</w:t>
      </w:r>
      <w:r w:rsidRPr="009524C0">
        <w:rPr>
          <w:lang w:eastAsia="zh-CN"/>
        </w:rPr>
        <w:t xml:space="preserve"> </w:t>
      </w:r>
      <w:r>
        <w:rPr>
          <w:lang w:eastAsia="zh-CN"/>
        </w:rPr>
        <w:t>s</w:t>
      </w:r>
      <w:r w:rsidRPr="009524C0">
        <w:rPr>
          <w:lang w:eastAsia="zh-CN"/>
        </w:rPr>
        <w:t xml:space="preserve">ource </w:t>
      </w:r>
      <w:r w:rsidR="00F440C9">
        <w:rPr>
          <w:lang w:eastAsia="zh-CN"/>
        </w:rPr>
        <w:t>g</w:t>
      </w:r>
      <w:r w:rsidR="00F440C9" w:rsidRPr="009524C0">
        <w:rPr>
          <w:lang w:eastAsia="zh-CN"/>
        </w:rPr>
        <w:t xml:space="preserve">NB </w:t>
      </w:r>
      <w:r>
        <w:rPr>
          <w:lang w:eastAsia="zh-CN"/>
        </w:rPr>
        <w:t xml:space="preserve">to </w:t>
      </w:r>
      <w:r w:rsidR="00F440C9" w:rsidRPr="009524C0">
        <w:rPr>
          <w:lang w:eastAsia="zh-CN"/>
        </w:rPr>
        <w:t>t</w:t>
      </w:r>
      <w:r w:rsidR="00F440C9" w:rsidRPr="009524C0">
        <w:rPr>
          <w:rFonts w:hint="eastAsia"/>
          <w:lang w:eastAsia="zh-CN"/>
        </w:rPr>
        <w:t xml:space="preserve">ransfer </w:t>
      </w:r>
      <w:r w:rsidR="00F440C9" w:rsidRPr="009524C0">
        <w:rPr>
          <w:lang w:eastAsia="zh-CN"/>
        </w:rPr>
        <w:t xml:space="preserve">the </w:t>
      </w:r>
      <w:r w:rsidR="00F440C9" w:rsidRPr="009524C0">
        <w:rPr>
          <w:rFonts w:hint="eastAsia"/>
          <w:lang w:eastAsia="zh-CN"/>
        </w:rPr>
        <w:t xml:space="preserve">ciphering and integrity algorithms </w:t>
      </w:r>
      <w:r w:rsidR="00F440C9" w:rsidRPr="009524C0">
        <w:rPr>
          <w:lang w:eastAsia="zh-CN"/>
        </w:rPr>
        <w:t xml:space="preserve">used in the source cell </w:t>
      </w:r>
      <w:r w:rsidR="00F440C9" w:rsidRPr="009524C0">
        <w:rPr>
          <w:rFonts w:hint="eastAsia"/>
          <w:lang w:eastAsia="zh-CN"/>
        </w:rPr>
        <w:t xml:space="preserve">to the target </w:t>
      </w:r>
      <w:r w:rsidR="00F440C9">
        <w:rPr>
          <w:lang w:eastAsia="zh-CN"/>
        </w:rPr>
        <w:t>g</w:t>
      </w:r>
      <w:r w:rsidR="00F440C9" w:rsidRPr="009524C0">
        <w:rPr>
          <w:rFonts w:hint="eastAsia"/>
          <w:lang w:eastAsia="zh-CN"/>
        </w:rPr>
        <w:t xml:space="preserve">NB </w:t>
      </w:r>
      <w:r w:rsidR="00F440C9" w:rsidRPr="009524C0">
        <w:t>in the handover request message.</w:t>
      </w:r>
    </w:p>
    <w:p w14:paraId="0A3497BE" w14:textId="77777777" w:rsidR="00F440C9" w:rsidRPr="009524C0" w:rsidRDefault="006F6BF7" w:rsidP="006F6BF7">
      <w:pPr>
        <w:pStyle w:val="B10"/>
        <w:rPr>
          <w:lang w:eastAsia="zh-CN"/>
        </w:rPr>
      </w:pPr>
      <w:r>
        <w:t>2.</w:t>
      </w:r>
      <w:r>
        <w:tab/>
      </w:r>
      <w:r w:rsidR="00F440C9" w:rsidRPr="009524C0">
        <w:t xml:space="preserve">Target </w:t>
      </w:r>
      <w:r w:rsidR="00F440C9">
        <w:t>g</w:t>
      </w:r>
      <w:r w:rsidR="00F440C9" w:rsidRPr="009524C0">
        <w:t xml:space="preserve">NB verifies the algorithms and selects AS algorithms which have the highest priority according to the ordered lists. Target </w:t>
      </w:r>
      <w:r w:rsidR="00F440C9">
        <w:t>g</w:t>
      </w:r>
      <w:r w:rsidR="00F440C9" w:rsidRPr="009524C0">
        <w:t>NB includes the algorithm in the handover command.</w:t>
      </w:r>
    </w:p>
    <w:p w14:paraId="1EAE0015" w14:textId="77777777" w:rsidR="00F440C9" w:rsidRPr="009524C0" w:rsidRDefault="00F440C9" w:rsidP="00F440C9">
      <w:pPr>
        <w:rPr>
          <w:lang w:eastAsia="zh-CN"/>
        </w:rPr>
      </w:pPr>
      <w:r w:rsidRPr="009524C0">
        <w:rPr>
          <w:lang w:eastAsia="zh-CN"/>
        </w:rPr>
        <w:t>Test Case 2:</w:t>
      </w:r>
    </w:p>
    <w:p w14:paraId="1445F7FA" w14:textId="77777777" w:rsidR="00F440C9" w:rsidRPr="009524C0" w:rsidRDefault="006F6BF7" w:rsidP="006F6BF7">
      <w:pPr>
        <w:pStyle w:val="B10"/>
        <w:rPr>
          <w:lang w:eastAsia="zh-CN"/>
        </w:rPr>
      </w:pPr>
      <w:r>
        <w:rPr>
          <w:lang w:eastAsia="zh-CN"/>
        </w:rPr>
        <w:t>1.</w:t>
      </w:r>
      <w:r>
        <w:rPr>
          <w:lang w:eastAsia="zh-CN"/>
        </w:rPr>
        <w:tab/>
        <w:t xml:space="preserve">The tester triggers the </w:t>
      </w:r>
      <w:r w:rsidR="00F440C9">
        <w:rPr>
          <w:lang w:eastAsia="zh-CN"/>
        </w:rPr>
        <w:t>AMF</w:t>
      </w:r>
      <w:r w:rsidR="00F440C9" w:rsidRPr="009524C0">
        <w:rPr>
          <w:lang w:eastAsia="zh-CN"/>
        </w:rPr>
        <w:t xml:space="preserve"> </w:t>
      </w:r>
      <w:r>
        <w:rPr>
          <w:lang w:eastAsia="zh-CN"/>
        </w:rPr>
        <w:t xml:space="preserve">to </w:t>
      </w:r>
      <w:r w:rsidR="00F440C9" w:rsidRPr="009524C0">
        <w:rPr>
          <w:lang w:eastAsia="zh-CN"/>
        </w:rPr>
        <w:t xml:space="preserve">send the UE </w:t>
      </w:r>
      <w:r w:rsidR="00F440C9">
        <w:rPr>
          <w:lang w:eastAsia="zh-CN"/>
        </w:rPr>
        <w:t>NR</w:t>
      </w:r>
      <w:r w:rsidR="00F440C9" w:rsidRPr="009524C0">
        <w:rPr>
          <w:lang w:eastAsia="zh-CN"/>
        </w:rPr>
        <w:t xml:space="preserve"> security capability to the Target </w:t>
      </w:r>
      <w:r w:rsidR="00F440C9">
        <w:rPr>
          <w:lang w:eastAsia="zh-CN"/>
        </w:rPr>
        <w:t>g</w:t>
      </w:r>
      <w:r w:rsidR="00F440C9" w:rsidRPr="009524C0">
        <w:rPr>
          <w:rFonts w:hint="eastAsia"/>
          <w:lang w:eastAsia="zh-CN"/>
        </w:rPr>
        <w:t>NB</w:t>
      </w:r>
      <w:r w:rsidR="00F440C9" w:rsidRPr="009524C0">
        <w:rPr>
          <w:lang w:eastAsia="zh-CN"/>
        </w:rPr>
        <w:t>.</w:t>
      </w:r>
    </w:p>
    <w:p w14:paraId="5B46FD32" w14:textId="77777777" w:rsidR="00F440C9" w:rsidRPr="009524C0" w:rsidRDefault="006F6BF7" w:rsidP="006F6BF7">
      <w:pPr>
        <w:pStyle w:val="B10"/>
      </w:pPr>
      <w:r>
        <w:rPr>
          <w:lang w:eastAsia="zh-CN"/>
        </w:rPr>
        <w:t>2.</w:t>
      </w:r>
      <w:r>
        <w:rPr>
          <w:lang w:eastAsia="zh-CN"/>
        </w:rPr>
        <w:tab/>
      </w:r>
      <w:r w:rsidR="00F440C9" w:rsidRPr="009524C0">
        <w:rPr>
          <w:rFonts w:hint="eastAsia"/>
          <w:lang w:eastAsia="zh-CN"/>
        </w:rPr>
        <w:t>T</w:t>
      </w:r>
      <w:r w:rsidR="00F440C9" w:rsidRPr="009524C0">
        <w:rPr>
          <w:lang w:eastAsia="zh-CN"/>
        </w:rPr>
        <w:t xml:space="preserve">he target </w:t>
      </w:r>
      <w:r w:rsidR="00F440C9">
        <w:rPr>
          <w:lang w:eastAsia="zh-CN"/>
        </w:rPr>
        <w:t>g</w:t>
      </w:r>
      <w:r w:rsidR="00F440C9" w:rsidRPr="009524C0">
        <w:rPr>
          <w:rFonts w:hint="eastAsia"/>
          <w:lang w:eastAsia="zh-CN"/>
        </w:rPr>
        <w:t>NB</w:t>
      </w:r>
      <w:r w:rsidR="00F440C9" w:rsidRPr="009524C0">
        <w:rPr>
          <w:lang w:eastAsia="zh-CN"/>
        </w:rPr>
        <w:t xml:space="preserve"> </w:t>
      </w:r>
      <w:r w:rsidR="00F440C9" w:rsidRPr="009524C0">
        <w:t>selects the AS algorithms which have the highest priority according to the ordered lists</w:t>
      </w:r>
      <w:r w:rsidR="00F440C9" w:rsidRPr="009524C0">
        <w:rPr>
          <w:lang w:eastAsia="zh-CN"/>
        </w:rPr>
        <w:t xml:space="preserve"> in the HANDOVER COMMAND</w:t>
      </w:r>
      <w:r w:rsidR="00F440C9" w:rsidRPr="009524C0">
        <w:t xml:space="preserve">. </w:t>
      </w:r>
    </w:p>
    <w:p w14:paraId="4D6C5D07" w14:textId="77777777" w:rsidR="00F440C9" w:rsidRPr="009524C0" w:rsidRDefault="00F440C9" w:rsidP="00F440C9">
      <w:pPr>
        <w:rPr>
          <w:lang w:eastAsia="zh-CN"/>
        </w:rPr>
      </w:pPr>
      <w:r w:rsidRPr="009524C0">
        <w:t>The above test cases assume that the algorithms selected by the target</w:t>
      </w:r>
      <w:r w:rsidRPr="009524C0">
        <w:rPr>
          <w:rFonts w:hint="eastAsia"/>
          <w:lang w:eastAsia="zh-CN"/>
        </w:rPr>
        <w:t xml:space="preserve"> </w:t>
      </w:r>
      <w:r>
        <w:rPr>
          <w:lang w:eastAsia="zh-CN"/>
        </w:rPr>
        <w:t>g</w:t>
      </w:r>
      <w:r w:rsidRPr="009524C0">
        <w:rPr>
          <w:rFonts w:hint="eastAsia"/>
          <w:lang w:eastAsia="zh-CN"/>
        </w:rPr>
        <w:t>NB</w:t>
      </w:r>
      <w:r w:rsidRPr="009524C0">
        <w:t xml:space="preserve"> are different from the ones received from the source </w:t>
      </w:r>
      <w:r>
        <w:rPr>
          <w:lang w:eastAsia="zh-CN"/>
        </w:rPr>
        <w:t>g</w:t>
      </w:r>
      <w:r w:rsidRPr="009524C0">
        <w:rPr>
          <w:rFonts w:hint="eastAsia"/>
          <w:lang w:eastAsia="zh-CN"/>
        </w:rPr>
        <w:t>NB</w:t>
      </w:r>
      <w:r w:rsidRPr="009524C0">
        <w:t>.</w:t>
      </w:r>
    </w:p>
    <w:p w14:paraId="5139A4AB" w14:textId="77777777" w:rsidR="00F440C9" w:rsidRPr="009524C0" w:rsidRDefault="00F440C9" w:rsidP="00F440C9">
      <w:pPr>
        <w:rPr>
          <w:b/>
          <w:lang w:eastAsia="zh-CN"/>
        </w:rPr>
      </w:pPr>
      <w:r w:rsidRPr="009524C0">
        <w:rPr>
          <w:b/>
          <w:lang w:eastAsia="zh-CN"/>
        </w:rPr>
        <w:t>Expected Results:</w:t>
      </w:r>
    </w:p>
    <w:p w14:paraId="2B6F06C5" w14:textId="77777777" w:rsidR="00F440C9" w:rsidRPr="009524C0" w:rsidRDefault="00F440C9" w:rsidP="00F440C9">
      <w:pPr>
        <w:rPr>
          <w:lang w:eastAsia="zh-CN"/>
        </w:rPr>
      </w:pPr>
      <w:r w:rsidRPr="009524C0">
        <w:rPr>
          <w:lang w:eastAsia="zh-CN"/>
        </w:rPr>
        <w:t>For both test cases:</w:t>
      </w:r>
    </w:p>
    <w:p w14:paraId="5D637474" w14:textId="77777777" w:rsidR="00F440C9" w:rsidRPr="009524C0" w:rsidRDefault="006521A0" w:rsidP="006521A0">
      <w:r>
        <w:t>The selected AS ciphering and integrity protection algorithms in the handover complete message have the highest priority according to the ordered list.</w:t>
      </w:r>
    </w:p>
    <w:p w14:paraId="4B776B85" w14:textId="77777777" w:rsidR="00F440C9" w:rsidRPr="009524C0" w:rsidRDefault="00F440C9" w:rsidP="006521A0">
      <w:r w:rsidRPr="009524C0">
        <w:t xml:space="preserve">The MAC in the handover complete message </w:t>
      </w:r>
      <w:r w:rsidR="006521A0">
        <w:t>is valid and is based on the correctly selected</w:t>
      </w:r>
      <w:r w:rsidRPr="009524C0">
        <w:t xml:space="preserve"> AS </w:t>
      </w:r>
      <w:r w:rsidR="006521A0">
        <w:t>ciphering and</w:t>
      </w:r>
      <w:r w:rsidR="006521A0" w:rsidRPr="009524C0">
        <w:t xml:space="preserve"> </w:t>
      </w:r>
      <w:r w:rsidRPr="009524C0">
        <w:t>integrity protection algorithm</w:t>
      </w:r>
      <w:r w:rsidR="006521A0">
        <w:t>s</w:t>
      </w:r>
      <w:r w:rsidRPr="009524C0">
        <w:t>.</w:t>
      </w:r>
    </w:p>
    <w:p w14:paraId="3F649DF1" w14:textId="77777777" w:rsidR="00F440C9" w:rsidRPr="009524C0" w:rsidRDefault="00F440C9" w:rsidP="00F440C9">
      <w:pPr>
        <w:rPr>
          <w:b/>
          <w:lang w:eastAsia="zh-CN"/>
        </w:rPr>
      </w:pPr>
      <w:r w:rsidRPr="009524C0">
        <w:rPr>
          <w:b/>
          <w:lang w:eastAsia="zh-CN"/>
        </w:rPr>
        <w:t>Expected format of evidence:</w:t>
      </w:r>
    </w:p>
    <w:p w14:paraId="120BEB1D" w14:textId="77777777" w:rsidR="00F440C9" w:rsidRPr="00A94455" w:rsidRDefault="00F440C9" w:rsidP="006E1842">
      <w:pPr>
        <w:rPr>
          <w:b/>
          <w:lang w:eastAsia="zh-CN"/>
        </w:rPr>
      </w:pPr>
      <w:r w:rsidRPr="009524C0">
        <w:rPr>
          <w:lang w:eastAsia="zh-CN"/>
        </w:rPr>
        <w:t>Snapshots containing the result</w:t>
      </w:r>
      <w:r w:rsidRPr="009524C0">
        <w:rPr>
          <w:rFonts w:hint="eastAsia"/>
          <w:lang w:eastAsia="zh-CN"/>
        </w:rPr>
        <w:t>.</w:t>
      </w:r>
    </w:p>
    <w:p w14:paraId="6E4772BA" w14:textId="77777777" w:rsidR="006E1842" w:rsidRPr="00A94455" w:rsidRDefault="006E1842" w:rsidP="006E1842">
      <w:pPr>
        <w:pStyle w:val="Heading5"/>
      </w:pPr>
      <w:bookmarkStart w:id="144" w:name="_Toc19696877"/>
      <w:bookmarkStart w:id="145" w:name="_Toc26876871"/>
      <w:bookmarkStart w:id="146" w:name="_Toc35529501"/>
      <w:bookmarkStart w:id="147" w:name="_Toc35529591"/>
      <w:bookmarkStart w:id="148" w:name="_Toc187239677"/>
      <w:r w:rsidRPr="00A94455">
        <w:t>4.2.2.1.16</w:t>
      </w:r>
      <w:r w:rsidRPr="00A94455">
        <w:tab/>
        <w:t>Control plane data confidentiality protection over N2/Xn interface</w:t>
      </w:r>
      <w:bookmarkEnd w:id="144"/>
      <w:bookmarkEnd w:id="145"/>
      <w:bookmarkEnd w:id="146"/>
      <w:bookmarkEnd w:id="147"/>
      <w:bookmarkEnd w:id="148"/>
    </w:p>
    <w:p w14:paraId="46093671" w14:textId="77777777" w:rsidR="006E1842" w:rsidRPr="00A94455" w:rsidRDefault="006E1842" w:rsidP="006E1842">
      <w:pPr>
        <w:ind w:left="284"/>
        <w:rPr>
          <w:strike/>
        </w:rPr>
      </w:pPr>
      <w:r w:rsidRPr="00A94455">
        <w:rPr>
          <w:i/>
        </w:rPr>
        <w:t>Requirement Name:</w:t>
      </w:r>
      <w:r w:rsidRPr="00A94455">
        <w:t xml:space="preserve"> Control plane data confidentiality protection over N2/Xn interface</w:t>
      </w:r>
    </w:p>
    <w:p w14:paraId="6A7A640A" w14:textId="77777777" w:rsidR="006E1842" w:rsidRPr="00A94455" w:rsidRDefault="006E1842" w:rsidP="006E1842">
      <w:pPr>
        <w:ind w:left="284"/>
      </w:pPr>
      <w:r w:rsidRPr="00A94455">
        <w:rPr>
          <w:i/>
        </w:rPr>
        <w:t>Requirement Reference:</w:t>
      </w:r>
      <w:r w:rsidRPr="00A94455">
        <w:t xml:space="preserve"> </w:t>
      </w:r>
      <w:r w:rsidR="00873CEC" w:rsidRPr="00A94455">
        <w:t xml:space="preserve">TS 33.501 </w:t>
      </w:r>
      <w:r w:rsidR="00C004AE">
        <w:t>[2]</w:t>
      </w:r>
      <w:r w:rsidR="00873CEC" w:rsidRPr="00A94455">
        <w:t>, clauses 9.2 and 9.4</w:t>
      </w:r>
    </w:p>
    <w:p w14:paraId="745CCF69" w14:textId="77777777" w:rsidR="006E1842" w:rsidRPr="00A94455" w:rsidRDefault="006E1842" w:rsidP="006E1842">
      <w:pPr>
        <w:ind w:left="284"/>
      </w:pPr>
      <w:r w:rsidRPr="00A94455">
        <w:rPr>
          <w:i/>
        </w:rPr>
        <w:t>Requirement Description:</w:t>
      </w:r>
      <w:r w:rsidRPr="00A94455">
        <w:t xml:space="preserve"> </w:t>
      </w:r>
      <w:r w:rsidRPr="00B16668">
        <w:rPr>
          <w:iCs/>
        </w:rPr>
        <w:t xml:space="preserve">The transport of control plane data over N2 </w:t>
      </w:r>
      <w:r w:rsidR="00B16668">
        <w:rPr>
          <w:iCs/>
        </w:rPr>
        <w:t>is</w:t>
      </w:r>
      <w:r w:rsidRPr="00B16668">
        <w:rPr>
          <w:iCs/>
        </w:rPr>
        <w:t xml:space="preserve"> integrity, confidentiality and replay-protected. The transport of control plane data and user data over Xn </w:t>
      </w:r>
      <w:r w:rsidR="00B16668">
        <w:rPr>
          <w:iCs/>
        </w:rPr>
        <w:t>is</w:t>
      </w:r>
      <w:r w:rsidRPr="00B16668">
        <w:rPr>
          <w:iCs/>
        </w:rPr>
        <w:t xml:space="preserve"> integrity, confidentiality and replay-protected</w:t>
      </w:r>
      <w:r w:rsidR="00B16668">
        <w:rPr>
          <w:iCs/>
        </w:rPr>
        <w:t>,</w:t>
      </w:r>
      <w:r w:rsidRPr="00B16668">
        <w:rPr>
          <w:iCs/>
        </w:rPr>
        <w:t xml:space="preserve"> as specif</w:t>
      </w:r>
      <w:r w:rsidRPr="00A94455">
        <w:t xml:space="preserve">ied in TS 33.501 </w:t>
      </w:r>
      <w:r w:rsidR="00C004AE">
        <w:t>[2]</w:t>
      </w:r>
      <w:r w:rsidRPr="00A94455">
        <w:t>, clause</w:t>
      </w:r>
      <w:r w:rsidR="007829A5">
        <w:t>s</w:t>
      </w:r>
      <w:r w:rsidRPr="00A94455">
        <w:t xml:space="preserve"> 9.2 and 9.4. </w:t>
      </w:r>
    </w:p>
    <w:p w14:paraId="278DF20C" w14:textId="77777777" w:rsidR="006E1842" w:rsidRPr="00A94455" w:rsidRDefault="006E1842" w:rsidP="006E1842">
      <w:pPr>
        <w:ind w:left="284"/>
      </w:pPr>
      <w:r w:rsidRPr="00A94455">
        <w:rPr>
          <w:i/>
        </w:rPr>
        <w:t>Threat References:</w:t>
      </w:r>
      <w:r w:rsidRPr="00A94455">
        <w:t xml:space="preserve"> TR 33.926 </w:t>
      </w:r>
      <w:r w:rsidR="00C004AE">
        <w:t>[5]</w:t>
      </w:r>
      <w:r w:rsidRPr="00A94455">
        <w:t xml:space="preserve">, clause </w:t>
      </w:r>
      <w:r w:rsidR="00F3536D">
        <w:t>D</w:t>
      </w:r>
      <w:r w:rsidRPr="00A94455">
        <w:t>.2.2.1 – Control plane data confidentiality protection.</w:t>
      </w:r>
    </w:p>
    <w:p w14:paraId="0B8B766D" w14:textId="77777777" w:rsidR="006E1842" w:rsidRPr="00A94455" w:rsidRDefault="006E1842" w:rsidP="006E1842">
      <w:pPr>
        <w:ind w:left="284"/>
        <w:rPr>
          <w:i/>
        </w:rPr>
      </w:pPr>
      <w:r w:rsidRPr="00A94455">
        <w:rPr>
          <w:i/>
        </w:rPr>
        <w:t xml:space="preserve">Test Case: </w:t>
      </w:r>
      <w:r w:rsidRPr="00A94455">
        <w:rPr>
          <w:lang w:eastAsia="zh-CN"/>
        </w:rPr>
        <w:t xml:space="preserve">the test case in clause </w:t>
      </w:r>
      <w:r w:rsidR="00E1382B" w:rsidRPr="003436D3">
        <w:t>4.2.3.2.4</w:t>
      </w:r>
      <w:r w:rsidRPr="00A94455">
        <w:t xml:space="preserve"> </w:t>
      </w:r>
      <w:r w:rsidRPr="00A94455">
        <w:rPr>
          <w:lang w:eastAsia="zh-CN"/>
        </w:rPr>
        <w:t>of TS 33.</w:t>
      </w:r>
      <w:r w:rsidR="00E1382B">
        <w:rPr>
          <w:lang w:eastAsia="zh-CN"/>
        </w:rPr>
        <w:t xml:space="preserve">117 </w:t>
      </w:r>
      <w:r w:rsidR="00C004AE">
        <w:rPr>
          <w:lang w:eastAsia="zh-CN"/>
        </w:rPr>
        <w:t>[</w:t>
      </w:r>
      <w:r w:rsidR="00E1382B">
        <w:rPr>
          <w:lang w:eastAsia="zh-CN"/>
        </w:rPr>
        <w:t>3</w:t>
      </w:r>
      <w:r w:rsidR="00C004AE">
        <w:rPr>
          <w:lang w:eastAsia="zh-CN"/>
        </w:rPr>
        <w:t>]</w:t>
      </w:r>
    </w:p>
    <w:p w14:paraId="004AF2B1" w14:textId="77777777" w:rsidR="006E1842" w:rsidRPr="00A94455" w:rsidRDefault="006E1842" w:rsidP="006E1842">
      <w:pPr>
        <w:pStyle w:val="Heading5"/>
      </w:pPr>
      <w:bookmarkStart w:id="149" w:name="_Toc19696878"/>
      <w:bookmarkStart w:id="150" w:name="_Toc26876872"/>
      <w:bookmarkStart w:id="151" w:name="_Toc35529502"/>
      <w:bookmarkStart w:id="152" w:name="_Toc35529592"/>
      <w:bookmarkStart w:id="153" w:name="_Toc187239678"/>
      <w:r w:rsidRPr="00A94455">
        <w:t>4.2.2.1.17</w:t>
      </w:r>
      <w:r w:rsidRPr="00A94455">
        <w:tab/>
        <w:t>Control plane data integrity protection over N2/Xn interface</w:t>
      </w:r>
      <w:bookmarkEnd w:id="149"/>
      <w:bookmarkEnd w:id="150"/>
      <w:bookmarkEnd w:id="151"/>
      <w:bookmarkEnd w:id="152"/>
      <w:bookmarkEnd w:id="153"/>
    </w:p>
    <w:p w14:paraId="564D2187" w14:textId="77777777" w:rsidR="006E1842" w:rsidRPr="00A94455" w:rsidRDefault="006E1842" w:rsidP="006E1842">
      <w:pPr>
        <w:ind w:left="284"/>
        <w:rPr>
          <w:strike/>
        </w:rPr>
      </w:pPr>
      <w:r w:rsidRPr="00A94455">
        <w:rPr>
          <w:i/>
        </w:rPr>
        <w:t>Requirement Name:</w:t>
      </w:r>
      <w:r w:rsidRPr="00A94455">
        <w:t xml:space="preserve"> Control plane data integrity protection over N2/Xn interface</w:t>
      </w:r>
    </w:p>
    <w:p w14:paraId="680C1ED8" w14:textId="77777777" w:rsidR="006E1842" w:rsidRPr="00A94455" w:rsidRDefault="006E1842" w:rsidP="006E1842">
      <w:pPr>
        <w:ind w:left="284"/>
      </w:pPr>
      <w:r w:rsidRPr="00A94455">
        <w:t xml:space="preserve">Requirement Reference: </w:t>
      </w:r>
      <w:r w:rsidR="00873CEC" w:rsidRPr="00A94455">
        <w:t>TS 33.501</w:t>
      </w:r>
      <w:r w:rsidR="00C004AE">
        <w:t>[2]</w:t>
      </w:r>
      <w:r w:rsidR="00873CEC" w:rsidRPr="00A94455">
        <w:t>, clauses 9.2 and 9.4</w:t>
      </w:r>
    </w:p>
    <w:p w14:paraId="340834CA" w14:textId="77777777" w:rsidR="006E1842" w:rsidRPr="00A94455" w:rsidRDefault="006E1842" w:rsidP="006E1842">
      <w:pPr>
        <w:ind w:left="284"/>
        <w:rPr>
          <w:lang w:eastAsia="zh-CN"/>
        </w:rPr>
      </w:pPr>
      <w:r w:rsidRPr="00A94455">
        <w:rPr>
          <w:i/>
        </w:rPr>
        <w:t>Requirement Description:</w:t>
      </w:r>
      <w:r w:rsidRPr="00A94455">
        <w:t xml:space="preserve"> </w:t>
      </w:r>
      <w:r w:rsidRPr="00160E06">
        <w:rPr>
          <w:iCs/>
        </w:rPr>
        <w:t xml:space="preserve">The transport of control plane data over N2 </w:t>
      </w:r>
      <w:r w:rsidR="00160E06">
        <w:rPr>
          <w:iCs/>
        </w:rPr>
        <w:t>is</w:t>
      </w:r>
      <w:r w:rsidRPr="00160E06">
        <w:rPr>
          <w:iCs/>
        </w:rPr>
        <w:t xml:space="preserve"> integrity, confidentiality and replay-protected.</w:t>
      </w:r>
      <w:r w:rsidR="00160E06" w:rsidRPr="00160E06" w:rsidDel="00160E06">
        <w:rPr>
          <w:iCs/>
        </w:rPr>
        <w:t xml:space="preserve"> </w:t>
      </w:r>
      <w:r w:rsidRPr="00160E06">
        <w:rPr>
          <w:iCs/>
        </w:rPr>
        <w:t xml:space="preserve">The transport of control plane data and user data over Xn </w:t>
      </w:r>
      <w:r w:rsidR="00160E06">
        <w:rPr>
          <w:iCs/>
        </w:rPr>
        <w:t>is</w:t>
      </w:r>
      <w:r w:rsidRPr="00160E06">
        <w:rPr>
          <w:iCs/>
        </w:rPr>
        <w:t xml:space="preserve"> integrity, confidentiality and replay-protected. as specif</w:t>
      </w:r>
      <w:r w:rsidRPr="00A94455">
        <w:t xml:space="preserve">ied in TS 33.501 </w:t>
      </w:r>
      <w:r w:rsidR="00C004AE">
        <w:t>[2]</w:t>
      </w:r>
      <w:r w:rsidRPr="00A94455">
        <w:t>, clause</w:t>
      </w:r>
      <w:r w:rsidR="007829A5">
        <w:t>s</w:t>
      </w:r>
      <w:r w:rsidRPr="00A94455">
        <w:t xml:space="preserve"> 9.2 and 9.4.  </w:t>
      </w:r>
    </w:p>
    <w:p w14:paraId="39DDE793" w14:textId="77777777" w:rsidR="006E1842" w:rsidRPr="00A94455" w:rsidRDefault="006E1842" w:rsidP="006E1842">
      <w:pPr>
        <w:ind w:left="284"/>
      </w:pPr>
      <w:r w:rsidRPr="00A94455">
        <w:rPr>
          <w:i/>
        </w:rPr>
        <w:t>Threat References:</w:t>
      </w:r>
      <w:r w:rsidRPr="00A94455">
        <w:t xml:space="preserve"> TR 33.926 </w:t>
      </w:r>
      <w:r w:rsidR="00C004AE">
        <w:t>[5]</w:t>
      </w:r>
      <w:r w:rsidRPr="00A94455">
        <w:t xml:space="preserve">, clause </w:t>
      </w:r>
      <w:r w:rsidR="00F3536D">
        <w:t>D</w:t>
      </w:r>
      <w:r w:rsidRPr="00A94455">
        <w:t>.2.2.2 – Control plane data integrity protection.</w:t>
      </w:r>
    </w:p>
    <w:p w14:paraId="1109C31A" w14:textId="77777777" w:rsidR="007216D1" w:rsidRDefault="006E1842" w:rsidP="00303837">
      <w:pPr>
        <w:ind w:left="284"/>
        <w:rPr>
          <w:lang w:eastAsia="zh-CN"/>
        </w:rPr>
      </w:pPr>
      <w:r w:rsidRPr="00A94455">
        <w:rPr>
          <w:i/>
        </w:rPr>
        <w:t xml:space="preserve">Test Case: </w:t>
      </w:r>
      <w:r w:rsidRPr="00A94455">
        <w:rPr>
          <w:lang w:eastAsia="zh-CN"/>
        </w:rPr>
        <w:t xml:space="preserve">the test case in clause </w:t>
      </w:r>
      <w:r w:rsidR="00E1382B" w:rsidRPr="003436D3">
        <w:t>4.2.3.2.4</w:t>
      </w:r>
      <w:r w:rsidRPr="00A94455">
        <w:t xml:space="preserve"> </w:t>
      </w:r>
      <w:r w:rsidRPr="00A94455">
        <w:rPr>
          <w:lang w:eastAsia="zh-CN"/>
        </w:rPr>
        <w:t>of TS 33.</w:t>
      </w:r>
      <w:r w:rsidR="00E1382B">
        <w:rPr>
          <w:lang w:eastAsia="zh-CN"/>
        </w:rPr>
        <w:t>117</w:t>
      </w:r>
      <w:r w:rsidR="00E1382B" w:rsidRPr="00A94455">
        <w:rPr>
          <w:lang w:eastAsia="zh-CN"/>
        </w:rPr>
        <w:t xml:space="preserve"> </w:t>
      </w:r>
      <w:r w:rsidR="00C004AE">
        <w:rPr>
          <w:lang w:eastAsia="zh-CN"/>
        </w:rPr>
        <w:t>[</w:t>
      </w:r>
      <w:r w:rsidR="00E1382B">
        <w:rPr>
          <w:lang w:eastAsia="zh-CN"/>
        </w:rPr>
        <w:t>3</w:t>
      </w:r>
      <w:r w:rsidR="00C004AE">
        <w:rPr>
          <w:lang w:eastAsia="zh-CN"/>
        </w:rPr>
        <w:t>]</w:t>
      </w:r>
      <w:r w:rsidR="00837DB2">
        <w:rPr>
          <w:lang w:eastAsia="zh-CN"/>
        </w:rPr>
        <w:t>.</w:t>
      </w:r>
    </w:p>
    <w:p w14:paraId="3E8E87F9" w14:textId="77777777" w:rsidR="00837DB2" w:rsidRPr="00A94455" w:rsidRDefault="00837DB2" w:rsidP="00837DB2">
      <w:pPr>
        <w:pStyle w:val="Heading5"/>
        <w:rPr>
          <w:color w:val="FF0000"/>
        </w:rPr>
      </w:pPr>
      <w:bookmarkStart w:id="154" w:name="_Toc35529593"/>
      <w:bookmarkStart w:id="155" w:name="_Toc187239679"/>
      <w:r w:rsidRPr="00A94455">
        <w:t>4.2.2.1.</w:t>
      </w:r>
      <w:r>
        <w:t>18</w:t>
      </w:r>
      <w:r w:rsidRPr="00A94455">
        <w:tab/>
      </w:r>
      <w:r w:rsidRPr="00FB6EF4">
        <w:t>K</w:t>
      </w:r>
      <w:r>
        <w:t>ey</w:t>
      </w:r>
      <w:r w:rsidRPr="00A94455">
        <w:rPr>
          <w:lang w:eastAsia="zh-CN"/>
        </w:rPr>
        <w:t xml:space="preserve"> </w:t>
      </w:r>
      <w:r>
        <w:rPr>
          <w:lang w:eastAsia="zh-CN"/>
        </w:rPr>
        <w:t xml:space="preserve">update </w:t>
      </w:r>
      <w:r w:rsidRPr="00A94455">
        <w:rPr>
          <w:lang w:eastAsia="zh-CN"/>
        </w:rPr>
        <w:t xml:space="preserve">at </w:t>
      </w:r>
      <w:r>
        <w:rPr>
          <w:lang w:eastAsia="zh-CN"/>
        </w:rPr>
        <w:t xml:space="preserve">the </w:t>
      </w:r>
      <w:r w:rsidRPr="00A94455">
        <w:rPr>
          <w:lang w:eastAsia="zh-CN"/>
        </w:rPr>
        <w:t>gNB</w:t>
      </w:r>
      <w:r>
        <w:rPr>
          <w:lang w:eastAsia="zh-CN"/>
        </w:rPr>
        <w:t xml:space="preserve"> on dual connectivity</w:t>
      </w:r>
      <w:bookmarkEnd w:id="154"/>
      <w:bookmarkEnd w:id="155"/>
    </w:p>
    <w:p w14:paraId="7D0338E4" w14:textId="77777777" w:rsidR="00837DB2" w:rsidRPr="00A94455" w:rsidRDefault="00837DB2" w:rsidP="00837DB2">
      <w:pPr>
        <w:rPr>
          <w:lang w:eastAsia="zh-CN"/>
        </w:rPr>
      </w:pPr>
      <w:r w:rsidRPr="00A94455">
        <w:rPr>
          <w:i/>
        </w:rPr>
        <w:t>Requirement Name</w:t>
      </w:r>
      <w:r w:rsidRPr="00A94455">
        <w:t xml:space="preserve">: </w:t>
      </w:r>
      <w:r w:rsidRPr="00CF63A9">
        <w:t>K</w:t>
      </w:r>
      <w:r>
        <w:t>ey</w:t>
      </w:r>
      <w:r w:rsidRPr="00A94455">
        <w:rPr>
          <w:lang w:eastAsia="zh-CN"/>
        </w:rPr>
        <w:t xml:space="preserve"> </w:t>
      </w:r>
      <w:r w:rsidRPr="00647536">
        <w:rPr>
          <w:lang w:eastAsia="zh-CN"/>
        </w:rPr>
        <w:t xml:space="preserve">update at the gNB </w:t>
      </w:r>
      <w:r>
        <w:rPr>
          <w:lang w:eastAsia="zh-CN"/>
        </w:rPr>
        <w:t>o</w:t>
      </w:r>
      <w:r w:rsidRPr="00647536">
        <w:rPr>
          <w:lang w:eastAsia="zh-CN"/>
        </w:rPr>
        <w:t>n dual connectivity</w:t>
      </w:r>
    </w:p>
    <w:p w14:paraId="7FAA7012" w14:textId="7C0DB2E2" w:rsidR="00837DB2" w:rsidRPr="00A94455" w:rsidRDefault="00837DB2" w:rsidP="00837DB2">
      <w:r w:rsidRPr="00A94455">
        <w:rPr>
          <w:i/>
        </w:rPr>
        <w:t xml:space="preserve">Requirement Reference: </w:t>
      </w:r>
      <w:r w:rsidRPr="00A94455">
        <w:t xml:space="preserve">TS 33.501 </w:t>
      </w:r>
      <w:r>
        <w:t>[2]</w:t>
      </w:r>
      <w:r w:rsidRPr="00A94455">
        <w:t xml:space="preserve">, clause </w:t>
      </w:r>
      <w:r w:rsidRPr="00FB6EF4">
        <w:t>6.10.2.1</w:t>
      </w:r>
      <w:r w:rsidRPr="00FA630D">
        <w:rPr>
          <w:lang w:eastAsia="zh-CN"/>
        </w:rPr>
        <w:t>;</w:t>
      </w:r>
      <w:r w:rsidRPr="00FA630D">
        <w:t xml:space="preserve"> </w:t>
      </w:r>
      <w:r w:rsidR="002C6C73">
        <w:rPr>
          <w:lang w:eastAsia="zh-CN"/>
        </w:rPr>
        <w:t>clause 6.10.</w:t>
      </w:r>
      <w:r w:rsidR="002C6C73">
        <w:rPr>
          <w:lang w:val="en-US" w:eastAsia="zh-CN"/>
        </w:rPr>
        <w:t>3.</w:t>
      </w:r>
      <w:r w:rsidR="002C6C73">
        <w:rPr>
          <w:lang w:eastAsia="zh-CN"/>
        </w:rPr>
        <w:t>1</w:t>
      </w:r>
      <w:r w:rsidRPr="00FA630D">
        <w:rPr>
          <w:lang w:eastAsia="zh-CN"/>
        </w:rPr>
        <w:t>.</w:t>
      </w:r>
      <w:r w:rsidRPr="00A94455">
        <w:t xml:space="preserve"> </w:t>
      </w:r>
    </w:p>
    <w:p w14:paraId="489A5C72" w14:textId="77777777" w:rsidR="00837DB2" w:rsidRPr="00A94455" w:rsidRDefault="00837DB2" w:rsidP="00837DB2">
      <w:pPr>
        <w:rPr>
          <w:lang w:eastAsia="zh-CN"/>
        </w:rPr>
      </w:pPr>
      <w:r w:rsidRPr="00A94455">
        <w:rPr>
          <w:i/>
        </w:rPr>
        <w:t>Requirement Description</w:t>
      </w:r>
      <w:r w:rsidRPr="00A94455">
        <w:t xml:space="preserve">: </w:t>
      </w:r>
      <w:r w:rsidRPr="00FB6EF4">
        <w:t xml:space="preserve">When executing the procedure for adding subsequent radio bearer(s) to the same SN, the MN </w:t>
      </w:r>
      <w:r w:rsidR="00160E06">
        <w:t>is expected to</w:t>
      </w:r>
      <w:r w:rsidRPr="00FB6EF4">
        <w:t>, for each new radio bearer, assign a radio bearer identity that has not previously been used since the last K</w:t>
      </w:r>
      <w:r w:rsidRPr="00FB6EF4">
        <w:rPr>
          <w:vertAlign w:val="subscript"/>
        </w:rPr>
        <w:t>SN</w:t>
      </w:r>
      <w:r w:rsidRPr="00FB6EF4">
        <w:t xml:space="preserve"> change. If the MN cannot allocate an </w:t>
      </w:r>
      <w:bookmarkStart w:id="156" w:name="_Hlk33108833"/>
      <w:r w:rsidRPr="00FB6EF4">
        <w:t xml:space="preserve">unused radio bearer identity </w:t>
      </w:r>
      <w:bookmarkEnd w:id="156"/>
      <w:r w:rsidRPr="00FB6EF4">
        <w:t xml:space="preserve">for a new radio bearer in the SN, due to radio bearer identity space exhaustion, the MN </w:t>
      </w:r>
      <w:r w:rsidR="00160E06">
        <w:t>is expected to</w:t>
      </w:r>
      <w:r w:rsidRPr="00FB6EF4">
        <w:t xml:space="preserve"> increment the SN Counter and compute a fresh K</w:t>
      </w:r>
      <w:r w:rsidRPr="00FB6EF4">
        <w:rPr>
          <w:vertAlign w:val="subscript"/>
        </w:rPr>
        <w:t>SN</w:t>
      </w:r>
      <w:r w:rsidRPr="00FB6EF4">
        <w:t xml:space="preserve">, and then </w:t>
      </w:r>
      <w:r w:rsidR="00160E06">
        <w:t>is expected to</w:t>
      </w:r>
      <w:r w:rsidRPr="00FB6EF4">
        <w:t xml:space="preserve"> perform a SN Modification procedure to update the K</w:t>
      </w:r>
      <w:r w:rsidRPr="00FB6EF4">
        <w:rPr>
          <w:vertAlign w:val="subscript"/>
        </w:rPr>
        <w:t>SN</w:t>
      </w:r>
      <w:r w:rsidRPr="00A94455">
        <w:rPr>
          <w:lang w:eastAsia="zh-CN"/>
        </w:rPr>
        <w:t xml:space="preserve"> as specified in </w:t>
      </w:r>
      <w:r w:rsidRPr="00A94455">
        <w:t xml:space="preserve">TS 33.501 </w:t>
      </w:r>
      <w:r>
        <w:rPr>
          <w:lang w:eastAsia="zh-CN"/>
        </w:rPr>
        <w:t>[2]</w:t>
      </w:r>
      <w:r w:rsidRPr="00A94455">
        <w:t xml:space="preserve">, clause </w:t>
      </w:r>
      <w:r w:rsidRPr="00FB6EF4">
        <w:t>6.10.2.1</w:t>
      </w:r>
      <w:r w:rsidRPr="00A94455">
        <w:rPr>
          <w:lang w:eastAsia="zh-CN"/>
        </w:rPr>
        <w:t>.</w:t>
      </w:r>
    </w:p>
    <w:p w14:paraId="64D96FA2" w14:textId="77777777" w:rsidR="002C6C73" w:rsidRDefault="002C6C73" w:rsidP="00F92FA2">
      <w:pPr>
        <w:rPr>
          <w:lang w:eastAsia="zh-CN"/>
        </w:rPr>
      </w:pPr>
      <w:r>
        <w:t xml:space="preserve">The MN </w:t>
      </w:r>
      <w:r w:rsidR="00160E06">
        <w:t>is expected to</w:t>
      </w:r>
      <w:r>
        <w:t xml:space="preserve"> refresh the root key of the 5G AS security context associated with the SN Counter before the SN Counter wraps around.</w:t>
      </w:r>
      <w:r>
        <w:rPr>
          <w:lang w:val="en-US" w:eastAsia="zh-CN"/>
        </w:rPr>
        <w:t xml:space="preserve"> </w:t>
      </w:r>
      <w:r>
        <w:t xml:space="preserve">Refreshing the root key is done using intra cell handover as described in subclause 6.7.3.3 of </w:t>
      </w:r>
      <w:r w:rsidR="00160E06">
        <w:t>TS 33.501 [2]</w:t>
      </w:r>
      <w:r>
        <w:t>. When the root key is refreshed, the SN Counter is reset to '0' as defined above.</w:t>
      </w:r>
      <w:r>
        <w:rPr>
          <w:lang w:val="en-US" w:eastAsia="zh-CN"/>
        </w:rPr>
        <w:t xml:space="preserve"> </w:t>
      </w:r>
      <w:r w:rsidR="00160E06">
        <w:rPr>
          <w:lang w:val="en-US" w:eastAsia="zh-CN"/>
        </w:rPr>
        <w:t xml:space="preserve">in that same clause; </w:t>
      </w:r>
      <w:r>
        <w:rPr>
          <w:lang w:eastAsia="zh-CN"/>
        </w:rPr>
        <w:t xml:space="preserve">as specified in </w:t>
      </w:r>
      <w:r>
        <w:t xml:space="preserve">TS 33.501 </w:t>
      </w:r>
      <w:r>
        <w:rPr>
          <w:lang w:eastAsia="zh-CN"/>
        </w:rPr>
        <w:t>[2]</w:t>
      </w:r>
      <w:r>
        <w:t xml:space="preserve">, </w:t>
      </w:r>
      <w:r>
        <w:rPr>
          <w:lang w:eastAsia="zh-CN"/>
        </w:rPr>
        <w:t>clause 6.10.</w:t>
      </w:r>
      <w:r>
        <w:rPr>
          <w:lang w:val="en-US" w:eastAsia="zh-CN"/>
        </w:rPr>
        <w:t>3</w:t>
      </w:r>
      <w:r>
        <w:rPr>
          <w:lang w:eastAsia="zh-CN"/>
        </w:rPr>
        <w:t>.1</w:t>
      </w:r>
      <w:r>
        <w:rPr>
          <w:lang w:val="en-US" w:eastAsia="zh-CN"/>
        </w:rPr>
        <w:t>.</w:t>
      </w:r>
    </w:p>
    <w:p w14:paraId="049C7B1D" w14:textId="77777777" w:rsidR="00837DB2" w:rsidRPr="001F4280" w:rsidRDefault="00F92FA2" w:rsidP="00AE485A">
      <w:pPr>
        <w:pStyle w:val="NO"/>
        <w:rPr>
          <w:lang w:eastAsia="zh-CN"/>
        </w:rPr>
      </w:pPr>
      <w:r>
        <w:rPr>
          <w:lang w:eastAsia="zh-CN"/>
        </w:rPr>
        <w:t>NOTE:</w:t>
      </w:r>
      <w:r>
        <w:rPr>
          <w:lang w:eastAsia="zh-CN"/>
        </w:rPr>
        <w:tab/>
        <w:t>The following testcases are only tested when the NR-NR DC, NE-DC and EN-DC scenarios are deployed.</w:t>
      </w:r>
    </w:p>
    <w:p w14:paraId="022BB22C" w14:textId="77777777" w:rsidR="00837DB2" w:rsidRDefault="00837DB2" w:rsidP="00837DB2">
      <w:pPr>
        <w:keepNext/>
      </w:pPr>
      <w:r w:rsidRPr="00A94455">
        <w:rPr>
          <w:i/>
        </w:rPr>
        <w:t>Threat References</w:t>
      </w:r>
      <w:r w:rsidRPr="00A94455">
        <w:t xml:space="preserve">: TR 33.926 </w:t>
      </w:r>
      <w:r>
        <w:t>[5]</w:t>
      </w:r>
      <w:r w:rsidRPr="00A94455">
        <w:t xml:space="preserve">, clause </w:t>
      </w:r>
      <w:r>
        <w:t>D</w:t>
      </w:r>
      <w:r w:rsidRPr="00A94455">
        <w:t>.2.2.7 Key Reuse</w:t>
      </w:r>
    </w:p>
    <w:p w14:paraId="615F0305" w14:textId="77777777" w:rsidR="00837DB2" w:rsidRPr="003A7F1D" w:rsidRDefault="00837DB2" w:rsidP="00837DB2">
      <w:pPr>
        <w:keepNext/>
        <w:rPr>
          <w:i/>
        </w:rPr>
      </w:pPr>
      <w:r w:rsidRPr="003A7F1D">
        <w:rPr>
          <w:i/>
        </w:rPr>
        <w:t xml:space="preserve">Test Case </w:t>
      </w:r>
      <w:r w:rsidR="008C2082">
        <w:rPr>
          <w:i/>
        </w:rPr>
        <w:t>1</w:t>
      </w:r>
      <w:r w:rsidRPr="003A7F1D">
        <w:rPr>
          <w:i/>
        </w:rPr>
        <w:t xml:space="preserve">: </w:t>
      </w:r>
    </w:p>
    <w:p w14:paraId="1503CA23" w14:textId="77777777" w:rsidR="00837DB2" w:rsidRPr="00137EBA" w:rsidRDefault="00837DB2" w:rsidP="00837DB2">
      <w:pPr>
        <w:rPr>
          <w:rFonts w:cs="Arial"/>
          <w:b/>
          <w:i/>
          <w:color w:val="000000"/>
        </w:rPr>
      </w:pPr>
      <w:r w:rsidRPr="00B52B32">
        <w:rPr>
          <w:rFonts w:cs="Arial"/>
          <w:bCs/>
          <w:color w:val="000000"/>
        </w:rPr>
        <w:t>Test Name</w:t>
      </w:r>
      <w:r w:rsidRPr="00137EBA">
        <w:rPr>
          <w:rFonts w:cs="Arial"/>
          <w:b/>
          <w:color w:val="000000"/>
        </w:rPr>
        <w:t xml:space="preserve">: </w:t>
      </w:r>
      <w:r w:rsidRPr="00137EBA">
        <w:t>TC_</w:t>
      </w:r>
      <w:r>
        <w:t>GNB_DC_KEY_UPDATE_DRB_ID</w:t>
      </w:r>
    </w:p>
    <w:p w14:paraId="4D6E59BC" w14:textId="77777777" w:rsidR="00837DB2" w:rsidRPr="003A7F1D" w:rsidRDefault="00837DB2" w:rsidP="00837DB2">
      <w:pPr>
        <w:rPr>
          <w:b/>
          <w:lang w:eastAsia="zh-CN"/>
        </w:rPr>
      </w:pPr>
      <w:r w:rsidRPr="003A7F1D">
        <w:rPr>
          <w:b/>
          <w:lang w:eastAsia="zh-CN"/>
        </w:rPr>
        <w:t>Purpose:</w:t>
      </w:r>
    </w:p>
    <w:p w14:paraId="1D7563E8" w14:textId="77777777" w:rsidR="00837DB2" w:rsidRDefault="00837DB2" w:rsidP="00837DB2">
      <w:pPr>
        <w:rPr>
          <w:lang w:eastAsia="zh-CN"/>
        </w:rPr>
      </w:pPr>
      <w:r>
        <w:rPr>
          <w:lang w:eastAsia="zh-CN"/>
        </w:rPr>
        <w:t xml:space="preserve">Verify that the gNB under test acting as a Master Node (MN) performs </w:t>
      </w:r>
      <w:r w:rsidRPr="00CF63A9">
        <w:t>K</w:t>
      </w:r>
      <w:r w:rsidRPr="00CF63A9">
        <w:rPr>
          <w:vertAlign w:val="subscript"/>
        </w:rPr>
        <w:t>SN</w:t>
      </w:r>
      <w:r>
        <w:rPr>
          <w:lang w:eastAsia="zh-CN"/>
        </w:rPr>
        <w:t xml:space="preserve"> update when </w:t>
      </w:r>
      <w:r w:rsidRPr="00AE6EEF">
        <w:t>DRB-IDs are about to be reused</w:t>
      </w:r>
      <w:r>
        <w:t>.</w:t>
      </w:r>
      <w:r>
        <w:rPr>
          <w:lang w:eastAsia="zh-CN"/>
        </w:rPr>
        <w:t xml:space="preserve">  </w:t>
      </w:r>
    </w:p>
    <w:p w14:paraId="3B867042" w14:textId="77777777" w:rsidR="00837DB2" w:rsidRPr="003A7F1D" w:rsidRDefault="00837DB2" w:rsidP="00837DB2">
      <w:pPr>
        <w:rPr>
          <w:b/>
          <w:lang w:eastAsia="zh-CN"/>
        </w:rPr>
      </w:pPr>
      <w:r w:rsidRPr="003A7F1D">
        <w:rPr>
          <w:b/>
          <w:lang w:eastAsia="zh-CN"/>
        </w:rPr>
        <w:t>Pre-Conditions:</w:t>
      </w:r>
    </w:p>
    <w:p w14:paraId="2F8D5790" w14:textId="77777777" w:rsidR="00837DB2" w:rsidRDefault="00837DB2" w:rsidP="00837DB2">
      <w:pPr>
        <w:pStyle w:val="B10"/>
      </w:pPr>
      <w:r w:rsidRPr="001C581D">
        <w:t>-</w:t>
      </w:r>
      <w:r w:rsidRPr="001C581D">
        <w:tab/>
        <w:t>Test environment with</w:t>
      </w:r>
      <w:r>
        <w:t xml:space="preserve"> </w:t>
      </w:r>
      <w:r w:rsidRPr="001C581D">
        <w:t xml:space="preserve">a </w:t>
      </w:r>
      <w:r>
        <w:t xml:space="preserve">gNB or ng-eNB acting as the Secondary Node (SN), which </w:t>
      </w:r>
      <w:r w:rsidRPr="001C581D">
        <w:t>may be simulated</w:t>
      </w:r>
    </w:p>
    <w:p w14:paraId="5C650302" w14:textId="77777777" w:rsidR="00837DB2" w:rsidRPr="001C581D" w:rsidRDefault="00837DB2" w:rsidP="00837DB2">
      <w:pPr>
        <w:pStyle w:val="B10"/>
      </w:pPr>
      <w:r w:rsidRPr="001C581D">
        <w:t>-</w:t>
      </w:r>
      <w:r w:rsidRPr="001C581D">
        <w:tab/>
        <w:t>Test environment with</w:t>
      </w:r>
      <w:r>
        <w:t xml:space="preserve"> a UE, SMF and AMF, which </w:t>
      </w:r>
      <w:r w:rsidRPr="001C581D">
        <w:t>may be simulated</w:t>
      </w:r>
    </w:p>
    <w:p w14:paraId="2A313972" w14:textId="77777777" w:rsidR="00837DB2" w:rsidRPr="003A7F1D" w:rsidRDefault="00837DB2" w:rsidP="00837DB2">
      <w:pPr>
        <w:rPr>
          <w:b/>
          <w:lang w:eastAsia="zh-CN"/>
        </w:rPr>
      </w:pPr>
      <w:r w:rsidRPr="003A7F1D">
        <w:rPr>
          <w:b/>
          <w:lang w:eastAsia="zh-CN"/>
        </w:rPr>
        <w:t>Execution Steps</w:t>
      </w:r>
    </w:p>
    <w:p w14:paraId="3D759C76" w14:textId="77777777" w:rsidR="00837DB2" w:rsidRDefault="00837DB2" w:rsidP="00837DB2">
      <w:pPr>
        <w:pStyle w:val="B10"/>
      </w:pPr>
      <w:r>
        <w:t>1.</w:t>
      </w:r>
      <w:r>
        <w:tab/>
        <w:t>T</w:t>
      </w:r>
      <w:r w:rsidRPr="008242B4">
        <w:t xml:space="preserve">he </w:t>
      </w:r>
      <w:r w:rsidR="006F6BF7">
        <w:t>tester triggers the</w:t>
      </w:r>
      <w:r w:rsidR="006F6BF7">
        <w:rPr>
          <w:lang w:eastAsia="zh-CN"/>
        </w:rPr>
        <w:t xml:space="preserve"> </w:t>
      </w:r>
      <w:r>
        <w:rPr>
          <w:lang w:eastAsia="zh-CN"/>
        </w:rPr>
        <w:t>gNB under test</w:t>
      </w:r>
      <w:r w:rsidRPr="008242B4">
        <w:t xml:space="preserve"> </w:t>
      </w:r>
      <w:r w:rsidR="006F6BF7">
        <w:t xml:space="preserve">to </w:t>
      </w:r>
      <w:r w:rsidRPr="008242B4">
        <w:t xml:space="preserve">establish </w:t>
      </w:r>
      <w:r w:rsidRPr="00920C59">
        <w:t>RRC connection</w:t>
      </w:r>
      <w:r>
        <w:t xml:space="preserve"> and AS </w:t>
      </w:r>
      <w:r w:rsidRPr="008242B4">
        <w:t xml:space="preserve">security context </w:t>
      </w:r>
      <w:r>
        <w:t>with</w:t>
      </w:r>
      <w:r w:rsidRPr="008242B4">
        <w:t xml:space="preserve"> the UE</w:t>
      </w:r>
      <w:r>
        <w:t>.</w:t>
      </w:r>
    </w:p>
    <w:p w14:paraId="640030BC" w14:textId="77777777" w:rsidR="00837DB2" w:rsidRDefault="00837DB2" w:rsidP="00837DB2">
      <w:pPr>
        <w:pStyle w:val="B10"/>
      </w:pPr>
      <w:r>
        <w:t>2.</w:t>
      </w:r>
      <w:r>
        <w:tab/>
        <w:t>T</w:t>
      </w:r>
      <w:r w:rsidRPr="008242B4">
        <w:t xml:space="preserve">he </w:t>
      </w:r>
      <w:r>
        <w:rPr>
          <w:lang w:eastAsia="zh-CN"/>
        </w:rPr>
        <w:t>gNB under test</w:t>
      </w:r>
      <w:r w:rsidRPr="008242B4">
        <w:t xml:space="preserve"> establishes security context between the UE an</w:t>
      </w:r>
      <w:r>
        <w:t>d the</w:t>
      </w:r>
      <w:r w:rsidRPr="008242B4">
        <w:t xml:space="preserve"> </w:t>
      </w:r>
      <w:r>
        <w:t>SN</w:t>
      </w:r>
      <w:r w:rsidRPr="008242B4">
        <w:t xml:space="preserve"> for </w:t>
      </w:r>
      <w:r>
        <w:t>the</w:t>
      </w:r>
      <w:r w:rsidRPr="008242B4">
        <w:t xml:space="preserve"> given AS security context shared between the </w:t>
      </w:r>
      <w:r>
        <w:rPr>
          <w:lang w:eastAsia="zh-CN"/>
        </w:rPr>
        <w:t>gNB under test</w:t>
      </w:r>
      <w:r w:rsidRPr="008242B4">
        <w:t xml:space="preserve"> and the UE</w:t>
      </w:r>
      <w:r>
        <w:t xml:space="preserve">; and </w:t>
      </w:r>
      <w:r w:rsidRPr="008242B4">
        <w:t xml:space="preserve">generates </w:t>
      </w:r>
      <w:r>
        <w:t>a</w:t>
      </w:r>
      <w:r w:rsidRPr="008242B4">
        <w:t xml:space="preserve"> </w:t>
      </w:r>
      <w:r w:rsidRPr="00CF63A9">
        <w:t>K</w:t>
      </w:r>
      <w:r w:rsidRPr="00CF63A9">
        <w:rPr>
          <w:vertAlign w:val="subscript"/>
        </w:rPr>
        <w:t>SN</w:t>
      </w:r>
      <w:r w:rsidRPr="008242B4">
        <w:t xml:space="preserve"> sen</w:t>
      </w:r>
      <w:r>
        <w:t>t</w:t>
      </w:r>
      <w:r w:rsidRPr="008242B4">
        <w:t xml:space="preserve"> to the SN.</w:t>
      </w:r>
    </w:p>
    <w:p w14:paraId="765A7C47" w14:textId="77777777" w:rsidR="00837DB2" w:rsidRDefault="00837DB2" w:rsidP="00837DB2">
      <w:pPr>
        <w:pStyle w:val="B10"/>
      </w:pPr>
      <w:r>
        <w:t>3.</w:t>
      </w:r>
      <w:r>
        <w:tab/>
        <w:t>A SCG bearer is set up between the UE and the SN.</w:t>
      </w:r>
    </w:p>
    <w:p w14:paraId="085EA3C9" w14:textId="77777777" w:rsidR="00837DB2" w:rsidRDefault="00837DB2" w:rsidP="00837DB2">
      <w:pPr>
        <w:pStyle w:val="B10"/>
      </w:pPr>
      <w:r>
        <w:t>4.</w:t>
      </w:r>
      <w:r>
        <w:tab/>
        <w:t>T</w:t>
      </w:r>
      <w:r w:rsidRPr="008242B4">
        <w:t xml:space="preserve">he </w:t>
      </w:r>
      <w:r w:rsidR="006F6BF7">
        <w:t>tester triggers the</w:t>
      </w:r>
      <w:r w:rsidR="006F6BF7">
        <w:rPr>
          <w:lang w:eastAsia="zh-CN"/>
        </w:rPr>
        <w:t xml:space="preserve"> </w:t>
      </w:r>
      <w:r>
        <w:rPr>
          <w:lang w:eastAsia="zh-CN"/>
        </w:rPr>
        <w:t>gNB under test</w:t>
      </w:r>
      <w:r w:rsidRPr="008242B4">
        <w:t xml:space="preserve"> </w:t>
      </w:r>
      <w:r>
        <w:t xml:space="preserve">to </w:t>
      </w:r>
      <w:r w:rsidRPr="00C63E41">
        <w:t>execut</w:t>
      </w:r>
      <w:r>
        <w:t>e</w:t>
      </w:r>
      <w:r w:rsidRPr="00C63E41">
        <w:t xml:space="preserve"> the S</w:t>
      </w:r>
      <w:r>
        <w:t>N</w:t>
      </w:r>
      <w:r w:rsidRPr="00C63E41">
        <w:t xml:space="preserve"> Modification procedure</w:t>
      </w:r>
      <w:r w:rsidRPr="004420D7">
        <w:t xml:space="preserve"> </w:t>
      </w:r>
      <w:r>
        <w:t xml:space="preserve">to </w:t>
      </w:r>
      <w:r w:rsidRPr="004420D7">
        <w:t>provide additional available DRB IDs to be used for SN terminated bearers</w:t>
      </w:r>
      <w:r>
        <w:t xml:space="preserve"> (</w:t>
      </w:r>
      <w:r>
        <w:rPr>
          <w:lang w:eastAsia="zh-CN"/>
        </w:rPr>
        <w:t xml:space="preserve">e.g. by </w:t>
      </w:r>
      <w:r w:rsidR="00193274">
        <w:rPr>
          <w:lang w:eastAsia="zh-CN"/>
        </w:rPr>
        <w:t xml:space="preserve">triggering </w:t>
      </w:r>
      <w:r>
        <w:rPr>
          <w:lang w:eastAsia="zh-CN"/>
        </w:rPr>
        <w:t xml:space="preserve">the UE </w:t>
      </w:r>
      <w:r w:rsidR="00193274">
        <w:rPr>
          <w:lang w:eastAsia="zh-CN"/>
        </w:rPr>
        <w:t xml:space="preserve">to make </w:t>
      </w:r>
      <w:r>
        <w:rPr>
          <w:lang w:eastAsia="zh-CN"/>
        </w:rPr>
        <w:t xml:space="preserve">multiple IMS calls, or by </w:t>
      </w:r>
      <w:r w:rsidR="00193274">
        <w:rPr>
          <w:lang w:eastAsia="zh-CN"/>
        </w:rPr>
        <w:t xml:space="preserve">triggering </w:t>
      </w:r>
      <w:r>
        <w:rPr>
          <w:lang w:eastAsia="zh-CN"/>
        </w:rPr>
        <w:t>the SMF</w:t>
      </w:r>
      <w:r w:rsidR="00193274">
        <w:rPr>
          <w:lang w:eastAsia="zh-CN"/>
        </w:rPr>
        <w:t xml:space="preserve"> to</w:t>
      </w:r>
      <w:r>
        <w:rPr>
          <w:lang w:eastAsia="zh-CN"/>
        </w:rPr>
        <w:t xml:space="preserve"> request </w:t>
      </w:r>
      <w:r w:rsidRPr="0085421F">
        <w:rPr>
          <w:lang w:eastAsia="zh-CN"/>
        </w:rPr>
        <w:t xml:space="preserve">PDU </w:t>
      </w:r>
      <w:r>
        <w:rPr>
          <w:lang w:eastAsia="zh-CN"/>
        </w:rPr>
        <w:t>s</w:t>
      </w:r>
      <w:r w:rsidRPr="0085421F">
        <w:rPr>
          <w:lang w:eastAsia="zh-CN"/>
        </w:rPr>
        <w:t xml:space="preserve">ession </w:t>
      </w:r>
      <w:r>
        <w:rPr>
          <w:lang w:eastAsia="zh-CN"/>
        </w:rPr>
        <w:t>modification</w:t>
      </w:r>
      <w:r w:rsidRPr="0085421F">
        <w:rPr>
          <w:lang w:eastAsia="zh-CN"/>
        </w:rPr>
        <w:t xml:space="preserve"> </w:t>
      </w:r>
      <w:r>
        <w:rPr>
          <w:lang w:eastAsia="zh-CN"/>
        </w:rPr>
        <w:t>and deactivation via the AMF),</w:t>
      </w:r>
      <w:r w:rsidRPr="004B19CD">
        <w:t xml:space="preserve"> </w:t>
      </w:r>
      <w:r>
        <w:t xml:space="preserve">until the </w:t>
      </w:r>
      <w:r w:rsidRPr="004420D7">
        <w:t>DRB ID</w:t>
      </w:r>
      <w:r>
        <w:t>s are reused</w:t>
      </w:r>
      <w:r w:rsidR="0029734E" w:rsidRPr="0029734E">
        <w:t>.</w:t>
      </w:r>
    </w:p>
    <w:p w14:paraId="31BE1064" w14:textId="77777777" w:rsidR="00837DB2" w:rsidRPr="003A7F1D" w:rsidRDefault="00837DB2" w:rsidP="00837DB2">
      <w:pPr>
        <w:rPr>
          <w:b/>
          <w:lang w:eastAsia="zh-CN"/>
        </w:rPr>
      </w:pPr>
      <w:r w:rsidRPr="003A7F1D">
        <w:rPr>
          <w:b/>
          <w:lang w:eastAsia="zh-CN"/>
        </w:rPr>
        <w:t>Expected Results:</w:t>
      </w:r>
    </w:p>
    <w:p w14:paraId="638792E9" w14:textId="77777777" w:rsidR="00837DB2" w:rsidRPr="003430C6" w:rsidRDefault="00837DB2" w:rsidP="00837DB2">
      <w:pPr>
        <w:pStyle w:val="B10"/>
      </w:pPr>
      <w:r w:rsidRPr="003430C6">
        <w:t>-</w:t>
      </w:r>
      <w:r>
        <w:tab/>
        <w:t>Before DRB ID reuse, t</w:t>
      </w:r>
      <w:r w:rsidRPr="003430C6">
        <w:t xml:space="preserve">he gNB under test </w:t>
      </w:r>
      <w:r>
        <w:t xml:space="preserve">generates </w:t>
      </w:r>
      <w:r w:rsidRPr="003430C6">
        <w:t xml:space="preserve">a </w:t>
      </w:r>
      <w:r>
        <w:t>new</w:t>
      </w:r>
      <w:r w:rsidRPr="003430C6">
        <w:t xml:space="preserve"> </w:t>
      </w:r>
      <w:r w:rsidRPr="001F4280">
        <w:t>K</w:t>
      </w:r>
      <w:r>
        <w:rPr>
          <w:vertAlign w:val="subscript"/>
        </w:rPr>
        <w:t>S</w:t>
      </w:r>
      <w:r w:rsidRPr="001F4280">
        <w:rPr>
          <w:vertAlign w:val="subscript"/>
        </w:rPr>
        <w:t>N</w:t>
      </w:r>
      <w:r w:rsidRPr="001F4280">
        <w:t xml:space="preserve"> </w:t>
      </w:r>
      <w:r>
        <w:t xml:space="preserve">and sends </w:t>
      </w:r>
      <w:r w:rsidRPr="003430C6">
        <w:t>i</w:t>
      </w:r>
      <w:r>
        <w:t xml:space="preserve">t via </w:t>
      </w:r>
      <w:r w:rsidRPr="003430C6">
        <w:t>the SN Modification Request message</w:t>
      </w:r>
      <w:r>
        <w:t xml:space="preserve"> to the SN</w:t>
      </w:r>
      <w:r w:rsidRPr="003430C6">
        <w:t>.</w:t>
      </w:r>
    </w:p>
    <w:p w14:paraId="631BD287" w14:textId="77777777" w:rsidR="00837DB2" w:rsidRPr="003A7F1D" w:rsidRDefault="00837DB2" w:rsidP="00837DB2">
      <w:pPr>
        <w:rPr>
          <w:b/>
          <w:lang w:eastAsia="zh-CN"/>
        </w:rPr>
      </w:pPr>
      <w:r w:rsidRPr="003A7F1D">
        <w:rPr>
          <w:b/>
          <w:lang w:eastAsia="zh-CN"/>
        </w:rPr>
        <w:t>Expected format of evidence:</w:t>
      </w:r>
    </w:p>
    <w:p w14:paraId="3D6875BC" w14:textId="77777777" w:rsidR="00837DB2" w:rsidRDefault="00837DB2" w:rsidP="00837DB2">
      <w:pPr>
        <w:rPr>
          <w:lang w:eastAsia="zh-CN"/>
        </w:rPr>
      </w:pPr>
      <w:r w:rsidRPr="00137EBA">
        <w:rPr>
          <w:lang w:eastAsia="zh-CN"/>
        </w:rPr>
        <w:t xml:space="preserve">Evidence suitable for the interface, e.g. text representation of the captured </w:t>
      </w:r>
      <w:r w:rsidRPr="003430C6">
        <w:t xml:space="preserve">SN Modification Request </w:t>
      </w:r>
      <w:r w:rsidRPr="00137EBA">
        <w:rPr>
          <w:lang w:eastAsia="zh-CN"/>
        </w:rPr>
        <w:t>message.</w:t>
      </w:r>
    </w:p>
    <w:p w14:paraId="6B798E54" w14:textId="77777777" w:rsidR="008C2082" w:rsidRDefault="008C2082" w:rsidP="008C2082">
      <w:pPr>
        <w:keepNext/>
        <w:rPr>
          <w:lang w:eastAsia="zh-CN"/>
        </w:rPr>
      </w:pPr>
      <w:r>
        <w:rPr>
          <w:i/>
        </w:rPr>
        <w:t xml:space="preserve">Test Case </w:t>
      </w:r>
      <w:r>
        <w:rPr>
          <w:i/>
          <w:lang w:val="en-US" w:eastAsia="zh-CN"/>
        </w:rPr>
        <w:t>2</w:t>
      </w:r>
      <w:r>
        <w:t xml:space="preserve">: </w:t>
      </w:r>
    </w:p>
    <w:p w14:paraId="31560EF9" w14:textId="77777777" w:rsidR="008C2082" w:rsidRDefault="008C2082" w:rsidP="008C2082">
      <w:pPr>
        <w:rPr>
          <w:rFonts w:cs="Arial"/>
          <w:b/>
          <w:i/>
          <w:color w:val="000000"/>
        </w:rPr>
      </w:pPr>
      <w:r>
        <w:rPr>
          <w:rFonts w:cs="Arial"/>
          <w:b/>
          <w:color w:val="000000"/>
        </w:rPr>
        <w:t>Test Name: TC_GNB_DC_KEY_UPDATE_SN_COUNTER</w:t>
      </w:r>
    </w:p>
    <w:p w14:paraId="4D893402" w14:textId="77777777" w:rsidR="008C2082" w:rsidRDefault="008C2082" w:rsidP="008C2082">
      <w:pPr>
        <w:rPr>
          <w:b/>
          <w:lang w:eastAsia="zh-CN"/>
        </w:rPr>
      </w:pPr>
      <w:r>
        <w:rPr>
          <w:b/>
          <w:lang w:eastAsia="zh-CN"/>
        </w:rPr>
        <w:t>Purpose:</w:t>
      </w:r>
    </w:p>
    <w:p w14:paraId="239D0A7E" w14:textId="77777777" w:rsidR="008C2082" w:rsidRDefault="008C2082" w:rsidP="008C2082">
      <w:pPr>
        <w:rPr>
          <w:lang w:eastAsia="zh-CN"/>
        </w:rPr>
      </w:pPr>
      <w:r>
        <w:rPr>
          <w:lang w:eastAsia="zh-CN"/>
        </w:rPr>
        <w:t>Verify that the gNB under test acting as a Master Node (MN) performs K</w:t>
      </w:r>
      <w:r>
        <w:rPr>
          <w:vertAlign w:val="subscript"/>
          <w:lang w:eastAsia="zh-CN"/>
        </w:rPr>
        <w:t>NG-RAN</w:t>
      </w:r>
      <w:r>
        <w:rPr>
          <w:lang w:eastAsia="zh-CN"/>
        </w:rPr>
        <w:t xml:space="preserve">(AS root key) update when SN COUNTER is about to </w:t>
      </w:r>
      <w:r>
        <w:rPr>
          <w:lang w:val="en-US" w:eastAsia="zh-CN"/>
        </w:rPr>
        <w:t>w</w:t>
      </w:r>
      <w:r>
        <w:rPr>
          <w:lang w:eastAsia="zh-CN"/>
        </w:rPr>
        <w:t>rap around.</w:t>
      </w:r>
    </w:p>
    <w:p w14:paraId="5AA84E7A" w14:textId="77777777" w:rsidR="008C2082" w:rsidRDefault="008C2082" w:rsidP="008C2082">
      <w:pPr>
        <w:rPr>
          <w:b/>
          <w:lang w:eastAsia="zh-CN"/>
        </w:rPr>
      </w:pPr>
      <w:r>
        <w:rPr>
          <w:b/>
          <w:lang w:eastAsia="zh-CN"/>
        </w:rPr>
        <w:t>Pre-Conditions:</w:t>
      </w:r>
    </w:p>
    <w:p w14:paraId="05D77BD6" w14:textId="77777777" w:rsidR="008C2082" w:rsidRDefault="008C2082" w:rsidP="008C2082">
      <w:pPr>
        <w:pStyle w:val="B10"/>
      </w:pPr>
      <w:r>
        <w:t>-</w:t>
      </w:r>
      <w:r>
        <w:tab/>
        <w:t>Test environment with a gNB or ng-eNB acting as the Secondary Node (SN), which may be simulated</w:t>
      </w:r>
    </w:p>
    <w:p w14:paraId="36B6683B" w14:textId="77777777" w:rsidR="008C2082" w:rsidRDefault="008C2082" w:rsidP="008C2082">
      <w:pPr>
        <w:pStyle w:val="B10"/>
      </w:pPr>
      <w:r>
        <w:t>-</w:t>
      </w:r>
      <w:r>
        <w:tab/>
        <w:t>Test environment with a UE, SMF and AMF, which may be simulated.</w:t>
      </w:r>
    </w:p>
    <w:p w14:paraId="0EC96EB6" w14:textId="77777777" w:rsidR="008C2082" w:rsidRDefault="008C2082" w:rsidP="008C2082">
      <w:pPr>
        <w:rPr>
          <w:b/>
          <w:lang w:eastAsia="zh-CN"/>
        </w:rPr>
      </w:pPr>
      <w:r>
        <w:rPr>
          <w:b/>
          <w:lang w:eastAsia="zh-CN"/>
        </w:rPr>
        <w:t>Execution Steps</w:t>
      </w:r>
    </w:p>
    <w:p w14:paraId="60A8F656" w14:textId="77777777" w:rsidR="008C2082" w:rsidRDefault="008C2082" w:rsidP="008C2082">
      <w:pPr>
        <w:pStyle w:val="B10"/>
        <w:rPr>
          <w:lang w:eastAsia="zh-CN"/>
        </w:rPr>
      </w:pPr>
      <w:r>
        <w:rPr>
          <w:lang w:eastAsia="zh-CN"/>
        </w:rPr>
        <w:t>1.</w:t>
      </w:r>
      <w:r>
        <w:rPr>
          <w:lang w:eastAsia="zh-CN"/>
        </w:rPr>
        <w:tab/>
        <w:t xml:space="preserve">The </w:t>
      </w:r>
      <w:r w:rsidR="00193274">
        <w:rPr>
          <w:lang w:eastAsia="zh-CN"/>
        </w:rPr>
        <w:t xml:space="preserve">tester triggers the </w:t>
      </w:r>
      <w:r>
        <w:rPr>
          <w:lang w:eastAsia="zh-CN"/>
        </w:rPr>
        <w:t xml:space="preserve">gNB under test </w:t>
      </w:r>
      <w:r w:rsidR="00193274">
        <w:rPr>
          <w:lang w:eastAsia="zh-CN"/>
        </w:rPr>
        <w:t xml:space="preserve">to </w:t>
      </w:r>
      <w:r>
        <w:rPr>
          <w:lang w:eastAsia="zh-CN"/>
        </w:rPr>
        <w:t>establish RRC connection and AS security context with the UE.</w:t>
      </w:r>
    </w:p>
    <w:p w14:paraId="4CFF2040" w14:textId="77777777" w:rsidR="008C2082" w:rsidRDefault="008C2082" w:rsidP="008C2082">
      <w:pPr>
        <w:pStyle w:val="B10"/>
        <w:rPr>
          <w:lang w:eastAsia="zh-CN"/>
        </w:rPr>
      </w:pPr>
      <w:r>
        <w:rPr>
          <w:lang w:eastAsia="zh-CN"/>
        </w:rPr>
        <w:t>2.</w:t>
      </w:r>
      <w:r>
        <w:rPr>
          <w:lang w:eastAsia="zh-CN"/>
        </w:rPr>
        <w:tab/>
        <w:t>The gNB under test establishes security context between the UE and the SN for the given AS security context shared between the gNB under test and the UE; and generates a K</w:t>
      </w:r>
      <w:r>
        <w:rPr>
          <w:vertAlign w:val="subscript"/>
          <w:lang w:eastAsia="zh-CN"/>
        </w:rPr>
        <w:t xml:space="preserve">SN </w:t>
      </w:r>
      <w:r>
        <w:rPr>
          <w:lang w:eastAsia="zh-CN"/>
        </w:rPr>
        <w:t xml:space="preserve">sent to the SN and </w:t>
      </w:r>
      <w:r>
        <w:rPr>
          <w:lang w:val="en-US" w:eastAsia="zh-CN"/>
        </w:rPr>
        <w:t>increases</w:t>
      </w:r>
      <w:r>
        <w:rPr>
          <w:lang w:eastAsia="zh-CN"/>
        </w:rPr>
        <w:t xml:space="preserve"> the </w:t>
      </w:r>
      <w:r>
        <w:rPr>
          <w:lang w:val="en-US" w:eastAsia="zh-CN"/>
        </w:rPr>
        <w:t xml:space="preserve">value of </w:t>
      </w:r>
      <w:r>
        <w:rPr>
          <w:lang w:eastAsia="zh-CN"/>
        </w:rPr>
        <w:t>SN Counter</w:t>
      </w:r>
      <w:r w:rsidR="0029734E" w:rsidRPr="0029734E">
        <w:rPr>
          <w:lang w:eastAsia="zh-CN"/>
        </w:rPr>
        <w:t>.</w:t>
      </w:r>
    </w:p>
    <w:p w14:paraId="72851D60" w14:textId="77777777" w:rsidR="008C2082" w:rsidRDefault="008C2082" w:rsidP="008C2082">
      <w:pPr>
        <w:pStyle w:val="B10"/>
        <w:rPr>
          <w:lang w:eastAsia="zh-CN"/>
        </w:rPr>
      </w:pPr>
      <w:r>
        <w:rPr>
          <w:lang w:eastAsia="zh-CN"/>
        </w:rPr>
        <w:t>3.</w:t>
      </w:r>
      <w:r>
        <w:rPr>
          <w:lang w:eastAsia="zh-CN"/>
        </w:rPr>
        <w:tab/>
        <w:t>A SCG bearer is set up between the UE and the SN.</w:t>
      </w:r>
    </w:p>
    <w:p w14:paraId="77C4DBD1" w14:textId="77777777" w:rsidR="008C2082" w:rsidRDefault="008C2082" w:rsidP="008C2082">
      <w:pPr>
        <w:pStyle w:val="B10"/>
      </w:pPr>
      <w:r>
        <w:rPr>
          <w:lang w:eastAsia="zh-CN"/>
        </w:rPr>
        <w:t>4.</w:t>
      </w:r>
      <w:r>
        <w:rPr>
          <w:lang w:eastAsia="zh-CN"/>
        </w:rPr>
        <w:tab/>
        <w:t xml:space="preserve">The </w:t>
      </w:r>
      <w:r w:rsidR="00193274">
        <w:rPr>
          <w:lang w:eastAsia="zh-CN"/>
        </w:rPr>
        <w:t xml:space="preserve">tester triggers the </w:t>
      </w:r>
      <w:r>
        <w:rPr>
          <w:lang w:eastAsia="zh-CN"/>
        </w:rPr>
        <w:t xml:space="preserve">gNB under test to execute the SN Modification procedure to provide </w:t>
      </w:r>
      <w:r>
        <w:rPr>
          <w:lang w:val="en-US" w:eastAsia="zh-CN"/>
        </w:rPr>
        <w:t xml:space="preserve">updated </w:t>
      </w:r>
      <w:r>
        <w:rPr>
          <w:lang w:eastAsia="zh-CN"/>
        </w:rPr>
        <w:t>K</w:t>
      </w:r>
      <w:r>
        <w:rPr>
          <w:vertAlign w:val="subscript"/>
          <w:lang w:eastAsia="zh-CN"/>
        </w:rPr>
        <w:t>SN</w:t>
      </w:r>
      <w:r>
        <w:rPr>
          <w:lang w:eastAsia="zh-CN"/>
        </w:rPr>
        <w:t xml:space="preserve"> </w:t>
      </w:r>
      <w:r>
        <w:rPr>
          <w:lang w:val="en-US" w:eastAsia="zh-CN"/>
        </w:rPr>
        <w:t>to SN</w:t>
      </w:r>
      <w:r>
        <w:rPr>
          <w:lang w:eastAsia="zh-CN"/>
        </w:rPr>
        <w:t>,</w:t>
      </w:r>
      <w:r>
        <w:rPr>
          <w:lang w:val="en-US" w:eastAsia="zh-CN"/>
        </w:rPr>
        <w:t xml:space="preserve"> </w:t>
      </w:r>
      <w:r>
        <w:rPr>
          <w:lang w:eastAsia="zh-CN"/>
        </w:rPr>
        <w:t>until the SN Counter value wraps around.</w:t>
      </w:r>
    </w:p>
    <w:p w14:paraId="5631C926" w14:textId="77777777" w:rsidR="008C2082" w:rsidRDefault="008C2082" w:rsidP="008C2082">
      <w:pPr>
        <w:rPr>
          <w:b/>
          <w:lang w:eastAsia="zh-CN"/>
        </w:rPr>
      </w:pPr>
      <w:r>
        <w:rPr>
          <w:b/>
          <w:lang w:eastAsia="zh-CN"/>
        </w:rPr>
        <w:t>Expected Results:</w:t>
      </w:r>
    </w:p>
    <w:p w14:paraId="4EFEAA1E" w14:textId="77777777" w:rsidR="008C2082" w:rsidRDefault="008C2082" w:rsidP="008C2082">
      <w:pPr>
        <w:pStyle w:val="B10"/>
      </w:pPr>
      <w:r>
        <w:t>-</w:t>
      </w:r>
      <w:r>
        <w:tab/>
        <w:t>Before SN Counter wraps around, the gNB under test takes a new K</w:t>
      </w:r>
      <w:r>
        <w:rPr>
          <w:vertAlign w:val="subscript"/>
        </w:rPr>
        <w:t>NG-RAN</w:t>
      </w:r>
      <w:r>
        <w:t xml:space="preserve"> into use by e.g. triggering an intra-cell handover or triggering a transition from RRC_CONNECTED to RRC_IDLE or RRC_INACTIVE and then back to RRC_CONNECTED.</w:t>
      </w:r>
    </w:p>
    <w:p w14:paraId="1AD12FA5" w14:textId="77777777" w:rsidR="00351D0D" w:rsidRDefault="00351D0D" w:rsidP="00351D0D">
      <w:pPr>
        <w:pStyle w:val="NO"/>
      </w:pPr>
      <w:r>
        <w:rPr>
          <w:rFonts w:hint="eastAsia"/>
          <w:lang w:eastAsia="zh-CN"/>
        </w:rPr>
        <w:t>NOTE</w:t>
      </w:r>
      <w:r w:rsidR="00193274">
        <w:rPr>
          <w:rFonts w:ascii="MS Mincho" w:eastAsia="MS Mincho" w:hAnsi="MS Mincho" w:cs="MS Mincho"/>
          <w:lang w:val="en-US" w:eastAsia="zh-CN"/>
        </w:rPr>
        <w:t>:</w:t>
      </w:r>
      <w:r w:rsidR="00193274">
        <w:rPr>
          <w:rFonts w:ascii="MS Mincho" w:eastAsia="MS Mincho" w:hAnsi="MS Mincho" w:cs="MS Mincho"/>
          <w:lang w:val="en-US" w:eastAsia="zh-CN"/>
        </w:rPr>
        <w:tab/>
      </w:r>
      <w:r>
        <w:t>Random Access Procedure</w:t>
      </w:r>
      <w:r>
        <w:rPr>
          <w:lang w:eastAsia="zh-CN"/>
        </w:rPr>
        <w:t xml:space="preserve"> defined in clause </w:t>
      </w:r>
      <w:r w:rsidRPr="00166082">
        <w:rPr>
          <w:lang w:eastAsia="zh-CN"/>
        </w:rPr>
        <w:t xml:space="preserve">9.2.6 </w:t>
      </w:r>
      <w:r>
        <w:rPr>
          <w:lang w:eastAsia="zh-CN"/>
        </w:rPr>
        <w:t>of TS 38.300[8] runs in the above procedures</w:t>
      </w:r>
      <w:r>
        <w:rPr>
          <w:shd w:val="clear" w:color="auto" w:fill="FFFFFF"/>
        </w:rPr>
        <w:t>.</w:t>
      </w:r>
    </w:p>
    <w:p w14:paraId="661D9240" w14:textId="77777777" w:rsidR="008C2082" w:rsidRDefault="008C2082" w:rsidP="008C2082">
      <w:pPr>
        <w:rPr>
          <w:b/>
          <w:lang w:eastAsia="zh-CN"/>
        </w:rPr>
      </w:pPr>
      <w:r>
        <w:rPr>
          <w:b/>
          <w:lang w:eastAsia="zh-CN"/>
        </w:rPr>
        <w:t>Expected format of evidence:</w:t>
      </w:r>
    </w:p>
    <w:p w14:paraId="17807BC4" w14:textId="77777777" w:rsidR="008C2082" w:rsidRDefault="008C2082" w:rsidP="00837DB2">
      <w:pPr>
        <w:rPr>
          <w:lang w:eastAsia="zh-CN"/>
        </w:rPr>
      </w:pPr>
      <w:r>
        <w:rPr>
          <w:lang w:eastAsia="zh-CN"/>
        </w:rPr>
        <w:t>Part of log that shows the SN Counter values before and after wrapping around</w:t>
      </w:r>
      <w:r w:rsidR="00351D0D" w:rsidRPr="00351D0D">
        <w:rPr>
          <w:lang w:eastAsia="zh-CN"/>
        </w:rPr>
        <w:t xml:space="preserve"> and the corresponding procedure</w:t>
      </w:r>
      <w:r>
        <w:rPr>
          <w:lang w:eastAsia="zh-CN"/>
        </w:rPr>
        <w:t>. This part can be presented, for example, as a screenshot.</w:t>
      </w:r>
    </w:p>
    <w:p w14:paraId="3718D1DD" w14:textId="77777777" w:rsidR="00B03AE0" w:rsidRDefault="00B03AE0" w:rsidP="00B03AE0">
      <w:pPr>
        <w:pStyle w:val="Heading5"/>
        <w:rPr>
          <w:rFonts w:eastAsia="SimSun"/>
          <w:color w:val="FF0000"/>
        </w:rPr>
      </w:pPr>
      <w:bookmarkStart w:id="157" w:name="_Toc187239680"/>
      <w:r>
        <w:rPr>
          <w:rFonts w:eastAsia="SimSun"/>
        </w:rPr>
        <w:t>4.2.2.1.19</w:t>
      </w:r>
      <w:r>
        <w:rPr>
          <w:rFonts w:eastAsia="SimSun"/>
        </w:rPr>
        <w:tab/>
        <w:t>UP security activation in Inactive scenario</w:t>
      </w:r>
      <w:bookmarkEnd w:id="157"/>
    </w:p>
    <w:p w14:paraId="4E37E5F3" w14:textId="77777777" w:rsidR="00B03AE0" w:rsidRDefault="00B03AE0" w:rsidP="00B03AE0">
      <w:pPr>
        <w:rPr>
          <w:rFonts w:eastAsia="SimSun"/>
          <w:lang w:eastAsia="zh-CN"/>
        </w:rPr>
      </w:pPr>
      <w:r>
        <w:rPr>
          <w:i/>
        </w:rPr>
        <w:t>Requirement Name</w:t>
      </w:r>
      <w:r>
        <w:t>: UP security activation in Inactive scenario</w:t>
      </w:r>
    </w:p>
    <w:p w14:paraId="517D6CE0" w14:textId="77777777" w:rsidR="00B03AE0" w:rsidRDefault="00B03AE0" w:rsidP="00B03AE0">
      <w:r>
        <w:rPr>
          <w:i/>
        </w:rPr>
        <w:t xml:space="preserve">Requirement Reference: </w:t>
      </w:r>
      <w:r>
        <w:t>TS 33.501 [2], clause 6.8.2.1.3</w:t>
      </w:r>
      <w:r>
        <w:rPr>
          <w:lang w:eastAsia="zh-CN"/>
        </w:rPr>
        <w:t>.</w:t>
      </w:r>
      <w:r>
        <w:t xml:space="preserve"> </w:t>
      </w:r>
    </w:p>
    <w:p w14:paraId="53C69FCC" w14:textId="77777777" w:rsidR="00B03AE0" w:rsidRDefault="00B03AE0" w:rsidP="00B03AE0">
      <w:pPr>
        <w:rPr>
          <w:lang w:eastAsia="zh-CN"/>
        </w:rPr>
      </w:pPr>
      <w:r>
        <w:rPr>
          <w:i/>
        </w:rPr>
        <w:t>Requirement Description</w:t>
      </w:r>
      <w:r>
        <w:t>: If the UP security activation status can be supported in the target gNB/ng-eNB, the target gNB/ng-eNB use</w:t>
      </w:r>
      <w:r w:rsidR="00160E06">
        <w:t>s</w:t>
      </w:r>
      <w:r>
        <w:t xml:space="preserve"> the UP security activations that the UE used at the last source cell. Otherwise, the target gNB/ng-eNB respond</w:t>
      </w:r>
      <w:r w:rsidR="00160E06">
        <w:t>s</w:t>
      </w:r>
      <w:r>
        <w:t xml:space="preserve"> with an RRC Setup message to establish a new RRC connection with the UE</w:t>
      </w:r>
      <w:r>
        <w:rPr>
          <w:lang w:eastAsia="zh-CN"/>
        </w:rPr>
        <w:t xml:space="preserve"> as specified in </w:t>
      </w:r>
      <w:r>
        <w:t xml:space="preserve">TS 33.501 </w:t>
      </w:r>
      <w:r>
        <w:rPr>
          <w:lang w:eastAsia="zh-CN"/>
        </w:rPr>
        <w:t>[2]</w:t>
      </w:r>
      <w:r>
        <w:t>, clause 6.8.2.1.3</w:t>
      </w:r>
      <w:r>
        <w:rPr>
          <w:lang w:eastAsia="zh-CN"/>
        </w:rPr>
        <w:t>.</w:t>
      </w:r>
    </w:p>
    <w:p w14:paraId="05ED2776" w14:textId="77777777" w:rsidR="00B03AE0" w:rsidRDefault="00B03AE0" w:rsidP="00B03AE0">
      <w:pPr>
        <w:keepNext/>
      </w:pPr>
      <w:r>
        <w:rPr>
          <w:i/>
        </w:rPr>
        <w:t>Threat Reference</w:t>
      </w:r>
      <w:r>
        <w:t xml:space="preserve">:  </w:t>
      </w:r>
      <w:r w:rsidR="001B50F5" w:rsidRPr="00D6539D">
        <w:t xml:space="preserve">TR 33.926 [5], clause </w:t>
      </w:r>
      <w:r w:rsidR="001B50F5" w:rsidRPr="0096464C">
        <w:t>D.2.2.9</w:t>
      </w:r>
      <w:r w:rsidR="001B50F5">
        <w:t xml:space="preserve"> </w:t>
      </w:r>
      <w:r w:rsidR="001B50F5" w:rsidRPr="0096464C">
        <w:t>State transition from inactive state to connected state</w:t>
      </w:r>
      <w:r w:rsidR="001B50F5">
        <w:t>.</w:t>
      </w:r>
    </w:p>
    <w:p w14:paraId="760F7EE1" w14:textId="77777777" w:rsidR="004C0A68" w:rsidRDefault="004C0A68" w:rsidP="00B03AE0">
      <w:pPr>
        <w:keepNext/>
        <w:rPr>
          <w:i/>
        </w:rPr>
      </w:pPr>
      <w:r w:rsidRPr="006C67F6">
        <w:rPr>
          <w:i/>
        </w:rPr>
        <w:t>Test Case</w:t>
      </w:r>
      <w:r w:rsidRPr="006C67F6">
        <w:t>:</w:t>
      </w:r>
    </w:p>
    <w:p w14:paraId="4B83739A" w14:textId="77777777" w:rsidR="00B03AE0" w:rsidRDefault="00B03AE0" w:rsidP="00B03AE0">
      <w:r>
        <w:rPr>
          <w:rFonts w:cs="Arial"/>
          <w:b/>
          <w:color w:val="000000"/>
        </w:rPr>
        <w:t xml:space="preserve">Test Name: </w:t>
      </w:r>
      <w:r>
        <w:t>TC_GNB_INACTIVE_TO_ACTIVE</w:t>
      </w:r>
    </w:p>
    <w:p w14:paraId="0CF6AA26" w14:textId="77777777" w:rsidR="00B03AE0" w:rsidRDefault="00B03AE0" w:rsidP="00B03AE0">
      <w:pPr>
        <w:rPr>
          <w:b/>
          <w:lang w:eastAsia="zh-CN"/>
        </w:rPr>
      </w:pPr>
      <w:r>
        <w:rPr>
          <w:b/>
          <w:lang w:eastAsia="zh-CN"/>
        </w:rPr>
        <w:t>Purpose:</w:t>
      </w:r>
    </w:p>
    <w:p w14:paraId="6DEA270E" w14:textId="77777777" w:rsidR="00B03AE0" w:rsidRDefault="00B03AE0" w:rsidP="00B03AE0">
      <w:pPr>
        <w:rPr>
          <w:lang w:eastAsia="zh-CN"/>
        </w:rPr>
      </w:pPr>
      <w:r>
        <w:rPr>
          <w:lang w:eastAsia="zh-CN"/>
        </w:rPr>
        <w:t>Verify that the target gNB/ng-eNB uses the UP security activation status to activate the UP security.</w:t>
      </w:r>
    </w:p>
    <w:p w14:paraId="4AE92737" w14:textId="77777777" w:rsidR="00B03AE0" w:rsidRDefault="00B03AE0" w:rsidP="00B03AE0">
      <w:pPr>
        <w:rPr>
          <w:b/>
          <w:lang w:eastAsia="zh-CN"/>
        </w:rPr>
      </w:pPr>
      <w:r>
        <w:rPr>
          <w:b/>
          <w:lang w:eastAsia="zh-CN"/>
        </w:rPr>
        <w:t>Pre-Conditions:</w:t>
      </w:r>
    </w:p>
    <w:p w14:paraId="6D924ECE" w14:textId="77777777" w:rsidR="00B03AE0" w:rsidRDefault="00B03AE0" w:rsidP="00B03AE0">
      <w:pPr>
        <w:pStyle w:val="B10"/>
        <w:rPr>
          <w:rFonts w:eastAsia="MS Mincho"/>
          <w:lang w:eastAsia="ja-JP"/>
        </w:rPr>
      </w:pPr>
      <w:r>
        <w:rPr>
          <w:rFonts w:eastAsia="MS Mincho"/>
          <w:lang w:eastAsia="ja-JP"/>
        </w:rPr>
        <w:t>-</w:t>
      </w:r>
      <w:r>
        <w:rPr>
          <w:rFonts w:eastAsia="MS Mincho"/>
          <w:lang w:eastAsia="ja-JP"/>
        </w:rPr>
        <w:tab/>
        <w:t>The gNB network product shall be connected in emulated/real network environments.</w:t>
      </w:r>
    </w:p>
    <w:p w14:paraId="20E62F45" w14:textId="77777777" w:rsidR="00B03AE0" w:rsidRDefault="00B03AE0" w:rsidP="00B03AE0">
      <w:pPr>
        <w:pStyle w:val="B10"/>
        <w:rPr>
          <w:rFonts w:eastAsia="MS Mincho"/>
          <w:lang w:eastAsia="ja-JP"/>
        </w:rPr>
      </w:pPr>
      <w:r>
        <w:rPr>
          <w:lang w:eastAsia="zh-CN"/>
        </w:rPr>
        <w:t>-</w:t>
      </w:r>
      <w:r>
        <w:rPr>
          <w:lang w:eastAsia="zh-CN"/>
        </w:rPr>
        <w:tab/>
        <w:t>The UE may be simulated.</w:t>
      </w:r>
    </w:p>
    <w:p w14:paraId="39B03C6A" w14:textId="77777777" w:rsidR="00B03AE0" w:rsidRDefault="00B03AE0" w:rsidP="00B03AE0">
      <w:pPr>
        <w:rPr>
          <w:rFonts w:eastAsia="SimSun"/>
          <w:b/>
          <w:lang w:eastAsia="zh-CN"/>
        </w:rPr>
      </w:pPr>
      <w:r>
        <w:rPr>
          <w:b/>
          <w:lang w:eastAsia="zh-CN"/>
        </w:rPr>
        <w:t>Execution Steps</w:t>
      </w:r>
    </w:p>
    <w:p w14:paraId="390A79E3" w14:textId="77777777" w:rsidR="00C43AE9" w:rsidRDefault="00C43AE9" w:rsidP="00C43AE9">
      <w:pPr>
        <w:pStyle w:val="B10"/>
      </w:pPr>
      <w:r>
        <w:t>1.</w:t>
      </w:r>
      <w:r w:rsidR="00AE4623">
        <w:tab/>
      </w:r>
      <w:r>
        <w:t>The tester shall complete a Registration Procedure and PDU Session establishment procedure to make sure the gNB configure the UP security, and get the UP security activation status.</w:t>
      </w:r>
    </w:p>
    <w:p w14:paraId="61F2C8F6" w14:textId="77777777" w:rsidR="00C43AE9" w:rsidRDefault="00C43AE9" w:rsidP="00C43AE9">
      <w:pPr>
        <w:pStyle w:val="B10"/>
      </w:pPr>
      <w:r>
        <w:t>2.</w:t>
      </w:r>
      <w:r w:rsidR="00AE4623">
        <w:tab/>
      </w:r>
      <w:r>
        <w:t>The gNB sends RRC Release message with a suspend config to the UE.</w:t>
      </w:r>
    </w:p>
    <w:p w14:paraId="3A147ADB" w14:textId="77777777" w:rsidR="00C43AE9" w:rsidRDefault="00C43AE9" w:rsidP="00C43AE9">
      <w:pPr>
        <w:pStyle w:val="B10"/>
      </w:pPr>
      <w:r>
        <w:t>3.</w:t>
      </w:r>
      <w:r w:rsidR="00AE4623">
        <w:tab/>
      </w:r>
      <w:r>
        <w:t>The tester deletes the UP security activation status of the UE.</w:t>
      </w:r>
    </w:p>
    <w:p w14:paraId="3EB9F634" w14:textId="77777777" w:rsidR="00B03AE0" w:rsidRDefault="00C43AE9" w:rsidP="00B03AE0">
      <w:pPr>
        <w:pStyle w:val="B10"/>
      </w:pPr>
      <w:r>
        <w:t>4.</w:t>
      </w:r>
      <w:r w:rsidR="00AE4623">
        <w:tab/>
      </w:r>
      <w:r>
        <w:t>The tester triggers the UE to send RRC Resume message.</w:t>
      </w:r>
    </w:p>
    <w:p w14:paraId="7F271023" w14:textId="77777777" w:rsidR="00B03AE0" w:rsidRDefault="00B03AE0" w:rsidP="00B03AE0">
      <w:pPr>
        <w:rPr>
          <w:b/>
          <w:lang w:eastAsia="zh-CN"/>
        </w:rPr>
      </w:pPr>
      <w:r>
        <w:rPr>
          <w:b/>
          <w:lang w:eastAsia="zh-CN"/>
        </w:rPr>
        <w:t>Expected Results:</w:t>
      </w:r>
    </w:p>
    <w:p w14:paraId="18A31A75" w14:textId="77777777" w:rsidR="00B03AE0" w:rsidRDefault="00C43AE9" w:rsidP="004C0A68">
      <w:r>
        <w:t>The gNB sends RRC Setup message to the UE.</w:t>
      </w:r>
    </w:p>
    <w:p w14:paraId="443ACB34" w14:textId="77777777" w:rsidR="00B03AE0" w:rsidRDefault="00B03AE0" w:rsidP="00B03AE0">
      <w:pPr>
        <w:rPr>
          <w:b/>
          <w:lang w:eastAsia="zh-CN"/>
        </w:rPr>
      </w:pPr>
      <w:r>
        <w:rPr>
          <w:b/>
          <w:lang w:eastAsia="zh-CN"/>
        </w:rPr>
        <w:t>Expected format of evidence:</w:t>
      </w:r>
    </w:p>
    <w:p w14:paraId="1E92556C" w14:textId="77777777" w:rsidR="00B03AE0" w:rsidRDefault="00C43AE9" w:rsidP="00B03AE0">
      <w:pPr>
        <w:rPr>
          <w:lang w:eastAsia="zh-CN"/>
        </w:rPr>
      </w:pPr>
      <w:r>
        <w:t>Screenshot containing the operational results.</w:t>
      </w:r>
    </w:p>
    <w:p w14:paraId="6EE3C74E" w14:textId="77777777" w:rsidR="0013755B" w:rsidRPr="003C06EB" w:rsidRDefault="0013755B" w:rsidP="0013755B">
      <w:pPr>
        <w:pStyle w:val="Heading5"/>
      </w:pPr>
      <w:bookmarkStart w:id="158" w:name="_Toc187239681"/>
      <w:r w:rsidRPr="003C06EB">
        <w:t>4.2.2.1.</w:t>
      </w:r>
      <w:r>
        <w:t>20</w:t>
      </w:r>
      <w:r w:rsidRPr="003C06EB">
        <w:tab/>
      </w:r>
      <w:r>
        <w:t>User</w:t>
      </w:r>
      <w:r w:rsidRPr="003C06EB">
        <w:t xml:space="preserve"> plane data confidentiality protection over N</w:t>
      </w:r>
      <w:r>
        <w:t>3</w:t>
      </w:r>
      <w:r w:rsidRPr="003C06EB">
        <w:t>/Xn interface</w:t>
      </w:r>
      <w:bookmarkEnd w:id="158"/>
    </w:p>
    <w:p w14:paraId="3361E895" w14:textId="77777777" w:rsidR="0013755B" w:rsidRPr="003C06EB" w:rsidRDefault="0013755B" w:rsidP="0013755B">
      <w:pPr>
        <w:rPr>
          <w:strike/>
        </w:rPr>
      </w:pPr>
      <w:r w:rsidRPr="003C06EB">
        <w:rPr>
          <w:i/>
        </w:rPr>
        <w:t>Requirement Name:</w:t>
      </w:r>
      <w:r w:rsidRPr="003C06EB">
        <w:t xml:space="preserve"> </w:t>
      </w:r>
      <w:r>
        <w:t>User</w:t>
      </w:r>
      <w:r w:rsidRPr="003C06EB">
        <w:t xml:space="preserve"> plane data confidentiality protection over N</w:t>
      </w:r>
      <w:r>
        <w:t>3</w:t>
      </w:r>
      <w:r w:rsidRPr="003C06EB">
        <w:t>/Xn interface</w:t>
      </w:r>
    </w:p>
    <w:p w14:paraId="4E246FAC" w14:textId="77777777" w:rsidR="0013755B" w:rsidRPr="003C06EB" w:rsidRDefault="0013755B" w:rsidP="0013755B">
      <w:r w:rsidRPr="003C06EB">
        <w:rPr>
          <w:i/>
        </w:rPr>
        <w:t>Requirement Reference:</w:t>
      </w:r>
      <w:r w:rsidRPr="003C06EB">
        <w:t xml:space="preserve"> TS 33.501 [2], clauses 9.</w:t>
      </w:r>
      <w:r>
        <w:t>3</w:t>
      </w:r>
      <w:r w:rsidRPr="003C06EB">
        <w:t xml:space="preserve"> and 9.4</w:t>
      </w:r>
    </w:p>
    <w:p w14:paraId="66DD07A0" w14:textId="77777777" w:rsidR="0013755B" w:rsidRDefault="0013755B" w:rsidP="0013755B">
      <w:pPr>
        <w:rPr>
          <w:iCs/>
        </w:rPr>
      </w:pPr>
      <w:r w:rsidRPr="003C06EB">
        <w:rPr>
          <w:i/>
        </w:rPr>
        <w:t>Requirement Description:</w:t>
      </w:r>
      <w:r w:rsidRPr="003C06EB">
        <w:t xml:space="preserve"> </w:t>
      </w:r>
      <w:r w:rsidRPr="00E262B1">
        <w:rPr>
          <w:iCs/>
        </w:rPr>
        <w:t xml:space="preserve">The transport of user data over N3 </w:t>
      </w:r>
      <w:r>
        <w:rPr>
          <w:iCs/>
        </w:rPr>
        <w:t>is</w:t>
      </w:r>
      <w:r w:rsidRPr="00E262B1">
        <w:rPr>
          <w:iCs/>
        </w:rPr>
        <w:t xml:space="preserve"> integrity, confidentiality and replay-protected.</w:t>
      </w:r>
    </w:p>
    <w:p w14:paraId="487A85C7" w14:textId="77777777" w:rsidR="0013755B" w:rsidRPr="003C06EB" w:rsidRDefault="0013755B" w:rsidP="0013755B">
      <w:r w:rsidRPr="00E262B1">
        <w:rPr>
          <w:iCs/>
        </w:rPr>
        <w:t xml:space="preserve">The transport of control plane data and user data over Xn </w:t>
      </w:r>
      <w:r>
        <w:rPr>
          <w:iCs/>
        </w:rPr>
        <w:t>is</w:t>
      </w:r>
      <w:r w:rsidRPr="00E262B1">
        <w:rPr>
          <w:iCs/>
        </w:rPr>
        <w:t xml:space="preserve"> integrity, confidentiality and replay-protected as specified in TS 33.501 [2], clauses 9.3 and 9.4.</w:t>
      </w:r>
      <w:r w:rsidRPr="003C06EB">
        <w:t xml:space="preserve"> </w:t>
      </w:r>
    </w:p>
    <w:p w14:paraId="1F6AF86A" w14:textId="77777777" w:rsidR="0013755B" w:rsidRPr="003C06EB" w:rsidRDefault="0013755B" w:rsidP="0013755B">
      <w:r w:rsidRPr="003C06EB">
        <w:rPr>
          <w:i/>
        </w:rPr>
        <w:t>Threat References:</w:t>
      </w:r>
      <w:r w:rsidRPr="003C06EB">
        <w:t xml:space="preserve"> TR 33.926 [5], clause </w:t>
      </w:r>
      <w:r w:rsidRPr="00612263">
        <w:t>D.2.2.3</w:t>
      </w:r>
      <w:r>
        <w:t xml:space="preserve"> – </w:t>
      </w:r>
      <w:r w:rsidRPr="00612263">
        <w:t>User plane data confidentiality protection at gNB</w:t>
      </w:r>
      <w:r w:rsidRPr="003C06EB">
        <w:t>.</w:t>
      </w:r>
    </w:p>
    <w:p w14:paraId="65C8BB2B" w14:textId="77777777" w:rsidR="0013755B" w:rsidRPr="003C06EB" w:rsidRDefault="0013755B" w:rsidP="0013755B">
      <w:pPr>
        <w:rPr>
          <w:i/>
        </w:rPr>
      </w:pPr>
      <w:r w:rsidRPr="003C06EB">
        <w:rPr>
          <w:i/>
        </w:rPr>
        <w:t xml:space="preserve">Test Case: </w:t>
      </w:r>
      <w:r w:rsidRPr="003C06EB">
        <w:rPr>
          <w:lang w:eastAsia="zh-CN"/>
        </w:rPr>
        <w:t xml:space="preserve">the test case in subclause </w:t>
      </w:r>
      <w:r w:rsidRPr="00027E08">
        <w:t xml:space="preserve">4.2.3.2.4 </w:t>
      </w:r>
      <w:r w:rsidRPr="003C06EB">
        <w:rPr>
          <w:lang w:eastAsia="zh-CN"/>
        </w:rPr>
        <w:t>of TS 33.</w:t>
      </w:r>
      <w:r>
        <w:rPr>
          <w:lang w:eastAsia="zh-CN"/>
        </w:rPr>
        <w:t>117</w:t>
      </w:r>
      <w:r w:rsidRPr="003C06EB">
        <w:rPr>
          <w:lang w:eastAsia="zh-CN"/>
        </w:rPr>
        <w:t xml:space="preserve"> [</w:t>
      </w:r>
      <w:r>
        <w:rPr>
          <w:lang w:eastAsia="zh-CN"/>
        </w:rPr>
        <w:t>3</w:t>
      </w:r>
      <w:r w:rsidRPr="003C06EB">
        <w:rPr>
          <w:lang w:eastAsia="zh-CN"/>
        </w:rPr>
        <w:t>]</w:t>
      </w:r>
      <w:r>
        <w:rPr>
          <w:lang w:eastAsia="zh-CN"/>
        </w:rPr>
        <w:t>.</w:t>
      </w:r>
    </w:p>
    <w:p w14:paraId="60C15775" w14:textId="77777777" w:rsidR="0013755B" w:rsidRPr="003C06EB" w:rsidRDefault="0013755B" w:rsidP="0013755B">
      <w:pPr>
        <w:pStyle w:val="Heading5"/>
      </w:pPr>
      <w:bookmarkStart w:id="159" w:name="_Toc187239682"/>
      <w:r w:rsidRPr="003C06EB">
        <w:t>4.2.2.1.</w:t>
      </w:r>
      <w:r>
        <w:t>21</w:t>
      </w:r>
      <w:r w:rsidRPr="003C06EB">
        <w:tab/>
      </w:r>
      <w:r>
        <w:t>User</w:t>
      </w:r>
      <w:r w:rsidRPr="003C06EB">
        <w:t xml:space="preserve"> plane data integrity protection over N</w:t>
      </w:r>
      <w:r>
        <w:t>3</w:t>
      </w:r>
      <w:r w:rsidRPr="003C06EB">
        <w:t>/Xn interface</w:t>
      </w:r>
      <w:bookmarkEnd w:id="159"/>
    </w:p>
    <w:p w14:paraId="7445007D" w14:textId="77777777" w:rsidR="0013755B" w:rsidRPr="003C06EB" w:rsidRDefault="0013755B" w:rsidP="0013755B">
      <w:pPr>
        <w:rPr>
          <w:strike/>
        </w:rPr>
      </w:pPr>
      <w:r w:rsidRPr="003C06EB">
        <w:rPr>
          <w:i/>
        </w:rPr>
        <w:t>Requirement Name:</w:t>
      </w:r>
      <w:r w:rsidRPr="003C06EB">
        <w:t xml:space="preserve"> </w:t>
      </w:r>
      <w:r>
        <w:t>User</w:t>
      </w:r>
      <w:r w:rsidRPr="003C06EB">
        <w:t xml:space="preserve"> plane data integrity protection over N</w:t>
      </w:r>
      <w:r>
        <w:t>3</w:t>
      </w:r>
      <w:r w:rsidRPr="003C06EB">
        <w:t>/Xn interface</w:t>
      </w:r>
    </w:p>
    <w:p w14:paraId="1630A536" w14:textId="77777777" w:rsidR="0013755B" w:rsidRPr="003C06EB" w:rsidRDefault="0013755B" w:rsidP="0013755B">
      <w:r w:rsidRPr="003C06EB">
        <w:t>Requirement Reference: TS 33.501[2], clauses 9.</w:t>
      </w:r>
      <w:r>
        <w:t>3</w:t>
      </w:r>
      <w:r w:rsidRPr="003C06EB">
        <w:t xml:space="preserve"> and 9.4</w:t>
      </w:r>
    </w:p>
    <w:p w14:paraId="633ECE60" w14:textId="77777777" w:rsidR="0013755B" w:rsidRDefault="0013755B" w:rsidP="0013755B">
      <w:pPr>
        <w:rPr>
          <w:iCs/>
        </w:rPr>
      </w:pPr>
      <w:r w:rsidRPr="003C06EB">
        <w:rPr>
          <w:i/>
        </w:rPr>
        <w:t>Requirement Description:</w:t>
      </w:r>
      <w:r w:rsidRPr="003C06EB">
        <w:t xml:space="preserve"> </w:t>
      </w:r>
      <w:r w:rsidRPr="00975BFF">
        <w:rPr>
          <w:iCs/>
        </w:rPr>
        <w:t xml:space="preserve">The transport of user data over N3 </w:t>
      </w:r>
      <w:r>
        <w:rPr>
          <w:iCs/>
        </w:rPr>
        <w:t>is</w:t>
      </w:r>
      <w:r w:rsidRPr="00975BFF">
        <w:rPr>
          <w:iCs/>
        </w:rPr>
        <w:t xml:space="preserve"> integrity, confidentiality and replay-protected.</w:t>
      </w:r>
    </w:p>
    <w:p w14:paraId="7B8016D5" w14:textId="77777777" w:rsidR="0013755B" w:rsidRPr="003C06EB" w:rsidRDefault="0013755B" w:rsidP="0013755B">
      <w:pPr>
        <w:rPr>
          <w:lang w:eastAsia="zh-CN"/>
        </w:rPr>
      </w:pPr>
      <w:r w:rsidRPr="00975BFF">
        <w:rPr>
          <w:iCs/>
        </w:rPr>
        <w:t xml:space="preserve">The transport of control plane data and user data over Xn </w:t>
      </w:r>
      <w:r>
        <w:rPr>
          <w:iCs/>
        </w:rPr>
        <w:t>is</w:t>
      </w:r>
      <w:r w:rsidRPr="00975BFF">
        <w:rPr>
          <w:iCs/>
        </w:rPr>
        <w:t xml:space="preserve"> integrity, confidentiality and replay-protected</w:t>
      </w:r>
      <w:r w:rsidRPr="003C06EB">
        <w:t xml:space="preserve"> as specified in TS 33.501 [2], clauses 9.</w:t>
      </w:r>
      <w:r>
        <w:t>3</w:t>
      </w:r>
      <w:r w:rsidRPr="003C06EB">
        <w:t xml:space="preserve"> and 9.4.  </w:t>
      </w:r>
    </w:p>
    <w:p w14:paraId="7BF8E109" w14:textId="77777777" w:rsidR="0013755B" w:rsidRPr="003C06EB" w:rsidRDefault="0013755B" w:rsidP="0013755B">
      <w:r w:rsidRPr="003C06EB">
        <w:rPr>
          <w:i/>
        </w:rPr>
        <w:t>Threat References:</w:t>
      </w:r>
      <w:r w:rsidRPr="003C06EB">
        <w:t xml:space="preserve"> TR 33.926 [5], clause </w:t>
      </w:r>
      <w:r w:rsidRPr="006450C3">
        <w:t>D.2.2.4</w:t>
      </w:r>
      <w:r>
        <w:t xml:space="preserve"> – </w:t>
      </w:r>
      <w:r w:rsidRPr="006450C3">
        <w:t>User plane data integrity protection</w:t>
      </w:r>
    </w:p>
    <w:p w14:paraId="15DE199F" w14:textId="77777777" w:rsidR="0013755B" w:rsidRPr="003C06EB" w:rsidRDefault="0013755B" w:rsidP="0013755B">
      <w:pPr>
        <w:rPr>
          <w:lang w:eastAsia="zh-CN"/>
        </w:rPr>
      </w:pPr>
      <w:r w:rsidRPr="003C06EB">
        <w:rPr>
          <w:i/>
        </w:rPr>
        <w:t xml:space="preserve">Test Case: </w:t>
      </w:r>
      <w:r w:rsidRPr="003C06EB">
        <w:rPr>
          <w:lang w:eastAsia="zh-CN"/>
        </w:rPr>
        <w:t xml:space="preserve">the test case in subclause </w:t>
      </w:r>
      <w:r w:rsidRPr="00027E08">
        <w:t xml:space="preserve">4.2.3.2.4 </w:t>
      </w:r>
      <w:r w:rsidRPr="003C06EB">
        <w:rPr>
          <w:lang w:eastAsia="zh-CN"/>
        </w:rPr>
        <w:t>of TS 33.</w:t>
      </w:r>
      <w:r>
        <w:rPr>
          <w:lang w:eastAsia="zh-CN"/>
        </w:rPr>
        <w:t>117</w:t>
      </w:r>
      <w:r w:rsidRPr="003C06EB">
        <w:rPr>
          <w:lang w:eastAsia="zh-CN"/>
        </w:rPr>
        <w:t xml:space="preserve"> [</w:t>
      </w:r>
      <w:r>
        <w:rPr>
          <w:lang w:eastAsia="zh-CN"/>
        </w:rPr>
        <w:t>3</w:t>
      </w:r>
      <w:r w:rsidRPr="003C06EB">
        <w:rPr>
          <w:lang w:eastAsia="zh-CN"/>
        </w:rPr>
        <w:t>].</w:t>
      </w:r>
    </w:p>
    <w:p w14:paraId="0489AC47" w14:textId="77777777" w:rsidR="002805D2" w:rsidRPr="00FD4A4B" w:rsidRDefault="002805D2" w:rsidP="002805D2">
      <w:pPr>
        <w:pStyle w:val="Heading5"/>
      </w:pPr>
      <w:bookmarkStart w:id="160" w:name="_Toc187239683"/>
      <w:r>
        <w:t>4.2.2.1.22</w:t>
      </w:r>
      <w:r>
        <w:tab/>
        <w:t>Checking e</w:t>
      </w:r>
      <w:r w:rsidRPr="00CB51B9">
        <w:t>xpir</w:t>
      </w:r>
      <w:r>
        <w:t>y</w:t>
      </w:r>
      <w:r w:rsidRPr="00CB51B9">
        <w:t xml:space="preserve"> </w:t>
      </w:r>
      <w:r>
        <w:t>c</w:t>
      </w:r>
      <w:r w:rsidRPr="00CB51B9">
        <w:t>ertificate</w:t>
      </w:r>
      <w:bookmarkEnd w:id="160"/>
    </w:p>
    <w:p w14:paraId="30A2C628" w14:textId="77777777" w:rsidR="002805D2" w:rsidRPr="003D6A26" w:rsidRDefault="002805D2" w:rsidP="002805D2">
      <w:pPr>
        <w:rPr>
          <w:strike/>
        </w:rPr>
      </w:pPr>
      <w:r w:rsidRPr="003D6A26">
        <w:rPr>
          <w:i/>
        </w:rPr>
        <w:t>Requirement Name:</w:t>
      </w:r>
      <w:r w:rsidRPr="003D6A26">
        <w:t xml:space="preserve"> </w:t>
      </w:r>
      <w:r>
        <w:rPr>
          <w:noProof/>
          <w:lang w:eastAsia="zh-CN"/>
        </w:rPr>
        <w:t xml:space="preserve">Expired </w:t>
      </w:r>
      <w:r>
        <w:t>Certificate checking</w:t>
      </w:r>
      <w:r>
        <w:rPr>
          <w:lang w:eastAsia="zh-CN"/>
        </w:rPr>
        <w:t xml:space="preserve"> at base station</w:t>
      </w:r>
    </w:p>
    <w:p w14:paraId="6F98C65E" w14:textId="77777777" w:rsidR="002805D2" w:rsidRPr="008317A4" w:rsidRDefault="002805D2" w:rsidP="002805D2">
      <w:r w:rsidRPr="008317A4">
        <w:rPr>
          <w:i/>
        </w:rPr>
        <w:t>Requirement Reference:</w:t>
      </w:r>
      <w:r w:rsidRPr="00960DCD">
        <w:t xml:space="preserve"> </w:t>
      </w:r>
      <w:r w:rsidRPr="0018104C">
        <w:rPr>
          <w:iCs/>
        </w:rPr>
        <w:t xml:space="preserve">TS 33.310 </w:t>
      </w:r>
      <w:r>
        <w:rPr>
          <w:iCs/>
        </w:rPr>
        <w:t>[10]</w:t>
      </w:r>
      <w:r w:rsidRPr="0018104C">
        <w:rPr>
          <w:iCs/>
        </w:rPr>
        <w:t xml:space="preserve">, clause 7.2  </w:t>
      </w:r>
    </w:p>
    <w:p w14:paraId="52FEFC2F" w14:textId="77777777" w:rsidR="002805D2" w:rsidRPr="00FD4A4B" w:rsidRDefault="002805D2" w:rsidP="002805D2">
      <w:pPr>
        <w:tabs>
          <w:tab w:val="left" w:pos="5674"/>
        </w:tabs>
      </w:pPr>
      <w:r w:rsidRPr="00FD4A4B">
        <w:rPr>
          <w:i/>
        </w:rPr>
        <w:t>Requirement Description</w:t>
      </w:r>
      <w:r w:rsidRPr="00FD4A4B">
        <w:t>:</w:t>
      </w:r>
    </w:p>
    <w:p w14:paraId="1B1D709E" w14:textId="77777777" w:rsidR="002805D2" w:rsidRDefault="002805D2" w:rsidP="00E61FA5">
      <w:r w:rsidRPr="00960DCD">
        <w:t xml:space="preserve">Certificate Management Protocol v2 (CMPv2) </w:t>
      </w:r>
      <w:r>
        <w:t>[11]</w:t>
      </w:r>
      <w:r w:rsidRPr="00960DCD">
        <w:t xml:space="preserve"> </w:t>
      </w:r>
      <w:r>
        <w:t>may be</w:t>
      </w:r>
      <w:r w:rsidRPr="00960DCD">
        <w:t xml:space="preserve"> the supported protocol to provide certificate lifecycle management capabilities for TLS entities. All TLS entities and TLS CAs </w:t>
      </w:r>
      <w:r>
        <w:t>may</w:t>
      </w:r>
      <w:r w:rsidRPr="00960DCD">
        <w:t xml:space="preserve"> support initial enrolment by the TLS entity to the TLS CA via CMPv2, i.e. receiving a certificate from the TLS CA, and updating the key of the certificate via CMPv2 before the certificate expires.</w:t>
      </w:r>
    </w:p>
    <w:p w14:paraId="53761332" w14:textId="1FEC288B" w:rsidR="002805D2" w:rsidRPr="00656928" w:rsidRDefault="002805D2" w:rsidP="002805D2">
      <w:pPr>
        <w:keepNext/>
      </w:pPr>
      <w:r>
        <w:rPr>
          <w:i/>
        </w:rPr>
        <w:t>Threat References</w:t>
      </w:r>
      <w:r>
        <w:t xml:space="preserve">: </w:t>
      </w:r>
      <w:r w:rsidR="006E4B93" w:rsidRPr="006E4B93">
        <w:t>TR 33.926 [5], D.2.2.11 - Certificate expiry checking</w:t>
      </w:r>
    </w:p>
    <w:p w14:paraId="73CB4F09" w14:textId="77777777" w:rsidR="002805D2" w:rsidRPr="00FD4A4B" w:rsidRDefault="002805D2" w:rsidP="002805D2">
      <w:pPr>
        <w:pStyle w:val="B10"/>
        <w:ind w:left="0" w:firstLine="0"/>
        <w:rPr>
          <w:lang w:eastAsia="zh-CN"/>
        </w:rPr>
      </w:pPr>
      <w:r w:rsidRPr="00FD4A4B">
        <w:rPr>
          <w:i/>
        </w:rPr>
        <w:t>Test case</w:t>
      </w:r>
      <w:r w:rsidRPr="00FD4A4B">
        <w:t xml:space="preserve">: </w:t>
      </w:r>
    </w:p>
    <w:p w14:paraId="59A3FF5C" w14:textId="77777777" w:rsidR="002805D2" w:rsidRPr="00FD4A4B" w:rsidRDefault="002805D2" w:rsidP="002805D2">
      <w:pPr>
        <w:rPr>
          <w:rFonts w:cs="Arial"/>
          <w:b/>
          <w:i/>
          <w:color w:val="000000"/>
        </w:rPr>
      </w:pPr>
      <w:r w:rsidRPr="00FD4A4B">
        <w:rPr>
          <w:rFonts w:cs="Arial"/>
          <w:b/>
          <w:color w:val="000000"/>
        </w:rPr>
        <w:t xml:space="preserve">Test Name: </w:t>
      </w:r>
      <w:r w:rsidRPr="00E32DBA">
        <w:t>TC_</w:t>
      </w:r>
      <w:r>
        <w:t>EXPIR_</w:t>
      </w:r>
      <w:r>
        <w:rPr>
          <w:rFonts w:hint="eastAsia"/>
          <w:lang w:eastAsia="zh-CN"/>
        </w:rPr>
        <w:t>CERT</w:t>
      </w:r>
      <w:r w:rsidRPr="00E32DBA">
        <w:t>_</w:t>
      </w:r>
      <w:r>
        <w:rPr>
          <w:lang w:eastAsia="zh-CN"/>
        </w:rPr>
        <w:t>CHCK</w:t>
      </w:r>
    </w:p>
    <w:p w14:paraId="03884644" w14:textId="77777777" w:rsidR="002805D2" w:rsidRPr="00FD4A4B" w:rsidRDefault="002805D2" w:rsidP="002805D2">
      <w:pPr>
        <w:rPr>
          <w:rFonts w:cs="Arial"/>
          <w:b/>
          <w:color w:val="000000"/>
        </w:rPr>
      </w:pPr>
      <w:r w:rsidRPr="00FD4A4B">
        <w:rPr>
          <w:rFonts w:cs="Arial"/>
          <w:b/>
          <w:color w:val="000000"/>
        </w:rPr>
        <w:t>Purpose:</w:t>
      </w:r>
    </w:p>
    <w:p w14:paraId="1DFC4A04" w14:textId="77777777" w:rsidR="002805D2" w:rsidRDefault="002805D2" w:rsidP="002805D2">
      <w:pPr>
        <w:rPr>
          <w:lang w:eastAsia="zh-CN"/>
        </w:rPr>
      </w:pPr>
      <w:r>
        <w:rPr>
          <w:lang w:eastAsia="zh-CN"/>
        </w:rPr>
        <w:t>V</w:t>
      </w:r>
      <w:r>
        <w:rPr>
          <w:rFonts w:hint="eastAsia"/>
          <w:lang w:eastAsia="zh-CN"/>
        </w:rPr>
        <w:t xml:space="preserve">erify </w:t>
      </w:r>
      <w:r>
        <w:rPr>
          <w:lang w:eastAsia="zh-CN"/>
        </w:rPr>
        <w:t xml:space="preserve">that </w:t>
      </w:r>
      <w:r>
        <w:rPr>
          <w:rFonts w:hint="eastAsia"/>
          <w:lang w:eastAsia="zh-CN"/>
        </w:rPr>
        <w:t>the</w:t>
      </w:r>
      <w:r>
        <w:rPr>
          <w:lang w:eastAsia="zh-CN"/>
        </w:rPr>
        <w:t xml:space="preserve"> gNB can check </w:t>
      </w:r>
      <w:r>
        <w:t xml:space="preserve">whether its certificate issued by </w:t>
      </w:r>
      <w:r>
        <w:rPr>
          <w:rFonts w:hint="eastAsia"/>
          <w:lang w:eastAsia="zh-CN"/>
        </w:rPr>
        <w:t>operator</w:t>
      </w:r>
      <w:r>
        <w:t xml:space="preserve"> </w:t>
      </w:r>
      <w:r w:rsidRPr="00960DCD">
        <w:t>CA</w:t>
      </w:r>
      <w:r>
        <w:t xml:space="preserve"> is about to expire and to act accordingly.</w:t>
      </w:r>
    </w:p>
    <w:p w14:paraId="72B02E7A" w14:textId="77777777" w:rsidR="002805D2" w:rsidRDefault="002805D2" w:rsidP="002805D2">
      <w:pPr>
        <w:rPr>
          <w:rFonts w:cs="Arial"/>
          <w:b/>
          <w:color w:val="000000"/>
        </w:rPr>
      </w:pPr>
      <w:r w:rsidRPr="00FD4A4B">
        <w:rPr>
          <w:rFonts w:cs="Arial"/>
          <w:b/>
          <w:color w:val="000000"/>
        </w:rPr>
        <w:t>Pre-Conditions:</w:t>
      </w:r>
    </w:p>
    <w:p w14:paraId="6BF3F2E8" w14:textId="77777777" w:rsidR="002805D2" w:rsidRPr="00AC0E48" w:rsidRDefault="002805D2" w:rsidP="001717CB">
      <w:pPr>
        <w:pStyle w:val="B10"/>
        <w:rPr>
          <w:rFonts w:eastAsia="MS Mincho"/>
          <w:lang w:eastAsia="ja-JP"/>
        </w:rPr>
      </w:pPr>
      <w:r>
        <w:rPr>
          <w:rFonts w:eastAsia="MS Mincho"/>
          <w:lang w:eastAsia="ja-JP"/>
        </w:rPr>
        <w:t>-</w:t>
      </w:r>
      <w:r>
        <w:rPr>
          <w:rFonts w:eastAsia="MS Mincho"/>
          <w:lang w:eastAsia="ja-JP"/>
        </w:rPr>
        <w:tab/>
      </w:r>
      <w:r w:rsidRPr="00AC4EE6">
        <w:rPr>
          <w:rFonts w:eastAsia="MS Mincho"/>
          <w:lang w:eastAsia="ja-JP"/>
        </w:rPr>
        <w:t xml:space="preserve">If the gNB under test does not support handling certificates as defined in </w:t>
      </w:r>
      <w:r>
        <w:rPr>
          <w:rFonts w:eastAsia="MS Mincho"/>
          <w:lang w:eastAsia="ja-JP"/>
        </w:rPr>
        <w:t xml:space="preserve">clause 9 of </w:t>
      </w:r>
      <w:r w:rsidRPr="00AC4EE6">
        <w:rPr>
          <w:rFonts w:eastAsia="MS Mincho"/>
          <w:lang w:eastAsia="ja-JP"/>
        </w:rPr>
        <w:t>TS 33.310</w:t>
      </w:r>
      <w:r>
        <w:rPr>
          <w:rFonts w:eastAsia="MS Mincho"/>
          <w:lang w:eastAsia="ja-JP"/>
        </w:rPr>
        <w:t>[10]</w:t>
      </w:r>
      <w:r w:rsidRPr="00AC4EE6">
        <w:rPr>
          <w:rFonts w:eastAsia="MS Mincho"/>
          <w:lang w:eastAsia="ja-JP"/>
        </w:rPr>
        <w:t>, this test does not apply</w:t>
      </w:r>
      <w:r w:rsidRPr="00F179B5">
        <w:rPr>
          <w:rFonts w:eastAsia="MS Mincho"/>
          <w:lang w:eastAsia="ja-JP"/>
        </w:rPr>
        <w:t>.</w:t>
      </w:r>
    </w:p>
    <w:p w14:paraId="08BAA067" w14:textId="77777777" w:rsidR="002805D2" w:rsidRDefault="002805D2" w:rsidP="001717CB">
      <w:pPr>
        <w:pStyle w:val="B10"/>
        <w:rPr>
          <w:rFonts w:eastAsia="MS Mincho"/>
          <w:lang w:eastAsia="ja-JP"/>
        </w:rPr>
      </w:pPr>
      <w:r>
        <w:rPr>
          <w:rFonts w:eastAsia="MS Mincho"/>
          <w:lang w:eastAsia="ja-JP"/>
        </w:rPr>
        <w:t>-</w:t>
      </w:r>
      <w:r>
        <w:rPr>
          <w:rFonts w:eastAsia="MS Mincho"/>
          <w:lang w:eastAsia="ja-JP"/>
        </w:rPr>
        <w:tab/>
        <w:t>The gNB network product is connected in emulated/real network environments.</w:t>
      </w:r>
    </w:p>
    <w:p w14:paraId="7AA8351B" w14:textId="77777777" w:rsidR="002805D2" w:rsidRDefault="002805D2" w:rsidP="001717CB">
      <w:pPr>
        <w:pStyle w:val="B10"/>
        <w:rPr>
          <w:rFonts w:eastAsia="MS Mincho"/>
          <w:lang w:eastAsia="ja-JP"/>
        </w:rPr>
      </w:pPr>
      <w:r>
        <w:rPr>
          <w:rFonts w:eastAsia="MS Mincho"/>
          <w:lang w:eastAsia="ja-JP"/>
        </w:rPr>
        <w:t>-</w:t>
      </w:r>
      <w:r>
        <w:rPr>
          <w:rFonts w:eastAsia="MS Mincho"/>
          <w:lang w:eastAsia="ja-JP"/>
        </w:rPr>
        <w:tab/>
        <w:t xml:space="preserve">A </w:t>
      </w:r>
      <w:r w:rsidRPr="00960DCD">
        <w:t>TLS CA</w:t>
      </w:r>
      <w:r>
        <w:rPr>
          <w:rFonts w:eastAsia="MS Mincho"/>
          <w:lang w:eastAsia="ja-JP"/>
        </w:rPr>
        <w:t xml:space="preserve"> may be emulated, if needed.</w:t>
      </w:r>
    </w:p>
    <w:p w14:paraId="220A34A9" w14:textId="77777777" w:rsidR="002805D2" w:rsidRDefault="002805D2" w:rsidP="001717CB">
      <w:pPr>
        <w:pStyle w:val="B10"/>
        <w:rPr>
          <w:rFonts w:eastAsia="MS Mincho"/>
          <w:lang w:eastAsia="ja-JP"/>
        </w:rPr>
      </w:pPr>
      <w:r>
        <w:rPr>
          <w:rFonts w:eastAsia="MS Mincho"/>
          <w:lang w:eastAsia="ja-JP"/>
        </w:rPr>
        <w:t>-</w:t>
      </w:r>
      <w:r>
        <w:rPr>
          <w:rFonts w:eastAsia="MS Mincho"/>
          <w:lang w:eastAsia="ja-JP"/>
        </w:rPr>
        <w:tab/>
        <w:t>The gNB is configured the necessary information to connect with the CA server.</w:t>
      </w:r>
    </w:p>
    <w:p w14:paraId="7C9307F0" w14:textId="77777777" w:rsidR="002805D2" w:rsidRPr="00BC263C" w:rsidRDefault="002805D2" w:rsidP="001717CB">
      <w:pPr>
        <w:pStyle w:val="B10"/>
        <w:rPr>
          <w:lang w:eastAsia="zh-CN"/>
        </w:rPr>
      </w:pPr>
      <w:r>
        <w:rPr>
          <w:rFonts w:hint="eastAsia"/>
          <w:lang w:eastAsia="zh-CN"/>
        </w:rPr>
        <w:t>-</w:t>
      </w:r>
      <w:r>
        <w:rPr>
          <w:lang w:eastAsia="zh-CN"/>
        </w:rPr>
        <w:tab/>
      </w:r>
      <w:r w:rsidRPr="00786DC1">
        <w:rPr>
          <w:lang w:eastAsia="zh-CN"/>
        </w:rPr>
        <w:t>Optionally</w:t>
      </w:r>
      <w:r>
        <w:rPr>
          <w:lang w:eastAsia="zh-CN"/>
        </w:rPr>
        <w:t xml:space="preserve">, the vendor may provide necessary </w:t>
      </w:r>
      <w:r w:rsidRPr="00786DC1">
        <w:rPr>
          <w:lang w:eastAsia="zh-CN"/>
        </w:rPr>
        <w:t>information</w:t>
      </w:r>
      <w:r w:rsidR="00AE4623">
        <w:rPr>
          <w:lang w:eastAsia="zh-CN"/>
        </w:rPr>
        <w:t xml:space="preserve"> </w:t>
      </w:r>
      <w:r>
        <w:rPr>
          <w:lang w:eastAsia="zh-CN"/>
        </w:rPr>
        <w:t>in a document, e.g. describing how to handle the case when a gNB checks the operator certificate is about to be expired.</w:t>
      </w:r>
    </w:p>
    <w:p w14:paraId="2FA48C82" w14:textId="77777777" w:rsidR="002805D2" w:rsidRPr="00FD4A4B" w:rsidRDefault="002805D2" w:rsidP="002805D2">
      <w:pPr>
        <w:jc w:val="both"/>
      </w:pPr>
      <w:r w:rsidRPr="00FD4A4B">
        <w:rPr>
          <w:rFonts w:cs="Arial"/>
          <w:b/>
          <w:color w:val="000000"/>
        </w:rPr>
        <w:t xml:space="preserve">Execution Steps </w:t>
      </w:r>
    </w:p>
    <w:p w14:paraId="56AF16B1" w14:textId="77777777" w:rsidR="002805D2" w:rsidRDefault="002805D2" w:rsidP="002805D2">
      <w:pPr>
        <w:pStyle w:val="B10"/>
      </w:pPr>
      <w:r>
        <w:t>1.</w:t>
      </w:r>
      <w:r w:rsidR="00AE4623">
        <w:tab/>
      </w:r>
      <w:r>
        <w:t>The tester configures the gNB with certificates that is assigned by operator CA.</w:t>
      </w:r>
    </w:p>
    <w:p w14:paraId="16065860" w14:textId="77777777" w:rsidR="002805D2" w:rsidRDefault="002805D2" w:rsidP="002805D2">
      <w:pPr>
        <w:pStyle w:val="B10"/>
      </w:pPr>
      <w:r>
        <w:t>2.</w:t>
      </w:r>
      <w:r w:rsidR="00AE4623">
        <w:tab/>
      </w:r>
      <w:r>
        <w:rPr>
          <w:lang w:eastAsia="zh-CN"/>
        </w:rPr>
        <w:t xml:space="preserve">The tester </w:t>
      </w:r>
      <w:r>
        <w:t xml:space="preserve">configures the </w:t>
      </w:r>
      <w:r>
        <w:rPr>
          <w:lang w:eastAsia="zh-CN"/>
        </w:rPr>
        <w:t>UTC timer</w:t>
      </w:r>
      <w:r>
        <w:t xml:space="preserve"> of gNB to the time when its own</w:t>
      </w:r>
      <w:r w:rsidDel="00B923E5">
        <w:t xml:space="preserve"> </w:t>
      </w:r>
      <w:r>
        <w:t>certificate is about to be expired.</w:t>
      </w:r>
    </w:p>
    <w:p w14:paraId="0C7906B6" w14:textId="77777777" w:rsidR="002805D2" w:rsidRDefault="002805D2" w:rsidP="002805D2">
      <w:pPr>
        <w:pStyle w:val="B10"/>
        <w:rPr>
          <w:lang w:eastAsia="zh-CN"/>
        </w:rPr>
      </w:pPr>
      <w:r>
        <w:rPr>
          <w:lang w:eastAsia="zh-CN"/>
        </w:rPr>
        <w:t>3.</w:t>
      </w:r>
      <w:r w:rsidR="00AE4623">
        <w:rPr>
          <w:lang w:eastAsia="zh-CN"/>
        </w:rPr>
        <w:tab/>
      </w:r>
      <w:r>
        <w:rPr>
          <w:lang w:eastAsia="zh-CN"/>
        </w:rPr>
        <w:t>T</w:t>
      </w:r>
      <w:r>
        <w:rPr>
          <w:rFonts w:hint="eastAsia"/>
          <w:lang w:eastAsia="zh-CN"/>
        </w:rPr>
        <w:t>h</w:t>
      </w:r>
      <w:r>
        <w:rPr>
          <w:lang w:eastAsia="zh-CN"/>
        </w:rPr>
        <w:t xml:space="preserve">e gNB initiates the CMPv2 procedure to get the new operator certificate. </w:t>
      </w:r>
    </w:p>
    <w:p w14:paraId="1A033190" w14:textId="77777777" w:rsidR="002805D2" w:rsidRPr="00FD4A4B" w:rsidRDefault="002805D2" w:rsidP="002805D2">
      <w:pPr>
        <w:rPr>
          <w:rFonts w:cs="Arial"/>
          <w:b/>
          <w:color w:val="000000"/>
        </w:rPr>
      </w:pPr>
      <w:r w:rsidRPr="00FD4A4B">
        <w:rPr>
          <w:rFonts w:cs="Arial"/>
          <w:b/>
          <w:color w:val="000000"/>
        </w:rPr>
        <w:t>Expected Results:</w:t>
      </w:r>
    </w:p>
    <w:p w14:paraId="079112B2" w14:textId="77777777" w:rsidR="002805D2" w:rsidRDefault="002805D2" w:rsidP="002805D2">
      <w:pPr>
        <w:pStyle w:val="B10"/>
      </w:pPr>
      <w:r>
        <w:t>-</w:t>
      </w:r>
      <w:r>
        <w:tab/>
        <w:t xml:space="preserve">The </w:t>
      </w:r>
      <w:r>
        <w:rPr>
          <w:lang w:eastAsia="zh-CN"/>
        </w:rPr>
        <w:t>gNB raises an alarm or requests a new certificate from the CA.</w:t>
      </w:r>
    </w:p>
    <w:p w14:paraId="6386DEAD" w14:textId="77777777" w:rsidR="002805D2" w:rsidRDefault="002805D2" w:rsidP="002805D2">
      <w:pPr>
        <w:pStyle w:val="B10"/>
        <w:rPr>
          <w:lang w:eastAsia="zh-CN"/>
        </w:rPr>
      </w:pPr>
      <w:r>
        <w:t>-</w:t>
      </w:r>
      <w:r>
        <w:rPr>
          <w:lang w:eastAsia="zh-CN"/>
        </w:rPr>
        <w:tab/>
        <w:t>The gNB received a new operator certificate.</w:t>
      </w:r>
    </w:p>
    <w:p w14:paraId="48196C89" w14:textId="77777777" w:rsidR="002805D2" w:rsidRPr="00747EEA" w:rsidRDefault="002805D2" w:rsidP="002805D2">
      <w:pPr>
        <w:rPr>
          <w:b/>
        </w:rPr>
      </w:pPr>
      <w:r w:rsidRPr="00747EEA">
        <w:rPr>
          <w:b/>
        </w:rPr>
        <w:t>Expected format of evidence:</w:t>
      </w:r>
    </w:p>
    <w:p w14:paraId="1265ADDF" w14:textId="77777777" w:rsidR="002805D2" w:rsidRDefault="002805D2" w:rsidP="002805D2">
      <w:r>
        <w:t>T</w:t>
      </w:r>
      <w:r w:rsidRPr="00E32DBA">
        <w:t>he logs and the communication flow in a .pcap file.</w:t>
      </w:r>
    </w:p>
    <w:p w14:paraId="61CBFF47" w14:textId="77777777" w:rsidR="001717CB" w:rsidRPr="00FD4A4B" w:rsidRDefault="001717CB" w:rsidP="001717CB">
      <w:pPr>
        <w:pStyle w:val="Heading5"/>
      </w:pPr>
      <w:bookmarkStart w:id="161" w:name="_Toc187239684"/>
      <w:r>
        <w:t>4.2.2.1.23</w:t>
      </w:r>
      <w:r>
        <w:tab/>
        <w:t>Peer certificate checking</w:t>
      </w:r>
      <w:bookmarkEnd w:id="161"/>
    </w:p>
    <w:p w14:paraId="6A0D3AA1" w14:textId="77777777" w:rsidR="001717CB" w:rsidRPr="003D6A26" w:rsidRDefault="001717CB" w:rsidP="001717CB">
      <w:pPr>
        <w:rPr>
          <w:strike/>
        </w:rPr>
      </w:pPr>
      <w:r w:rsidRPr="003D6A26">
        <w:rPr>
          <w:i/>
        </w:rPr>
        <w:t>Requirement Name:</w:t>
      </w:r>
      <w:r w:rsidRPr="003D6A26">
        <w:t xml:space="preserve"> </w:t>
      </w:r>
      <w:r>
        <w:t>Peer certificate checking at</w:t>
      </w:r>
      <w:r>
        <w:rPr>
          <w:lang w:eastAsia="zh-CN"/>
        </w:rPr>
        <w:t xml:space="preserve"> base station</w:t>
      </w:r>
    </w:p>
    <w:p w14:paraId="188F2BA6" w14:textId="77777777" w:rsidR="001717CB" w:rsidRPr="008317A4" w:rsidRDefault="001717CB" w:rsidP="001717CB">
      <w:r w:rsidRPr="008317A4">
        <w:rPr>
          <w:i/>
        </w:rPr>
        <w:t xml:space="preserve">Requirement Reference: </w:t>
      </w:r>
      <w:r w:rsidRPr="0018104C">
        <w:rPr>
          <w:iCs/>
        </w:rPr>
        <w:t xml:space="preserve">TS 33.310 </w:t>
      </w:r>
      <w:r>
        <w:rPr>
          <w:iCs/>
        </w:rPr>
        <w:t>[10]</w:t>
      </w:r>
      <w:r w:rsidRPr="0018104C">
        <w:rPr>
          <w:iCs/>
        </w:rPr>
        <w:t xml:space="preserve">, clause </w:t>
      </w:r>
      <w:r>
        <w:rPr>
          <w:iCs/>
        </w:rPr>
        <w:t>9.5.1</w:t>
      </w:r>
      <w:r w:rsidRPr="0018104C">
        <w:rPr>
          <w:iCs/>
        </w:rPr>
        <w:t xml:space="preserve"> </w:t>
      </w:r>
    </w:p>
    <w:p w14:paraId="478A4E21" w14:textId="77777777" w:rsidR="001717CB" w:rsidRPr="00FD4A4B" w:rsidRDefault="001717CB" w:rsidP="001717CB">
      <w:pPr>
        <w:tabs>
          <w:tab w:val="left" w:pos="5674"/>
        </w:tabs>
      </w:pPr>
      <w:r w:rsidRPr="00FD4A4B">
        <w:rPr>
          <w:i/>
        </w:rPr>
        <w:t>Requirement Description</w:t>
      </w:r>
      <w:r w:rsidRPr="00FD4A4B">
        <w:t>:</w:t>
      </w:r>
    </w:p>
    <w:p w14:paraId="1FE42520" w14:textId="77777777" w:rsidR="001717CB" w:rsidRDefault="001717CB" w:rsidP="001717CB">
      <w:pPr>
        <w:pStyle w:val="B10"/>
      </w:pPr>
      <w:r>
        <w:t>-</w:t>
      </w:r>
      <w:r>
        <w:tab/>
        <w:t>The base station may be pre-provisioned with the operator root CA certificate.</w:t>
      </w:r>
    </w:p>
    <w:p w14:paraId="0E710E00" w14:textId="77777777" w:rsidR="001717CB" w:rsidRDefault="001717CB" w:rsidP="001717CB">
      <w:pPr>
        <w:pStyle w:val="B10"/>
      </w:pPr>
      <w:r>
        <w:t>-</w:t>
      </w:r>
      <w:r>
        <w:tab/>
        <w:t xml:space="preserve">If the base station is not pre-provisioned with the operator root CA certificate, then the base station takes the operator root certificate from the certificates received in the initialization response. The selection is based on checking which root certificate can be used to validate the received base station certificate. </w:t>
      </w:r>
    </w:p>
    <w:p w14:paraId="2232D385" w14:textId="568D4A59" w:rsidR="001717CB" w:rsidRPr="001717CB" w:rsidRDefault="001717CB" w:rsidP="001717CB">
      <w:pPr>
        <w:pStyle w:val="NO"/>
        <w:rPr>
          <w:lang w:eastAsia="zh-CN"/>
        </w:rPr>
      </w:pPr>
      <w:r>
        <w:rPr>
          <w:rFonts w:hint="eastAsia"/>
          <w:lang w:eastAsia="zh-CN"/>
        </w:rPr>
        <w:t>N</w:t>
      </w:r>
      <w:r>
        <w:rPr>
          <w:lang w:eastAsia="zh-CN"/>
        </w:rPr>
        <w:t>OTE</w:t>
      </w:r>
      <w:r w:rsidR="006E4B93">
        <w:rPr>
          <w:lang w:eastAsia="zh-CN"/>
        </w:rPr>
        <w:t xml:space="preserve"> </w:t>
      </w:r>
      <w:r>
        <w:rPr>
          <w:lang w:eastAsia="zh-CN"/>
        </w:rPr>
        <w:t>1</w:t>
      </w:r>
      <w:r w:rsidR="00E61FA5">
        <w:rPr>
          <w:lang w:eastAsia="zh-CN"/>
        </w:rPr>
        <w:t>:</w:t>
      </w:r>
      <w:r w:rsidR="00E61FA5">
        <w:rPr>
          <w:lang w:eastAsia="zh-CN"/>
        </w:rPr>
        <w:tab/>
      </w:r>
      <w:r>
        <w:rPr>
          <w:lang w:eastAsia="zh-CN"/>
        </w:rPr>
        <w:t>Examples on validation factors defined in clause 6.3.1 of TS 33.310[10] can be taken into consideration, for example, whether the certificated has been revoked, expired, on the CRL distribution point is empty, etc.</w:t>
      </w:r>
    </w:p>
    <w:p w14:paraId="274EE541" w14:textId="68A702F4" w:rsidR="006E4B93" w:rsidRDefault="006E4B93" w:rsidP="001717CB">
      <w:pPr>
        <w:pStyle w:val="B10"/>
        <w:ind w:left="0" w:firstLine="0"/>
        <w:rPr>
          <w:i/>
        </w:rPr>
      </w:pPr>
      <w:r>
        <w:rPr>
          <w:i/>
        </w:rPr>
        <w:t xml:space="preserve">Threat References: </w:t>
      </w:r>
      <w:r>
        <w:rPr>
          <w:iCs/>
        </w:rPr>
        <w:t>TR 33.926 [5], D.2.2.10 - Peer certificate checking.</w:t>
      </w:r>
    </w:p>
    <w:p w14:paraId="12E94DAA" w14:textId="525523E5" w:rsidR="001717CB" w:rsidRPr="00FD4A4B" w:rsidRDefault="001717CB" w:rsidP="001717CB">
      <w:pPr>
        <w:pStyle w:val="B10"/>
        <w:ind w:left="0" w:firstLine="0"/>
        <w:rPr>
          <w:lang w:eastAsia="zh-CN"/>
        </w:rPr>
      </w:pPr>
      <w:r w:rsidRPr="00FD4A4B">
        <w:rPr>
          <w:i/>
        </w:rPr>
        <w:t>Test case</w:t>
      </w:r>
      <w:r w:rsidRPr="00FD4A4B">
        <w:t xml:space="preserve">: </w:t>
      </w:r>
    </w:p>
    <w:p w14:paraId="1B553D04" w14:textId="77777777" w:rsidR="001717CB" w:rsidRPr="00FD4A4B" w:rsidRDefault="001717CB" w:rsidP="001717CB">
      <w:pPr>
        <w:rPr>
          <w:rFonts w:cs="Arial"/>
          <w:b/>
          <w:i/>
          <w:color w:val="000000"/>
        </w:rPr>
      </w:pPr>
      <w:r w:rsidRPr="00FD4A4B">
        <w:rPr>
          <w:rFonts w:cs="Arial"/>
          <w:b/>
          <w:color w:val="000000"/>
        </w:rPr>
        <w:t xml:space="preserve">Test Name: </w:t>
      </w:r>
      <w:r w:rsidRPr="00E32DBA">
        <w:t>TC_</w:t>
      </w:r>
      <w:r>
        <w:t>PEER_</w:t>
      </w:r>
      <w:r>
        <w:rPr>
          <w:rFonts w:hint="eastAsia"/>
          <w:lang w:eastAsia="zh-CN"/>
        </w:rPr>
        <w:t>CERT</w:t>
      </w:r>
      <w:r w:rsidRPr="00E32DBA">
        <w:t>_</w:t>
      </w:r>
      <w:r>
        <w:rPr>
          <w:lang w:eastAsia="zh-CN"/>
        </w:rPr>
        <w:t>CHCK</w:t>
      </w:r>
    </w:p>
    <w:p w14:paraId="30127628" w14:textId="77777777" w:rsidR="001717CB" w:rsidRPr="00FD4A4B" w:rsidRDefault="001717CB" w:rsidP="001717CB">
      <w:pPr>
        <w:rPr>
          <w:rFonts w:cs="Arial"/>
          <w:b/>
          <w:color w:val="000000"/>
        </w:rPr>
      </w:pPr>
      <w:r w:rsidRPr="00FD4A4B">
        <w:rPr>
          <w:rFonts w:cs="Arial"/>
          <w:b/>
          <w:color w:val="000000"/>
        </w:rPr>
        <w:t>Purpose:</w:t>
      </w:r>
    </w:p>
    <w:p w14:paraId="4F4B9CBF" w14:textId="77777777" w:rsidR="001717CB" w:rsidRDefault="001717CB" w:rsidP="001717CB">
      <w:pPr>
        <w:rPr>
          <w:lang w:eastAsia="zh-CN"/>
        </w:rPr>
      </w:pPr>
      <w:r>
        <w:rPr>
          <w:lang w:eastAsia="zh-CN"/>
        </w:rPr>
        <w:t>V</w:t>
      </w:r>
      <w:r>
        <w:rPr>
          <w:rFonts w:hint="eastAsia"/>
          <w:lang w:eastAsia="zh-CN"/>
        </w:rPr>
        <w:t xml:space="preserve">erify </w:t>
      </w:r>
      <w:r>
        <w:rPr>
          <w:lang w:eastAsia="zh-CN"/>
        </w:rPr>
        <w:t xml:space="preserve">that </w:t>
      </w:r>
      <w:r>
        <w:rPr>
          <w:rFonts w:hint="eastAsia"/>
          <w:lang w:eastAsia="zh-CN"/>
        </w:rPr>
        <w:t>the</w:t>
      </w:r>
      <w:r>
        <w:rPr>
          <w:lang w:eastAsia="zh-CN"/>
        </w:rPr>
        <w:t xml:space="preserve"> gNB has the ability to check the peer certificate is valid or not.</w:t>
      </w:r>
    </w:p>
    <w:p w14:paraId="22C9186A" w14:textId="77777777" w:rsidR="001717CB" w:rsidRPr="00FD4A4B" w:rsidRDefault="001717CB" w:rsidP="001717CB">
      <w:pPr>
        <w:rPr>
          <w:rFonts w:cs="Arial"/>
          <w:b/>
          <w:color w:val="000000"/>
        </w:rPr>
      </w:pPr>
      <w:r w:rsidRPr="00FD4A4B">
        <w:rPr>
          <w:rFonts w:cs="Arial"/>
          <w:b/>
          <w:color w:val="000000"/>
        </w:rPr>
        <w:t>Pre-Conditions:</w:t>
      </w:r>
    </w:p>
    <w:p w14:paraId="17BA69DC" w14:textId="77777777" w:rsidR="001717CB" w:rsidRDefault="001717CB" w:rsidP="001717CB">
      <w:pPr>
        <w:pStyle w:val="B10"/>
        <w:rPr>
          <w:rFonts w:eastAsia="MS Mincho"/>
          <w:lang w:eastAsia="ja-JP"/>
        </w:rPr>
      </w:pPr>
      <w:r>
        <w:rPr>
          <w:rFonts w:eastAsia="MS Mincho"/>
          <w:lang w:eastAsia="ja-JP"/>
        </w:rPr>
        <w:t>-</w:t>
      </w:r>
      <w:r>
        <w:rPr>
          <w:rFonts w:eastAsia="MS Mincho"/>
          <w:lang w:eastAsia="ja-JP"/>
        </w:rPr>
        <w:tab/>
      </w:r>
      <w:r w:rsidRPr="00E63563">
        <w:rPr>
          <w:rFonts w:eastAsia="MS Mincho"/>
          <w:lang w:eastAsia="ja-JP"/>
        </w:rPr>
        <w:t>If the gNB under test does not support handling certificates as defin</w:t>
      </w:r>
      <w:r w:rsidRPr="00745696">
        <w:rPr>
          <w:rFonts w:eastAsia="MS Mincho"/>
          <w:lang w:eastAsia="ja-JP"/>
        </w:rPr>
        <w:t>ed in clause 9</w:t>
      </w:r>
      <w:r>
        <w:rPr>
          <w:rFonts w:eastAsia="MS Mincho"/>
          <w:lang w:eastAsia="ja-JP"/>
        </w:rPr>
        <w:t xml:space="preserve"> of </w:t>
      </w:r>
      <w:r w:rsidRPr="00E63563">
        <w:rPr>
          <w:rFonts w:eastAsia="MS Mincho"/>
          <w:lang w:eastAsia="ja-JP"/>
        </w:rPr>
        <w:t>TS 33.310</w:t>
      </w:r>
      <w:r>
        <w:rPr>
          <w:rFonts w:eastAsia="MS Mincho"/>
          <w:lang w:eastAsia="ja-JP"/>
        </w:rPr>
        <w:t>[10]</w:t>
      </w:r>
      <w:r w:rsidRPr="00E63563">
        <w:rPr>
          <w:rFonts w:eastAsia="MS Mincho"/>
          <w:lang w:eastAsia="ja-JP"/>
        </w:rPr>
        <w:t>, this test does not apply</w:t>
      </w:r>
      <w:r w:rsidRPr="00F179B5">
        <w:rPr>
          <w:rFonts w:eastAsia="MS Mincho"/>
          <w:lang w:eastAsia="ja-JP"/>
        </w:rPr>
        <w:t>.</w:t>
      </w:r>
    </w:p>
    <w:p w14:paraId="657BDE1C" w14:textId="77777777" w:rsidR="001717CB" w:rsidRPr="00EA0924" w:rsidRDefault="001717CB" w:rsidP="001717CB">
      <w:pPr>
        <w:pStyle w:val="B10"/>
        <w:rPr>
          <w:rFonts w:eastAsia="MS Mincho"/>
          <w:lang w:eastAsia="ja-JP"/>
        </w:rPr>
      </w:pPr>
      <w:r>
        <w:rPr>
          <w:rFonts w:eastAsia="MS Mincho"/>
          <w:lang w:eastAsia="ja-JP"/>
        </w:rPr>
        <w:t>-</w:t>
      </w:r>
      <w:r>
        <w:rPr>
          <w:rFonts w:eastAsia="MS Mincho"/>
          <w:lang w:eastAsia="ja-JP"/>
        </w:rPr>
        <w:tab/>
      </w:r>
      <w:r w:rsidRPr="000B3C6F">
        <w:rPr>
          <w:rFonts w:eastAsia="MS Mincho"/>
          <w:lang w:eastAsia="ja-JP"/>
        </w:rPr>
        <w:t>The gNB is configured</w:t>
      </w:r>
      <w:r>
        <w:rPr>
          <w:rFonts w:eastAsia="MS Mincho"/>
          <w:lang w:eastAsia="ja-JP"/>
        </w:rPr>
        <w:t xml:space="preserve"> </w:t>
      </w:r>
      <w:r w:rsidRPr="000B3C6F">
        <w:rPr>
          <w:rFonts w:eastAsia="MS Mincho"/>
          <w:lang w:eastAsia="ja-JP"/>
        </w:rPr>
        <w:t xml:space="preserve">with </w:t>
      </w:r>
      <w:r>
        <w:rPr>
          <w:rFonts w:eastAsia="MS Mincho"/>
          <w:lang w:eastAsia="ja-JP"/>
        </w:rPr>
        <w:t xml:space="preserve">or has obtained </w:t>
      </w:r>
      <w:r w:rsidRPr="000B3C6F">
        <w:rPr>
          <w:rFonts w:eastAsia="MS Mincho"/>
          <w:lang w:eastAsia="ja-JP"/>
        </w:rPr>
        <w:t>a</w:t>
      </w:r>
      <w:r>
        <w:rPr>
          <w:rFonts w:eastAsia="MS Mincho"/>
          <w:lang w:eastAsia="ja-JP"/>
        </w:rPr>
        <w:t>n</w:t>
      </w:r>
      <w:r w:rsidRPr="000B3C6F">
        <w:rPr>
          <w:rFonts w:eastAsia="MS Mincho"/>
          <w:lang w:eastAsia="ja-JP"/>
        </w:rPr>
        <w:t xml:space="preserve"> </w:t>
      </w:r>
      <w:r>
        <w:rPr>
          <w:rFonts w:eastAsia="MS Mincho"/>
          <w:lang w:eastAsia="ja-JP"/>
        </w:rPr>
        <w:t>operator root CA certificate</w:t>
      </w:r>
      <w:r w:rsidRPr="000B3C6F">
        <w:rPr>
          <w:rFonts w:eastAsia="MS Mincho"/>
          <w:lang w:eastAsia="ja-JP"/>
        </w:rPr>
        <w:t>.</w:t>
      </w:r>
    </w:p>
    <w:p w14:paraId="5C04B30F" w14:textId="77777777" w:rsidR="001717CB" w:rsidRDefault="001717CB" w:rsidP="001717CB">
      <w:pPr>
        <w:pStyle w:val="B10"/>
        <w:rPr>
          <w:rFonts w:eastAsia="MS Mincho"/>
          <w:lang w:eastAsia="ja-JP"/>
        </w:rPr>
      </w:pPr>
      <w:r>
        <w:rPr>
          <w:rFonts w:eastAsia="MS Mincho"/>
          <w:lang w:eastAsia="ja-JP"/>
        </w:rPr>
        <w:t>-</w:t>
      </w:r>
      <w:r>
        <w:rPr>
          <w:rFonts w:eastAsia="MS Mincho"/>
          <w:lang w:eastAsia="ja-JP"/>
        </w:rPr>
        <w:tab/>
        <w:t>The gNB network product shall be connected in emulated/real network environments.</w:t>
      </w:r>
    </w:p>
    <w:p w14:paraId="3B562CF4" w14:textId="77777777" w:rsidR="001717CB" w:rsidRDefault="001717CB" w:rsidP="001717CB">
      <w:pPr>
        <w:pStyle w:val="B10"/>
        <w:rPr>
          <w:rFonts w:eastAsia="MS Mincho"/>
          <w:lang w:eastAsia="ja-JP"/>
        </w:rPr>
      </w:pPr>
      <w:r>
        <w:rPr>
          <w:rFonts w:eastAsia="MS Mincho"/>
          <w:lang w:eastAsia="ja-JP"/>
        </w:rPr>
        <w:t>-</w:t>
      </w:r>
      <w:r>
        <w:rPr>
          <w:rFonts w:eastAsia="MS Mincho"/>
          <w:lang w:eastAsia="ja-JP"/>
        </w:rPr>
        <w:tab/>
        <w:t>A peer, e.g., AMF, SEG, gNB may be emulated.</w:t>
      </w:r>
    </w:p>
    <w:p w14:paraId="740752B2" w14:textId="5A0B3702" w:rsidR="001717CB" w:rsidRPr="003D76C7" w:rsidRDefault="001717CB" w:rsidP="001717CB">
      <w:pPr>
        <w:pStyle w:val="NO"/>
        <w:rPr>
          <w:lang w:eastAsia="ja-JP"/>
        </w:rPr>
      </w:pPr>
      <w:r>
        <w:rPr>
          <w:lang w:eastAsia="ja-JP"/>
        </w:rPr>
        <w:t>NOTE</w:t>
      </w:r>
      <w:r w:rsidR="006E4B93">
        <w:rPr>
          <w:lang w:eastAsia="ja-JP"/>
        </w:rPr>
        <w:t xml:space="preserve"> </w:t>
      </w:r>
      <w:r>
        <w:rPr>
          <w:lang w:eastAsia="ja-JP"/>
        </w:rPr>
        <w:t>2:</w:t>
      </w:r>
      <w:r w:rsidR="00E61FA5">
        <w:rPr>
          <w:lang w:eastAsia="ja-JP"/>
        </w:rPr>
        <w:tab/>
        <w:t xml:space="preserve">According </w:t>
      </w:r>
      <w:r>
        <w:rPr>
          <w:lang w:eastAsia="ja-JP"/>
        </w:rPr>
        <w:t>to 5GS, only AMF, SEG/UPF, gNB can connect to a gNB. The peer means the network function that provides the operator assigned certificate to the gNB for establishing the N2, N3, Xn interfaces.</w:t>
      </w:r>
    </w:p>
    <w:p w14:paraId="57FC707F" w14:textId="77777777" w:rsidR="001717CB" w:rsidRDefault="001717CB" w:rsidP="001717CB">
      <w:pPr>
        <w:pStyle w:val="B10"/>
        <w:rPr>
          <w:rFonts w:eastAsia="MS Mincho"/>
          <w:lang w:eastAsia="ja-JP"/>
        </w:rPr>
      </w:pPr>
      <w:r>
        <w:rPr>
          <w:rFonts w:eastAsia="MS Mincho"/>
          <w:lang w:eastAsia="ja-JP"/>
        </w:rPr>
        <w:t>-</w:t>
      </w:r>
      <w:r>
        <w:rPr>
          <w:rFonts w:eastAsia="MS Mincho"/>
          <w:lang w:eastAsia="ja-JP"/>
        </w:rPr>
        <w:tab/>
        <w:t>The gNB is configured the necessary information to connect with the peer.</w:t>
      </w:r>
    </w:p>
    <w:p w14:paraId="0A749F77" w14:textId="77777777" w:rsidR="001717CB" w:rsidRPr="00BC263C" w:rsidRDefault="001717CB" w:rsidP="001717CB">
      <w:pPr>
        <w:pStyle w:val="B10"/>
        <w:rPr>
          <w:lang w:eastAsia="zh-CN"/>
        </w:rPr>
      </w:pPr>
      <w:r>
        <w:rPr>
          <w:rFonts w:hint="eastAsia"/>
          <w:lang w:eastAsia="zh-CN"/>
        </w:rPr>
        <w:t>-</w:t>
      </w:r>
      <w:r>
        <w:rPr>
          <w:lang w:eastAsia="zh-CN"/>
        </w:rPr>
        <w:tab/>
      </w:r>
      <w:r w:rsidRPr="002A23C3">
        <w:rPr>
          <w:lang w:eastAsia="zh-CN"/>
        </w:rPr>
        <w:t>Optionally</w:t>
      </w:r>
      <w:r>
        <w:rPr>
          <w:lang w:eastAsia="zh-CN"/>
        </w:rPr>
        <w:t xml:space="preserve">, the vendor may provide necessary </w:t>
      </w:r>
      <w:r w:rsidRPr="002A23C3">
        <w:rPr>
          <w:lang w:eastAsia="zh-CN"/>
        </w:rPr>
        <w:t>information</w:t>
      </w:r>
      <w:r w:rsidR="003C6318">
        <w:rPr>
          <w:lang w:eastAsia="zh-CN"/>
        </w:rPr>
        <w:t xml:space="preserve"> </w:t>
      </w:r>
      <w:r>
        <w:rPr>
          <w:lang w:eastAsia="zh-CN"/>
        </w:rPr>
        <w:t>in a document, e.g., describing the checking factors and how to handle the case when a gNB validate the certificate is invalid.</w:t>
      </w:r>
    </w:p>
    <w:p w14:paraId="37165E37" w14:textId="77777777" w:rsidR="001717CB" w:rsidRDefault="001717CB" w:rsidP="001717CB">
      <w:pPr>
        <w:jc w:val="both"/>
        <w:rPr>
          <w:rFonts w:cs="Arial"/>
          <w:b/>
          <w:color w:val="000000"/>
        </w:rPr>
      </w:pPr>
      <w:r w:rsidRPr="00FD4A4B">
        <w:rPr>
          <w:rFonts w:cs="Arial"/>
          <w:b/>
          <w:color w:val="000000"/>
        </w:rPr>
        <w:t>Execution Steps</w:t>
      </w:r>
      <w:r>
        <w:rPr>
          <w:rFonts w:cs="Arial"/>
          <w:b/>
          <w:color w:val="000000"/>
        </w:rPr>
        <w:t>:</w:t>
      </w:r>
    </w:p>
    <w:p w14:paraId="7029307B" w14:textId="77777777" w:rsidR="001717CB" w:rsidRDefault="001717CB" w:rsidP="001717CB">
      <w:pPr>
        <w:pStyle w:val="B10"/>
      </w:pPr>
      <w:r>
        <w:t>1.</w:t>
      </w:r>
      <w:r w:rsidR="003C6318">
        <w:tab/>
      </w:r>
      <w:r>
        <w:t xml:space="preserve">The tester configures the peer with an invalid certificate e.g., by using a wrong signature or a certificate that has expired. </w:t>
      </w:r>
    </w:p>
    <w:p w14:paraId="7735C9FA" w14:textId="77777777" w:rsidR="001717CB" w:rsidRDefault="001717CB" w:rsidP="001717CB">
      <w:pPr>
        <w:pStyle w:val="B10"/>
      </w:pPr>
      <w:r>
        <w:t>2.</w:t>
      </w:r>
      <w:r w:rsidR="003C6318">
        <w:tab/>
      </w:r>
      <w:r>
        <w:t>The tester triggers the gNB to connect to the peer.</w:t>
      </w:r>
    </w:p>
    <w:p w14:paraId="65928037" w14:textId="77777777" w:rsidR="001717CB" w:rsidRPr="00FD4A4B" w:rsidRDefault="001717CB" w:rsidP="001717CB">
      <w:pPr>
        <w:rPr>
          <w:rFonts w:cs="Arial"/>
          <w:b/>
          <w:color w:val="000000"/>
        </w:rPr>
      </w:pPr>
      <w:r w:rsidRPr="00FD4A4B">
        <w:rPr>
          <w:rFonts w:cs="Arial"/>
          <w:b/>
          <w:color w:val="000000"/>
        </w:rPr>
        <w:t>Expected Results:</w:t>
      </w:r>
    </w:p>
    <w:p w14:paraId="404DBCAF" w14:textId="77777777" w:rsidR="001717CB" w:rsidRPr="00D96828" w:rsidRDefault="001717CB" w:rsidP="00E61FA5">
      <w:pPr>
        <w:rPr>
          <w:lang w:eastAsia="zh-CN"/>
        </w:rPr>
      </w:pPr>
      <w:r>
        <w:rPr>
          <w:lang w:eastAsia="zh-CN"/>
        </w:rPr>
        <w:t>The</w:t>
      </w:r>
      <w:r w:rsidRPr="00A61C55">
        <w:rPr>
          <w:lang w:eastAsia="zh-CN"/>
        </w:rPr>
        <w:t xml:space="preserve"> </w:t>
      </w:r>
      <w:r>
        <w:rPr>
          <w:lang w:eastAsia="zh-CN"/>
        </w:rPr>
        <w:t>gNB does not connect with the peer and may raise an alarm at the same time.</w:t>
      </w:r>
    </w:p>
    <w:p w14:paraId="014C6556" w14:textId="77777777" w:rsidR="001717CB" w:rsidRPr="00747EEA" w:rsidRDefault="001717CB" w:rsidP="001717CB">
      <w:pPr>
        <w:rPr>
          <w:b/>
        </w:rPr>
      </w:pPr>
      <w:r w:rsidRPr="00747EEA">
        <w:rPr>
          <w:b/>
        </w:rPr>
        <w:t>Expected format of evidence:</w:t>
      </w:r>
    </w:p>
    <w:p w14:paraId="6AD84CF6" w14:textId="77777777" w:rsidR="00B03AE0" w:rsidRPr="00137EBA" w:rsidRDefault="001717CB" w:rsidP="00837DB2">
      <w:pPr>
        <w:rPr>
          <w:lang w:eastAsia="zh-CN"/>
        </w:rPr>
      </w:pPr>
      <w:r>
        <w:t>T</w:t>
      </w:r>
      <w:r w:rsidRPr="00E32DBA">
        <w:t>he logs and the communication flow in a .pcap file.</w:t>
      </w:r>
    </w:p>
    <w:p w14:paraId="070D6678" w14:textId="77777777" w:rsidR="000A5592" w:rsidRPr="00A94455" w:rsidRDefault="000A5592" w:rsidP="00165841">
      <w:pPr>
        <w:pStyle w:val="Heading3"/>
        <w:rPr>
          <w:lang w:eastAsia="zh-CN"/>
        </w:rPr>
      </w:pPr>
      <w:bookmarkStart w:id="162" w:name="_Toc19696879"/>
      <w:bookmarkStart w:id="163" w:name="_Toc26876873"/>
      <w:bookmarkStart w:id="164" w:name="_Toc35529503"/>
      <w:bookmarkStart w:id="165" w:name="_Toc35529594"/>
      <w:bookmarkStart w:id="166" w:name="_Toc187239685"/>
      <w:r w:rsidRPr="00A94455">
        <w:t>4.2.3</w:t>
      </w:r>
      <w:r w:rsidRPr="00A94455">
        <w:tab/>
        <w:t>Technical Baseline</w:t>
      </w:r>
      <w:bookmarkEnd w:id="162"/>
      <w:bookmarkEnd w:id="163"/>
      <w:bookmarkEnd w:id="164"/>
      <w:bookmarkEnd w:id="165"/>
      <w:bookmarkEnd w:id="166"/>
      <w:r w:rsidRPr="00A94455">
        <w:rPr>
          <w:rFonts w:hint="eastAsia"/>
          <w:lang w:eastAsia="zh-CN"/>
        </w:rPr>
        <w:t xml:space="preserve"> </w:t>
      </w:r>
    </w:p>
    <w:p w14:paraId="2820B43B" w14:textId="77777777" w:rsidR="000A5592" w:rsidRPr="00A94455" w:rsidRDefault="000A5592" w:rsidP="00165841">
      <w:pPr>
        <w:pStyle w:val="Heading4"/>
      </w:pPr>
      <w:bookmarkStart w:id="167" w:name="_Toc19696880"/>
      <w:bookmarkStart w:id="168" w:name="_Toc26876874"/>
      <w:bookmarkStart w:id="169" w:name="_Toc35529504"/>
      <w:bookmarkStart w:id="170" w:name="_Toc35529595"/>
      <w:bookmarkStart w:id="171" w:name="_Toc187239686"/>
      <w:r w:rsidRPr="00A94455">
        <w:t>4.2.3.1</w:t>
      </w:r>
      <w:r w:rsidRPr="00A94455">
        <w:tab/>
        <w:t>Introduction</w:t>
      </w:r>
      <w:bookmarkEnd w:id="167"/>
      <w:bookmarkEnd w:id="168"/>
      <w:bookmarkEnd w:id="169"/>
      <w:bookmarkEnd w:id="170"/>
      <w:bookmarkEnd w:id="171"/>
    </w:p>
    <w:p w14:paraId="09AEFC7A" w14:textId="77777777" w:rsidR="00345450" w:rsidRPr="00A94455" w:rsidRDefault="00345450" w:rsidP="00F67676">
      <w:r w:rsidRPr="00A94455">
        <w:t>The present clause provides baseline technical requirements.</w:t>
      </w:r>
    </w:p>
    <w:p w14:paraId="19187AE9" w14:textId="77777777" w:rsidR="000A5592" w:rsidRPr="00A94455" w:rsidRDefault="000A5592" w:rsidP="000A5592">
      <w:pPr>
        <w:pStyle w:val="Heading4"/>
        <w:keepNext w:val="0"/>
        <w:keepLines w:val="0"/>
      </w:pPr>
      <w:bookmarkStart w:id="172" w:name="_Toc19696881"/>
      <w:bookmarkStart w:id="173" w:name="_Toc26876875"/>
      <w:bookmarkStart w:id="174" w:name="_Toc35529505"/>
      <w:bookmarkStart w:id="175" w:name="_Toc35529596"/>
      <w:bookmarkStart w:id="176" w:name="_Toc187239687"/>
      <w:r w:rsidRPr="00A94455">
        <w:t>4.2.3.2</w:t>
      </w:r>
      <w:r w:rsidRPr="00A94455">
        <w:tab/>
        <w:t>Protecting</w:t>
      </w:r>
      <w:r w:rsidRPr="00A94455">
        <w:rPr>
          <w:spacing w:val="-12"/>
        </w:rPr>
        <w:t xml:space="preserve"> </w:t>
      </w:r>
      <w:r w:rsidRPr="00A94455">
        <w:t>data</w:t>
      </w:r>
      <w:r w:rsidRPr="00A94455">
        <w:rPr>
          <w:spacing w:val="-5"/>
        </w:rPr>
        <w:t xml:space="preserve"> </w:t>
      </w:r>
      <w:r w:rsidRPr="00A94455">
        <w:t>and</w:t>
      </w:r>
      <w:r w:rsidRPr="00A94455">
        <w:rPr>
          <w:spacing w:val="-4"/>
        </w:rPr>
        <w:t xml:space="preserve"> </w:t>
      </w:r>
      <w:r w:rsidRPr="00A94455">
        <w:t>information</w:t>
      </w:r>
      <w:bookmarkEnd w:id="172"/>
      <w:bookmarkEnd w:id="173"/>
      <w:bookmarkEnd w:id="174"/>
      <w:bookmarkEnd w:id="175"/>
      <w:bookmarkEnd w:id="176"/>
    </w:p>
    <w:p w14:paraId="5B300506" w14:textId="77777777" w:rsidR="000A5592" w:rsidRPr="00A94455" w:rsidRDefault="000A5592" w:rsidP="00165841">
      <w:pPr>
        <w:pStyle w:val="Heading5"/>
        <w:rPr>
          <w:lang w:eastAsia="zh-CN"/>
        </w:rPr>
      </w:pPr>
      <w:bookmarkStart w:id="177" w:name="_Toc19696882"/>
      <w:bookmarkStart w:id="178" w:name="_Toc26876876"/>
      <w:bookmarkStart w:id="179" w:name="_Toc35529506"/>
      <w:bookmarkStart w:id="180" w:name="_Toc35529597"/>
      <w:bookmarkStart w:id="181" w:name="_Toc187239688"/>
      <w:r w:rsidRPr="00A94455">
        <w:t>4.2.3.2.1</w:t>
      </w:r>
      <w:r w:rsidRPr="00A94455">
        <w:tab/>
        <w:t>Protecting</w:t>
      </w:r>
      <w:r w:rsidRPr="00A94455">
        <w:rPr>
          <w:spacing w:val="-12"/>
        </w:rPr>
        <w:t xml:space="preserve"> </w:t>
      </w:r>
      <w:r w:rsidRPr="00A94455">
        <w:t>data</w:t>
      </w:r>
      <w:r w:rsidRPr="00A94455">
        <w:rPr>
          <w:spacing w:val="-5"/>
        </w:rPr>
        <w:t xml:space="preserve"> </w:t>
      </w:r>
      <w:r w:rsidRPr="00A94455">
        <w:t>and</w:t>
      </w:r>
      <w:r w:rsidRPr="00A94455">
        <w:rPr>
          <w:spacing w:val="-4"/>
        </w:rPr>
        <w:t xml:space="preserve"> </w:t>
      </w:r>
      <w:r w:rsidRPr="00A94455">
        <w:t>information – general</w:t>
      </w:r>
      <w:bookmarkEnd w:id="177"/>
      <w:bookmarkEnd w:id="178"/>
      <w:bookmarkEnd w:id="179"/>
      <w:bookmarkEnd w:id="180"/>
      <w:bookmarkEnd w:id="181"/>
    </w:p>
    <w:p w14:paraId="5C3DA2DA" w14:textId="77777777" w:rsidR="00345450" w:rsidRPr="00A94455" w:rsidRDefault="00345450" w:rsidP="00F67676">
      <w:r w:rsidRPr="00A94455">
        <w:rPr>
          <w:color w:val="000000"/>
        </w:rPr>
        <w:t xml:space="preserve">There are no gNB-specific additions to clause </w:t>
      </w:r>
      <w:r w:rsidRPr="00A94455">
        <w:rPr>
          <w:rFonts w:hint="eastAsia"/>
          <w:color w:val="000000"/>
        </w:rPr>
        <w:t>4</w:t>
      </w:r>
      <w:r w:rsidRPr="00A94455">
        <w:rPr>
          <w:color w:val="000000"/>
        </w:rPr>
        <w:t>.</w:t>
      </w:r>
      <w:r w:rsidRPr="00A94455">
        <w:rPr>
          <w:rFonts w:hint="eastAsia"/>
          <w:color w:val="000000"/>
          <w:lang w:eastAsia="zh-CN"/>
        </w:rPr>
        <w:t>2</w:t>
      </w:r>
      <w:r w:rsidRPr="00A94455">
        <w:rPr>
          <w:color w:val="000000"/>
        </w:rPr>
        <w:t>.3</w:t>
      </w:r>
      <w:r w:rsidRPr="00A94455">
        <w:rPr>
          <w:rFonts w:hint="eastAsia"/>
          <w:color w:val="000000"/>
          <w:lang w:eastAsia="zh-CN"/>
        </w:rPr>
        <w:t>.2</w:t>
      </w:r>
      <w:r w:rsidRPr="00A94455">
        <w:rPr>
          <w:color w:val="000000"/>
        </w:rPr>
        <w:t>.</w:t>
      </w:r>
      <w:r w:rsidRPr="00A94455">
        <w:rPr>
          <w:rFonts w:hint="eastAsia"/>
          <w:color w:val="000000"/>
          <w:lang w:eastAsia="zh-CN"/>
        </w:rPr>
        <w:t>1</w:t>
      </w:r>
      <w:r w:rsidRPr="00A94455">
        <w:rPr>
          <w:color w:val="000000"/>
        </w:rPr>
        <w:t xml:space="preserve"> of TS 33.117 </w:t>
      </w:r>
      <w:r w:rsidR="00C004AE">
        <w:rPr>
          <w:color w:val="000000"/>
        </w:rPr>
        <w:t>[3]</w:t>
      </w:r>
      <w:r w:rsidRPr="00A94455">
        <w:rPr>
          <w:color w:val="000000"/>
        </w:rPr>
        <w:t>.</w:t>
      </w:r>
    </w:p>
    <w:p w14:paraId="439D5FB5" w14:textId="77777777" w:rsidR="000A5592" w:rsidRPr="00A94455" w:rsidRDefault="000A5592" w:rsidP="00165841">
      <w:pPr>
        <w:pStyle w:val="Heading5"/>
        <w:rPr>
          <w:lang w:eastAsia="zh-CN"/>
        </w:rPr>
      </w:pPr>
      <w:bookmarkStart w:id="182" w:name="_Toc19696883"/>
      <w:bookmarkStart w:id="183" w:name="_Toc26876877"/>
      <w:bookmarkStart w:id="184" w:name="_Toc35529507"/>
      <w:bookmarkStart w:id="185" w:name="_Toc35529598"/>
      <w:bookmarkStart w:id="186" w:name="_Toc187239689"/>
      <w:r w:rsidRPr="00A94455">
        <w:t>4.2.3.2.2</w:t>
      </w:r>
      <w:r w:rsidRPr="00A94455">
        <w:tab/>
        <w:t>Protecting</w:t>
      </w:r>
      <w:r w:rsidRPr="00A94455">
        <w:rPr>
          <w:spacing w:val="-12"/>
        </w:rPr>
        <w:t xml:space="preserve"> </w:t>
      </w:r>
      <w:r w:rsidRPr="00A94455">
        <w:t>data</w:t>
      </w:r>
      <w:r w:rsidRPr="00A94455">
        <w:rPr>
          <w:spacing w:val="-5"/>
        </w:rPr>
        <w:t xml:space="preserve"> </w:t>
      </w:r>
      <w:r w:rsidRPr="00A94455">
        <w:t>and</w:t>
      </w:r>
      <w:r w:rsidRPr="00A94455">
        <w:rPr>
          <w:spacing w:val="-4"/>
        </w:rPr>
        <w:t xml:space="preserve"> </w:t>
      </w:r>
      <w:r w:rsidRPr="00A94455">
        <w:t>information – unauthorized viewing</w:t>
      </w:r>
      <w:bookmarkEnd w:id="182"/>
      <w:bookmarkEnd w:id="183"/>
      <w:bookmarkEnd w:id="184"/>
      <w:bookmarkEnd w:id="185"/>
      <w:bookmarkEnd w:id="186"/>
    </w:p>
    <w:p w14:paraId="076D8CC8" w14:textId="77777777" w:rsidR="00345450" w:rsidRPr="00A94455" w:rsidRDefault="00345450" w:rsidP="00F67676">
      <w:r w:rsidRPr="00A94455">
        <w:t xml:space="preserve">There are no gNB-specific additions to clause </w:t>
      </w:r>
      <w:r w:rsidRPr="00A94455">
        <w:rPr>
          <w:rFonts w:hint="eastAsia"/>
        </w:rPr>
        <w:t>4</w:t>
      </w:r>
      <w:r w:rsidRPr="00A94455">
        <w:t>.</w:t>
      </w:r>
      <w:r w:rsidRPr="00A94455">
        <w:rPr>
          <w:rFonts w:hint="eastAsia"/>
        </w:rPr>
        <w:t>2</w:t>
      </w:r>
      <w:r w:rsidRPr="00A94455">
        <w:t>.3</w:t>
      </w:r>
      <w:r w:rsidRPr="00A94455">
        <w:rPr>
          <w:rFonts w:hint="eastAsia"/>
        </w:rPr>
        <w:t>.2</w:t>
      </w:r>
      <w:r w:rsidRPr="00A94455">
        <w:t xml:space="preserve">.2 of TS 33.117 </w:t>
      </w:r>
      <w:r w:rsidR="00C004AE">
        <w:t>[3]</w:t>
      </w:r>
      <w:r w:rsidRPr="00A94455">
        <w:t>.</w:t>
      </w:r>
    </w:p>
    <w:p w14:paraId="10BE88F6" w14:textId="77777777" w:rsidR="000A5592" w:rsidRPr="00A94455" w:rsidRDefault="000A5592" w:rsidP="00165841">
      <w:pPr>
        <w:pStyle w:val="Heading5"/>
        <w:rPr>
          <w:lang w:eastAsia="zh-CN"/>
        </w:rPr>
      </w:pPr>
      <w:bookmarkStart w:id="187" w:name="_Toc19696884"/>
      <w:bookmarkStart w:id="188" w:name="_Toc26876878"/>
      <w:bookmarkStart w:id="189" w:name="_Toc35529508"/>
      <w:bookmarkStart w:id="190" w:name="_Toc35529599"/>
      <w:bookmarkStart w:id="191" w:name="_Toc187239690"/>
      <w:r w:rsidRPr="00A94455">
        <w:t>4.2.3.2.3</w:t>
      </w:r>
      <w:r w:rsidRPr="00A94455">
        <w:tab/>
        <w:t>Protecting</w:t>
      </w:r>
      <w:r w:rsidRPr="00A94455">
        <w:rPr>
          <w:spacing w:val="-12"/>
        </w:rPr>
        <w:t xml:space="preserve"> </w:t>
      </w:r>
      <w:r w:rsidRPr="00A94455">
        <w:t>data</w:t>
      </w:r>
      <w:r w:rsidRPr="00A94455">
        <w:rPr>
          <w:spacing w:val="-5"/>
        </w:rPr>
        <w:t xml:space="preserve"> </w:t>
      </w:r>
      <w:r w:rsidRPr="00A94455">
        <w:t>and</w:t>
      </w:r>
      <w:r w:rsidRPr="00A94455">
        <w:rPr>
          <w:spacing w:val="-4"/>
        </w:rPr>
        <w:t xml:space="preserve"> </w:t>
      </w:r>
      <w:r w:rsidRPr="00A94455">
        <w:t>information in storage</w:t>
      </w:r>
      <w:bookmarkEnd w:id="187"/>
      <w:bookmarkEnd w:id="188"/>
      <w:bookmarkEnd w:id="189"/>
      <w:bookmarkEnd w:id="190"/>
      <w:bookmarkEnd w:id="191"/>
    </w:p>
    <w:p w14:paraId="7898F099" w14:textId="77777777" w:rsidR="00B91D76" w:rsidRPr="00A94455" w:rsidRDefault="00B91D76" w:rsidP="00F67676">
      <w:r w:rsidRPr="00A94455">
        <w:t xml:space="preserve">There are no gNB-specific additions to clause </w:t>
      </w:r>
      <w:r w:rsidRPr="00A94455">
        <w:rPr>
          <w:rFonts w:hint="eastAsia"/>
        </w:rPr>
        <w:t>4</w:t>
      </w:r>
      <w:r w:rsidRPr="00A94455">
        <w:t>.</w:t>
      </w:r>
      <w:r w:rsidRPr="00A94455">
        <w:rPr>
          <w:rFonts w:hint="eastAsia"/>
        </w:rPr>
        <w:t>2</w:t>
      </w:r>
      <w:r w:rsidRPr="00A94455">
        <w:t>.3</w:t>
      </w:r>
      <w:r w:rsidRPr="00A94455">
        <w:rPr>
          <w:rFonts w:hint="eastAsia"/>
        </w:rPr>
        <w:t>.2</w:t>
      </w:r>
      <w:r w:rsidRPr="00A94455">
        <w:t xml:space="preserve">.3 of TS 33.117 </w:t>
      </w:r>
      <w:r w:rsidR="00C004AE">
        <w:t>[3]</w:t>
      </w:r>
      <w:r w:rsidRPr="00A94455">
        <w:t>.</w:t>
      </w:r>
    </w:p>
    <w:p w14:paraId="1E53165E" w14:textId="77777777" w:rsidR="000A5592" w:rsidRPr="00A94455" w:rsidRDefault="000A5592" w:rsidP="00165841">
      <w:pPr>
        <w:pStyle w:val="Heading5"/>
        <w:rPr>
          <w:lang w:eastAsia="zh-CN"/>
        </w:rPr>
      </w:pPr>
      <w:bookmarkStart w:id="192" w:name="_Toc19696885"/>
      <w:bookmarkStart w:id="193" w:name="_Toc26876879"/>
      <w:bookmarkStart w:id="194" w:name="_Toc35529509"/>
      <w:bookmarkStart w:id="195" w:name="_Toc35529600"/>
      <w:bookmarkStart w:id="196" w:name="_Toc187239691"/>
      <w:r w:rsidRPr="00A94455">
        <w:t>4.2.3.2.4</w:t>
      </w:r>
      <w:r w:rsidRPr="00A94455">
        <w:tab/>
        <w:t>Protecting</w:t>
      </w:r>
      <w:r w:rsidRPr="00A94455">
        <w:rPr>
          <w:spacing w:val="-12"/>
        </w:rPr>
        <w:t xml:space="preserve"> </w:t>
      </w:r>
      <w:r w:rsidRPr="00A94455">
        <w:t>data</w:t>
      </w:r>
      <w:r w:rsidRPr="00A94455">
        <w:rPr>
          <w:spacing w:val="-5"/>
        </w:rPr>
        <w:t xml:space="preserve"> </w:t>
      </w:r>
      <w:r w:rsidRPr="00A94455">
        <w:t>and</w:t>
      </w:r>
      <w:r w:rsidRPr="00A94455">
        <w:rPr>
          <w:spacing w:val="-4"/>
        </w:rPr>
        <w:t xml:space="preserve"> </w:t>
      </w:r>
      <w:r w:rsidRPr="00A94455">
        <w:t>information in transfer</w:t>
      </w:r>
      <w:bookmarkEnd w:id="192"/>
      <w:bookmarkEnd w:id="193"/>
      <w:bookmarkEnd w:id="194"/>
      <w:bookmarkEnd w:id="195"/>
      <w:bookmarkEnd w:id="196"/>
    </w:p>
    <w:p w14:paraId="748DE67E" w14:textId="77777777" w:rsidR="000A5592" w:rsidRPr="00A94455" w:rsidRDefault="00B91D76" w:rsidP="003C1792">
      <w:r w:rsidRPr="00A94455">
        <w:t xml:space="preserve">There are no gNB-specific additions to clause </w:t>
      </w:r>
      <w:r w:rsidRPr="00A94455">
        <w:rPr>
          <w:rFonts w:hint="eastAsia"/>
        </w:rPr>
        <w:t>4</w:t>
      </w:r>
      <w:r w:rsidRPr="00A94455">
        <w:t>.</w:t>
      </w:r>
      <w:r w:rsidRPr="00A94455">
        <w:rPr>
          <w:rFonts w:hint="eastAsia"/>
          <w:lang w:eastAsia="zh-CN"/>
        </w:rPr>
        <w:t>2</w:t>
      </w:r>
      <w:r w:rsidRPr="00A94455">
        <w:t>.3</w:t>
      </w:r>
      <w:r w:rsidRPr="00A94455">
        <w:rPr>
          <w:rFonts w:hint="eastAsia"/>
          <w:lang w:eastAsia="zh-CN"/>
        </w:rPr>
        <w:t>.2</w:t>
      </w:r>
      <w:r w:rsidRPr="00A94455">
        <w:t>.</w:t>
      </w:r>
      <w:r w:rsidRPr="00A94455">
        <w:rPr>
          <w:lang w:eastAsia="zh-CN"/>
        </w:rPr>
        <w:t>4</w:t>
      </w:r>
      <w:r w:rsidRPr="00A94455">
        <w:t xml:space="preserve"> of TS 33.117 </w:t>
      </w:r>
      <w:r w:rsidR="00C004AE">
        <w:t>[3]</w:t>
      </w:r>
      <w:r w:rsidRPr="00A94455">
        <w:t>.</w:t>
      </w:r>
    </w:p>
    <w:p w14:paraId="02D06185" w14:textId="77777777" w:rsidR="000A5592" w:rsidRPr="00A94455" w:rsidRDefault="000A5592" w:rsidP="00165841">
      <w:pPr>
        <w:pStyle w:val="Heading5"/>
        <w:rPr>
          <w:lang w:eastAsia="zh-CN"/>
        </w:rPr>
      </w:pPr>
      <w:bookmarkStart w:id="197" w:name="_Toc19696886"/>
      <w:bookmarkStart w:id="198" w:name="_Toc26876880"/>
      <w:bookmarkStart w:id="199" w:name="_Toc35529510"/>
      <w:bookmarkStart w:id="200" w:name="_Toc35529601"/>
      <w:bookmarkStart w:id="201" w:name="_Toc187239692"/>
      <w:r w:rsidRPr="00A94455">
        <w:t>4.2.3.2.5</w:t>
      </w:r>
      <w:r w:rsidRPr="00A94455">
        <w:tab/>
        <w:t>Logging access to personal data</w:t>
      </w:r>
      <w:bookmarkEnd w:id="197"/>
      <w:bookmarkEnd w:id="198"/>
      <w:bookmarkEnd w:id="199"/>
      <w:bookmarkEnd w:id="200"/>
      <w:bookmarkEnd w:id="201"/>
    </w:p>
    <w:p w14:paraId="0F39D49B" w14:textId="77777777" w:rsidR="007966C2" w:rsidRDefault="00674D46" w:rsidP="007966C2">
      <w:r>
        <w:t>Th</w:t>
      </w:r>
      <w:r>
        <w:rPr>
          <w:rFonts w:hint="eastAsia"/>
          <w:lang w:eastAsia="zh-CN"/>
        </w:rPr>
        <w:t>e</w:t>
      </w:r>
      <w:r>
        <w:t xml:space="preserve"> requirement and testcase in clause 4.</w:t>
      </w:r>
      <w:r>
        <w:rPr>
          <w:lang w:eastAsia="zh-CN"/>
        </w:rPr>
        <w:t>2</w:t>
      </w:r>
      <w:r>
        <w:t>.3</w:t>
      </w:r>
      <w:r>
        <w:rPr>
          <w:lang w:eastAsia="zh-CN"/>
        </w:rPr>
        <w:t>.2</w:t>
      </w:r>
      <w:r>
        <w:t>.</w:t>
      </w:r>
      <w:r>
        <w:rPr>
          <w:lang w:eastAsia="zh-CN"/>
        </w:rPr>
        <w:t>5</w:t>
      </w:r>
      <w:r>
        <w:t xml:space="preserve"> of TS 33.117 [3] are not applicable to the gNB network product</w:t>
      </w:r>
      <w:r w:rsidR="007966C2">
        <w:t>s</w:t>
      </w:r>
      <w:r>
        <w:t>.</w:t>
      </w:r>
      <w:bookmarkStart w:id="202" w:name="_Toc19696887"/>
    </w:p>
    <w:p w14:paraId="389DF502" w14:textId="77777777" w:rsidR="000A5592" w:rsidRPr="00A94455" w:rsidRDefault="000A5592" w:rsidP="003C1792">
      <w:pPr>
        <w:pStyle w:val="Heading4"/>
        <w:rPr>
          <w:lang w:eastAsia="zh-CN"/>
        </w:rPr>
      </w:pPr>
      <w:bookmarkStart w:id="203" w:name="_Toc26876881"/>
      <w:bookmarkStart w:id="204" w:name="_Toc35529511"/>
      <w:bookmarkStart w:id="205" w:name="_Toc35529602"/>
      <w:bookmarkStart w:id="206" w:name="_Toc187239693"/>
      <w:r w:rsidRPr="00A94455">
        <w:t>4.2.3.3</w:t>
      </w:r>
      <w:r w:rsidRPr="00A94455">
        <w:tab/>
        <w:t>Protecting</w:t>
      </w:r>
      <w:r w:rsidRPr="00A94455">
        <w:rPr>
          <w:spacing w:val="-12"/>
        </w:rPr>
        <w:t xml:space="preserve"> </w:t>
      </w:r>
      <w:r w:rsidRPr="00A94455">
        <w:t>availability</w:t>
      </w:r>
      <w:r w:rsidRPr="00A94455">
        <w:rPr>
          <w:spacing w:val="-12"/>
        </w:rPr>
        <w:t xml:space="preserve"> </w:t>
      </w:r>
      <w:r w:rsidRPr="00A94455">
        <w:t>and</w:t>
      </w:r>
      <w:r w:rsidRPr="00A94455">
        <w:rPr>
          <w:spacing w:val="-4"/>
        </w:rPr>
        <w:t xml:space="preserve"> </w:t>
      </w:r>
      <w:r w:rsidRPr="00A94455">
        <w:t>integrity</w:t>
      </w:r>
      <w:bookmarkEnd w:id="202"/>
      <w:bookmarkEnd w:id="203"/>
      <w:bookmarkEnd w:id="204"/>
      <w:bookmarkEnd w:id="205"/>
      <w:bookmarkEnd w:id="206"/>
    </w:p>
    <w:p w14:paraId="1ECD2F23" w14:textId="77777777" w:rsidR="00B91D76" w:rsidRPr="00A94455" w:rsidRDefault="00B91D76" w:rsidP="00F67676">
      <w:pPr>
        <w:rPr>
          <w:lang w:eastAsia="zh-CN"/>
        </w:rPr>
      </w:pPr>
      <w:r w:rsidRPr="00A94455">
        <w:rPr>
          <w:color w:val="000000"/>
        </w:rPr>
        <w:t xml:space="preserve">There are no gNB-specific additions to clause </w:t>
      </w:r>
      <w:r w:rsidRPr="00A94455">
        <w:rPr>
          <w:rFonts w:hint="eastAsia"/>
          <w:color w:val="000000"/>
        </w:rPr>
        <w:t>4</w:t>
      </w:r>
      <w:r w:rsidRPr="00A94455">
        <w:rPr>
          <w:color w:val="000000"/>
        </w:rPr>
        <w:t>.</w:t>
      </w:r>
      <w:r w:rsidRPr="00A94455">
        <w:rPr>
          <w:rFonts w:hint="eastAsia"/>
          <w:color w:val="000000"/>
          <w:lang w:eastAsia="zh-CN"/>
        </w:rPr>
        <w:t>2</w:t>
      </w:r>
      <w:r w:rsidRPr="00A94455">
        <w:rPr>
          <w:color w:val="000000"/>
        </w:rPr>
        <w:t>.3</w:t>
      </w:r>
      <w:r w:rsidRPr="00A94455">
        <w:rPr>
          <w:rFonts w:hint="eastAsia"/>
          <w:color w:val="000000"/>
          <w:lang w:eastAsia="zh-CN"/>
        </w:rPr>
        <w:t>.</w:t>
      </w:r>
      <w:r w:rsidRPr="00A94455">
        <w:rPr>
          <w:color w:val="000000"/>
          <w:lang w:eastAsia="zh-CN"/>
        </w:rPr>
        <w:t>3</w:t>
      </w:r>
      <w:r w:rsidRPr="00A94455">
        <w:rPr>
          <w:color w:val="000000"/>
        </w:rPr>
        <w:t xml:space="preserve"> of TS 33.117 </w:t>
      </w:r>
      <w:r w:rsidR="00C004AE">
        <w:rPr>
          <w:color w:val="000000"/>
        </w:rPr>
        <w:t>[3]</w:t>
      </w:r>
      <w:r w:rsidRPr="00A94455">
        <w:rPr>
          <w:color w:val="000000"/>
        </w:rPr>
        <w:t>.</w:t>
      </w:r>
    </w:p>
    <w:p w14:paraId="40960A49" w14:textId="77777777" w:rsidR="000A5592" w:rsidRPr="00A94455" w:rsidRDefault="000A5592" w:rsidP="00165841">
      <w:pPr>
        <w:pStyle w:val="Heading4"/>
        <w:keepNext w:val="0"/>
        <w:keepLines w:val="0"/>
        <w:suppressLineNumbers/>
        <w:suppressAutoHyphens/>
        <w:rPr>
          <w:lang w:eastAsia="zh-CN"/>
        </w:rPr>
      </w:pPr>
      <w:bookmarkStart w:id="207" w:name="_Toc19696888"/>
      <w:bookmarkStart w:id="208" w:name="_Toc26876882"/>
      <w:bookmarkStart w:id="209" w:name="_Toc35529512"/>
      <w:bookmarkStart w:id="210" w:name="_Toc35529603"/>
      <w:bookmarkStart w:id="211" w:name="_Toc187239694"/>
      <w:r w:rsidRPr="00A94455">
        <w:t>4.2.3.4</w:t>
      </w:r>
      <w:r w:rsidRPr="00A94455">
        <w:tab/>
        <w:t>Authentication</w:t>
      </w:r>
      <w:r w:rsidRPr="00A94455">
        <w:rPr>
          <w:spacing w:val="-17"/>
        </w:rPr>
        <w:t xml:space="preserve"> </w:t>
      </w:r>
      <w:r w:rsidRPr="00A94455">
        <w:t>and</w:t>
      </w:r>
      <w:r w:rsidRPr="00A94455">
        <w:rPr>
          <w:spacing w:val="-4"/>
        </w:rPr>
        <w:t xml:space="preserve"> </w:t>
      </w:r>
      <w:r w:rsidRPr="00A94455">
        <w:t>authorization</w:t>
      </w:r>
      <w:bookmarkEnd w:id="207"/>
      <w:bookmarkEnd w:id="208"/>
      <w:bookmarkEnd w:id="209"/>
      <w:bookmarkEnd w:id="210"/>
      <w:bookmarkEnd w:id="211"/>
      <w:r w:rsidRPr="00A94455">
        <w:rPr>
          <w:rFonts w:hint="eastAsia"/>
          <w:lang w:eastAsia="zh-CN"/>
        </w:rPr>
        <w:t xml:space="preserve"> </w:t>
      </w:r>
    </w:p>
    <w:p w14:paraId="571571AD" w14:textId="77777777" w:rsidR="0065563C" w:rsidRDefault="0065563C" w:rsidP="0065563C">
      <w:pPr>
        <w:pStyle w:val="Heading5"/>
        <w:rPr>
          <w:rFonts w:eastAsia="SimSun"/>
        </w:rPr>
      </w:pPr>
      <w:bookmarkStart w:id="212" w:name="_Toc35348386"/>
      <w:bookmarkStart w:id="213" w:name="_Toc19542384"/>
      <w:bookmarkStart w:id="214" w:name="_Toc187239695"/>
      <w:r>
        <w:rPr>
          <w:rFonts w:eastAsia="SimSun"/>
        </w:rPr>
        <w:t>4.2.3.4.1</w:t>
      </w:r>
      <w:r>
        <w:rPr>
          <w:rFonts w:eastAsia="SimSun"/>
        </w:rPr>
        <w:tab/>
        <w:t>Authentication attributes</w:t>
      </w:r>
      <w:bookmarkEnd w:id="212"/>
      <w:bookmarkEnd w:id="213"/>
      <w:bookmarkEnd w:id="214"/>
    </w:p>
    <w:p w14:paraId="6CB6EDE9" w14:textId="77777777" w:rsidR="0065563C" w:rsidRDefault="0065563C" w:rsidP="0065563C">
      <w:pPr>
        <w:rPr>
          <w:rFonts w:eastAsia="SimSun"/>
          <w:color w:val="000000"/>
        </w:rPr>
      </w:pPr>
      <w:r>
        <w:rPr>
          <w:color w:val="000000"/>
        </w:rPr>
        <w:t>gNB-specific adaptation to clause 4.</w:t>
      </w:r>
      <w:r>
        <w:rPr>
          <w:color w:val="000000"/>
          <w:lang w:eastAsia="zh-CN"/>
        </w:rPr>
        <w:t>2</w:t>
      </w:r>
      <w:r>
        <w:rPr>
          <w:color w:val="000000"/>
        </w:rPr>
        <w:t>.3.4.2.1 of TS 33.117 [</w:t>
      </w:r>
      <w:r w:rsidR="000A21F2">
        <w:rPr>
          <w:color w:val="000000"/>
        </w:rPr>
        <w:t>3</w:t>
      </w:r>
      <w:r>
        <w:rPr>
          <w:color w:val="000000"/>
        </w:rPr>
        <w:t>] is:</w:t>
      </w:r>
    </w:p>
    <w:p w14:paraId="40D1EB58" w14:textId="77777777" w:rsidR="0065563C" w:rsidRDefault="0065563C" w:rsidP="0065563C">
      <w:pPr>
        <w:rPr>
          <w:lang w:eastAsia="zh-CN"/>
        </w:rPr>
      </w:pPr>
      <w:r>
        <w:rPr>
          <w:lang w:eastAsia="zh-CN"/>
        </w:rPr>
        <w:t>Dual-factor authentication by combining several authentication options as</w:t>
      </w:r>
      <w:r>
        <w:t xml:space="preserve"> noted in clause 4.2.3.4.2.1 of TS 33.117 [</w:t>
      </w:r>
      <w:r w:rsidR="000A21F2">
        <w:t>3</w:t>
      </w:r>
      <w:r>
        <w:t xml:space="preserve">] for higher level of security is not </w:t>
      </w:r>
      <w:r>
        <w:rPr>
          <w:lang w:eastAsia="zh-CN"/>
        </w:rPr>
        <w:t xml:space="preserve">applicable to the gNB. </w:t>
      </w:r>
    </w:p>
    <w:p w14:paraId="503E77CB" w14:textId="77777777" w:rsidR="00B91D76" w:rsidRPr="00A94455" w:rsidRDefault="0065563C" w:rsidP="0065563C">
      <w:pPr>
        <w:rPr>
          <w:color w:val="000000"/>
        </w:rPr>
      </w:pPr>
      <w:r>
        <w:rPr>
          <w:color w:val="000000"/>
        </w:rPr>
        <w:t>Apart from the above exception, there are no other gNB-specific adaptations to clause 4.</w:t>
      </w:r>
      <w:r>
        <w:rPr>
          <w:color w:val="000000"/>
          <w:lang w:eastAsia="zh-CN"/>
        </w:rPr>
        <w:t>2</w:t>
      </w:r>
      <w:r>
        <w:rPr>
          <w:color w:val="000000"/>
        </w:rPr>
        <w:t>.3</w:t>
      </w:r>
      <w:r>
        <w:rPr>
          <w:color w:val="000000"/>
          <w:lang w:eastAsia="zh-CN"/>
        </w:rPr>
        <w:t>.4</w:t>
      </w:r>
      <w:r>
        <w:rPr>
          <w:color w:val="000000"/>
        </w:rPr>
        <w:t xml:space="preserve"> of TS 33.117 [3].</w:t>
      </w:r>
    </w:p>
    <w:p w14:paraId="07868502" w14:textId="77777777" w:rsidR="000A5592" w:rsidRPr="00A94455" w:rsidRDefault="000A5592" w:rsidP="00165841">
      <w:pPr>
        <w:pStyle w:val="Heading4"/>
        <w:keepNext w:val="0"/>
        <w:keepLines w:val="0"/>
        <w:suppressLineNumbers/>
        <w:suppressAutoHyphens/>
        <w:rPr>
          <w:lang w:eastAsia="zh-CN"/>
        </w:rPr>
      </w:pPr>
      <w:bookmarkStart w:id="215" w:name="_Toc19696889"/>
      <w:bookmarkStart w:id="216" w:name="_Toc26876883"/>
      <w:bookmarkStart w:id="217" w:name="_Toc35529513"/>
      <w:bookmarkStart w:id="218" w:name="_Toc35529604"/>
      <w:bookmarkStart w:id="219" w:name="_Toc187239696"/>
      <w:r w:rsidRPr="00A94455">
        <w:t>4.2.3.5</w:t>
      </w:r>
      <w:r w:rsidRPr="00A94455">
        <w:tab/>
        <w:t>Protecting</w:t>
      </w:r>
      <w:r w:rsidRPr="00A94455">
        <w:rPr>
          <w:spacing w:val="-12"/>
        </w:rPr>
        <w:t xml:space="preserve"> </w:t>
      </w:r>
      <w:r w:rsidRPr="00A94455">
        <w:t>sessions</w:t>
      </w:r>
      <w:bookmarkEnd w:id="215"/>
      <w:bookmarkEnd w:id="216"/>
      <w:bookmarkEnd w:id="217"/>
      <w:bookmarkEnd w:id="218"/>
      <w:bookmarkEnd w:id="219"/>
      <w:r w:rsidRPr="00A94455">
        <w:rPr>
          <w:rFonts w:hint="eastAsia"/>
          <w:lang w:eastAsia="zh-CN"/>
        </w:rPr>
        <w:t xml:space="preserve"> </w:t>
      </w:r>
    </w:p>
    <w:p w14:paraId="4EA96489" w14:textId="77777777" w:rsidR="00B91D76" w:rsidRPr="00A94455" w:rsidRDefault="00B91D76" w:rsidP="00F67676">
      <w:pPr>
        <w:rPr>
          <w:color w:val="000000"/>
        </w:rPr>
      </w:pPr>
      <w:r w:rsidRPr="00A94455">
        <w:rPr>
          <w:color w:val="000000"/>
        </w:rPr>
        <w:t xml:space="preserve">There are no gNB-specific additions to clause </w:t>
      </w:r>
      <w:r w:rsidRPr="00A94455">
        <w:rPr>
          <w:rFonts w:hint="eastAsia"/>
          <w:color w:val="000000"/>
        </w:rPr>
        <w:t>4</w:t>
      </w:r>
      <w:r w:rsidRPr="00A94455">
        <w:rPr>
          <w:color w:val="000000"/>
        </w:rPr>
        <w:t>.</w:t>
      </w:r>
      <w:r w:rsidRPr="00A94455">
        <w:rPr>
          <w:rFonts w:hint="eastAsia"/>
          <w:color w:val="000000"/>
        </w:rPr>
        <w:t>2</w:t>
      </w:r>
      <w:r w:rsidRPr="00A94455">
        <w:rPr>
          <w:color w:val="000000"/>
        </w:rPr>
        <w:t>.3</w:t>
      </w:r>
      <w:r w:rsidRPr="00A94455">
        <w:rPr>
          <w:rFonts w:hint="eastAsia"/>
          <w:color w:val="000000"/>
        </w:rPr>
        <w:t>.</w:t>
      </w:r>
      <w:r w:rsidRPr="00A94455">
        <w:rPr>
          <w:color w:val="000000"/>
        </w:rPr>
        <w:t xml:space="preserve">5 of TS 33.117 </w:t>
      </w:r>
      <w:r w:rsidR="00C004AE">
        <w:rPr>
          <w:color w:val="000000"/>
        </w:rPr>
        <w:t>[3]</w:t>
      </w:r>
      <w:r w:rsidRPr="00A94455">
        <w:rPr>
          <w:color w:val="000000"/>
        </w:rPr>
        <w:t>.</w:t>
      </w:r>
    </w:p>
    <w:p w14:paraId="5382A832" w14:textId="77777777" w:rsidR="000A5592" w:rsidRPr="00A94455" w:rsidRDefault="000A5592" w:rsidP="00165841">
      <w:pPr>
        <w:pStyle w:val="Heading4"/>
        <w:keepNext w:val="0"/>
        <w:keepLines w:val="0"/>
        <w:suppressLineNumbers/>
        <w:suppressAutoHyphens/>
        <w:rPr>
          <w:lang w:eastAsia="zh-CN"/>
        </w:rPr>
      </w:pPr>
      <w:bookmarkStart w:id="220" w:name="_Toc19696890"/>
      <w:bookmarkStart w:id="221" w:name="_Toc26876884"/>
      <w:bookmarkStart w:id="222" w:name="_Toc35529514"/>
      <w:bookmarkStart w:id="223" w:name="_Toc35529605"/>
      <w:bookmarkStart w:id="224" w:name="_Toc187239697"/>
      <w:r w:rsidRPr="00A94455">
        <w:t>4.2.3.6</w:t>
      </w:r>
      <w:r w:rsidRPr="00A94455">
        <w:tab/>
        <w:t>Logging</w:t>
      </w:r>
      <w:bookmarkEnd w:id="220"/>
      <w:bookmarkEnd w:id="221"/>
      <w:bookmarkEnd w:id="222"/>
      <w:bookmarkEnd w:id="223"/>
      <w:bookmarkEnd w:id="224"/>
      <w:r w:rsidRPr="00A94455">
        <w:rPr>
          <w:rFonts w:hint="eastAsia"/>
          <w:lang w:eastAsia="zh-CN"/>
        </w:rPr>
        <w:t xml:space="preserve"> </w:t>
      </w:r>
    </w:p>
    <w:p w14:paraId="567B6A7E" w14:textId="77777777" w:rsidR="00B91D76" w:rsidRPr="00A94455" w:rsidRDefault="00B91D76" w:rsidP="00F67676">
      <w:pPr>
        <w:rPr>
          <w:lang w:eastAsia="zh-CN"/>
        </w:rPr>
      </w:pPr>
      <w:r w:rsidRPr="00A94455">
        <w:rPr>
          <w:color w:val="000000"/>
        </w:rPr>
        <w:t xml:space="preserve">There are no gNB-specific additions to clause </w:t>
      </w:r>
      <w:r w:rsidRPr="00A94455">
        <w:rPr>
          <w:rFonts w:hint="eastAsia"/>
          <w:color w:val="000000"/>
        </w:rPr>
        <w:t>4</w:t>
      </w:r>
      <w:r w:rsidRPr="00A94455">
        <w:rPr>
          <w:color w:val="000000"/>
        </w:rPr>
        <w:t>.</w:t>
      </w:r>
      <w:r w:rsidRPr="00A94455">
        <w:rPr>
          <w:rFonts w:hint="eastAsia"/>
          <w:color w:val="000000"/>
          <w:lang w:eastAsia="zh-CN"/>
        </w:rPr>
        <w:t>2</w:t>
      </w:r>
      <w:r w:rsidRPr="00A94455">
        <w:rPr>
          <w:color w:val="000000"/>
        </w:rPr>
        <w:t>.3</w:t>
      </w:r>
      <w:r w:rsidRPr="00A94455">
        <w:rPr>
          <w:rFonts w:hint="eastAsia"/>
          <w:color w:val="000000"/>
          <w:lang w:eastAsia="zh-CN"/>
        </w:rPr>
        <w:t>.</w:t>
      </w:r>
      <w:r w:rsidRPr="00A94455">
        <w:rPr>
          <w:color w:val="000000"/>
          <w:lang w:eastAsia="zh-CN"/>
        </w:rPr>
        <w:t>6</w:t>
      </w:r>
      <w:r w:rsidRPr="00A94455">
        <w:rPr>
          <w:color w:val="000000"/>
        </w:rPr>
        <w:t xml:space="preserve"> of TS 33.117 </w:t>
      </w:r>
      <w:r w:rsidR="00C004AE">
        <w:rPr>
          <w:color w:val="000000"/>
        </w:rPr>
        <w:t>[3]</w:t>
      </w:r>
      <w:r w:rsidRPr="00A94455">
        <w:rPr>
          <w:color w:val="000000"/>
        </w:rPr>
        <w:t>.</w:t>
      </w:r>
      <w:r w:rsidRPr="00A94455">
        <w:rPr>
          <w:rFonts w:hint="eastAsia"/>
          <w:lang w:eastAsia="zh-CN"/>
        </w:rPr>
        <w:t xml:space="preserve"> </w:t>
      </w:r>
    </w:p>
    <w:p w14:paraId="57B145EE" w14:textId="77777777" w:rsidR="000A5592" w:rsidRPr="00A94455" w:rsidRDefault="000A5592" w:rsidP="00165841">
      <w:pPr>
        <w:pStyle w:val="Heading3"/>
        <w:keepNext w:val="0"/>
        <w:keepLines w:val="0"/>
        <w:suppressLineNumbers/>
        <w:suppressAutoHyphens/>
        <w:rPr>
          <w:lang w:eastAsia="zh-CN"/>
        </w:rPr>
      </w:pPr>
      <w:bookmarkStart w:id="225" w:name="_Toc19696891"/>
      <w:bookmarkStart w:id="226" w:name="_Toc26876885"/>
      <w:bookmarkStart w:id="227" w:name="_Toc35529515"/>
      <w:bookmarkStart w:id="228" w:name="_Toc35529606"/>
      <w:bookmarkStart w:id="229" w:name="_Toc187239698"/>
      <w:r w:rsidRPr="00A94455">
        <w:t>4.2.4</w:t>
      </w:r>
      <w:r w:rsidRPr="00A94455">
        <w:tab/>
        <w:t xml:space="preserve">Operating </w:t>
      </w:r>
      <w:r w:rsidR="00295ABC">
        <w:t>s</w:t>
      </w:r>
      <w:r w:rsidR="00295ABC" w:rsidRPr="00A94455">
        <w:t>ystems</w:t>
      </w:r>
      <w:bookmarkEnd w:id="225"/>
      <w:bookmarkEnd w:id="226"/>
      <w:bookmarkEnd w:id="227"/>
      <w:bookmarkEnd w:id="228"/>
      <w:bookmarkEnd w:id="229"/>
    </w:p>
    <w:p w14:paraId="46D4935A" w14:textId="77777777" w:rsidR="00674D46" w:rsidRDefault="00674D46" w:rsidP="00F67676">
      <w:pPr>
        <w:rPr>
          <w:color w:val="000000"/>
        </w:rPr>
      </w:pPr>
      <w:r>
        <w:rPr>
          <w:color w:val="000000"/>
        </w:rPr>
        <w:t>The</w:t>
      </w:r>
      <w:r w:rsidR="00B91D76" w:rsidRPr="00A94455">
        <w:rPr>
          <w:color w:val="000000"/>
        </w:rPr>
        <w:t xml:space="preserve"> gNB-specific additions to clause </w:t>
      </w:r>
      <w:r w:rsidR="00B91D76" w:rsidRPr="00A94455">
        <w:rPr>
          <w:rFonts w:hint="eastAsia"/>
          <w:color w:val="000000"/>
        </w:rPr>
        <w:t>4</w:t>
      </w:r>
      <w:r w:rsidR="00B91D76" w:rsidRPr="00A94455">
        <w:rPr>
          <w:color w:val="000000"/>
        </w:rPr>
        <w:t>.</w:t>
      </w:r>
      <w:r w:rsidR="00B91D76" w:rsidRPr="00A94455">
        <w:rPr>
          <w:rFonts w:hint="eastAsia"/>
          <w:color w:val="000000"/>
          <w:lang w:eastAsia="zh-CN"/>
        </w:rPr>
        <w:t>2</w:t>
      </w:r>
      <w:r w:rsidR="00B91D76" w:rsidRPr="00A94455">
        <w:rPr>
          <w:color w:val="000000"/>
        </w:rPr>
        <w:t xml:space="preserve">.4 of TS 33.117 </w:t>
      </w:r>
      <w:r w:rsidR="00C004AE">
        <w:rPr>
          <w:color w:val="000000"/>
        </w:rPr>
        <w:t>[3]</w:t>
      </w:r>
      <w:r>
        <w:rPr>
          <w:color w:val="000000"/>
        </w:rPr>
        <w:t xml:space="preserve"> are:</w:t>
      </w:r>
    </w:p>
    <w:p w14:paraId="6425C001" w14:textId="77777777" w:rsidR="00674D46" w:rsidRDefault="00674D46" w:rsidP="00674D46">
      <w:r>
        <w:t>For the requirement defined in clause 4.2.4.1.1.2</w:t>
      </w:r>
      <w:r>
        <w:tab/>
        <w:t>Handling of ICMP of TS 33.117[3]:</w:t>
      </w:r>
    </w:p>
    <w:p w14:paraId="1743DE2D" w14:textId="77777777" w:rsidR="00674D46" w:rsidRDefault="00674D46" w:rsidP="00210AE8">
      <w:pPr>
        <w:pStyle w:val="B10"/>
        <w:rPr>
          <w:lang w:eastAsia="zh-CN"/>
        </w:rPr>
      </w:pPr>
      <w:r>
        <w:rPr>
          <w:lang w:eastAsia="zh-CN"/>
        </w:rPr>
        <w:t>-</w:t>
      </w:r>
      <w:r>
        <w:rPr>
          <w:lang w:eastAsia="zh-CN"/>
        </w:rPr>
        <w:tab/>
      </w:r>
      <w:r>
        <w:rPr>
          <w:rFonts w:hint="eastAsia"/>
          <w:lang w:eastAsia="zh-CN"/>
        </w:rPr>
        <w:t xml:space="preserve"> Echo</w:t>
      </w:r>
      <w:r>
        <w:rPr>
          <w:lang w:eastAsia="zh-CN"/>
        </w:rPr>
        <w:t xml:space="preserve"> Reply can be sent by default.</w:t>
      </w:r>
      <w:r>
        <w:t xml:space="preserve"> </w:t>
      </w:r>
    </w:p>
    <w:p w14:paraId="21AF28D6" w14:textId="77777777" w:rsidR="00B91D76" w:rsidRPr="00A94455" w:rsidRDefault="00674D46" w:rsidP="00AD7A10">
      <w:pPr>
        <w:pStyle w:val="B10"/>
        <w:rPr>
          <w:lang w:eastAsia="zh-CN"/>
        </w:rPr>
      </w:pPr>
      <w:r>
        <w:rPr>
          <w:lang w:eastAsia="zh-CN"/>
        </w:rPr>
        <w:t>-</w:t>
      </w:r>
      <w:r>
        <w:rPr>
          <w:lang w:eastAsia="zh-CN"/>
        </w:rPr>
        <w:tab/>
        <w:t>In case of</w:t>
      </w:r>
      <w:r w:rsidRPr="0066300D">
        <w:t xml:space="preserve"> </w:t>
      </w:r>
      <w:r w:rsidRPr="0066300D">
        <w:rPr>
          <w:lang w:eastAsia="zh-CN"/>
        </w:rPr>
        <w:t xml:space="preserve">remote base station </w:t>
      </w:r>
      <w:r w:rsidRPr="000B793C">
        <w:rPr>
          <w:lang w:eastAsia="zh-CN"/>
        </w:rPr>
        <w:t>auto</w:t>
      </w:r>
      <w:r>
        <w:rPr>
          <w:lang w:eastAsia="zh-CN"/>
        </w:rPr>
        <w:t xml:space="preserve"> d</w:t>
      </w:r>
      <w:r w:rsidRPr="000B793C">
        <w:rPr>
          <w:lang w:eastAsia="zh-CN"/>
        </w:rPr>
        <w:t>eployment</w:t>
      </w:r>
      <w:r>
        <w:rPr>
          <w:lang w:eastAsia="zh-CN"/>
        </w:rPr>
        <w:t xml:space="preserve">, </w:t>
      </w:r>
      <w:r>
        <w:t xml:space="preserve">Router Advertisement can be processed. </w:t>
      </w:r>
      <w:r>
        <w:rPr>
          <w:lang w:eastAsia="zh-CN"/>
        </w:rPr>
        <w:t>Apart from the above exceptions, there are no gNB-specific additions to clause 4.2.4 of TS 33.117 [3].</w:t>
      </w:r>
    </w:p>
    <w:p w14:paraId="57BE4DF7" w14:textId="77777777" w:rsidR="000A5592" w:rsidRPr="00A94455" w:rsidRDefault="000A5592" w:rsidP="00165841">
      <w:pPr>
        <w:pStyle w:val="Heading3"/>
        <w:keepNext w:val="0"/>
        <w:keepLines w:val="0"/>
        <w:suppressLineNumbers/>
        <w:suppressAutoHyphens/>
        <w:rPr>
          <w:lang w:eastAsia="zh-CN"/>
        </w:rPr>
      </w:pPr>
      <w:bookmarkStart w:id="230" w:name="_Toc19696892"/>
      <w:bookmarkStart w:id="231" w:name="_Toc26876886"/>
      <w:bookmarkStart w:id="232" w:name="_Toc35529516"/>
      <w:bookmarkStart w:id="233" w:name="_Toc35529607"/>
      <w:bookmarkStart w:id="234" w:name="_Toc187239699"/>
      <w:r w:rsidRPr="00A94455">
        <w:t>4.2.5</w:t>
      </w:r>
      <w:r w:rsidRPr="00A94455">
        <w:tab/>
        <w:t xml:space="preserve">Web </w:t>
      </w:r>
      <w:r w:rsidR="00295ABC">
        <w:t>s</w:t>
      </w:r>
      <w:r w:rsidR="00295ABC" w:rsidRPr="00A94455">
        <w:t>ervers</w:t>
      </w:r>
      <w:bookmarkEnd w:id="230"/>
      <w:bookmarkEnd w:id="231"/>
      <w:bookmarkEnd w:id="232"/>
      <w:bookmarkEnd w:id="233"/>
      <w:bookmarkEnd w:id="234"/>
      <w:r w:rsidR="00295ABC" w:rsidRPr="00A94455">
        <w:rPr>
          <w:rFonts w:hint="eastAsia"/>
          <w:lang w:eastAsia="zh-CN"/>
        </w:rPr>
        <w:t xml:space="preserve"> </w:t>
      </w:r>
    </w:p>
    <w:p w14:paraId="3AC1EDB9" w14:textId="77777777" w:rsidR="00B91D76" w:rsidRPr="00A94455" w:rsidRDefault="00B91D76" w:rsidP="00F67676">
      <w:pPr>
        <w:rPr>
          <w:lang w:eastAsia="zh-CN"/>
        </w:rPr>
      </w:pPr>
      <w:r w:rsidRPr="00A94455">
        <w:rPr>
          <w:color w:val="000000"/>
        </w:rPr>
        <w:t xml:space="preserve">There are no gNB-specific additions to clause </w:t>
      </w:r>
      <w:r w:rsidRPr="00A94455">
        <w:rPr>
          <w:rFonts w:hint="eastAsia"/>
          <w:color w:val="000000"/>
        </w:rPr>
        <w:t>4</w:t>
      </w:r>
      <w:r w:rsidRPr="00A94455">
        <w:rPr>
          <w:color w:val="000000"/>
        </w:rPr>
        <w:t>.</w:t>
      </w:r>
      <w:r w:rsidRPr="00A94455">
        <w:rPr>
          <w:rFonts w:hint="eastAsia"/>
          <w:color w:val="000000"/>
          <w:lang w:eastAsia="zh-CN"/>
        </w:rPr>
        <w:t>2</w:t>
      </w:r>
      <w:r w:rsidRPr="00A94455">
        <w:rPr>
          <w:color w:val="000000"/>
        </w:rPr>
        <w:t xml:space="preserve">.5 of TS 33.117 </w:t>
      </w:r>
      <w:r w:rsidR="00C004AE">
        <w:rPr>
          <w:color w:val="000000"/>
        </w:rPr>
        <w:t>[3]</w:t>
      </w:r>
      <w:r w:rsidRPr="00A94455">
        <w:rPr>
          <w:color w:val="000000"/>
        </w:rPr>
        <w:t>.</w:t>
      </w:r>
    </w:p>
    <w:p w14:paraId="3CC9A8C0" w14:textId="77777777" w:rsidR="000A5592" w:rsidRDefault="000A5592" w:rsidP="00165841">
      <w:pPr>
        <w:pStyle w:val="Heading3"/>
        <w:keepNext w:val="0"/>
        <w:keepLines w:val="0"/>
        <w:suppressLineNumbers/>
        <w:suppressAutoHyphens/>
        <w:rPr>
          <w:lang w:eastAsia="zh-CN"/>
        </w:rPr>
      </w:pPr>
      <w:bookmarkStart w:id="235" w:name="_Toc19696893"/>
      <w:bookmarkStart w:id="236" w:name="_Toc26876887"/>
      <w:bookmarkStart w:id="237" w:name="_Toc35529517"/>
      <w:bookmarkStart w:id="238" w:name="_Toc35529608"/>
      <w:bookmarkStart w:id="239" w:name="_Toc187239700"/>
      <w:r w:rsidRPr="00A94455">
        <w:t>4.2.6</w:t>
      </w:r>
      <w:r w:rsidRPr="00A94455">
        <w:tab/>
        <w:t xml:space="preserve">Network </w:t>
      </w:r>
      <w:r w:rsidR="00295ABC">
        <w:t>d</w:t>
      </w:r>
      <w:r w:rsidR="00295ABC" w:rsidRPr="00A94455">
        <w:t>evices</w:t>
      </w:r>
      <w:bookmarkEnd w:id="235"/>
      <w:bookmarkEnd w:id="236"/>
      <w:bookmarkEnd w:id="237"/>
      <w:bookmarkEnd w:id="238"/>
      <w:bookmarkEnd w:id="239"/>
      <w:r w:rsidR="00295ABC" w:rsidRPr="00A94455">
        <w:rPr>
          <w:rFonts w:hint="eastAsia"/>
          <w:lang w:eastAsia="zh-CN"/>
        </w:rPr>
        <w:t xml:space="preserve"> </w:t>
      </w:r>
    </w:p>
    <w:p w14:paraId="1F5B9FB9" w14:textId="77777777" w:rsidR="00295ABC" w:rsidRPr="00295ABC" w:rsidRDefault="00295ABC" w:rsidP="00210AE8">
      <w:pPr>
        <w:pStyle w:val="Heading4"/>
        <w:rPr>
          <w:lang w:eastAsia="zh-CN"/>
        </w:rPr>
      </w:pPr>
      <w:bookmarkStart w:id="240" w:name="_Toc19696894"/>
      <w:bookmarkStart w:id="241" w:name="_Toc26876888"/>
      <w:bookmarkStart w:id="242" w:name="_Toc35529518"/>
      <w:bookmarkStart w:id="243" w:name="_Toc35529609"/>
      <w:bookmarkStart w:id="244" w:name="_Toc187239701"/>
      <w:r w:rsidRPr="004857B8">
        <w:t>4.2.6.1</w:t>
      </w:r>
      <w:r w:rsidRPr="004857B8">
        <w:tab/>
        <w:t xml:space="preserve">Protection of </w:t>
      </w:r>
      <w:r>
        <w:t>d</w:t>
      </w:r>
      <w:r w:rsidRPr="004857B8">
        <w:t xml:space="preserve">ata and </w:t>
      </w:r>
      <w:r>
        <w:t>i</w:t>
      </w:r>
      <w:r w:rsidRPr="004857B8">
        <w:t>nformation</w:t>
      </w:r>
      <w:bookmarkEnd w:id="240"/>
      <w:bookmarkEnd w:id="241"/>
      <w:bookmarkEnd w:id="242"/>
      <w:bookmarkEnd w:id="243"/>
      <w:bookmarkEnd w:id="244"/>
    </w:p>
    <w:p w14:paraId="190B4B1C" w14:textId="77777777" w:rsidR="00B91D76" w:rsidRDefault="00B91D76" w:rsidP="00F67676">
      <w:pPr>
        <w:rPr>
          <w:lang w:eastAsia="zh-CN"/>
        </w:rPr>
      </w:pPr>
      <w:r w:rsidRPr="00A94455">
        <w:rPr>
          <w:color w:val="000000"/>
        </w:rPr>
        <w:t xml:space="preserve">There are no gNB-specific additions to clause </w:t>
      </w:r>
      <w:r w:rsidRPr="00A94455">
        <w:rPr>
          <w:rFonts w:hint="eastAsia"/>
          <w:color w:val="000000"/>
        </w:rPr>
        <w:t>4</w:t>
      </w:r>
      <w:r w:rsidRPr="00A94455">
        <w:rPr>
          <w:color w:val="000000"/>
        </w:rPr>
        <w:t>.</w:t>
      </w:r>
      <w:r w:rsidRPr="00A94455">
        <w:rPr>
          <w:rFonts w:hint="eastAsia"/>
          <w:color w:val="000000"/>
          <w:lang w:eastAsia="zh-CN"/>
        </w:rPr>
        <w:t>2</w:t>
      </w:r>
      <w:r w:rsidRPr="00A94455">
        <w:rPr>
          <w:color w:val="000000"/>
        </w:rPr>
        <w:t xml:space="preserve">.6 of TS 33.117 </w:t>
      </w:r>
      <w:r w:rsidR="00C004AE">
        <w:rPr>
          <w:color w:val="000000"/>
        </w:rPr>
        <w:t>[3]</w:t>
      </w:r>
      <w:r w:rsidRPr="00A94455">
        <w:rPr>
          <w:color w:val="000000"/>
        </w:rPr>
        <w:t>.</w:t>
      </w:r>
      <w:r w:rsidRPr="00A94455">
        <w:rPr>
          <w:rFonts w:hint="eastAsia"/>
          <w:lang w:eastAsia="zh-CN"/>
        </w:rPr>
        <w:t xml:space="preserve"> </w:t>
      </w:r>
    </w:p>
    <w:p w14:paraId="614D2EE9" w14:textId="77777777" w:rsidR="00295ABC" w:rsidRPr="004857B8" w:rsidRDefault="00295ABC" w:rsidP="00295ABC">
      <w:pPr>
        <w:pStyle w:val="Heading4"/>
      </w:pPr>
      <w:bookmarkStart w:id="245" w:name="_Toc19696895"/>
      <w:bookmarkStart w:id="246" w:name="_Toc26876889"/>
      <w:bookmarkStart w:id="247" w:name="_Toc35529519"/>
      <w:bookmarkStart w:id="248" w:name="_Toc35529610"/>
      <w:bookmarkStart w:id="249" w:name="_Toc187239702"/>
      <w:r w:rsidRPr="004857B8">
        <w:t>4.2.6.2</w:t>
      </w:r>
      <w:r w:rsidRPr="004857B8">
        <w:tab/>
        <w:t>Protecting availability and integrity</w:t>
      </w:r>
      <w:bookmarkEnd w:id="245"/>
      <w:bookmarkEnd w:id="246"/>
      <w:bookmarkEnd w:id="247"/>
      <w:bookmarkEnd w:id="248"/>
      <w:bookmarkEnd w:id="249"/>
    </w:p>
    <w:p w14:paraId="690D9442" w14:textId="77777777" w:rsidR="00295ABC" w:rsidRPr="004857B8" w:rsidRDefault="00295ABC" w:rsidP="00295ABC">
      <w:pPr>
        <w:pStyle w:val="Heading5"/>
      </w:pPr>
      <w:bookmarkStart w:id="250" w:name="_Toc19696896"/>
      <w:bookmarkStart w:id="251" w:name="_Toc26876890"/>
      <w:bookmarkStart w:id="252" w:name="_Toc35529520"/>
      <w:bookmarkStart w:id="253" w:name="_Toc35529611"/>
      <w:bookmarkStart w:id="254" w:name="_Toc187239703"/>
      <w:r w:rsidRPr="004857B8">
        <w:t>4.2.6.2.1</w:t>
      </w:r>
      <w:r w:rsidRPr="004857B8">
        <w:tab/>
        <w:t>Packet filtering</w:t>
      </w:r>
      <w:bookmarkEnd w:id="250"/>
      <w:bookmarkEnd w:id="251"/>
      <w:bookmarkEnd w:id="252"/>
      <w:bookmarkEnd w:id="253"/>
      <w:bookmarkEnd w:id="254"/>
    </w:p>
    <w:p w14:paraId="48FD8C3B" w14:textId="77777777" w:rsidR="00295ABC" w:rsidRPr="004857B8" w:rsidRDefault="00295ABC" w:rsidP="00210AE8">
      <w:pPr>
        <w:rPr>
          <w:lang w:eastAsia="zh-CN"/>
        </w:rPr>
      </w:pPr>
      <w:r w:rsidRPr="004857B8">
        <w:rPr>
          <w:color w:val="000000"/>
        </w:rPr>
        <w:t>There are no gNB-specific additions to clause 4.</w:t>
      </w:r>
      <w:r w:rsidRPr="004857B8">
        <w:rPr>
          <w:color w:val="000000"/>
          <w:lang w:eastAsia="zh-CN"/>
        </w:rPr>
        <w:t>2</w:t>
      </w:r>
      <w:r w:rsidRPr="004857B8">
        <w:rPr>
          <w:color w:val="000000"/>
        </w:rPr>
        <w:t>.6.2.1 of TS 33.117 [3].</w:t>
      </w:r>
    </w:p>
    <w:p w14:paraId="41F98E9F" w14:textId="77777777" w:rsidR="00295ABC" w:rsidRPr="004857B8" w:rsidRDefault="00295ABC" w:rsidP="00295ABC">
      <w:pPr>
        <w:pStyle w:val="Heading5"/>
      </w:pPr>
      <w:bookmarkStart w:id="255" w:name="_Toc19696897"/>
      <w:bookmarkStart w:id="256" w:name="_Toc26876891"/>
      <w:bookmarkStart w:id="257" w:name="_Toc35529521"/>
      <w:bookmarkStart w:id="258" w:name="_Toc35529612"/>
      <w:bookmarkStart w:id="259" w:name="_Toc187239704"/>
      <w:r w:rsidRPr="004857B8">
        <w:t>4.2.6.2.2</w:t>
      </w:r>
      <w:r w:rsidRPr="004857B8">
        <w:tab/>
        <w:t>Interface robustness requirements</w:t>
      </w:r>
      <w:bookmarkEnd w:id="255"/>
      <w:bookmarkEnd w:id="256"/>
      <w:bookmarkEnd w:id="257"/>
      <w:bookmarkEnd w:id="258"/>
      <w:bookmarkEnd w:id="259"/>
    </w:p>
    <w:p w14:paraId="1DE145C7" w14:textId="77777777" w:rsidR="00295ABC" w:rsidRPr="004857B8" w:rsidRDefault="00295ABC" w:rsidP="00295ABC">
      <w:pPr>
        <w:rPr>
          <w:lang w:eastAsia="zh-CN"/>
        </w:rPr>
      </w:pPr>
      <w:r w:rsidRPr="004857B8">
        <w:rPr>
          <w:color w:val="000000"/>
        </w:rPr>
        <w:t>There are no gNB-specific additions to clause 4.</w:t>
      </w:r>
      <w:r w:rsidRPr="004857B8">
        <w:rPr>
          <w:color w:val="000000"/>
          <w:lang w:eastAsia="zh-CN"/>
        </w:rPr>
        <w:t>2</w:t>
      </w:r>
      <w:r w:rsidRPr="004857B8">
        <w:rPr>
          <w:color w:val="000000"/>
        </w:rPr>
        <w:t>.6.2.2 of TS 33.117 [3].</w:t>
      </w:r>
    </w:p>
    <w:p w14:paraId="663E98DD" w14:textId="77777777" w:rsidR="00295ABC" w:rsidRPr="008049B8" w:rsidRDefault="00295ABC" w:rsidP="00295ABC">
      <w:pPr>
        <w:pStyle w:val="Heading5"/>
        <w:rPr>
          <w:lang w:val="x-none"/>
        </w:rPr>
      </w:pPr>
      <w:bookmarkStart w:id="260" w:name="_Toc19696898"/>
      <w:bookmarkStart w:id="261" w:name="_Toc26876892"/>
      <w:bookmarkStart w:id="262" w:name="_Toc35529522"/>
      <w:bookmarkStart w:id="263" w:name="_Toc35529613"/>
      <w:bookmarkStart w:id="264" w:name="_Toc187239705"/>
      <w:r w:rsidRPr="008049B8">
        <w:t>4.2.6.2.3</w:t>
      </w:r>
      <w:r w:rsidRPr="008049B8">
        <w:tab/>
        <w:t>GTP-C Filtering</w:t>
      </w:r>
      <w:bookmarkEnd w:id="260"/>
      <w:bookmarkEnd w:id="261"/>
      <w:bookmarkEnd w:id="262"/>
      <w:bookmarkEnd w:id="263"/>
      <w:bookmarkEnd w:id="264"/>
    </w:p>
    <w:p w14:paraId="0A7B519F" w14:textId="77777777" w:rsidR="00295ABC" w:rsidRDefault="00295ABC" w:rsidP="00295ABC">
      <w:pPr>
        <w:rPr>
          <w:color w:val="000000"/>
        </w:rPr>
      </w:pPr>
      <w:r w:rsidRPr="008049B8">
        <w:rPr>
          <w:color w:val="000000"/>
        </w:rPr>
        <w:t>Th</w:t>
      </w:r>
      <w:r w:rsidRPr="008049B8">
        <w:rPr>
          <w:rFonts w:hint="eastAsia"/>
          <w:color w:val="000000"/>
          <w:lang w:eastAsia="zh-CN"/>
        </w:rPr>
        <w:t>e</w:t>
      </w:r>
      <w:r w:rsidRPr="008049B8">
        <w:rPr>
          <w:color w:val="000000"/>
        </w:rPr>
        <w:t xml:space="preserve"> requirement and testcase in clause 4.</w:t>
      </w:r>
      <w:r w:rsidRPr="008049B8">
        <w:rPr>
          <w:color w:val="000000"/>
          <w:lang w:eastAsia="zh-CN"/>
        </w:rPr>
        <w:t>2</w:t>
      </w:r>
      <w:r w:rsidRPr="008049B8">
        <w:rPr>
          <w:color w:val="000000"/>
        </w:rPr>
        <w:t>.</w:t>
      </w:r>
      <w:r>
        <w:rPr>
          <w:color w:val="000000"/>
        </w:rPr>
        <w:t>6.2.3</w:t>
      </w:r>
      <w:r w:rsidRPr="008049B8">
        <w:rPr>
          <w:color w:val="000000"/>
        </w:rPr>
        <w:t xml:space="preserve"> of TS 33.117 [3] is not applicable to gNB network product</w:t>
      </w:r>
      <w:r w:rsidR="007966C2">
        <w:rPr>
          <w:color w:val="000000"/>
        </w:rPr>
        <w:t>s</w:t>
      </w:r>
      <w:r w:rsidRPr="008049B8">
        <w:rPr>
          <w:color w:val="000000"/>
        </w:rPr>
        <w:t>.</w:t>
      </w:r>
    </w:p>
    <w:p w14:paraId="37F6F37D" w14:textId="77777777" w:rsidR="00295ABC" w:rsidRPr="008049B8" w:rsidRDefault="00295ABC" w:rsidP="00295ABC">
      <w:pPr>
        <w:pStyle w:val="Heading5"/>
        <w:rPr>
          <w:lang w:val="x-none"/>
        </w:rPr>
      </w:pPr>
      <w:bookmarkStart w:id="265" w:name="_Toc19696899"/>
      <w:bookmarkStart w:id="266" w:name="_Toc26876893"/>
      <w:bookmarkStart w:id="267" w:name="_Toc35529523"/>
      <w:bookmarkStart w:id="268" w:name="_Toc35529614"/>
      <w:bookmarkStart w:id="269" w:name="_Toc187239706"/>
      <w:r w:rsidRPr="008049B8">
        <w:t>4.2.6.2.</w:t>
      </w:r>
      <w:r>
        <w:t>4</w:t>
      </w:r>
      <w:r w:rsidRPr="008049B8">
        <w:tab/>
        <w:t>GTP-</w:t>
      </w:r>
      <w:r>
        <w:rPr>
          <w:rFonts w:hint="eastAsia"/>
          <w:lang w:eastAsia="zh-CN"/>
        </w:rPr>
        <w:t>U</w:t>
      </w:r>
      <w:r w:rsidRPr="008049B8">
        <w:t xml:space="preserve"> Filtering</w:t>
      </w:r>
      <w:bookmarkEnd w:id="265"/>
      <w:bookmarkEnd w:id="266"/>
      <w:bookmarkEnd w:id="267"/>
      <w:bookmarkEnd w:id="268"/>
      <w:bookmarkEnd w:id="269"/>
    </w:p>
    <w:p w14:paraId="17E7DB21" w14:textId="77777777" w:rsidR="00295ABC" w:rsidRPr="00A94455" w:rsidRDefault="00295ABC" w:rsidP="00F67676">
      <w:pPr>
        <w:rPr>
          <w:lang w:eastAsia="zh-CN"/>
        </w:rPr>
      </w:pPr>
      <w:r w:rsidRPr="004857B8">
        <w:rPr>
          <w:color w:val="000000"/>
        </w:rPr>
        <w:t>There are no gNB-specific additions to clause 4.</w:t>
      </w:r>
      <w:r w:rsidRPr="004857B8">
        <w:rPr>
          <w:color w:val="000000"/>
          <w:lang w:eastAsia="zh-CN"/>
        </w:rPr>
        <w:t>2</w:t>
      </w:r>
      <w:r w:rsidRPr="004857B8">
        <w:rPr>
          <w:color w:val="000000"/>
        </w:rPr>
        <w:t>.6.2.</w:t>
      </w:r>
      <w:r>
        <w:rPr>
          <w:color w:val="000000"/>
        </w:rPr>
        <w:t>4</w:t>
      </w:r>
      <w:r w:rsidRPr="004857B8">
        <w:rPr>
          <w:color w:val="000000"/>
        </w:rPr>
        <w:t xml:space="preserve"> of TS 33.117 [3].</w:t>
      </w:r>
    </w:p>
    <w:p w14:paraId="34CE36DD" w14:textId="77777777" w:rsidR="000A5592" w:rsidRPr="00A94455" w:rsidRDefault="000A5592" w:rsidP="00165841">
      <w:pPr>
        <w:pStyle w:val="Heading3"/>
        <w:keepNext w:val="0"/>
        <w:keepLines w:val="0"/>
        <w:suppressLineNumbers/>
        <w:suppressAutoHyphens/>
      </w:pPr>
      <w:bookmarkStart w:id="270" w:name="_Toc19696900"/>
      <w:bookmarkStart w:id="271" w:name="_Toc26876894"/>
      <w:bookmarkStart w:id="272" w:name="_Toc35529524"/>
      <w:bookmarkStart w:id="273" w:name="_Toc35529615"/>
      <w:bookmarkStart w:id="274" w:name="_Toc187239707"/>
      <w:r w:rsidRPr="00A94455">
        <w:t>4.2.</w:t>
      </w:r>
      <w:r w:rsidRPr="00A94455">
        <w:rPr>
          <w:rFonts w:hint="eastAsia"/>
          <w:lang w:eastAsia="zh-CN"/>
        </w:rPr>
        <w:t>7</w:t>
      </w:r>
      <w:r w:rsidRPr="00A94455">
        <w:tab/>
      </w:r>
      <w:bookmarkEnd w:id="270"/>
      <w:r w:rsidR="007966C2">
        <w:rPr>
          <w:lang w:eastAsia="zh-CN"/>
        </w:rPr>
        <w:t>Void</w:t>
      </w:r>
      <w:bookmarkEnd w:id="271"/>
      <w:bookmarkEnd w:id="272"/>
      <w:bookmarkEnd w:id="273"/>
      <w:bookmarkEnd w:id="274"/>
      <w:r w:rsidRPr="00A94455">
        <w:rPr>
          <w:rFonts w:hint="eastAsia"/>
        </w:rPr>
        <w:t xml:space="preserve"> </w:t>
      </w:r>
    </w:p>
    <w:p w14:paraId="661B86C3" w14:textId="77777777" w:rsidR="000A5592" w:rsidRPr="00A94455" w:rsidRDefault="000A5592" w:rsidP="00165841">
      <w:pPr>
        <w:rPr>
          <w:lang w:eastAsia="zh-CN"/>
        </w:rPr>
      </w:pPr>
    </w:p>
    <w:p w14:paraId="490DD5CF" w14:textId="77777777" w:rsidR="000A5592" w:rsidRPr="00A94455" w:rsidRDefault="000A5592" w:rsidP="00165841">
      <w:pPr>
        <w:pStyle w:val="Heading2"/>
        <w:keepNext w:val="0"/>
        <w:keepLines w:val="0"/>
        <w:suppressLineNumbers/>
        <w:suppressAutoHyphens/>
      </w:pPr>
      <w:bookmarkStart w:id="275" w:name="_Toc19696901"/>
      <w:bookmarkStart w:id="276" w:name="_Toc26876895"/>
      <w:bookmarkStart w:id="277" w:name="_Toc35529525"/>
      <w:bookmarkStart w:id="278" w:name="_Toc35529616"/>
      <w:bookmarkStart w:id="279" w:name="_Toc187239708"/>
      <w:r w:rsidRPr="00A94455">
        <w:t>4.3</w:t>
      </w:r>
      <w:r w:rsidRPr="00A94455">
        <w:tab/>
      </w:r>
      <w:r w:rsidRPr="00A94455">
        <w:rPr>
          <w:lang w:eastAsia="zh-CN"/>
        </w:rPr>
        <w:t>g</w:t>
      </w:r>
      <w:r w:rsidRPr="00A94455">
        <w:rPr>
          <w:rFonts w:hint="eastAsia"/>
          <w:lang w:eastAsia="zh-CN"/>
        </w:rPr>
        <w:t>NodeB</w:t>
      </w:r>
      <w:r w:rsidRPr="00A94455">
        <w:t>-specific adaptations of hardening requirements and related test cases.</w:t>
      </w:r>
      <w:bookmarkEnd w:id="275"/>
      <w:bookmarkEnd w:id="276"/>
      <w:bookmarkEnd w:id="277"/>
      <w:bookmarkEnd w:id="278"/>
      <w:bookmarkEnd w:id="279"/>
    </w:p>
    <w:p w14:paraId="32D0406A" w14:textId="77777777" w:rsidR="000A5592" w:rsidRPr="00A94455" w:rsidRDefault="000A5592" w:rsidP="000A5592">
      <w:pPr>
        <w:pStyle w:val="Heading3"/>
      </w:pPr>
      <w:bookmarkStart w:id="280" w:name="_Toc19696902"/>
      <w:bookmarkStart w:id="281" w:name="_Toc26876896"/>
      <w:bookmarkStart w:id="282" w:name="_Toc35529526"/>
      <w:bookmarkStart w:id="283" w:name="_Toc35529617"/>
      <w:bookmarkStart w:id="284" w:name="_Toc187239709"/>
      <w:r w:rsidRPr="00A94455">
        <w:t>4.3.1</w:t>
      </w:r>
      <w:r w:rsidRPr="00A94455">
        <w:tab/>
        <w:t>Introduction</w:t>
      </w:r>
      <w:bookmarkEnd w:id="280"/>
      <w:bookmarkEnd w:id="281"/>
      <w:bookmarkEnd w:id="282"/>
      <w:bookmarkEnd w:id="283"/>
      <w:bookmarkEnd w:id="284"/>
    </w:p>
    <w:p w14:paraId="7A43F0A8" w14:textId="77777777" w:rsidR="00B91D76" w:rsidRPr="00A94455" w:rsidRDefault="00B91D76" w:rsidP="00F67676">
      <w:r w:rsidRPr="00A94455">
        <w:rPr>
          <w:lang w:eastAsia="zh-CN"/>
        </w:rPr>
        <w:t>The present clause contains g</w:t>
      </w:r>
      <w:r w:rsidRPr="00A94455">
        <w:rPr>
          <w:rFonts w:hint="eastAsia"/>
          <w:lang w:eastAsia="zh-CN"/>
        </w:rPr>
        <w:t>NB</w:t>
      </w:r>
      <w:r w:rsidRPr="00A94455">
        <w:t xml:space="preserve">-specific </w:t>
      </w:r>
      <w:r w:rsidRPr="00A94455">
        <w:rPr>
          <w:rFonts w:hint="eastAsia"/>
          <w:lang w:eastAsia="zh-CN"/>
        </w:rPr>
        <w:t xml:space="preserve">adaptations of </w:t>
      </w:r>
      <w:r w:rsidRPr="00A94455">
        <w:rPr>
          <w:lang w:eastAsia="zh-CN"/>
        </w:rPr>
        <w:t xml:space="preserve">hardening </w:t>
      </w:r>
      <w:r w:rsidRPr="00A94455">
        <w:t>requirements</w:t>
      </w:r>
      <w:r w:rsidRPr="00A94455">
        <w:rPr>
          <w:rFonts w:hint="eastAsia"/>
          <w:lang w:eastAsia="zh-CN"/>
        </w:rPr>
        <w:t xml:space="preserve"> and related test cases</w:t>
      </w:r>
      <w:r w:rsidRPr="00A94455">
        <w:rPr>
          <w:lang w:eastAsia="zh-CN"/>
        </w:rPr>
        <w:t>.</w:t>
      </w:r>
    </w:p>
    <w:p w14:paraId="1B74482E" w14:textId="77777777" w:rsidR="000A5592" w:rsidRPr="00A94455" w:rsidRDefault="000A5592" w:rsidP="00165841">
      <w:pPr>
        <w:pStyle w:val="Heading3"/>
      </w:pPr>
      <w:bookmarkStart w:id="285" w:name="_Toc19696903"/>
      <w:bookmarkStart w:id="286" w:name="_Toc26876897"/>
      <w:bookmarkStart w:id="287" w:name="_Toc35529527"/>
      <w:bookmarkStart w:id="288" w:name="_Toc35529618"/>
      <w:bookmarkStart w:id="289" w:name="_Toc187239710"/>
      <w:r w:rsidRPr="00A94455">
        <w:t>4.3.2</w:t>
      </w:r>
      <w:r w:rsidRPr="00A94455">
        <w:tab/>
        <w:t>Technical Baseline</w:t>
      </w:r>
      <w:bookmarkEnd w:id="285"/>
      <w:bookmarkEnd w:id="286"/>
      <w:bookmarkEnd w:id="287"/>
      <w:bookmarkEnd w:id="288"/>
      <w:bookmarkEnd w:id="289"/>
    </w:p>
    <w:p w14:paraId="5701DCF5" w14:textId="77777777" w:rsidR="00B91D76" w:rsidRPr="00A94455" w:rsidRDefault="00B91D76" w:rsidP="00F67676">
      <w:r w:rsidRPr="00A94455">
        <w:rPr>
          <w:color w:val="000000"/>
        </w:rPr>
        <w:t xml:space="preserve">There are no gNB-specific additions to clause </w:t>
      </w:r>
      <w:r w:rsidRPr="00A94455">
        <w:rPr>
          <w:rFonts w:hint="eastAsia"/>
          <w:color w:val="000000"/>
        </w:rPr>
        <w:t>4</w:t>
      </w:r>
      <w:r w:rsidRPr="00A94455">
        <w:rPr>
          <w:color w:val="000000"/>
        </w:rPr>
        <w:t>.</w:t>
      </w:r>
      <w:r w:rsidRPr="00A94455">
        <w:rPr>
          <w:color w:val="000000"/>
          <w:lang w:eastAsia="zh-CN"/>
        </w:rPr>
        <w:t>3.2</w:t>
      </w:r>
      <w:r w:rsidRPr="00A94455">
        <w:rPr>
          <w:color w:val="000000"/>
        </w:rPr>
        <w:t xml:space="preserve"> of TS 33.117 </w:t>
      </w:r>
      <w:r w:rsidR="00C004AE">
        <w:rPr>
          <w:color w:val="000000"/>
        </w:rPr>
        <w:t>[3]</w:t>
      </w:r>
      <w:r w:rsidRPr="00A94455">
        <w:rPr>
          <w:color w:val="000000"/>
        </w:rPr>
        <w:t>.</w:t>
      </w:r>
    </w:p>
    <w:p w14:paraId="7D869172" w14:textId="77777777" w:rsidR="000A5592" w:rsidRPr="00A94455" w:rsidRDefault="000A5592" w:rsidP="00165841">
      <w:pPr>
        <w:pStyle w:val="Heading3"/>
      </w:pPr>
      <w:bookmarkStart w:id="290" w:name="_Toc19696904"/>
      <w:bookmarkStart w:id="291" w:name="_Toc26876898"/>
      <w:bookmarkStart w:id="292" w:name="_Toc35529528"/>
      <w:bookmarkStart w:id="293" w:name="_Toc35529619"/>
      <w:bookmarkStart w:id="294" w:name="_Toc187239711"/>
      <w:r w:rsidRPr="00A94455">
        <w:t>4.3.3</w:t>
      </w:r>
      <w:r w:rsidRPr="00A94455">
        <w:tab/>
        <w:t>Operating Systems</w:t>
      </w:r>
      <w:bookmarkEnd w:id="290"/>
      <w:bookmarkEnd w:id="291"/>
      <w:bookmarkEnd w:id="292"/>
      <w:bookmarkEnd w:id="293"/>
      <w:bookmarkEnd w:id="294"/>
    </w:p>
    <w:p w14:paraId="2E86B894" w14:textId="77777777" w:rsidR="00B91D76" w:rsidRPr="00A94455" w:rsidRDefault="00B91D76" w:rsidP="00F67676">
      <w:r w:rsidRPr="00A94455">
        <w:rPr>
          <w:color w:val="000000"/>
        </w:rPr>
        <w:t xml:space="preserve">There are no gNB-specific additions to clause </w:t>
      </w:r>
      <w:r w:rsidRPr="00A94455">
        <w:rPr>
          <w:rFonts w:hint="eastAsia"/>
          <w:color w:val="000000"/>
        </w:rPr>
        <w:t>4</w:t>
      </w:r>
      <w:r w:rsidRPr="00A94455">
        <w:rPr>
          <w:color w:val="000000"/>
        </w:rPr>
        <w:t>.</w:t>
      </w:r>
      <w:r w:rsidRPr="00A94455">
        <w:rPr>
          <w:color w:val="000000"/>
          <w:lang w:eastAsia="zh-CN"/>
        </w:rPr>
        <w:t>3.3</w:t>
      </w:r>
      <w:r w:rsidRPr="00A94455">
        <w:rPr>
          <w:color w:val="000000"/>
        </w:rPr>
        <w:t xml:space="preserve"> of TS 33.117 </w:t>
      </w:r>
      <w:r w:rsidR="00C004AE">
        <w:rPr>
          <w:color w:val="000000"/>
        </w:rPr>
        <w:t>[3]</w:t>
      </w:r>
      <w:r w:rsidRPr="00A94455">
        <w:rPr>
          <w:color w:val="000000"/>
        </w:rPr>
        <w:t>.</w:t>
      </w:r>
    </w:p>
    <w:p w14:paraId="0163CA7B" w14:textId="77777777" w:rsidR="000A5592" w:rsidRPr="00A94455" w:rsidRDefault="000A5592" w:rsidP="00165841">
      <w:pPr>
        <w:pStyle w:val="Heading3"/>
      </w:pPr>
      <w:bookmarkStart w:id="295" w:name="_Toc19696905"/>
      <w:bookmarkStart w:id="296" w:name="_Toc26876899"/>
      <w:bookmarkStart w:id="297" w:name="_Toc35529529"/>
      <w:bookmarkStart w:id="298" w:name="_Toc35529620"/>
      <w:bookmarkStart w:id="299" w:name="_Toc187239712"/>
      <w:r w:rsidRPr="00A94455">
        <w:t>4.3.4</w:t>
      </w:r>
      <w:r w:rsidRPr="00A94455">
        <w:tab/>
        <w:t>Web Servers</w:t>
      </w:r>
      <w:bookmarkEnd w:id="295"/>
      <w:bookmarkEnd w:id="296"/>
      <w:bookmarkEnd w:id="297"/>
      <w:bookmarkEnd w:id="298"/>
      <w:bookmarkEnd w:id="299"/>
    </w:p>
    <w:p w14:paraId="6C5B7373" w14:textId="77777777" w:rsidR="00B91D76" w:rsidRPr="00A94455" w:rsidRDefault="00B91D76" w:rsidP="00F67676">
      <w:r w:rsidRPr="00A94455">
        <w:rPr>
          <w:color w:val="000000"/>
        </w:rPr>
        <w:t xml:space="preserve">There are no gNB-specific additions to clause </w:t>
      </w:r>
      <w:r w:rsidRPr="00A94455">
        <w:rPr>
          <w:rFonts w:hint="eastAsia"/>
          <w:color w:val="000000"/>
        </w:rPr>
        <w:t>4</w:t>
      </w:r>
      <w:r w:rsidRPr="00A94455">
        <w:rPr>
          <w:color w:val="000000"/>
        </w:rPr>
        <w:t>.</w:t>
      </w:r>
      <w:r w:rsidRPr="00A94455">
        <w:rPr>
          <w:color w:val="000000"/>
          <w:lang w:eastAsia="zh-CN"/>
        </w:rPr>
        <w:t>3.4</w:t>
      </w:r>
      <w:r w:rsidRPr="00A94455">
        <w:rPr>
          <w:color w:val="000000"/>
        </w:rPr>
        <w:t xml:space="preserve"> of TS 33.117 </w:t>
      </w:r>
      <w:r w:rsidR="00C004AE">
        <w:rPr>
          <w:color w:val="000000"/>
        </w:rPr>
        <w:t>[3]</w:t>
      </w:r>
      <w:r w:rsidRPr="00A94455">
        <w:rPr>
          <w:color w:val="000000"/>
        </w:rPr>
        <w:t>.</w:t>
      </w:r>
    </w:p>
    <w:p w14:paraId="0B68E769" w14:textId="77777777" w:rsidR="000A5592" w:rsidRPr="00A94455" w:rsidRDefault="000A5592" w:rsidP="00165841">
      <w:pPr>
        <w:pStyle w:val="Heading3"/>
      </w:pPr>
      <w:bookmarkStart w:id="300" w:name="_Toc19696906"/>
      <w:bookmarkStart w:id="301" w:name="_Toc26876900"/>
      <w:bookmarkStart w:id="302" w:name="_Toc35529530"/>
      <w:bookmarkStart w:id="303" w:name="_Toc35529621"/>
      <w:bookmarkStart w:id="304" w:name="_Toc187239713"/>
      <w:r w:rsidRPr="00A94455">
        <w:t>4.3.5</w:t>
      </w:r>
      <w:r w:rsidRPr="00A94455">
        <w:tab/>
        <w:t>Network Devices</w:t>
      </w:r>
      <w:bookmarkEnd w:id="300"/>
      <w:bookmarkEnd w:id="301"/>
      <w:bookmarkEnd w:id="302"/>
      <w:bookmarkEnd w:id="303"/>
      <w:bookmarkEnd w:id="304"/>
    </w:p>
    <w:p w14:paraId="5282640F" w14:textId="77777777" w:rsidR="00B91D76" w:rsidRPr="00A94455" w:rsidRDefault="00B91D76" w:rsidP="00F67676">
      <w:pPr>
        <w:rPr>
          <w:lang w:eastAsia="zh-CN"/>
        </w:rPr>
      </w:pPr>
      <w:r w:rsidRPr="00A94455">
        <w:rPr>
          <w:color w:val="000000"/>
        </w:rPr>
        <w:t xml:space="preserve">There are no gNB-specific additions to clause </w:t>
      </w:r>
      <w:r w:rsidRPr="00A94455">
        <w:rPr>
          <w:rFonts w:hint="eastAsia"/>
          <w:color w:val="000000"/>
        </w:rPr>
        <w:t>4</w:t>
      </w:r>
      <w:r w:rsidRPr="00A94455">
        <w:rPr>
          <w:color w:val="000000"/>
        </w:rPr>
        <w:t>.</w:t>
      </w:r>
      <w:r w:rsidRPr="00A94455">
        <w:rPr>
          <w:color w:val="000000"/>
          <w:lang w:eastAsia="zh-CN"/>
        </w:rPr>
        <w:t>3.5</w:t>
      </w:r>
      <w:r w:rsidRPr="00A94455">
        <w:rPr>
          <w:color w:val="000000"/>
        </w:rPr>
        <w:t xml:space="preserve"> of TS 33.117 </w:t>
      </w:r>
      <w:r w:rsidR="00C004AE">
        <w:rPr>
          <w:color w:val="000000"/>
        </w:rPr>
        <w:t>[3]</w:t>
      </w:r>
      <w:r w:rsidRPr="00A94455">
        <w:rPr>
          <w:color w:val="000000"/>
        </w:rPr>
        <w:t>.</w:t>
      </w:r>
    </w:p>
    <w:p w14:paraId="6F458723" w14:textId="77777777" w:rsidR="000A5592" w:rsidRPr="00A94455" w:rsidRDefault="000A5592" w:rsidP="00165841">
      <w:pPr>
        <w:pStyle w:val="Heading3"/>
        <w:keepNext w:val="0"/>
        <w:keepLines w:val="0"/>
        <w:suppressLineNumbers/>
        <w:suppressAutoHyphens/>
        <w:rPr>
          <w:lang w:eastAsia="zh-CN"/>
        </w:rPr>
      </w:pPr>
      <w:bookmarkStart w:id="305" w:name="_Toc19696907"/>
      <w:bookmarkStart w:id="306" w:name="_Toc26876901"/>
      <w:bookmarkStart w:id="307" w:name="_Toc35529531"/>
      <w:bookmarkStart w:id="308" w:name="_Toc35529622"/>
      <w:bookmarkStart w:id="309" w:name="_Toc187239714"/>
      <w:r w:rsidRPr="00A94455">
        <w:t>4.</w:t>
      </w:r>
      <w:r w:rsidRPr="00A94455">
        <w:rPr>
          <w:rFonts w:hint="eastAsia"/>
          <w:lang w:eastAsia="zh-CN"/>
        </w:rPr>
        <w:t>3</w:t>
      </w:r>
      <w:r w:rsidRPr="00A94455">
        <w:t>.</w:t>
      </w:r>
      <w:r w:rsidRPr="00A94455">
        <w:rPr>
          <w:rFonts w:hint="eastAsia"/>
          <w:lang w:eastAsia="zh-CN"/>
        </w:rPr>
        <w:t>6</w:t>
      </w:r>
      <w:r w:rsidRPr="00A94455">
        <w:tab/>
      </w:r>
      <w:r w:rsidR="003E4DC3">
        <w:t>Network Functions in service-based architecture</w:t>
      </w:r>
      <w:bookmarkEnd w:id="305"/>
      <w:bookmarkEnd w:id="306"/>
      <w:bookmarkEnd w:id="307"/>
      <w:bookmarkEnd w:id="308"/>
      <w:bookmarkEnd w:id="309"/>
      <w:r w:rsidRPr="00A94455">
        <w:rPr>
          <w:rFonts w:hint="eastAsia"/>
        </w:rPr>
        <w:t xml:space="preserve"> </w:t>
      </w:r>
    </w:p>
    <w:p w14:paraId="595E34F0" w14:textId="77777777" w:rsidR="000A5592" w:rsidRPr="00A94455" w:rsidRDefault="00C051F3" w:rsidP="00F67676">
      <w:pPr>
        <w:rPr>
          <w:lang w:eastAsia="zh-CN"/>
        </w:rPr>
      </w:pPr>
      <w:r>
        <w:rPr>
          <w:color w:val="000000"/>
        </w:rPr>
        <w:t>T</w:t>
      </w:r>
      <w:r w:rsidR="003E4DC3">
        <w:rPr>
          <w:color w:val="000000"/>
        </w:rPr>
        <w:t>he requirements and test cases in</w:t>
      </w:r>
      <w:r w:rsidR="00B91D76" w:rsidRPr="00A94455">
        <w:rPr>
          <w:color w:val="000000"/>
        </w:rPr>
        <w:t xml:space="preserve"> clause </w:t>
      </w:r>
      <w:r w:rsidR="00B91D76" w:rsidRPr="00A94455">
        <w:rPr>
          <w:rFonts w:hint="eastAsia"/>
          <w:color w:val="000000"/>
        </w:rPr>
        <w:t>4</w:t>
      </w:r>
      <w:r w:rsidR="00B91D76" w:rsidRPr="00A94455">
        <w:rPr>
          <w:color w:val="000000"/>
        </w:rPr>
        <w:t>.</w:t>
      </w:r>
      <w:r w:rsidR="00B91D76" w:rsidRPr="00A94455">
        <w:rPr>
          <w:color w:val="000000"/>
          <w:lang w:eastAsia="zh-CN"/>
        </w:rPr>
        <w:t>3.6</w:t>
      </w:r>
      <w:r w:rsidR="00B91D76" w:rsidRPr="00A94455">
        <w:rPr>
          <w:color w:val="000000"/>
        </w:rPr>
        <w:t xml:space="preserve"> of TS 33.117 </w:t>
      </w:r>
      <w:r w:rsidR="00C004AE">
        <w:rPr>
          <w:color w:val="000000"/>
        </w:rPr>
        <w:t>[3]</w:t>
      </w:r>
      <w:r w:rsidR="003E4DC3">
        <w:rPr>
          <w:color w:val="000000"/>
        </w:rPr>
        <w:t xml:space="preserve"> are not applicable to the gNB network products</w:t>
      </w:r>
      <w:r w:rsidR="00B91D76" w:rsidRPr="00A94455">
        <w:rPr>
          <w:color w:val="000000"/>
        </w:rPr>
        <w:t>.</w:t>
      </w:r>
    </w:p>
    <w:p w14:paraId="0E21B255" w14:textId="77777777" w:rsidR="000A5592" w:rsidRPr="00A94455" w:rsidRDefault="000A5592" w:rsidP="00165841">
      <w:pPr>
        <w:pStyle w:val="Heading2"/>
        <w:keepNext w:val="0"/>
        <w:keepLines w:val="0"/>
        <w:suppressLineNumbers/>
        <w:suppressAutoHyphens/>
      </w:pPr>
      <w:bookmarkStart w:id="310" w:name="_Toc19696908"/>
      <w:bookmarkStart w:id="311" w:name="_Toc26876902"/>
      <w:bookmarkStart w:id="312" w:name="_Toc35529532"/>
      <w:bookmarkStart w:id="313" w:name="_Toc35529623"/>
      <w:bookmarkStart w:id="314" w:name="_Toc187239715"/>
      <w:r w:rsidRPr="00A94455">
        <w:t>4.4</w:t>
      </w:r>
      <w:r w:rsidRPr="00A94455">
        <w:tab/>
      </w:r>
      <w:r w:rsidRPr="00A94455">
        <w:rPr>
          <w:lang w:eastAsia="zh-CN"/>
        </w:rPr>
        <w:t>g</w:t>
      </w:r>
      <w:r w:rsidRPr="00A94455">
        <w:rPr>
          <w:rFonts w:hint="eastAsia"/>
          <w:lang w:eastAsia="zh-CN"/>
        </w:rPr>
        <w:t>NodeB</w:t>
      </w:r>
      <w:r w:rsidRPr="00A94455">
        <w:t>-specific adaptations of basic vulnerability testing requirements and related test cases</w:t>
      </w:r>
      <w:bookmarkEnd w:id="310"/>
      <w:bookmarkEnd w:id="311"/>
      <w:bookmarkEnd w:id="312"/>
      <w:bookmarkEnd w:id="313"/>
      <w:bookmarkEnd w:id="314"/>
    </w:p>
    <w:p w14:paraId="3DC323DF" w14:textId="77777777" w:rsidR="0040419D" w:rsidRDefault="0040419D" w:rsidP="0040419D">
      <w:pPr>
        <w:pStyle w:val="Heading2"/>
        <w:keepNext w:val="0"/>
        <w:keepLines w:val="0"/>
        <w:suppressLineNumbers/>
        <w:suppressAutoHyphens/>
        <w:rPr>
          <w:rFonts w:eastAsia="MS Mincho"/>
          <w:lang w:eastAsia="zh-CN"/>
        </w:rPr>
      </w:pPr>
      <w:bookmarkStart w:id="315" w:name="_Toc187239716"/>
      <w:r>
        <w:rPr>
          <w:rFonts w:eastAsia="MS Mincho"/>
        </w:rPr>
        <w:t>4.4.1</w:t>
      </w:r>
      <w:r>
        <w:rPr>
          <w:rFonts w:eastAsia="MS Mincho"/>
        </w:rPr>
        <w:tab/>
        <w:t>Introduction</w:t>
      </w:r>
      <w:bookmarkEnd w:id="315"/>
    </w:p>
    <w:p w14:paraId="0243F64F" w14:textId="77777777" w:rsidR="0040419D" w:rsidRDefault="0040419D" w:rsidP="0040419D">
      <w:pPr>
        <w:spacing w:after="0"/>
        <w:rPr>
          <w:noProof/>
        </w:rPr>
      </w:pPr>
      <w:r w:rsidRPr="00475F4F">
        <w:rPr>
          <w:noProof/>
        </w:rPr>
        <w:t>There</w:t>
      </w:r>
      <w:r>
        <w:rPr>
          <w:noProof/>
        </w:rPr>
        <w:t xml:space="preserve"> are no gNB specific add</w:t>
      </w:r>
      <w:r w:rsidR="00FB31B2">
        <w:rPr>
          <w:noProof/>
        </w:rPr>
        <w:t>i</w:t>
      </w:r>
      <w:r>
        <w:rPr>
          <w:noProof/>
        </w:rPr>
        <w:t>tions to clause 4.4.1 of TS 33.117 [3].</w:t>
      </w:r>
    </w:p>
    <w:p w14:paraId="044CF571" w14:textId="77777777" w:rsidR="0040419D" w:rsidRDefault="0040419D" w:rsidP="0040419D">
      <w:pPr>
        <w:spacing w:after="0"/>
        <w:rPr>
          <w:noProof/>
        </w:rPr>
      </w:pPr>
    </w:p>
    <w:p w14:paraId="1770A122" w14:textId="77777777" w:rsidR="0040419D" w:rsidRDefault="0040419D" w:rsidP="0040419D">
      <w:pPr>
        <w:pStyle w:val="Heading3"/>
        <w:rPr>
          <w:rFonts w:eastAsia="MS Mincho"/>
          <w:lang w:eastAsia="zh-CN"/>
        </w:rPr>
      </w:pPr>
      <w:bookmarkStart w:id="316" w:name="_Toc35348462"/>
      <w:bookmarkStart w:id="317" w:name="_Toc114146586"/>
      <w:bookmarkStart w:id="318" w:name="_Toc187239717"/>
      <w:r>
        <w:rPr>
          <w:rFonts w:eastAsia="MS Mincho"/>
        </w:rPr>
        <w:t>4.4.2</w:t>
      </w:r>
      <w:r>
        <w:rPr>
          <w:rFonts w:eastAsia="MS Mincho"/>
        </w:rPr>
        <w:tab/>
      </w:r>
      <w:r>
        <w:rPr>
          <w:rFonts w:eastAsia="MS Mincho"/>
          <w:lang w:eastAsia="zh-CN"/>
        </w:rPr>
        <w:t>Port Scanning</w:t>
      </w:r>
      <w:bookmarkEnd w:id="316"/>
      <w:bookmarkEnd w:id="317"/>
      <w:bookmarkEnd w:id="318"/>
    </w:p>
    <w:p w14:paraId="56E25ED9" w14:textId="77777777" w:rsidR="0040419D" w:rsidRDefault="0040419D" w:rsidP="0040419D">
      <w:pPr>
        <w:spacing w:after="0"/>
        <w:rPr>
          <w:noProof/>
        </w:rPr>
      </w:pPr>
      <w:r w:rsidRPr="00475F4F">
        <w:rPr>
          <w:noProof/>
        </w:rPr>
        <w:t>There</w:t>
      </w:r>
      <w:r>
        <w:rPr>
          <w:noProof/>
        </w:rPr>
        <w:t xml:space="preserve"> are no gNB specific add</w:t>
      </w:r>
      <w:r w:rsidR="00FB31B2">
        <w:rPr>
          <w:noProof/>
        </w:rPr>
        <w:t>i</w:t>
      </w:r>
      <w:r>
        <w:rPr>
          <w:noProof/>
        </w:rPr>
        <w:t>tions to clause 4.4.2 of TS 33.117 [3].</w:t>
      </w:r>
    </w:p>
    <w:p w14:paraId="455D7CB1" w14:textId="77777777" w:rsidR="0040419D" w:rsidRDefault="0040419D" w:rsidP="0040419D">
      <w:pPr>
        <w:spacing w:after="0"/>
        <w:rPr>
          <w:noProof/>
        </w:rPr>
      </w:pPr>
    </w:p>
    <w:p w14:paraId="2E8569F8" w14:textId="77777777" w:rsidR="0040419D" w:rsidRDefault="0040419D" w:rsidP="0040419D">
      <w:pPr>
        <w:pStyle w:val="Heading3"/>
        <w:rPr>
          <w:rFonts w:eastAsia="MS Mincho"/>
          <w:lang w:eastAsia="zh-CN"/>
        </w:rPr>
      </w:pPr>
      <w:bookmarkStart w:id="319" w:name="_Toc35348463"/>
      <w:bookmarkStart w:id="320" w:name="_Toc114146587"/>
      <w:bookmarkStart w:id="321" w:name="_Toc187239718"/>
      <w:r>
        <w:rPr>
          <w:rFonts w:eastAsia="MS Mincho"/>
        </w:rPr>
        <w:t>4.4.3</w:t>
      </w:r>
      <w:r>
        <w:rPr>
          <w:rFonts w:eastAsia="MS Mincho"/>
        </w:rPr>
        <w:tab/>
      </w:r>
      <w:r>
        <w:rPr>
          <w:rFonts w:eastAsia="MS Mincho"/>
          <w:lang w:eastAsia="zh-CN"/>
        </w:rPr>
        <w:t>Vulnerability scanning</w:t>
      </w:r>
      <w:bookmarkEnd w:id="319"/>
      <w:bookmarkEnd w:id="320"/>
      <w:bookmarkEnd w:id="321"/>
    </w:p>
    <w:p w14:paraId="4F3F1680" w14:textId="77777777" w:rsidR="0040419D" w:rsidRDefault="0040419D" w:rsidP="0040419D">
      <w:pPr>
        <w:spacing w:after="0"/>
        <w:rPr>
          <w:noProof/>
        </w:rPr>
      </w:pPr>
      <w:r w:rsidRPr="00475F4F">
        <w:rPr>
          <w:noProof/>
        </w:rPr>
        <w:t>There</w:t>
      </w:r>
      <w:r>
        <w:rPr>
          <w:noProof/>
        </w:rPr>
        <w:t xml:space="preserve"> are no gNB specific add</w:t>
      </w:r>
      <w:r w:rsidR="00FB31B2">
        <w:rPr>
          <w:noProof/>
        </w:rPr>
        <w:t>i</w:t>
      </w:r>
      <w:r>
        <w:rPr>
          <w:noProof/>
        </w:rPr>
        <w:t>tions to clause 4.4.3 of TS 33.117 [3].</w:t>
      </w:r>
    </w:p>
    <w:p w14:paraId="424F0A4F" w14:textId="77777777" w:rsidR="0040419D" w:rsidRDefault="0040419D" w:rsidP="0040419D">
      <w:pPr>
        <w:spacing w:after="0"/>
        <w:rPr>
          <w:noProof/>
        </w:rPr>
      </w:pPr>
    </w:p>
    <w:p w14:paraId="6D4B626C" w14:textId="77777777" w:rsidR="0040419D" w:rsidRDefault="0040419D" w:rsidP="0040419D">
      <w:pPr>
        <w:pStyle w:val="Heading3"/>
        <w:rPr>
          <w:rFonts w:eastAsia="MS Mincho"/>
        </w:rPr>
      </w:pPr>
      <w:bookmarkStart w:id="322" w:name="_Toc35348464"/>
      <w:bookmarkStart w:id="323" w:name="_Toc114146588"/>
      <w:bookmarkStart w:id="324" w:name="_Toc187239719"/>
      <w:r>
        <w:rPr>
          <w:rFonts w:eastAsia="MS Mincho"/>
        </w:rPr>
        <w:t>4.4.4</w:t>
      </w:r>
      <w:r>
        <w:rPr>
          <w:rFonts w:eastAsia="MS Mincho"/>
        </w:rPr>
        <w:tab/>
        <w:t>Robustness and fuzz testing</w:t>
      </w:r>
      <w:bookmarkEnd w:id="322"/>
      <w:bookmarkEnd w:id="323"/>
      <w:bookmarkEnd w:id="324"/>
      <w:r>
        <w:rPr>
          <w:rFonts w:eastAsia="MS Mincho"/>
        </w:rPr>
        <w:t xml:space="preserve"> </w:t>
      </w:r>
    </w:p>
    <w:p w14:paraId="000BAE64" w14:textId="77777777" w:rsidR="0040419D" w:rsidRDefault="0040419D" w:rsidP="0040419D">
      <w:pPr>
        <w:spacing w:after="0"/>
        <w:rPr>
          <w:noProof/>
        </w:rPr>
      </w:pPr>
      <w:r>
        <w:rPr>
          <w:noProof/>
        </w:rPr>
        <w:t>The test cases under clause 4.4.4 of TS 33.117 [3] are applicable to gNB.</w:t>
      </w:r>
    </w:p>
    <w:p w14:paraId="5B2DEE32" w14:textId="77777777" w:rsidR="0040419D" w:rsidRDefault="0040419D" w:rsidP="0040419D">
      <w:pPr>
        <w:spacing w:after="0"/>
        <w:rPr>
          <w:noProof/>
        </w:rPr>
      </w:pPr>
    </w:p>
    <w:p w14:paraId="0C17D307" w14:textId="77777777" w:rsidR="0040419D" w:rsidRDefault="0040419D" w:rsidP="0040419D">
      <w:pPr>
        <w:spacing w:after="0"/>
        <w:rPr>
          <w:noProof/>
        </w:rPr>
      </w:pPr>
      <w:r>
        <w:rPr>
          <w:noProof/>
        </w:rPr>
        <w:t>The interfaces defined for the gNB are in clause 4.2.3 of TS 23.501 [7] and in clause 4.1 of TS 38.300 [8].</w:t>
      </w:r>
    </w:p>
    <w:p w14:paraId="09077303" w14:textId="77777777" w:rsidR="0040419D" w:rsidRDefault="0040419D" w:rsidP="0040419D">
      <w:pPr>
        <w:spacing w:after="0"/>
        <w:rPr>
          <w:noProof/>
        </w:rPr>
      </w:pPr>
    </w:p>
    <w:p w14:paraId="7DD3E7CB" w14:textId="77777777" w:rsidR="0040419D" w:rsidRDefault="0040419D" w:rsidP="0040419D">
      <w:pPr>
        <w:spacing w:after="0"/>
        <w:rPr>
          <w:noProof/>
        </w:rPr>
      </w:pPr>
      <w:r>
        <w:rPr>
          <w:noProof/>
        </w:rPr>
        <w:t>According to clause 4.4.4 of TS 33.117 [3], the transport protocols available on the interfaces providing IP-based protocols need to be robustness tested. Following TCP/IP</w:t>
      </w:r>
      <w:r>
        <w:rPr>
          <w:noProof/>
          <w:lang w:val="en-US"/>
        </w:rPr>
        <w:t xml:space="preserve"> layer model and c</w:t>
      </w:r>
      <w:r>
        <w:rPr>
          <w:noProof/>
        </w:rPr>
        <w:t xml:space="preserve">onsidering all the protocols over transport layer, for gNB, the following interfaces and protocols are in the scope of the testing: </w:t>
      </w:r>
    </w:p>
    <w:p w14:paraId="45704F4E" w14:textId="77777777" w:rsidR="0040419D" w:rsidRDefault="0040419D" w:rsidP="0040419D">
      <w:pPr>
        <w:spacing w:after="0"/>
        <w:rPr>
          <w:noProof/>
        </w:rPr>
      </w:pPr>
    </w:p>
    <w:p w14:paraId="009F4738" w14:textId="77777777" w:rsidR="0040419D" w:rsidRDefault="0040419D" w:rsidP="0040419D">
      <w:pPr>
        <w:pStyle w:val="B10"/>
        <w:rPr>
          <w:noProof/>
        </w:rPr>
      </w:pPr>
      <w:r>
        <w:rPr>
          <w:noProof/>
        </w:rPr>
        <w:t>-</w:t>
      </w:r>
      <w:r>
        <w:rPr>
          <w:noProof/>
        </w:rPr>
        <w:tab/>
        <w:t xml:space="preserve">For N2: the SCTP and NGAP </w:t>
      </w:r>
      <w:r w:rsidR="00FB31B2">
        <w:rPr>
          <w:noProof/>
        </w:rPr>
        <w:t>protocols</w:t>
      </w:r>
      <w:r>
        <w:rPr>
          <w:noProof/>
        </w:rPr>
        <w:t>.</w:t>
      </w:r>
    </w:p>
    <w:p w14:paraId="797BE7B0" w14:textId="77777777" w:rsidR="0040419D" w:rsidRDefault="0040419D" w:rsidP="0040419D">
      <w:pPr>
        <w:pStyle w:val="B10"/>
        <w:rPr>
          <w:noProof/>
        </w:rPr>
      </w:pPr>
      <w:r>
        <w:rPr>
          <w:noProof/>
        </w:rPr>
        <w:t>-</w:t>
      </w:r>
      <w:r>
        <w:rPr>
          <w:noProof/>
        </w:rPr>
        <w:tab/>
        <w:t>For N3: the UDP and GTP-U protocols.</w:t>
      </w:r>
    </w:p>
    <w:p w14:paraId="21743B8F" w14:textId="77777777" w:rsidR="0040419D" w:rsidRDefault="0040419D" w:rsidP="0040419D">
      <w:pPr>
        <w:pStyle w:val="B10"/>
        <w:rPr>
          <w:noProof/>
        </w:rPr>
      </w:pPr>
      <w:r>
        <w:rPr>
          <w:noProof/>
        </w:rPr>
        <w:t>-</w:t>
      </w:r>
      <w:r>
        <w:rPr>
          <w:noProof/>
        </w:rPr>
        <w:tab/>
        <w:t>For Xn: the SCTP and XnAP protocols</w:t>
      </w:r>
      <w:r w:rsidR="005339F5" w:rsidRPr="005339F5">
        <w:rPr>
          <w:noProof/>
        </w:rPr>
        <w:t xml:space="preserve"> for the control plane, and the UDP and GTP-U protocols for the user plane</w:t>
      </w:r>
      <w:r>
        <w:rPr>
          <w:noProof/>
        </w:rPr>
        <w:t>.</w:t>
      </w:r>
    </w:p>
    <w:p w14:paraId="031D9C45" w14:textId="77777777" w:rsidR="0040419D" w:rsidRPr="002F570A" w:rsidRDefault="0040419D" w:rsidP="0040419D">
      <w:pPr>
        <w:pStyle w:val="NO"/>
        <w:rPr>
          <w:noProof/>
        </w:rPr>
      </w:pPr>
      <w:r>
        <w:rPr>
          <w:noProof/>
        </w:rPr>
        <w:t>NOTE:</w:t>
      </w:r>
      <w:r w:rsidRPr="00C52119">
        <w:t xml:space="preserve"> </w:t>
      </w:r>
      <w:r w:rsidRPr="00C52119">
        <w:rPr>
          <w:noProof/>
        </w:rPr>
        <w:t>There could be other interfaces and/or protocols requiring testing under clause 4.4.4 of TS 33.117 [3]</w:t>
      </w:r>
      <w:r>
        <w:rPr>
          <w:noProof/>
        </w:rPr>
        <w:t xml:space="preserve"> </w:t>
      </w:r>
    </w:p>
    <w:p w14:paraId="2200A2D7" w14:textId="77777777" w:rsidR="00B91D76" w:rsidRPr="00A94455" w:rsidRDefault="00B91D76" w:rsidP="00F67676"/>
    <w:p w14:paraId="0D73C630" w14:textId="77777777" w:rsidR="000A5592" w:rsidRPr="00A94455" w:rsidRDefault="000A5592" w:rsidP="007C30CC">
      <w:pPr>
        <w:pStyle w:val="Heading8"/>
      </w:pPr>
      <w:r w:rsidRPr="00A94455">
        <w:br w:type="page"/>
      </w:r>
      <w:bookmarkStart w:id="325" w:name="_Toc19696909"/>
      <w:bookmarkStart w:id="326" w:name="_Toc26876903"/>
      <w:bookmarkStart w:id="327" w:name="_Toc35529533"/>
      <w:bookmarkStart w:id="328" w:name="_Toc35529624"/>
      <w:bookmarkStart w:id="329" w:name="_Toc187239720"/>
      <w:r w:rsidRPr="00A94455">
        <w:t>Annex A (informative):</w:t>
      </w:r>
      <w:r w:rsidRPr="00A94455">
        <w:br/>
        <w:t>Change history</w:t>
      </w:r>
      <w:bookmarkEnd w:id="14"/>
      <w:bookmarkEnd w:id="325"/>
      <w:bookmarkEnd w:id="326"/>
      <w:bookmarkEnd w:id="327"/>
      <w:bookmarkEnd w:id="328"/>
      <w:bookmarkEnd w:id="329"/>
    </w:p>
    <w:tbl>
      <w:tblPr>
        <w:tblW w:w="0" w:type="auto"/>
        <w:tblInd w:w="4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40" w:type="dxa"/>
          <w:right w:w="40" w:type="dxa"/>
        </w:tblCellMar>
        <w:tblLook w:val="0000" w:firstRow="0" w:lastRow="0" w:firstColumn="0" w:lastColumn="0" w:noHBand="0" w:noVBand="0"/>
      </w:tblPr>
      <w:tblGrid>
        <w:gridCol w:w="800"/>
        <w:gridCol w:w="800"/>
        <w:gridCol w:w="1094"/>
        <w:gridCol w:w="567"/>
        <w:gridCol w:w="283"/>
        <w:gridCol w:w="425"/>
        <w:gridCol w:w="4962"/>
        <w:gridCol w:w="708"/>
      </w:tblGrid>
      <w:tr w:rsidR="000A5592" w:rsidRPr="00A94455" w14:paraId="276A7749" w14:textId="77777777" w:rsidTr="00422A04">
        <w:trPr>
          <w:cantSplit/>
        </w:trPr>
        <w:tc>
          <w:tcPr>
            <w:tcW w:w="9639" w:type="dxa"/>
            <w:gridSpan w:val="8"/>
            <w:tcBorders>
              <w:bottom w:val="nil"/>
            </w:tcBorders>
            <w:shd w:val="solid" w:color="FFFFFF" w:fill="auto"/>
          </w:tcPr>
          <w:p w14:paraId="2D86CCC5" w14:textId="77777777" w:rsidR="000A5592" w:rsidRPr="00A94455" w:rsidRDefault="000A5592" w:rsidP="00422A04">
            <w:pPr>
              <w:pStyle w:val="TAL"/>
              <w:jc w:val="center"/>
              <w:rPr>
                <w:b/>
                <w:sz w:val="16"/>
              </w:rPr>
            </w:pPr>
            <w:r w:rsidRPr="00A94455">
              <w:rPr>
                <w:b/>
              </w:rPr>
              <w:t>Change history</w:t>
            </w:r>
          </w:p>
        </w:tc>
      </w:tr>
      <w:tr w:rsidR="000A5592" w:rsidRPr="00A94455" w14:paraId="75A1684E" w14:textId="77777777" w:rsidTr="00E11A03">
        <w:tc>
          <w:tcPr>
            <w:tcW w:w="800" w:type="dxa"/>
            <w:shd w:val="pct10" w:color="auto" w:fill="FFFFFF"/>
          </w:tcPr>
          <w:p w14:paraId="3A6EFD91" w14:textId="77777777" w:rsidR="000A5592" w:rsidRPr="00A94455" w:rsidRDefault="000A5592" w:rsidP="00422A04">
            <w:pPr>
              <w:pStyle w:val="TAL"/>
              <w:rPr>
                <w:b/>
                <w:sz w:val="16"/>
              </w:rPr>
            </w:pPr>
            <w:r w:rsidRPr="00A94455">
              <w:rPr>
                <w:b/>
                <w:sz w:val="16"/>
              </w:rPr>
              <w:t>Date</w:t>
            </w:r>
          </w:p>
        </w:tc>
        <w:tc>
          <w:tcPr>
            <w:tcW w:w="800" w:type="dxa"/>
            <w:shd w:val="pct10" w:color="auto" w:fill="FFFFFF"/>
          </w:tcPr>
          <w:p w14:paraId="4F02798B" w14:textId="77777777" w:rsidR="000A5592" w:rsidRPr="00A94455" w:rsidRDefault="000A5592" w:rsidP="00422A04">
            <w:pPr>
              <w:pStyle w:val="TAL"/>
              <w:rPr>
                <w:b/>
                <w:sz w:val="16"/>
              </w:rPr>
            </w:pPr>
            <w:r w:rsidRPr="00A94455">
              <w:rPr>
                <w:b/>
                <w:sz w:val="16"/>
              </w:rPr>
              <w:t>Meeting</w:t>
            </w:r>
          </w:p>
        </w:tc>
        <w:tc>
          <w:tcPr>
            <w:tcW w:w="1094" w:type="dxa"/>
            <w:shd w:val="pct10" w:color="auto" w:fill="FFFFFF"/>
          </w:tcPr>
          <w:p w14:paraId="2CFDA97B" w14:textId="77777777" w:rsidR="000A5592" w:rsidRPr="00A94455" w:rsidRDefault="000A5592" w:rsidP="00422A04">
            <w:pPr>
              <w:pStyle w:val="TAL"/>
              <w:rPr>
                <w:b/>
                <w:sz w:val="16"/>
              </w:rPr>
            </w:pPr>
            <w:r w:rsidRPr="00A94455">
              <w:rPr>
                <w:b/>
                <w:sz w:val="16"/>
              </w:rPr>
              <w:t>TDoc</w:t>
            </w:r>
          </w:p>
        </w:tc>
        <w:tc>
          <w:tcPr>
            <w:tcW w:w="567" w:type="dxa"/>
            <w:shd w:val="pct10" w:color="auto" w:fill="FFFFFF"/>
          </w:tcPr>
          <w:p w14:paraId="1A5BA150" w14:textId="77777777" w:rsidR="000A5592" w:rsidRPr="00A94455" w:rsidRDefault="000A5592" w:rsidP="00422A04">
            <w:pPr>
              <w:pStyle w:val="TAL"/>
              <w:rPr>
                <w:b/>
                <w:sz w:val="16"/>
              </w:rPr>
            </w:pPr>
            <w:r w:rsidRPr="00A94455">
              <w:rPr>
                <w:b/>
                <w:sz w:val="16"/>
              </w:rPr>
              <w:t>CR</w:t>
            </w:r>
          </w:p>
        </w:tc>
        <w:tc>
          <w:tcPr>
            <w:tcW w:w="283" w:type="dxa"/>
            <w:shd w:val="pct10" w:color="auto" w:fill="FFFFFF"/>
          </w:tcPr>
          <w:p w14:paraId="4848346E" w14:textId="77777777" w:rsidR="000A5592" w:rsidRPr="00A94455" w:rsidRDefault="000A5592" w:rsidP="00422A04">
            <w:pPr>
              <w:pStyle w:val="TAL"/>
              <w:rPr>
                <w:b/>
                <w:sz w:val="16"/>
              </w:rPr>
            </w:pPr>
            <w:r w:rsidRPr="00A94455">
              <w:rPr>
                <w:b/>
                <w:sz w:val="16"/>
              </w:rPr>
              <w:t>Rev</w:t>
            </w:r>
          </w:p>
        </w:tc>
        <w:tc>
          <w:tcPr>
            <w:tcW w:w="425" w:type="dxa"/>
            <w:shd w:val="pct10" w:color="auto" w:fill="FFFFFF"/>
          </w:tcPr>
          <w:p w14:paraId="15104CE9" w14:textId="77777777" w:rsidR="000A5592" w:rsidRPr="00A94455" w:rsidRDefault="000A5592" w:rsidP="00422A04">
            <w:pPr>
              <w:pStyle w:val="TAL"/>
              <w:rPr>
                <w:b/>
                <w:sz w:val="16"/>
              </w:rPr>
            </w:pPr>
            <w:r w:rsidRPr="00A94455">
              <w:rPr>
                <w:b/>
                <w:sz w:val="16"/>
              </w:rPr>
              <w:t>Cat</w:t>
            </w:r>
          </w:p>
        </w:tc>
        <w:tc>
          <w:tcPr>
            <w:tcW w:w="4962" w:type="dxa"/>
            <w:shd w:val="pct10" w:color="auto" w:fill="FFFFFF"/>
          </w:tcPr>
          <w:p w14:paraId="2D633E2B" w14:textId="77777777" w:rsidR="000A5592" w:rsidRPr="00A94455" w:rsidRDefault="000A5592" w:rsidP="00422A04">
            <w:pPr>
              <w:pStyle w:val="TAL"/>
              <w:rPr>
                <w:b/>
                <w:sz w:val="16"/>
              </w:rPr>
            </w:pPr>
            <w:r w:rsidRPr="00A94455">
              <w:rPr>
                <w:b/>
                <w:sz w:val="16"/>
              </w:rPr>
              <w:t>Subject/Comment</w:t>
            </w:r>
          </w:p>
        </w:tc>
        <w:tc>
          <w:tcPr>
            <w:tcW w:w="708" w:type="dxa"/>
            <w:shd w:val="pct10" w:color="auto" w:fill="FFFFFF"/>
          </w:tcPr>
          <w:p w14:paraId="5354C1F3" w14:textId="77777777" w:rsidR="000A5592" w:rsidRPr="00A94455" w:rsidRDefault="000A5592" w:rsidP="00422A04">
            <w:pPr>
              <w:pStyle w:val="TAL"/>
              <w:rPr>
                <w:b/>
                <w:sz w:val="16"/>
              </w:rPr>
            </w:pPr>
            <w:r w:rsidRPr="00A94455">
              <w:rPr>
                <w:b/>
                <w:sz w:val="16"/>
              </w:rPr>
              <w:t>New version</w:t>
            </w:r>
          </w:p>
        </w:tc>
      </w:tr>
      <w:tr w:rsidR="00473908" w:rsidRPr="00A94455" w14:paraId="28EA97D0" w14:textId="77777777" w:rsidTr="00E11A03">
        <w:tc>
          <w:tcPr>
            <w:tcW w:w="800" w:type="dxa"/>
            <w:shd w:val="solid" w:color="FFFFFF" w:fill="auto"/>
          </w:tcPr>
          <w:p w14:paraId="4C2B8128" w14:textId="77777777" w:rsidR="00473908" w:rsidRPr="00A94455" w:rsidRDefault="00473908" w:rsidP="00422A04">
            <w:pPr>
              <w:pStyle w:val="TAC"/>
              <w:rPr>
                <w:sz w:val="16"/>
                <w:szCs w:val="16"/>
                <w:lang w:eastAsia="zh-CN"/>
              </w:rPr>
            </w:pPr>
            <w:r>
              <w:rPr>
                <w:sz w:val="16"/>
                <w:szCs w:val="16"/>
                <w:lang w:eastAsia="zh-CN"/>
              </w:rPr>
              <w:t>2019-06</w:t>
            </w:r>
          </w:p>
        </w:tc>
        <w:tc>
          <w:tcPr>
            <w:tcW w:w="800" w:type="dxa"/>
            <w:shd w:val="solid" w:color="FFFFFF" w:fill="auto"/>
          </w:tcPr>
          <w:p w14:paraId="3C06A915" w14:textId="77777777" w:rsidR="00473908" w:rsidRPr="00A94455" w:rsidRDefault="00473908" w:rsidP="00422A04">
            <w:pPr>
              <w:pStyle w:val="TAC"/>
              <w:rPr>
                <w:sz w:val="16"/>
                <w:szCs w:val="16"/>
                <w:lang w:eastAsia="zh-CN"/>
              </w:rPr>
            </w:pPr>
            <w:r>
              <w:rPr>
                <w:sz w:val="16"/>
                <w:szCs w:val="16"/>
                <w:lang w:eastAsia="zh-CN"/>
              </w:rPr>
              <w:t>SA#84</w:t>
            </w:r>
          </w:p>
        </w:tc>
        <w:tc>
          <w:tcPr>
            <w:tcW w:w="1094" w:type="dxa"/>
            <w:shd w:val="solid" w:color="FFFFFF" w:fill="auto"/>
          </w:tcPr>
          <w:p w14:paraId="66916464" w14:textId="77777777" w:rsidR="00473908" w:rsidRPr="00A94455" w:rsidRDefault="00473908" w:rsidP="003D6A26">
            <w:pPr>
              <w:pStyle w:val="TAC"/>
              <w:rPr>
                <w:sz w:val="16"/>
                <w:szCs w:val="16"/>
                <w:lang w:eastAsia="zh-CN"/>
              </w:rPr>
            </w:pPr>
          </w:p>
        </w:tc>
        <w:tc>
          <w:tcPr>
            <w:tcW w:w="567" w:type="dxa"/>
            <w:shd w:val="solid" w:color="FFFFFF" w:fill="auto"/>
          </w:tcPr>
          <w:p w14:paraId="72C54164" w14:textId="77777777" w:rsidR="00473908" w:rsidRPr="00A94455" w:rsidRDefault="00473908" w:rsidP="00422A04">
            <w:pPr>
              <w:pStyle w:val="TAL"/>
              <w:rPr>
                <w:sz w:val="16"/>
                <w:szCs w:val="16"/>
              </w:rPr>
            </w:pPr>
          </w:p>
        </w:tc>
        <w:tc>
          <w:tcPr>
            <w:tcW w:w="283" w:type="dxa"/>
            <w:shd w:val="solid" w:color="FFFFFF" w:fill="auto"/>
          </w:tcPr>
          <w:p w14:paraId="146A9D34" w14:textId="77777777" w:rsidR="00473908" w:rsidRPr="00A94455" w:rsidRDefault="00473908" w:rsidP="00422A04">
            <w:pPr>
              <w:pStyle w:val="TAR"/>
              <w:rPr>
                <w:sz w:val="16"/>
                <w:szCs w:val="16"/>
              </w:rPr>
            </w:pPr>
          </w:p>
        </w:tc>
        <w:tc>
          <w:tcPr>
            <w:tcW w:w="425" w:type="dxa"/>
            <w:shd w:val="solid" w:color="FFFFFF" w:fill="auto"/>
          </w:tcPr>
          <w:p w14:paraId="591DA1BD" w14:textId="77777777" w:rsidR="00473908" w:rsidRPr="00A94455" w:rsidRDefault="00473908" w:rsidP="00422A04">
            <w:pPr>
              <w:pStyle w:val="TAC"/>
              <w:rPr>
                <w:sz w:val="16"/>
                <w:szCs w:val="16"/>
              </w:rPr>
            </w:pPr>
          </w:p>
        </w:tc>
        <w:tc>
          <w:tcPr>
            <w:tcW w:w="4962" w:type="dxa"/>
            <w:shd w:val="solid" w:color="FFFFFF" w:fill="auto"/>
          </w:tcPr>
          <w:p w14:paraId="60D2C54C" w14:textId="77777777" w:rsidR="00473908" w:rsidRPr="00A94455" w:rsidRDefault="00473908" w:rsidP="00422A04">
            <w:pPr>
              <w:pStyle w:val="TAL"/>
              <w:rPr>
                <w:sz w:val="16"/>
                <w:szCs w:val="16"/>
                <w:lang w:eastAsia="zh-CN"/>
              </w:rPr>
            </w:pPr>
            <w:r>
              <w:rPr>
                <w:sz w:val="16"/>
                <w:szCs w:val="16"/>
                <w:lang w:eastAsia="zh-CN"/>
              </w:rPr>
              <w:t>Upgrade to change control version</w:t>
            </w:r>
          </w:p>
        </w:tc>
        <w:tc>
          <w:tcPr>
            <w:tcW w:w="708" w:type="dxa"/>
            <w:shd w:val="solid" w:color="FFFFFF" w:fill="auto"/>
          </w:tcPr>
          <w:p w14:paraId="10E7D532" w14:textId="77777777" w:rsidR="00473908" w:rsidRPr="00A94455" w:rsidRDefault="00473908" w:rsidP="00422A04">
            <w:pPr>
              <w:pStyle w:val="TAC"/>
              <w:rPr>
                <w:sz w:val="16"/>
                <w:szCs w:val="16"/>
                <w:lang w:eastAsia="zh-CN"/>
              </w:rPr>
            </w:pPr>
            <w:r>
              <w:rPr>
                <w:sz w:val="16"/>
                <w:szCs w:val="16"/>
                <w:lang w:eastAsia="zh-CN"/>
              </w:rPr>
              <w:t>16.0.0</w:t>
            </w:r>
          </w:p>
        </w:tc>
      </w:tr>
      <w:tr w:rsidR="00DF7777" w:rsidRPr="00A94455" w14:paraId="2E69AE8A" w14:textId="77777777" w:rsidTr="00E11A03">
        <w:tc>
          <w:tcPr>
            <w:tcW w:w="800" w:type="dxa"/>
            <w:shd w:val="solid" w:color="FFFFFF" w:fill="auto"/>
          </w:tcPr>
          <w:p w14:paraId="4ACEC653" w14:textId="77777777" w:rsidR="00DF7777" w:rsidRDefault="00DF7777" w:rsidP="00422A04">
            <w:pPr>
              <w:pStyle w:val="TAC"/>
              <w:rPr>
                <w:sz w:val="16"/>
                <w:szCs w:val="16"/>
                <w:lang w:eastAsia="zh-CN"/>
              </w:rPr>
            </w:pPr>
            <w:r>
              <w:rPr>
                <w:sz w:val="16"/>
                <w:szCs w:val="16"/>
                <w:lang w:eastAsia="zh-CN"/>
              </w:rPr>
              <w:t>2019-09</w:t>
            </w:r>
          </w:p>
        </w:tc>
        <w:tc>
          <w:tcPr>
            <w:tcW w:w="800" w:type="dxa"/>
            <w:shd w:val="solid" w:color="FFFFFF" w:fill="auto"/>
          </w:tcPr>
          <w:p w14:paraId="799B4E18" w14:textId="77777777" w:rsidR="00DF7777" w:rsidRDefault="00DF7777" w:rsidP="00422A04">
            <w:pPr>
              <w:pStyle w:val="TAC"/>
              <w:rPr>
                <w:sz w:val="16"/>
                <w:szCs w:val="16"/>
                <w:lang w:eastAsia="zh-CN"/>
              </w:rPr>
            </w:pPr>
            <w:r>
              <w:rPr>
                <w:sz w:val="16"/>
                <w:szCs w:val="16"/>
                <w:lang w:eastAsia="zh-CN"/>
              </w:rPr>
              <w:t>SA#85</w:t>
            </w:r>
          </w:p>
        </w:tc>
        <w:tc>
          <w:tcPr>
            <w:tcW w:w="1094" w:type="dxa"/>
            <w:shd w:val="solid" w:color="FFFFFF" w:fill="auto"/>
          </w:tcPr>
          <w:p w14:paraId="560FD6CB" w14:textId="77777777" w:rsidR="00DF7777" w:rsidRPr="00A94455" w:rsidRDefault="00DF7777" w:rsidP="003D6A26">
            <w:pPr>
              <w:pStyle w:val="TAC"/>
              <w:rPr>
                <w:sz w:val="16"/>
                <w:szCs w:val="16"/>
                <w:lang w:eastAsia="zh-CN"/>
              </w:rPr>
            </w:pPr>
            <w:r>
              <w:rPr>
                <w:sz w:val="16"/>
                <w:szCs w:val="16"/>
                <w:lang w:eastAsia="zh-CN"/>
              </w:rPr>
              <w:t>SP-190688</w:t>
            </w:r>
          </w:p>
        </w:tc>
        <w:tc>
          <w:tcPr>
            <w:tcW w:w="567" w:type="dxa"/>
            <w:shd w:val="solid" w:color="FFFFFF" w:fill="auto"/>
          </w:tcPr>
          <w:p w14:paraId="38B00F20" w14:textId="77777777" w:rsidR="00DF7777" w:rsidRPr="00A94455" w:rsidRDefault="00DF7777" w:rsidP="00422A04">
            <w:pPr>
              <w:pStyle w:val="TAL"/>
              <w:rPr>
                <w:sz w:val="16"/>
                <w:szCs w:val="16"/>
              </w:rPr>
            </w:pPr>
            <w:r>
              <w:rPr>
                <w:sz w:val="16"/>
                <w:szCs w:val="16"/>
              </w:rPr>
              <w:t>0001</w:t>
            </w:r>
          </w:p>
        </w:tc>
        <w:tc>
          <w:tcPr>
            <w:tcW w:w="283" w:type="dxa"/>
            <w:shd w:val="solid" w:color="FFFFFF" w:fill="auto"/>
          </w:tcPr>
          <w:p w14:paraId="55410F3F" w14:textId="77777777" w:rsidR="00DF7777" w:rsidRPr="00A94455" w:rsidRDefault="00DF7777" w:rsidP="00422A04">
            <w:pPr>
              <w:pStyle w:val="TAR"/>
              <w:rPr>
                <w:sz w:val="16"/>
                <w:szCs w:val="16"/>
              </w:rPr>
            </w:pPr>
            <w:r>
              <w:rPr>
                <w:sz w:val="16"/>
                <w:szCs w:val="16"/>
              </w:rPr>
              <w:t>-</w:t>
            </w:r>
          </w:p>
        </w:tc>
        <w:tc>
          <w:tcPr>
            <w:tcW w:w="425" w:type="dxa"/>
            <w:shd w:val="solid" w:color="FFFFFF" w:fill="auto"/>
          </w:tcPr>
          <w:p w14:paraId="3BF2CECF" w14:textId="77777777" w:rsidR="00DF7777" w:rsidRPr="00A94455" w:rsidRDefault="00DF7777" w:rsidP="00422A04">
            <w:pPr>
              <w:pStyle w:val="TAC"/>
              <w:rPr>
                <w:sz w:val="16"/>
                <w:szCs w:val="16"/>
              </w:rPr>
            </w:pPr>
            <w:r>
              <w:rPr>
                <w:sz w:val="16"/>
                <w:szCs w:val="16"/>
              </w:rPr>
              <w:t>F</w:t>
            </w:r>
          </w:p>
        </w:tc>
        <w:tc>
          <w:tcPr>
            <w:tcW w:w="4962" w:type="dxa"/>
            <w:shd w:val="solid" w:color="FFFFFF" w:fill="auto"/>
          </w:tcPr>
          <w:p w14:paraId="6CF4BCC1" w14:textId="77777777" w:rsidR="00DF7777" w:rsidRDefault="00DF7777" w:rsidP="00422A04">
            <w:pPr>
              <w:pStyle w:val="TAL"/>
              <w:rPr>
                <w:sz w:val="16"/>
                <w:szCs w:val="16"/>
                <w:lang w:eastAsia="zh-CN"/>
              </w:rPr>
            </w:pPr>
            <w:r w:rsidRPr="00210AE8">
              <w:rPr>
                <w:sz w:val="16"/>
                <w:szCs w:val="16"/>
                <w:lang w:eastAsia="zh-CN"/>
              </w:rPr>
              <w:fldChar w:fldCharType="begin"/>
            </w:r>
            <w:r w:rsidRPr="00210AE8">
              <w:rPr>
                <w:sz w:val="16"/>
                <w:szCs w:val="16"/>
                <w:lang w:eastAsia="zh-CN"/>
              </w:rPr>
              <w:instrText xml:space="preserve"> DOCPROPERTY  CrTitle  \* MERGEFORMAT </w:instrText>
            </w:r>
            <w:r w:rsidRPr="00210AE8">
              <w:rPr>
                <w:sz w:val="16"/>
                <w:szCs w:val="16"/>
                <w:lang w:eastAsia="zh-CN"/>
              </w:rPr>
              <w:fldChar w:fldCharType="separate"/>
            </w:r>
            <w:r w:rsidRPr="00210AE8">
              <w:rPr>
                <w:sz w:val="16"/>
                <w:szCs w:val="16"/>
                <w:lang w:eastAsia="zh-CN"/>
              </w:rPr>
              <w:t>Add abbreviation and correct references</w:t>
            </w:r>
            <w:r w:rsidRPr="00210AE8">
              <w:rPr>
                <w:sz w:val="16"/>
                <w:szCs w:val="16"/>
                <w:lang w:eastAsia="zh-CN"/>
              </w:rPr>
              <w:fldChar w:fldCharType="end"/>
            </w:r>
          </w:p>
        </w:tc>
        <w:tc>
          <w:tcPr>
            <w:tcW w:w="708" w:type="dxa"/>
            <w:shd w:val="solid" w:color="FFFFFF" w:fill="auto"/>
          </w:tcPr>
          <w:p w14:paraId="03FA24FD" w14:textId="77777777" w:rsidR="00DF7777" w:rsidRDefault="00DF7777" w:rsidP="00422A04">
            <w:pPr>
              <w:pStyle w:val="TAC"/>
              <w:rPr>
                <w:sz w:val="16"/>
                <w:szCs w:val="16"/>
                <w:lang w:eastAsia="zh-CN"/>
              </w:rPr>
            </w:pPr>
            <w:r>
              <w:rPr>
                <w:sz w:val="16"/>
                <w:szCs w:val="16"/>
                <w:lang w:eastAsia="zh-CN"/>
              </w:rPr>
              <w:t>16.1.0</w:t>
            </w:r>
          </w:p>
        </w:tc>
      </w:tr>
      <w:tr w:rsidR="00FB0846" w:rsidRPr="00A94455" w14:paraId="7AED5FF2" w14:textId="77777777" w:rsidTr="00E11A03">
        <w:tc>
          <w:tcPr>
            <w:tcW w:w="800" w:type="dxa"/>
            <w:shd w:val="solid" w:color="FFFFFF" w:fill="auto"/>
          </w:tcPr>
          <w:p w14:paraId="2759B98E" w14:textId="77777777" w:rsidR="00FB0846" w:rsidRDefault="00FB0846" w:rsidP="00FB0846">
            <w:pPr>
              <w:pStyle w:val="TAC"/>
              <w:rPr>
                <w:sz w:val="16"/>
                <w:szCs w:val="16"/>
                <w:lang w:eastAsia="zh-CN"/>
              </w:rPr>
            </w:pPr>
            <w:r>
              <w:rPr>
                <w:sz w:val="16"/>
                <w:szCs w:val="16"/>
                <w:lang w:eastAsia="zh-CN"/>
              </w:rPr>
              <w:t>2019-09</w:t>
            </w:r>
          </w:p>
        </w:tc>
        <w:tc>
          <w:tcPr>
            <w:tcW w:w="800" w:type="dxa"/>
            <w:shd w:val="solid" w:color="FFFFFF" w:fill="auto"/>
          </w:tcPr>
          <w:p w14:paraId="383032C3" w14:textId="77777777" w:rsidR="00FB0846" w:rsidRDefault="00FB0846" w:rsidP="00FB0846">
            <w:pPr>
              <w:pStyle w:val="TAC"/>
              <w:rPr>
                <w:sz w:val="16"/>
                <w:szCs w:val="16"/>
                <w:lang w:eastAsia="zh-CN"/>
              </w:rPr>
            </w:pPr>
            <w:r>
              <w:rPr>
                <w:sz w:val="16"/>
                <w:szCs w:val="16"/>
                <w:lang w:eastAsia="zh-CN"/>
              </w:rPr>
              <w:t>SA#85</w:t>
            </w:r>
          </w:p>
        </w:tc>
        <w:tc>
          <w:tcPr>
            <w:tcW w:w="1094" w:type="dxa"/>
            <w:shd w:val="solid" w:color="FFFFFF" w:fill="auto"/>
          </w:tcPr>
          <w:p w14:paraId="2C1822D5" w14:textId="77777777" w:rsidR="00FB0846" w:rsidRDefault="00FB0846" w:rsidP="00FB0846">
            <w:pPr>
              <w:pStyle w:val="TAC"/>
              <w:rPr>
                <w:sz w:val="16"/>
                <w:szCs w:val="16"/>
                <w:lang w:eastAsia="zh-CN"/>
              </w:rPr>
            </w:pPr>
            <w:r>
              <w:rPr>
                <w:sz w:val="16"/>
                <w:szCs w:val="16"/>
                <w:lang w:eastAsia="zh-CN"/>
              </w:rPr>
              <w:t>SP-190688</w:t>
            </w:r>
          </w:p>
        </w:tc>
        <w:tc>
          <w:tcPr>
            <w:tcW w:w="567" w:type="dxa"/>
            <w:shd w:val="solid" w:color="FFFFFF" w:fill="auto"/>
          </w:tcPr>
          <w:p w14:paraId="34FCFD80" w14:textId="77777777" w:rsidR="00FB0846" w:rsidRDefault="00FB0846" w:rsidP="00FB0846">
            <w:pPr>
              <w:pStyle w:val="TAL"/>
              <w:rPr>
                <w:sz w:val="16"/>
                <w:szCs w:val="16"/>
              </w:rPr>
            </w:pPr>
            <w:r>
              <w:rPr>
                <w:sz w:val="16"/>
                <w:szCs w:val="16"/>
              </w:rPr>
              <w:t>0002</w:t>
            </w:r>
          </w:p>
        </w:tc>
        <w:tc>
          <w:tcPr>
            <w:tcW w:w="283" w:type="dxa"/>
            <w:shd w:val="solid" w:color="FFFFFF" w:fill="auto"/>
          </w:tcPr>
          <w:p w14:paraId="6895F336" w14:textId="77777777" w:rsidR="00FB0846" w:rsidRDefault="00FB0846" w:rsidP="00FB0846">
            <w:pPr>
              <w:pStyle w:val="TAR"/>
              <w:rPr>
                <w:sz w:val="16"/>
                <w:szCs w:val="16"/>
              </w:rPr>
            </w:pPr>
            <w:r>
              <w:rPr>
                <w:sz w:val="16"/>
                <w:szCs w:val="16"/>
              </w:rPr>
              <w:t>1</w:t>
            </w:r>
          </w:p>
        </w:tc>
        <w:tc>
          <w:tcPr>
            <w:tcW w:w="425" w:type="dxa"/>
            <w:shd w:val="solid" w:color="FFFFFF" w:fill="auto"/>
          </w:tcPr>
          <w:p w14:paraId="5BA0450B" w14:textId="77777777" w:rsidR="00FB0846" w:rsidRDefault="00FB0846" w:rsidP="00FB0846">
            <w:pPr>
              <w:pStyle w:val="TAC"/>
              <w:rPr>
                <w:sz w:val="16"/>
                <w:szCs w:val="16"/>
              </w:rPr>
            </w:pPr>
            <w:r>
              <w:rPr>
                <w:sz w:val="16"/>
                <w:szCs w:val="16"/>
              </w:rPr>
              <w:t>F</w:t>
            </w:r>
          </w:p>
        </w:tc>
        <w:tc>
          <w:tcPr>
            <w:tcW w:w="4962" w:type="dxa"/>
            <w:shd w:val="solid" w:color="FFFFFF" w:fill="auto"/>
          </w:tcPr>
          <w:p w14:paraId="2E859C73" w14:textId="77777777" w:rsidR="00FB0846" w:rsidRPr="00FB0846" w:rsidRDefault="00FB0846" w:rsidP="00FB0846">
            <w:pPr>
              <w:pStyle w:val="TAL"/>
              <w:rPr>
                <w:sz w:val="16"/>
                <w:szCs w:val="16"/>
                <w:lang w:eastAsia="zh-CN"/>
              </w:rPr>
            </w:pPr>
            <w:r w:rsidRPr="00210AE8">
              <w:rPr>
                <w:sz w:val="16"/>
                <w:szCs w:val="16"/>
                <w:lang w:eastAsia="zh-CN"/>
              </w:rPr>
              <w:t xml:space="preserve">Editorial corrections on the threat references of some test cases </w:t>
            </w:r>
          </w:p>
        </w:tc>
        <w:tc>
          <w:tcPr>
            <w:tcW w:w="708" w:type="dxa"/>
            <w:shd w:val="solid" w:color="FFFFFF" w:fill="auto"/>
          </w:tcPr>
          <w:p w14:paraId="56CFBF5E" w14:textId="77777777" w:rsidR="00FB0846" w:rsidRDefault="00FB0846" w:rsidP="00FB0846">
            <w:pPr>
              <w:pStyle w:val="TAC"/>
              <w:rPr>
                <w:sz w:val="16"/>
                <w:szCs w:val="16"/>
                <w:lang w:eastAsia="zh-CN"/>
              </w:rPr>
            </w:pPr>
            <w:r>
              <w:rPr>
                <w:sz w:val="16"/>
                <w:szCs w:val="16"/>
                <w:lang w:eastAsia="zh-CN"/>
              </w:rPr>
              <w:t>16.1.0</w:t>
            </w:r>
          </w:p>
        </w:tc>
      </w:tr>
      <w:tr w:rsidR="00FB0846" w:rsidRPr="00A94455" w14:paraId="7FD7FABC" w14:textId="77777777" w:rsidTr="00E11A03">
        <w:tc>
          <w:tcPr>
            <w:tcW w:w="800" w:type="dxa"/>
            <w:shd w:val="solid" w:color="FFFFFF" w:fill="auto"/>
          </w:tcPr>
          <w:p w14:paraId="7F86CF34" w14:textId="77777777" w:rsidR="00FB0846" w:rsidRDefault="00FB0846" w:rsidP="00FB0846">
            <w:pPr>
              <w:pStyle w:val="TAC"/>
              <w:rPr>
                <w:sz w:val="16"/>
                <w:szCs w:val="16"/>
                <w:lang w:eastAsia="zh-CN"/>
              </w:rPr>
            </w:pPr>
            <w:r>
              <w:rPr>
                <w:sz w:val="16"/>
                <w:szCs w:val="16"/>
                <w:lang w:eastAsia="zh-CN"/>
              </w:rPr>
              <w:t>2019-09</w:t>
            </w:r>
          </w:p>
        </w:tc>
        <w:tc>
          <w:tcPr>
            <w:tcW w:w="800" w:type="dxa"/>
            <w:shd w:val="solid" w:color="FFFFFF" w:fill="auto"/>
          </w:tcPr>
          <w:p w14:paraId="71C80DAD" w14:textId="77777777" w:rsidR="00FB0846" w:rsidRDefault="00FB0846" w:rsidP="00FB0846">
            <w:pPr>
              <w:pStyle w:val="TAC"/>
              <w:rPr>
                <w:sz w:val="16"/>
                <w:szCs w:val="16"/>
                <w:lang w:eastAsia="zh-CN"/>
              </w:rPr>
            </w:pPr>
            <w:r>
              <w:rPr>
                <w:sz w:val="16"/>
                <w:szCs w:val="16"/>
                <w:lang w:eastAsia="zh-CN"/>
              </w:rPr>
              <w:t>SA#85</w:t>
            </w:r>
          </w:p>
        </w:tc>
        <w:tc>
          <w:tcPr>
            <w:tcW w:w="1094" w:type="dxa"/>
            <w:shd w:val="solid" w:color="FFFFFF" w:fill="auto"/>
          </w:tcPr>
          <w:p w14:paraId="22C19591" w14:textId="77777777" w:rsidR="00FB0846" w:rsidRDefault="00FB0846" w:rsidP="00FB0846">
            <w:pPr>
              <w:pStyle w:val="TAC"/>
              <w:rPr>
                <w:sz w:val="16"/>
                <w:szCs w:val="16"/>
                <w:lang w:eastAsia="zh-CN"/>
              </w:rPr>
            </w:pPr>
            <w:r>
              <w:rPr>
                <w:sz w:val="16"/>
                <w:szCs w:val="16"/>
                <w:lang w:eastAsia="zh-CN"/>
              </w:rPr>
              <w:t>SP-190688</w:t>
            </w:r>
          </w:p>
        </w:tc>
        <w:tc>
          <w:tcPr>
            <w:tcW w:w="567" w:type="dxa"/>
            <w:shd w:val="solid" w:color="FFFFFF" w:fill="auto"/>
          </w:tcPr>
          <w:p w14:paraId="7793AEEB" w14:textId="77777777" w:rsidR="00FB0846" w:rsidRDefault="00674D46" w:rsidP="00FB0846">
            <w:pPr>
              <w:pStyle w:val="TAL"/>
              <w:rPr>
                <w:sz w:val="16"/>
                <w:szCs w:val="16"/>
              </w:rPr>
            </w:pPr>
            <w:r>
              <w:rPr>
                <w:sz w:val="16"/>
                <w:szCs w:val="16"/>
              </w:rPr>
              <w:t>0003</w:t>
            </w:r>
          </w:p>
        </w:tc>
        <w:tc>
          <w:tcPr>
            <w:tcW w:w="283" w:type="dxa"/>
            <w:shd w:val="solid" w:color="FFFFFF" w:fill="auto"/>
          </w:tcPr>
          <w:p w14:paraId="77AA6601" w14:textId="77777777" w:rsidR="00FB0846" w:rsidRDefault="00674D46" w:rsidP="00FB0846">
            <w:pPr>
              <w:pStyle w:val="TAR"/>
              <w:rPr>
                <w:sz w:val="16"/>
                <w:szCs w:val="16"/>
              </w:rPr>
            </w:pPr>
            <w:r>
              <w:rPr>
                <w:sz w:val="16"/>
                <w:szCs w:val="16"/>
              </w:rPr>
              <w:t>1</w:t>
            </w:r>
          </w:p>
        </w:tc>
        <w:tc>
          <w:tcPr>
            <w:tcW w:w="425" w:type="dxa"/>
            <w:shd w:val="solid" w:color="FFFFFF" w:fill="auto"/>
          </w:tcPr>
          <w:p w14:paraId="5F181F49" w14:textId="77777777" w:rsidR="00FB0846" w:rsidRDefault="00674D46" w:rsidP="00FB0846">
            <w:pPr>
              <w:pStyle w:val="TAC"/>
              <w:rPr>
                <w:sz w:val="16"/>
                <w:szCs w:val="16"/>
              </w:rPr>
            </w:pPr>
            <w:r>
              <w:rPr>
                <w:sz w:val="16"/>
                <w:szCs w:val="16"/>
              </w:rPr>
              <w:t>F</w:t>
            </w:r>
          </w:p>
        </w:tc>
        <w:tc>
          <w:tcPr>
            <w:tcW w:w="4962" w:type="dxa"/>
            <w:shd w:val="solid" w:color="FFFFFF" w:fill="auto"/>
          </w:tcPr>
          <w:p w14:paraId="3B751527" w14:textId="77777777" w:rsidR="00FB0846" w:rsidRPr="00FB0846" w:rsidRDefault="00674D46" w:rsidP="00FB0846">
            <w:pPr>
              <w:pStyle w:val="TAL"/>
              <w:rPr>
                <w:sz w:val="16"/>
                <w:szCs w:val="16"/>
                <w:lang w:eastAsia="zh-CN"/>
              </w:rPr>
            </w:pPr>
            <w:r w:rsidRPr="00210AE8">
              <w:rPr>
                <w:sz w:val="16"/>
                <w:szCs w:val="16"/>
                <w:lang w:eastAsia="zh-CN"/>
              </w:rPr>
              <w:t xml:space="preserve">Update requirements and test cases for </w:t>
            </w:r>
            <w:r w:rsidRPr="00210AE8">
              <w:rPr>
                <w:rFonts w:hint="eastAsia"/>
                <w:sz w:val="16"/>
                <w:szCs w:val="16"/>
                <w:lang w:eastAsia="zh-CN"/>
              </w:rPr>
              <w:t>g</w:t>
            </w:r>
            <w:r w:rsidRPr="00210AE8">
              <w:rPr>
                <w:sz w:val="16"/>
                <w:szCs w:val="16"/>
                <w:lang w:eastAsia="zh-CN"/>
              </w:rPr>
              <w:t>NB SCAS</w:t>
            </w:r>
          </w:p>
        </w:tc>
        <w:tc>
          <w:tcPr>
            <w:tcW w:w="708" w:type="dxa"/>
            <w:shd w:val="solid" w:color="FFFFFF" w:fill="auto"/>
          </w:tcPr>
          <w:p w14:paraId="15B946A6" w14:textId="77777777" w:rsidR="00FB0846" w:rsidRDefault="00FB0846" w:rsidP="00FB0846">
            <w:pPr>
              <w:pStyle w:val="TAC"/>
              <w:rPr>
                <w:sz w:val="16"/>
                <w:szCs w:val="16"/>
                <w:lang w:eastAsia="zh-CN"/>
              </w:rPr>
            </w:pPr>
            <w:r>
              <w:rPr>
                <w:sz w:val="16"/>
                <w:szCs w:val="16"/>
                <w:lang w:eastAsia="zh-CN"/>
              </w:rPr>
              <w:t>16.1.0</w:t>
            </w:r>
          </w:p>
        </w:tc>
      </w:tr>
      <w:tr w:rsidR="00FB0846" w:rsidRPr="00A94455" w14:paraId="33556475" w14:textId="77777777" w:rsidTr="00E11A03">
        <w:tc>
          <w:tcPr>
            <w:tcW w:w="800" w:type="dxa"/>
            <w:shd w:val="solid" w:color="FFFFFF" w:fill="auto"/>
          </w:tcPr>
          <w:p w14:paraId="1BBAF37D" w14:textId="77777777" w:rsidR="00FB0846" w:rsidRDefault="00FB0846" w:rsidP="00FB0846">
            <w:pPr>
              <w:pStyle w:val="TAC"/>
              <w:rPr>
                <w:sz w:val="16"/>
                <w:szCs w:val="16"/>
                <w:lang w:eastAsia="zh-CN"/>
              </w:rPr>
            </w:pPr>
            <w:r>
              <w:rPr>
                <w:sz w:val="16"/>
                <w:szCs w:val="16"/>
                <w:lang w:eastAsia="zh-CN"/>
              </w:rPr>
              <w:t>2019-09</w:t>
            </w:r>
          </w:p>
        </w:tc>
        <w:tc>
          <w:tcPr>
            <w:tcW w:w="800" w:type="dxa"/>
            <w:shd w:val="solid" w:color="FFFFFF" w:fill="auto"/>
          </w:tcPr>
          <w:p w14:paraId="6E1BB92E" w14:textId="77777777" w:rsidR="00FB0846" w:rsidRDefault="00FB0846" w:rsidP="00FB0846">
            <w:pPr>
              <w:pStyle w:val="TAC"/>
              <w:rPr>
                <w:sz w:val="16"/>
                <w:szCs w:val="16"/>
                <w:lang w:eastAsia="zh-CN"/>
              </w:rPr>
            </w:pPr>
            <w:r>
              <w:rPr>
                <w:sz w:val="16"/>
                <w:szCs w:val="16"/>
                <w:lang w:eastAsia="zh-CN"/>
              </w:rPr>
              <w:t>SA#85</w:t>
            </w:r>
          </w:p>
        </w:tc>
        <w:tc>
          <w:tcPr>
            <w:tcW w:w="1094" w:type="dxa"/>
            <w:shd w:val="solid" w:color="FFFFFF" w:fill="auto"/>
          </w:tcPr>
          <w:p w14:paraId="389C1172" w14:textId="77777777" w:rsidR="00FB0846" w:rsidRDefault="00FB0846" w:rsidP="00FB0846">
            <w:pPr>
              <w:pStyle w:val="TAC"/>
              <w:rPr>
                <w:sz w:val="16"/>
                <w:szCs w:val="16"/>
                <w:lang w:eastAsia="zh-CN"/>
              </w:rPr>
            </w:pPr>
            <w:r>
              <w:rPr>
                <w:sz w:val="16"/>
                <w:szCs w:val="16"/>
                <w:lang w:eastAsia="zh-CN"/>
              </w:rPr>
              <w:t>SP-190688</w:t>
            </w:r>
          </w:p>
        </w:tc>
        <w:tc>
          <w:tcPr>
            <w:tcW w:w="567" w:type="dxa"/>
            <w:shd w:val="solid" w:color="FFFFFF" w:fill="auto"/>
          </w:tcPr>
          <w:p w14:paraId="56562671" w14:textId="77777777" w:rsidR="00FB0846" w:rsidRDefault="001960DB" w:rsidP="00FB0846">
            <w:pPr>
              <w:pStyle w:val="TAL"/>
              <w:rPr>
                <w:sz w:val="16"/>
                <w:szCs w:val="16"/>
              </w:rPr>
            </w:pPr>
            <w:r>
              <w:rPr>
                <w:sz w:val="16"/>
                <w:szCs w:val="16"/>
              </w:rPr>
              <w:t>0005</w:t>
            </w:r>
          </w:p>
        </w:tc>
        <w:tc>
          <w:tcPr>
            <w:tcW w:w="283" w:type="dxa"/>
            <w:shd w:val="solid" w:color="FFFFFF" w:fill="auto"/>
          </w:tcPr>
          <w:p w14:paraId="420DA9B2" w14:textId="77777777" w:rsidR="00FB0846" w:rsidRDefault="001960DB" w:rsidP="00FB0846">
            <w:pPr>
              <w:pStyle w:val="TAR"/>
              <w:rPr>
                <w:sz w:val="16"/>
                <w:szCs w:val="16"/>
              </w:rPr>
            </w:pPr>
            <w:r>
              <w:rPr>
                <w:sz w:val="16"/>
                <w:szCs w:val="16"/>
              </w:rPr>
              <w:t>-</w:t>
            </w:r>
          </w:p>
        </w:tc>
        <w:tc>
          <w:tcPr>
            <w:tcW w:w="425" w:type="dxa"/>
            <w:shd w:val="solid" w:color="FFFFFF" w:fill="auto"/>
          </w:tcPr>
          <w:p w14:paraId="2133FA0B" w14:textId="77777777" w:rsidR="00FB0846" w:rsidRDefault="001960DB" w:rsidP="00FB0846">
            <w:pPr>
              <w:pStyle w:val="TAC"/>
              <w:rPr>
                <w:sz w:val="16"/>
                <w:szCs w:val="16"/>
              </w:rPr>
            </w:pPr>
            <w:r>
              <w:rPr>
                <w:sz w:val="16"/>
                <w:szCs w:val="16"/>
              </w:rPr>
              <w:t>F</w:t>
            </w:r>
          </w:p>
        </w:tc>
        <w:tc>
          <w:tcPr>
            <w:tcW w:w="4962" w:type="dxa"/>
            <w:shd w:val="solid" w:color="FFFFFF" w:fill="auto"/>
          </w:tcPr>
          <w:p w14:paraId="620C2C72" w14:textId="77777777" w:rsidR="00FB0846" w:rsidRPr="00FB0846" w:rsidRDefault="001960DB" w:rsidP="00FB0846">
            <w:pPr>
              <w:pStyle w:val="TAL"/>
              <w:rPr>
                <w:sz w:val="16"/>
                <w:szCs w:val="16"/>
                <w:lang w:eastAsia="zh-CN"/>
              </w:rPr>
            </w:pPr>
            <w:r w:rsidRPr="00210AE8">
              <w:rPr>
                <w:sz w:val="16"/>
                <w:szCs w:val="16"/>
                <w:lang w:eastAsia="zh-CN"/>
              </w:rPr>
              <w:fldChar w:fldCharType="begin"/>
            </w:r>
            <w:r w:rsidRPr="00210AE8">
              <w:rPr>
                <w:sz w:val="16"/>
                <w:szCs w:val="16"/>
                <w:lang w:eastAsia="zh-CN"/>
              </w:rPr>
              <w:instrText xml:space="preserve"> DOCPROPERTY  CrTitle  \* MERGEFORMAT </w:instrText>
            </w:r>
            <w:r w:rsidRPr="00210AE8">
              <w:rPr>
                <w:sz w:val="16"/>
                <w:szCs w:val="16"/>
                <w:lang w:eastAsia="zh-CN"/>
              </w:rPr>
              <w:fldChar w:fldCharType="separate"/>
            </w:r>
            <w:r w:rsidRPr="00210AE8">
              <w:rPr>
                <w:sz w:val="16"/>
                <w:szCs w:val="16"/>
                <w:lang w:eastAsia="zh-CN"/>
              </w:rPr>
              <w:t>Correction to test case requirement reference</w:t>
            </w:r>
            <w:r w:rsidRPr="00210AE8">
              <w:rPr>
                <w:sz w:val="16"/>
                <w:szCs w:val="16"/>
                <w:lang w:eastAsia="zh-CN"/>
              </w:rPr>
              <w:fldChar w:fldCharType="end"/>
            </w:r>
          </w:p>
        </w:tc>
        <w:tc>
          <w:tcPr>
            <w:tcW w:w="708" w:type="dxa"/>
            <w:shd w:val="solid" w:color="FFFFFF" w:fill="auto"/>
          </w:tcPr>
          <w:p w14:paraId="0811F0F4" w14:textId="77777777" w:rsidR="00FB0846" w:rsidRDefault="00FB0846" w:rsidP="00FB0846">
            <w:pPr>
              <w:pStyle w:val="TAC"/>
              <w:rPr>
                <w:sz w:val="16"/>
                <w:szCs w:val="16"/>
                <w:lang w:eastAsia="zh-CN"/>
              </w:rPr>
            </w:pPr>
            <w:r>
              <w:rPr>
                <w:sz w:val="16"/>
                <w:szCs w:val="16"/>
                <w:lang w:eastAsia="zh-CN"/>
              </w:rPr>
              <w:t>16.1.0</w:t>
            </w:r>
          </w:p>
        </w:tc>
      </w:tr>
      <w:tr w:rsidR="007B2B94" w:rsidRPr="00A94455" w14:paraId="3F882ADF" w14:textId="77777777" w:rsidTr="00E11A03">
        <w:tc>
          <w:tcPr>
            <w:tcW w:w="800" w:type="dxa"/>
            <w:shd w:val="solid" w:color="FFFFFF" w:fill="auto"/>
          </w:tcPr>
          <w:p w14:paraId="6DFBAF99" w14:textId="77777777" w:rsidR="007B2B94" w:rsidRDefault="007B2B94" w:rsidP="00FB0846">
            <w:pPr>
              <w:pStyle w:val="TAC"/>
              <w:rPr>
                <w:sz w:val="16"/>
                <w:szCs w:val="16"/>
                <w:lang w:eastAsia="zh-CN"/>
              </w:rPr>
            </w:pPr>
            <w:r>
              <w:rPr>
                <w:sz w:val="16"/>
                <w:szCs w:val="16"/>
                <w:lang w:eastAsia="zh-CN"/>
              </w:rPr>
              <w:t>2019-12</w:t>
            </w:r>
          </w:p>
        </w:tc>
        <w:tc>
          <w:tcPr>
            <w:tcW w:w="800" w:type="dxa"/>
            <w:shd w:val="solid" w:color="FFFFFF" w:fill="auto"/>
          </w:tcPr>
          <w:p w14:paraId="6B8C6B47" w14:textId="77777777" w:rsidR="007B2B94" w:rsidRDefault="007B2B94" w:rsidP="00FB0846">
            <w:pPr>
              <w:pStyle w:val="TAC"/>
              <w:rPr>
                <w:sz w:val="16"/>
                <w:szCs w:val="16"/>
                <w:lang w:eastAsia="zh-CN"/>
              </w:rPr>
            </w:pPr>
            <w:r>
              <w:rPr>
                <w:sz w:val="16"/>
                <w:szCs w:val="16"/>
                <w:lang w:eastAsia="zh-CN"/>
              </w:rPr>
              <w:t>SA#86</w:t>
            </w:r>
          </w:p>
        </w:tc>
        <w:tc>
          <w:tcPr>
            <w:tcW w:w="1094" w:type="dxa"/>
            <w:shd w:val="solid" w:color="FFFFFF" w:fill="auto"/>
          </w:tcPr>
          <w:p w14:paraId="04FC75D0" w14:textId="77777777" w:rsidR="007B2B94" w:rsidRDefault="007B2B94" w:rsidP="00FB0846">
            <w:pPr>
              <w:pStyle w:val="TAC"/>
              <w:rPr>
                <w:sz w:val="16"/>
                <w:szCs w:val="16"/>
                <w:lang w:eastAsia="zh-CN"/>
              </w:rPr>
            </w:pPr>
            <w:r>
              <w:rPr>
                <w:sz w:val="16"/>
                <w:szCs w:val="16"/>
                <w:lang w:eastAsia="zh-CN"/>
              </w:rPr>
              <w:t>SP-191138</w:t>
            </w:r>
          </w:p>
        </w:tc>
        <w:tc>
          <w:tcPr>
            <w:tcW w:w="567" w:type="dxa"/>
            <w:shd w:val="solid" w:color="FFFFFF" w:fill="auto"/>
          </w:tcPr>
          <w:p w14:paraId="64405925" w14:textId="77777777" w:rsidR="007B2B94" w:rsidRDefault="007B2B94" w:rsidP="00FB0846">
            <w:pPr>
              <w:pStyle w:val="TAL"/>
              <w:rPr>
                <w:sz w:val="16"/>
                <w:szCs w:val="16"/>
              </w:rPr>
            </w:pPr>
            <w:r>
              <w:rPr>
                <w:sz w:val="16"/>
                <w:szCs w:val="16"/>
              </w:rPr>
              <w:t>0006</w:t>
            </w:r>
          </w:p>
        </w:tc>
        <w:tc>
          <w:tcPr>
            <w:tcW w:w="283" w:type="dxa"/>
            <w:shd w:val="solid" w:color="FFFFFF" w:fill="auto"/>
          </w:tcPr>
          <w:p w14:paraId="13A8BD35" w14:textId="77777777" w:rsidR="007B2B94" w:rsidRDefault="007B2B94" w:rsidP="00FB0846">
            <w:pPr>
              <w:pStyle w:val="TAR"/>
              <w:rPr>
                <w:sz w:val="16"/>
                <w:szCs w:val="16"/>
              </w:rPr>
            </w:pPr>
            <w:r>
              <w:rPr>
                <w:sz w:val="16"/>
                <w:szCs w:val="16"/>
              </w:rPr>
              <w:t>-</w:t>
            </w:r>
          </w:p>
        </w:tc>
        <w:tc>
          <w:tcPr>
            <w:tcW w:w="425" w:type="dxa"/>
            <w:shd w:val="solid" w:color="FFFFFF" w:fill="auto"/>
          </w:tcPr>
          <w:p w14:paraId="4B6F48C9" w14:textId="77777777" w:rsidR="007B2B94" w:rsidRDefault="007B2B94" w:rsidP="00FB0846">
            <w:pPr>
              <w:pStyle w:val="TAC"/>
              <w:rPr>
                <w:sz w:val="16"/>
                <w:szCs w:val="16"/>
              </w:rPr>
            </w:pPr>
            <w:r>
              <w:rPr>
                <w:sz w:val="16"/>
                <w:szCs w:val="16"/>
              </w:rPr>
              <w:t>F</w:t>
            </w:r>
          </w:p>
        </w:tc>
        <w:tc>
          <w:tcPr>
            <w:tcW w:w="4962" w:type="dxa"/>
            <w:shd w:val="solid" w:color="FFFFFF" w:fill="auto"/>
          </w:tcPr>
          <w:p w14:paraId="07481925" w14:textId="77777777" w:rsidR="007B2B94" w:rsidRPr="00210AE8" w:rsidRDefault="007B2B94" w:rsidP="00FB0846">
            <w:pPr>
              <w:pStyle w:val="TAL"/>
              <w:rPr>
                <w:sz w:val="16"/>
                <w:szCs w:val="16"/>
                <w:lang w:eastAsia="zh-CN"/>
              </w:rPr>
            </w:pPr>
            <w:r w:rsidRPr="003C1792">
              <w:rPr>
                <w:sz w:val="16"/>
                <w:szCs w:val="16"/>
                <w:lang w:eastAsia="zh-CN"/>
              </w:rPr>
              <w:t>Adding the expected evidence</w:t>
            </w:r>
          </w:p>
        </w:tc>
        <w:tc>
          <w:tcPr>
            <w:tcW w:w="708" w:type="dxa"/>
            <w:shd w:val="solid" w:color="FFFFFF" w:fill="auto"/>
          </w:tcPr>
          <w:p w14:paraId="73F956E9" w14:textId="77777777" w:rsidR="007B2B94" w:rsidRDefault="007B2B94" w:rsidP="00FB0846">
            <w:pPr>
              <w:pStyle w:val="TAC"/>
              <w:rPr>
                <w:sz w:val="16"/>
                <w:szCs w:val="16"/>
                <w:lang w:eastAsia="zh-CN"/>
              </w:rPr>
            </w:pPr>
            <w:r>
              <w:rPr>
                <w:sz w:val="16"/>
                <w:szCs w:val="16"/>
                <w:lang w:eastAsia="zh-CN"/>
              </w:rPr>
              <w:t>16.2.0</w:t>
            </w:r>
          </w:p>
        </w:tc>
      </w:tr>
      <w:tr w:rsidR="00B25B3A" w:rsidRPr="00A94455" w14:paraId="3312A1FF" w14:textId="77777777" w:rsidTr="00E11A03">
        <w:tc>
          <w:tcPr>
            <w:tcW w:w="800" w:type="dxa"/>
            <w:shd w:val="solid" w:color="FFFFFF" w:fill="auto"/>
          </w:tcPr>
          <w:p w14:paraId="65E17B29" w14:textId="77777777" w:rsidR="00B25B3A" w:rsidRDefault="00B25B3A" w:rsidP="00B25B3A">
            <w:pPr>
              <w:pStyle w:val="TAC"/>
              <w:rPr>
                <w:sz w:val="16"/>
                <w:szCs w:val="16"/>
                <w:lang w:eastAsia="zh-CN"/>
              </w:rPr>
            </w:pPr>
            <w:r>
              <w:rPr>
                <w:sz w:val="16"/>
                <w:szCs w:val="16"/>
                <w:lang w:eastAsia="zh-CN"/>
              </w:rPr>
              <w:t>2019-12</w:t>
            </w:r>
          </w:p>
        </w:tc>
        <w:tc>
          <w:tcPr>
            <w:tcW w:w="800" w:type="dxa"/>
            <w:shd w:val="solid" w:color="FFFFFF" w:fill="auto"/>
          </w:tcPr>
          <w:p w14:paraId="163EBF0B" w14:textId="77777777" w:rsidR="00B25B3A" w:rsidRDefault="00B25B3A" w:rsidP="00B25B3A">
            <w:pPr>
              <w:pStyle w:val="TAC"/>
              <w:rPr>
                <w:sz w:val="16"/>
                <w:szCs w:val="16"/>
                <w:lang w:eastAsia="zh-CN"/>
              </w:rPr>
            </w:pPr>
            <w:r>
              <w:rPr>
                <w:sz w:val="16"/>
                <w:szCs w:val="16"/>
                <w:lang w:eastAsia="zh-CN"/>
              </w:rPr>
              <w:t>SA#86</w:t>
            </w:r>
          </w:p>
        </w:tc>
        <w:tc>
          <w:tcPr>
            <w:tcW w:w="1094" w:type="dxa"/>
            <w:shd w:val="solid" w:color="FFFFFF" w:fill="auto"/>
          </w:tcPr>
          <w:p w14:paraId="0033D919" w14:textId="77777777" w:rsidR="00B25B3A" w:rsidRDefault="00B25B3A" w:rsidP="00B25B3A">
            <w:pPr>
              <w:pStyle w:val="TAC"/>
              <w:rPr>
                <w:sz w:val="16"/>
                <w:szCs w:val="16"/>
                <w:lang w:eastAsia="zh-CN"/>
              </w:rPr>
            </w:pPr>
            <w:r>
              <w:rPr>
                <w:sz w:val="16"/>
                <w:szCs w:val="16"/>
                <w:lang w:eastAsia="zh-CN"/>
              </w:rPr>
              <w:t>SP-191138</w:t>
            </w:r>
          </w:p>
        </w:tc>
        <w:tc>
          <w:tcPr>
            <w:tcW w:w="567" w:type="dxa"/>
            <w:shd w:val="solid" w:color="FFFFFF" w:fill="auto"/>
          </w:tcPr>
          <w:p w14:paraId="601C4E3A" w14:textId="77777777" w:rsidR="00B25B3A" w:rsidRDefault="00B25B3A" w:rsidP="00B25B3A">
            <w:pPr>
              <w:pStyle w:val="TAL"/>
              <w:rPr>
                <w:sz w:val="16"/>
                <w:szCs w:val="16"/>
              </w:rPr>
            </w:pPr>
            <w:r>
              <w:rPr>
                <w:sz w:val="16"/>
                <w:szCs w:val="16"/>
              </w:rPr>
              <w:t>0007</w:t>
            </w:r>
          </w:p>
        </w:tc>
        <w:tc>
          <w:tcPr>
            <w:tcW w:w="283" w:type="dxa"/>
            <w:shd w:val="solid" w:color="FFFFFF" w:fill="auto"/>
          </w:tcPr>
          <w:p w14:paraId="38F1DF1D" w14:textId="77777777" w:rsidR="00B25B3A" w:rsidRDefault="00B25B3A" w:rsidP="00B25B3A">
            <w:pPr>
              <w:pStyle w:val="TAR"/>
              <w:rPr>
                <w:sz w:val="16"/>
                <w:szCs w:val="16"/>
              </w:rPr>
            </w:pPr>
            <w:r>
              <w:rPr>
                <w:sz w:val="16"/>
                <w:szCs w:val="16"/>
              </w:rPr>
              <w:t>1</w:t>
            </w:r>
          </w:p>
        </w:tc>
        <w:tc>
          <w:tcPr>
            <w:tcW w:w="425" w:type="dxa"/>
            <w:shd w:val="solid" w:color="FFFFFF" w:fill="auto"/>
          </w:tcPr>
          <w:p w14:paraId="32092DCF" w14:textId="77777777" w:rsidR="00B25B3A" w:rsidRDefault="00B25B3A" w:rsidP="00B25B3A">
            <w:pPr>
              <w:pStyle w:val="TAC"/>
              <w:rPr>
                <w:sz w:val="16"/>
                <w:szCs w:val="16"/>
              </w:rPr>
            </w:pPr>
            <w:r>
              <w:rPr>
                <w:sz w:val="16"/>
                <w:szCs w:val="16"/>
              </w:rPr>
              <w:t>F</w:t>
            </w:r>
          </w:p>
        </w:tc>
        <w:tc>
          <w:tcPr>
            <w:tcW w:w="4962" w:type="dxa"/>
            <w:shd w:val="solid" w:color="FFFFFF" w:fill="auto"/>
          </w:tcPr>
          <w:p w14:paraId="252F229C" w14:textId="77777777" w:rsidR="00B25B3A" w:rsidRPr="00B25B3A" w:rsidRDefault="00B25B3A" w:rsidP="00B25B3A">
            <w:pPr>
              <w:pStyle w:val="TAL"/>
              <w:rPr>
                <w:sz w:val="16"/>
                <w:szCs w:val="16"/>
                <w:lang w:eastAsia="zh-CN"/>
              </w:rPr>
            </w:pPr>
            <w:r>
              <w:rPr>
                <w:sz w:val="16"/>
                <w:szCs w:val="16"/>
                <w:lang w:eastAsia="zh-CN"/>
              </w:rPr>
              <w:t>Update testcases for gNB SCAS</w:t>
            </w:r>
          </w:p>
        </w:tc>
        <w:tc>
          <w:tcPr>
            <w:tcW w:w="708" w:type="dxa"/>
            <w:shd w:val="solid" w:color="FFFFFF" w:fill="auto"/>
          </w:tcPr>
          <w:p w14:paraId="1C4F8E4B" w14:textId="77777777" w:rsidR="00B25B3A" w:rsidRDefault="00B25B3A" w:rsidP="00B25B3A">
            <w:pPr>
              <w:pStyle w:val="TAC"/>
              <w:rPr>
                <w:sz w:val="16"/>
                <w:szCs w:val="16"/>
                <w:lang w:eastAsia="zh-CN"/>
              </w:rPr>
            </w:pPr>
            <w:r>
              <w:rPr>
                <w:sz w:val="16"/>
                <w:szCs w:val="16"/>
                <w:lang w:eastAsia="zh-CN"/>
              </w:rPr>
              <w:t>16.2.0</w:t>
            </w:r>
          </w:p>
        </w:tc>
      </w:tr>
      <w:tr w:rsidR="007966C2" w:rsidRPr="00A94455" w14:paraId="1B767237" w14:textId="77777777" w:rsidTr="00E11A03">
        <w:tc>
          <w:tcPr>
            <w:tcW w:w="800" w:type="dxa"/>
            <w:shd w:val="solid" w:color="FFFFFF" w:fill="auto"/>
          </w:tcPr>
          <w:p w14:paraId="6CDD89CD" w14:textId="77777777" w:rsidR="007966C2" w:rsidRDefault="007966C2" w:rsidP="007966C2">
            <w:pPr>
              <w:pStyle w:val="TAC"/>
              <w:rPr>
                <w:sz w:val="16"/>
                <w:szCs w:val="16"/>
                <w:lang w:eastAsia="zh-CN"/>
              </w:rPr>
            </w:pPr>
            <w:r>
              <w:rPr>
                <w:sz w:val="16"/>
                <w:szCs w:val="16"/>
                <w:lang w:eastAsia="zh-CN"/>
              </w:rPr>
              <w:t>2019-12</w:t>
            </w:r>
          </w:p>
        </w:tc>
        <w:tc>
          <w:tcPr>
            <w:tcW w:w="800" w:type="dxa"/>
            <w:shd w:val="solid" w:color="FFFFFF" w:fill="auto"/>
          </w:tcPr>
          <w:p w14:paraId="09FC7955" w14:textId="77777777" w:rsidR="007966C2" w:rsidRDefault="007966C2" w:rsidP="007966C2">
            <w:pPr>
              <w:pStyle w:val="TAC"/>
              <w:rPr>
                <w:sz w:val="16"/>
                <w:szCs w:val="16"/>
                <w:lang w:eastAsia="zh-CN"/>
              </w:rPr>
            </w:pPr>
            <w:r>
              <w:rPr>
                <w:sz w:val="16"/>
                <w:szCs w:val="16"/>
                <w:lang w:eastAsia="zh-CN"/>
              </w:rPr>
              <w:t>SA#86</w:t>
            </w:r>
          </w:p>
        </w:tc>
        <w:tc>
          <w:tcPr>
            <w:tcW w:w="1094" w:type="dxa"/>
            <w:shd w:val="solid" w:color="FFFFFF" w:fill="auto"/>
          </w:tcPr>
          <w:p w14:paraId="35C76F19" w14:textId="77777777" w:rsidR="007966C2" w:rsidRDefault="007966C2" w:rsidP="007966C2">
            <w:pPr>
              <w:pStyle w:val="TAC"/>
              <w:rPr>
                <w:sz w:val="16"/>
                <w:szCs w:val="16"/>
                <w:lang w:eastAsia="zh-CN"/>
              </w:rPr>
            </w:pPr>
            <w:r>
              <w:rPr>
                <w:sz w:val="16"/>
                <w:szCs w:val="16"/>
                <w:lang w:eastAsia="zh-CN"/>
              </w:rPr>
              <w:t>SP-191138</w:t>
            </w:r>
          </w:p>
        </w:tc>
        <w:tc>
          <w:tcPr>
            <w:tcW w:w="567" w:type="dxa"/>
            <w:shd w:val="solid" w:color="FFFFFF" w:fill="auto"/>
          </w:tcPr>
          <w:p w14:paraId="3EFDD4EB" w14:textId="77777777" w:rsidR="007966C2" w:rsidRDefault="007966C2" w:rsidP="007966C2">
            <w:pPr>
              <w:pStyle w:val="TAL"/>
              <w:rPr>
                <w:sz w:val="16"/>
                <w:szCs w:val="16"/>
              </w:rPr>
            </w:pPr>
            <w:r>
              <w:rPr>
                <w:sz w:val="16"/>
                <w:szCs w:val="16"/>
              </w:rPr>
              <w:t xml:space="preserve">0008 </w:t>
            </w:r>
          </w:p>
        </w:tc>
        <w:tc>
          <w:tcPr>
            <w:tcW w:w="283" w:type="dxa"/>
            <w:shd w:val="solid" w:color="FFFFFF" w:fill="auto"/>
          </w:tcPr>
          <w:p w14:paraId="2ADE161C" w14:textId="77777777" w:rsidR="007966C2" w:rsidRDefault="007966C2" w:rsidP="007966C2">
            <w:pPr>
              <w:pStyle w:val="TAR"/>
              <w:rPr>
                <w:sz w:val="16"/>
                <w:szCs w:val="16"/>
              </w:rPr>
            </w:pPr>
            <w:r>
              <w:rPr>
                <w:sz w:val="16"/>
                <w:szCs w:val="16"/>
              </w:rPr>
              <w:t>-</w:t>
            </w:r>
          </w:p>
        </w:tc>
        <w:tc>
          <w:tcPr>
            <w:tcW w:w="425" w:type="dxa"/>
            <w:shd w:val="solid" w:color="FFFFFF" w:fill="auto"/>
          </w:tcPr>
          <w:p w14:paraId="250308BD" w14:textId="77777777" w:rsidR="007966C2" w:rsidRDefault="007966C2" w:rsidP="007966C2">
            <w:pPr>
              <w:pStyle w:val="TAC"/>
              <w:rPr>
                <w:sz w:val="16"/>
                <w:szCs w:val="16"/>
              </w:rPr>
            </w:pPr>
            <w:r>
              <w:rPr>
                <w:sz w:val="16"/>
                <w:szCs w:val="16"/>
              </w:rPr>
              <w:t>F</w:t>
            </w:r>
          </w:p>
        </w:tc>
        <w:tc>
          <w:tcPr>
            <w:tcW w:w="4962" w:type="dxa"/>
            <w:shd w:val="solid" w:color="FFFFFF" w:fill="auto"/>
          </w:tcPr>
          <w:p w14:paraId="007308F7" w14:textId="77777777" w:rsidR="007966C2" w:rsidRDefault="007966C2" w:rsidP="007966C2">
            <w:pPr>
              <w:pStyle w:val="TAL"/>
              <w:rPr>
                <w:sz w:val="16"/>
                <w:szCs w:val="16"/>
                <w:lang w:eastAsia="zh-CN"/>
              </w:rPr>
            </w:pPr>
            <w:r>
              <w:rPr>
                <w:sz w:val="16"/>
                <w:szCs w:val="16"/>
                <w:lang w:eastAsia="zh-CN"/>
              </w:rPr>
              <w:t>Fix the reference numbers</w:t>
            </w:r>
          </w:p>
        </w:tc>
        <w:tc>
          <w:tcPr>
            <w:tcW w:w="708" w:type="dxa"/>
            <w:shd w:val="solid" w:color="FFFFFF" w:fill="auto"/>
          </w:tcPr>
          <w:p w14:paraId="582B9816" w14:textId="77777777" w:rsidR="007966C2" w:rsidRDefault="007966C2" w:rsidP="007966C2">
            <w:pPr>
              <w:pStyle w:val="TAC"/>
              <w:rPr>
                <w:sz w:val="16"/>
                <w:szCs w:val="16"/>
                <w:lang w:eastAsia="zh-CN"/>
              </w:rPr>
            </w:pPr>
            <w:r>
              <w:rPr>
                <w:sz w:val="16"/>
                <w:szCs w:val="16"/>
                <w:lang w:eastAsia="zh-CN"/>
              </w:rPr>
              <w:t>16.2.0</w:t>
            </w:r>
          </w:p>
        </w:tc>
      </w:tr>
      <w:tr w:rsidR="007966C2" w:rsidRPr="00A94455" w14:paraId="392309FE" w14:textId="77777777" w:rsidTr="00E11A03">
        <w:tc>
          <w:tcPr>
            <w:tcW w:w="800" w:type="dxa"/>
            <w:shd w:val="solid" w:color="FFFFFF" w:fill="auto"/>
          </w:tcPr>
          <w:p w14:paraId="2A086E57" w14:textId="77777777" w:rsidR="007966C2" w:rsidRDefault="007966C2" w:rsidP="007966C2">
            <w:pPr>
              <w:pStyle w:val="TAC"/>
              <w:rPr>
                <w:sz w:val="16"/>
                <w:szCs w:val="16"/>
                <w:lang w:eastAsia="zh-CN"/>
              </w:rPr>
            </w:pPr>
            <w:r>
              <w:rPr>
                <w:sz w:val="16"/>
                <w:szCs w:val="16"/>
                <w:lang w:eastAsia="zh-CN"/>
              </w:rPr>
              <w:t>2019-12</w:t>
            </w:r>
          </w:p>
        </w:tc>
        <w:tc>
          <w:tcPr>
            <w:tcW w:w="800" w:type="dxa"/>
            <w:shd w:val="solid" w:color="FFFFFF" w:fill="auto"/>
          </w:tcPr>
          <w:p w14:paraId="207DC896" w14:textId="77777777" w:rsidR="007966C2" w:rsidRDefault="007966C2" w:rsidP="007966C2">
            <w:pPr>
              <w:pStyle w:val="TAC"/>
              <w:rPr>
                <w:sz w:val="16"/>
                <w:szCs w:val="16"/>
                <w:lang w:eastAsia="zh-CN"/>
              </w:rPr>
            </w:pPr>
            <w:r>
              <w:rPr>
                <w:sz w:val="16"/>
                <w:szCs w:val="16"/>
                <w:lang w:eastAsia="zh-CN"/>
              </w:rPr>
              <w:t>SA#86</w:t>
            </w:r>
          </w:p>
        </w:tc>
        <w:tc>
          <w:tcPr>
            <w:tcW w:w="1094" w:type="dxa"/>
            <w:shd w:val="solid" w:color="FFFFFF" w:fill="auto"/>
          </w:tcPr>
          <w:p w14:paraId="1484F930" w14:textId="77777777" w:rsidR="007966C2" w:rsidRDefault="007966C2" w:rsidP="007966C2">
            <w:pPr>
              <w:pStyle w:val="TAC"/>
              <w:rPr>
                <w:sz w:val="16"/>
                <w:szCs w:val="16"/>
                <w:lang w:eastAsia="zh-CN"/>
              </w:rPr>
            </w:pPr>
            <w:r>
              <w:rPr>
                <w:sz w:val="16"/>
                <w:szCs w:val="16"/>
                <w:lang w:eastAsia="zh-CN"/>
              </w:rPr>
              <w:t>SP-191138</w:t>
            </w:r>
          </w:p>
        </w:tc>
        <w:tc>
          <w:tcPr>
            <w:tcW w:w="567" w:type="dxa"/>
            <w:shd w:val="solid" w:color="FFFFFF" w:fill="auto"/>
          </w:tcPr>
          <w:p w14:paraId="4C585FFB" w14:textId="77777777" w:rsidR="007966C2" w:rsidRDefault="007966C2" w:rsidP="007966C2">
            <w:pPr>
              <w:pStyle w:val="TAL"/>
              <w:rPr>
                <w:sz w:val="16"/>
                <w:szCs w:val="16"/>
              </w:rPr>
            </w:pPr>
            <w:r>
              <w:rPr>
                <w:sz w:val="16"/>
                <w:szCs w:val="16"/>
              </w:rPr>
              <w:t>0010</w:t>
            </w:r>
          </w:p>
        </w:tc>
        <w:tc>
          <w:tcPr>
            <w:tcW w:w="283" w:type="dxa"/>
            <w:shd w:val="solid" w:color="FFFFFF" w:fill="auto"/>
          </w:tcPr>
          <w:p w14:paraId="75670D34" w14:textId="77777777" w:rsidR="007966C2" w:rsidRDefault="007966C2" w:rsidP="007966C2">
            <w:pPr>
              <w:pStyle w:val="TAR"/>
              <w:rPr>
                <w:sz w:val="16"/>
                <w:szCs w:val="16"/>
              </w:rPr>
            </w:pPr>
            <w:r>
              <w:rPr>
                <w:sz w:val="16"/>
                <w:szCs w:val="16"/>
              </w:rPr>
              <w:t>1</w:t>
            </w:r>
          </w:p>
        </w:tc>
        <w:tc>
          <w:tcPr>
            <w:tcW w:w="425" w:type="dxa"/>
            <w:shd w:val="solid" w:color="FFFFFF" w:fill="auto"/>
          </w:tcPr>
          <w:p w14:paraId="0D7268BF" w14:textId="77777777" w:rsidR="007966C2" w:rsidRDefault="007966C2" w:rsidP="007966C2">
            <w:pPr>
              <w:pStyle w:val="TAC"/>
              <w:rPr>
                <w:sz w:val="16"/>
                <w:szCs w:val="16"/>
              </w:rPr>
            </w:pPr>
            <w:r>
              <w:rPr>
                <w:sz w:val="16"/>
                <w:szCs w:val="16"/>
              </w:rPr>
              <w:t>F</w:t>
            </w:r>
          </w:p>
        </w:tc>
        <w:tc>
          <w:tcPr>
            <w:tcW w:w="4962" w:type="dxa"/>
            <w:shd w:val="solid" w:color="FFFFFF" w:fill="auto"/>
          </w:tcPr>
          <w:p w14:paraId="79292DBE" w14:textId="77777777" w:rsidR="007966C2" w:rsidRDefault="007966C2" w:rsidP="007966C2">
            <w:pPr>
              <w:pStyle w:val="TAL"/>
              <w:rPr>
                <w:sz w:val="16"/>
                <w:szCs w:val="16"/>
                <w:lang w:eastAsia="zh-CN"/>
              </w:rPr>
            </w:pPr>
            <w:r>
              <w:rPr>
                <w:sz w:val="16"/>
                <w:szCs w:val="16"/>
                <w:lang w:eastAsia="zh-CN"/>
              </w:rPr>
              <w:t xml:space="preserve">Corrections for clean-up and alignment </w:t>
            </w:r>
          </w:p>
        </w:tc>
        <w:tc>
          <w:tcPr>
            <w:tcW w:w="708" w:type="dxa"/>
            <w:shd w:val="solid" w:color="FFFFFF" w:fill="auto"/>
          </w:tcPr>
          <w:p w14:paraId="3BCCC15E" w14:textId="77777777" w:rsidR="007966C2" w:rsidRDefault="007966C2" w:rsidP="007966C2">
            <w:pPr>
              <w:pStyle w:val="TAC"/>
              <w:rPr>
                <w:sz w:val="16"/>
                <w:szCs w:val="16"/>
                <w:lang w:eastAsia="zh-CN"/>
              </w:rPr>
            </w:pPr>
            <w:r>
              <w:rPr>
                <w:sz w:val="16"/>
                <w:szCs w:val="16"/>
                <w:lang w:eastAsia="zh-CN"/>
              </w:rPr>
              <w:t>16.2.0</w:t>
            </w:r>
          </w:p>
        </w:tc>
      </w:tr>
      <w:tr w:rsidR="00BB0AC9" w:rsidRPr="00A94455" w14:paraId="6B38F131" w14:textId="77777777" w:rsidTr="00E11A03">
        <w:tc>
          <w:tcPr>
            <w:tcW w:w="800" w:type="dxa"/>
            <w:shd w:val="solid" w:color="FFFFFF" w:fill="auto"/>
          </w:tcPr>
          <w:p w14:paraId="10431CC2" w14:textId="77777777" w:rsidR="00BB0AC9" w:rsidRDefault="00BB0AC9" w:rsidP="007966C2">
            <w:pPr>
              <w:pStyle w:val="TAC"/>
              <w:rPr>
                <w:sz w:val="16"/>
                <w:szCs w:val="16"/>
                <w:lang w:eastAsia="zh-CN"/>
              </w:rPr>
            </w:pPr>
            <w:r>
              <w:rPr>
                <w:sz w:val="16"/>
                <w:szCs w:val="16"/>
                <w:lang w:eastAsia="zh-CN"/>
              </w:rPr>
              <w:t>2020-03</w:t>
            </w:r>
          </w:p>
        </w:tc>
        <w:tc>
          <w:tcPr>
            <w:tcW w:w="800" w:type="dxa"/>
            <w:shd w:val="solid" w:color="FFFFFF" w:fill="auto"/>
          </w:tcPr>
          <w:p w14:paraId="79B2FCE3" w14:textId="77777777" w:rsidR="00BB0AC9" w:rsidRDefault="00BB0AC9" w:rsidP="007966C2">
            <w:pPr>
              <w:pStyle w:val="TAC"/>
              <w:rPr>
                <w:sz w:val="16"/>
                <w:szCs w:val="16"/>
                <w:lang w:eastAsia="zh-CN"/>
              </w:rPr>
            </w:pPr>
            <w:r>
              <w:rPr>
                <w:sz w:val="16"/>
                <w:szCs w:val="16"/>
                <w:lang w:eastAsia="zh-CN"/>
              </w:rPr>
              <w:t>SA#87E</w:t>
            </w:r>
          </w:p>
        </w:tc>
        <w:tc>
          <w:tcPr>
            <w:tcW w:w="1094" w:type="dxa"/>
            <w:shd w:val="solid" w:color="FFFFFF" w:fill="auto"/>
          </w:tcPr>
          <w:p w14:paraId="629C9C6E" w14:textId="77777777" w:rsidR="00BB0AC9" w:rsidRDefault="00BB0AC9" w:rsidP="007966C2">
            <w:pPr>
              <w:pStyle w:val="TAC"/>
              <w:rPr>
                <w:sz w:val="16"/>
                <w:szCs w:val="16"/>
                <w:lang w:eastAsia="zh-CN"/>
              </w:rPr>
            </w:pPr>
            <w:r>
              <w:rPr>
                <w:sz w:val="16"/>
                <w:szCs w:val="16"/>
                <w:lang w:eastAsia="zh-CN"/>
              </w:rPr>
              <w:t>SP-200136</w:t>
            </w:r>
          </w:p>
        </w:tc>
        <w:tc>
          <w:tcPr>
            <w:tcW w:w="567" w:type="dxa"/>
            <w:shd w:val="solid" w:color="FFFFFF" w:fill="auto"/>
          </w:tcPr>
          <w:p w14:paraId="2D2A0D7E" w14:textId="77777777" w:rsidR="00BB0AC9" w:rsidRDefault="00BB0AC9" w:rsidP="007966C2">
            <w:pPr>
              <w:pStyle w:val="TAL"/>
              <w:rPr>
                <w:sz w:val="16"/>
                <w:szCs w:val="16"/>
              </w:rPr>
            </w:pPr>
            <w:r>
              <w:rPr>
                <w:sz w:val="16"/>
                <w:szCs w:val="16"/>
              </w:rPr>
              <w:t>0011</w:t>
            </w:r>
          </w:p>
        </w:tc>
        <w:tc>
          <w:tcPr>
            <w:tcW w:w="283" w:type="dxa"/>
            <w:shd w:val="solid" w:color="FFFFFF" w:fill="auto"/>
          </w:tcPr>
          <w:p w14:paraId="415452F8" w14:textId="77777777" w:rsidR="00BB0AC9" w:rsidRDefault="00BB0AC9" w:rsidP="007966C2">
            <w:pPr>
              <w:pStyle w:val="TAR"/>
              <w:rPr>
                <w:sz w:val="16"/>
                <w:szCs w:val="16"/>
              </w:rPr>
            </w:pPr>
            <w:r>
              <w:rPr>
                <w:sz w:val="16"/>
                <w:szCs w:val="16"/>
              </w:rPr>
              <w:t>1</w:t>
            </w:r>
          </w:p>
        </w:tc>
        <w:tc>
          <w:tcPr>
            <w:tcW w:w="425" w:type="dxa"/>
            <w:shd w:val="solid" w:color="FFFFFF" w:fill="auto"/>
          </w:tcPr>
          <w:p w14:paraId="5AFFD6C6" w14:textId="77777777" w:rsidR="00BB0AC9" w:rsidRDefault="00BB0AC9" w:rsidP="007966C2">
            <w:pPr>
              <w:pStyle w:val="TAC"/>
              <w:rPr>
                <w:sz w:val="16"/>
                <w:szCs w:val="16"/>
              </w:rPr>
            </w:pPr>
            <w:r>
              <w:rPr>
                <w:sz w:val="16"/>
                <w:szCs w:val="16"/>
              </w:rPr>
              <w:t>B</w:t>
            </w:r>
          </w:p>
        </w:tc>
        <w:tc>
          <w:tcPr>
            <w:tcW w:w="4962" w:type="dxa"/>
            <w:shd w:val="solid" w:color="FFFFFF" w:fill="auto"/>
          </w:tcPr>
          <w:p w14:paraId="23DF4C3D" w14:textId="77777777" w:rsidR="00BB0AC9" w:rsidRDefault="00BB0AC9" w:rsidP="007966C2">
            <w:pPr>
              <w:pStyle w:val="TAL"/>
              <w:rPr>
                <w:sz w:val="16"/>
                <w:szCs w:val="16"/>
                <w:lang w:eastAsia="zh-CN"/>
              </w:rPr>
            </w:pPr>
            <w:r w:rsidRPr="00AD7A10">
              <w:rPr>
                <w:sz w:val="16"/>
                <w:szCs w:val="16"/>
                <w:lang w:eastAsia="zh-CN"/>
              </w:rPr>
              <w:fldChar w:fldCharType="begin"/>
            </w:r>
            <w:r w:rsidRPr="00AD7A10">
              <w:rPr>
                <w:sz w:val="16"/>
                <w:szCs w:val="16"/>
                <w:lang w:eastAsia="zh-CN"/>
              </w:rPr>
              <w:instrText xml:space="preserve"> DOCPROPERTY  CrTitle  \* MERGEFORMAT </w:instrText>
            </w:r>
            <w:r w:rsidRPr="00AD7A10">
              <w:rPr>
                <w:sz w:val="16"/>
                <w:szCs w:val="16"/>
                <w:lang w:eastAsia="zh-CN"/>
              </w:rPr>
              <w:fldChar w:fldCharType="separate"/>
            </w:r>
            <w:r w:rsidRPr="00AD7A10">
              <w:rPr>
                <w:sz w:val="16"/>
                <w:szCs w:val="16"/>
                <w:lang w:eastAsia="zh-CN"/>
              </w:rPr>
              <w:t>Complete the test cases of key refresh at the gNB</w:t>
            </w:r>
            <w:r w:rsidRPr="00AD7A10">
              <w:rPr>
                <w:sz w:val="16"/>
                <w:szCs w:val="16"/>
                <w:lang w:eastAsia="zh-CN"/>
              </w:rPr>
              <w:fldChar w:fldCharType="end"/>
            </w:r>
          </w:p>
        </w:tc>
        <w:tc>
          <w:tcPr>
            <w:tcW w:w="708" w:type="dxa"/>
            <w:shd w:val="solid" w:color="FFFFFF" w:fill="auto"/>
          </w:tcPr>
          <w:p w14:paraId="487C7FA0" w14:textId="77777777" w:rsidR="00BB0AC9" w:rsidRDefault="00BB0AC9" w:rsidP="007966C2">
            <w:pPr>
              <w:pStyle w:val="TAC"/>
              <w:rPr>
                <w:sz w:val="16"/>
                <w:szCs w:val="16"/>
                <w:lang w:eastAsia="zh-CN"/>
              </w:rPr>
            </w:pPr>
            <w:r>
              <w:rPr>
                <w:sz w:val="16"/>
                <w:szCs w:val="16"/>
                <w:lang w:eastAsia="zh-CN"/>
              </w:rPr>
              <w:t>16.3.0</w:t>
            </w:r>
          </w:p>
        </w:tc>
      </w:tr>
      <w:tr w:rsidR="00837DB2" w:rsidRPr="00A94455" w14:paraId="4D6A3EDB" w14:textId="77777777" w:rsidTr="00E11A03">
        <w:tc>
          <w:tcPr>
            <w:tcW w:w="800" w:type="dxa"/>
            <w:shd w:val="solid" w:color="FFFFFF" w:fill="auto"/>
          </w:tcPr>
          <w:p w14:paraId="0289DD5D" w14:textId="77777777" w:rsidR="00837DB2" w:rsidRDefault="00837DB2" w:rsidP="00837DB2">
            <w:pPr>
              <w:pStyle w:val="TAC"/>
              <w:rPr>
                <w:sz w:val="16"/>
                <w:szCs w:val="16"/>
                <w:lang w:eastAsia="zh-CN"/>
              </w:rPr>
            </w:pPr>
            <w:r>
              <w:rPr>
                <w:sz w:val="16"/>
                <w:szCs w:val="16"/>
                <w:lang w:eastAsia="zh-CN"/>
              </w:rPr>
              <w:t>2020-03</w:t>
            </w:r>
          </w:p>
        </w:tc>
        <w:tc>
          <w:tcPr>
            <w:tcW w:w="800" w:type="dxa"/>
            <w:shd w:val="solid" w:color="FFFFFF" w:fill="auto"/>
          </w:tcPr>
          <w:p w14:paraId="7DFDF64C" w14:textId="77777777" w:rsidR="00837DB2" w:rsidRDefault="00837DB2" w:rsidP="00837DB2">
            <w:pPr>
              <w:pStyle w:val="TAC"/>
              <w:rPr>
                <w:sz w:val="16"/>
                <w:szCs w:val="16"/>
                <w:lang w:eastAsia="zh-CN"/>
              </w:rPr>
            </w:pPr>
            <w:r>
              <w:rPr>
                <w:sz w:val="16"/>
                <w:szCs w:val="16"/>
                <w:lang w:eastAsia="zh-CN"/>
              </w:rPr>
              <w:t>SA#87E</w:t>
            </w:r>
          </w:p>
        </w:tc>
        <w:tc>
          <w:tcPr>
            <w:tcW w:w="1094" w:type="dxa"/>
            <w:shd w:val="solid" w:color="FFFFFF" w:fill="auto"/>
          </w:tcPr>
          <w:p w14:paraId="12DEC6B0" w14:textId="77777777" w:rsidR="00837DB2" w:rsidRDefault="00837DB2" w:rsidP="00837DB2">
            <w:pPr>
              <w:pStyle w:val="TAC"/>
              <w:rPr>
                <w:sz w:val="16"/>
                <w:szCs w:val="16"/>
                <w:lang w:eastAsia="zh-CN"/>
              </w:rPr>
            </w:pPr>
            <w:r>
              <w:rPr>
                <w:sz w:val="16"/>
                <w:szCs w:val="16"/>
                <w:lang w:eastAsia="zh-CN"/>
              </w:rPr>
              <w:t>SP-200136</w:t>
            </w:r>
          </w:p>
        </w:tc>
        <w:tc>
          <w:tcPr>
            <w:tcW w:w="567" w:type="dxa"/>
            <w:shd w:val="solid" w:color="FFFFFF" w:fill="auto"/>
          </w:tcPr>
          <w:p w14:paraId="077908E9" w14:textId="77777777" w:rsidR="00837DB2" w:rsidRDefault="00837DB2" w:rsidP="00837DB2">
            <w:pPr>
              <w:pStyle w:val="TAL"/>
              <w:rPr>
                <w:sz w:val="16"/>
                <w:szCs w:val="16"/>
              </w:rPr>
            </w:pPr>
            <w:r>
              <w:rPr>
                <w:sz w:val="16"/>
                <w:szCs w:val="16"/>
              </w:rPr>
              <w:t>0012</w:t>
            </w:r>
          </w:p>
        </w:tc>
        <w:tc>
          <w:tcPr>
            <w:tcW w:w="283" w:type="dxa"/>
            <w:shd w:val="solid" w:color="FFFFFF" w:fill="auto"/>
          </w:tcPr>
          <w:p w14:paraId="4957843F" w14:textId="77777777" w:rsidR="00837DB2" w:rsidRDefault="00837DB2" w:rsidP="00837DB2">
            <w:pPr>
              <w:pStyle w:val="TAR"/>
              <w:rPr>
                <w:sz w:val="16"/>
                <w:szCs w:val="16"/>
              </w:rPr>
            </w:pPr>
            <w:r>
              <w:rPr>
                <w:sz w:val="16"/>
                <w:szCs w:val="16"/>
              </w:rPr>
              <w:t>-</w:t>
            </w:r>
          </w:p>
        </w:tc>
        <w:tc>
          <w:tcPr>
            <w:tcW w:w="425" w:type="dxa"/>
            <w:shd w:val="solid" w:color="FFFFFF" w:fill="auto"/>
          </w:tcPr>
          <w:p w14:paraId="3D79482B" w14:textId="77777777" w:rsidR="00837DB2" w:rsidRDefault="00837DB2" w:rsidP="00837DB2">
            <w:pPr>
              <w:pStyle w:val="TAC"/>
              <w:rPr>
                <w:sz w:val="16"/>
                <w:szCs w:val="16"/>
              </w:rPr>
            </w:pPr>
            <w:r>
              <w:rPr>
                <w:sz w:val="16"/>
                <w:szCs w:val="16"/>
              </w:rPr>
              <w:t>B</w:t>
            </w:r>
          </w:p>
        </w:tc>
        <w:tc>
          <w:tcPr>
            <w:tcW w:w="4962" w:type="dxa"/>
            <w:shd w:val="solid" w:color="FFFFFF" w:fill="auto"/>
          </w:tcPr>
          <w:p w14:paraId="70D266F2" w14:textId="77777777" w:rsidR="00837DB2" w:rsidRPr="00837DB2" w:rsidRDefault="00837DB2" w:rsidP="00837DB2">
            <w:pPr>
              <w:pStyle w:val="TAL"/>
              <w:rPr>
                <w:sz w:val="16"/>
                <w:szCs w:val="16"/>
                <w:lang w:eastAsia="zh-CN"/>
              </w:rPr>
            </w:pPr>
            <w:r>
              <w:rPr>
                <w:sz w:val="16"/>
                <w:szCs w:val="16"/>
                <w:lang w:eastAsia="zh-CN"/>
              </w:rPr>
              <w:t>A new test case for key update at the gNB on dual connectivity</w:t>
            </w:r>
          </w:p>
        </w:tc>
        <w:tc>
          <w:tcPr>
            <w:tcW w:w="708" w:type="dxa"/>
            <w:shd w:val="solid" w:color="FFFFFF" w:fill="auto"/>
          </w:tcPr>
          <w:p w14:paraId="52C43D23" w14:textId="77777777" w:rsidR="00837DB2" w:rsidRDefault="00837DB2" w:rsidP="00837DB2">
            <w:pPr>
              <w:pStyle w:val="TAC"/>
              <w:rPr>
                <w:sz w:val="16"/>
                <w:szCs w:val="16"/>
                <w:lang w:eastAsia="zh-CN"/>
              </w:rPr>
            </w:pPr>
            <w:r>
              <w:rPr>
                <w:sz w:val="16"/>
                <w:szCs w:val="16"/>
                <w:lang w:eastAsia="zh-CN"/>
              </w:rPr>
              <w:t>16.3.0</w:t>
            </w:r>
          </w:p>
        </w:tc>
      </w:tr>
      <w:tr w:rsidR="00F92FA2" w:rsidRPr="00A94455" w14:paraId="0D484018" w14:textId="77777777" w:rsidTr="00E11A03">
        <w:tc>
          <w:tcPr>
            <w:tcW w:w="800" w:type="dxa"/>
            <w:shd w:val="solid" w:color="FFFFFF" w:fill="auto"/>
          </w:tcPr>
          <w:p w14:paraId="7FFA3AE9" w14:textId="77777777" w:rsidR="00F92FA2" w:rsidRDefault="00F92FA2" w:rsidP="00837DB2">
            <w:pPr>
              <w:pStyle w:val="TAC"/>
              <w:rPr>
                <w:sz w:val="16"/>
                <w:szCs w:val="16"/>
                <w:lang w:eastAsia="zh-CN"/>
              </w:rPr>
            </w:pPr>
            <w:r>
              <w:rPr>
                <w:sz w:val="16"/>
                <w:szCs w:val="16"/>
                <w:lang w:eastAsia="zh-CN"/>
              </w:rPr>
              <w:t>2020-07</w:t>
            </w:r>
          </w:p>
        </w:tc>
        <w:tc>
          <w:tcPr>
            <w:tcW w:w="800" w:type="dxa"/>
            <w:shd w:val="solid" w:color="FFFFFF" w:fill="auto"/>
          </w:tcPr>
          <w:p w14:paraId="3DB2F74D" w14:textId="77777777" w:rsidR="00F92FA2" w:rsidRDefault="00F92FA2" w:rsidP="00837DB2">
            <w:pPr>
              <w:pStyle w:val="TAC"/>
              <w:rPr>
                <w:sz w:val="16"/>
                <w:szCs w:val="16"/>
                <w:lang w:eastAsia="zh-CN"/>
              </w:rPr>
            </w:pPr>
            <w:r>
              <w:rPr>
                <w:sz w:val="16"/>
                <w:szCs w:val="16"/>
                <w:lang w:eastAsia="zh-CN"/>
              </w:rPr>
              <w:t>SA#88E</w:t>
            </w:r>
          </w:p>
        </w:tc>
        <w:tc>
          <w:tcPr>
            <w:tcW w:w="1094" w:type="dxa"/>
            <w:shd w:val="solid" w:color="FFFFFF" w:fill="auto"/>
          </w:tcPr>
          <w:p w14:paraId="15C62C27" w14:textId="77777777" w:rsidR="00F92FA2" w:rsidRDefault="00F92FA2" w:rsidP="00837DB2">
            <w:pPr>
              <w:pStyle w:val="TAC"/>
              <w:rPr>
                <w:sz w:val="16"/>
                <w:szCs w:val="16"/>
                <w:lang w:eastAsia="zh-CN"/>
              </w:rPr>
            </w:pPr>
            <w:r>
              <w:rPr>
                <w:sz w:val="16"/>
                <w:szCs w:val="16"/>
                <w:lang w:eastAsia="zh-CN"/>
              </w:rPr>
              <w:t>SP-200358</w:t>
            </w:r>
          </w:p>
        </w:tc>
        <w:tc>
          <w:tcPr>
            <w:tcW w:w="567" w:type="dxa"/>
            <w:shd w:val="solid" w:color="FFFFFF" w:fill="auto"/>
          </w:tcPr>
          <w:p w14:paraId="6E988C36" w14:textId="77777777" w:rsidR="00F92FA2" w:rsidRDefault="00F92FA2" w:rsidP="00837DB2">
            <w:pPr>
              <w:pStyle w:val="TAL"/>
              <w:rPr>
                <w:sz w:val="16"/>
                <w:szCs w:val="16"/>
              </w:rPr>
            </w:pPr>
            <w:r>
              <w:rPr>
                <w:sz w:val="16"/>
                <w:szCs w:val="16"/>
              </w:rPr>
              <w:t>0013</w:t>
            </w:r>
          </w:p>
        </w:tc>
        <w:tc>
          <w:tcPr>
            <w:tcW w:w="283" w:type="dxa"/>
            <w:shd w:val="solid" w:color="FFFFFF" w:fill="auto"/>
          </w:tcPr>
          <w:p w14:paraId="6D47EEB9" w14:textId="77777777" w:rsidR="00F92FA2" w:rsidRDefault="00F92FA2" w:rsidP="00837DB2">
            <w:pPr>
              <w:pStyle w:val="TAR"/>
              <w:rPr>
                <w:sz w:val="16"/>
                <w:szCs w:val="16"/>
              </w:rPr>
            </w:pPr>
            <w:r>
              <w:rPr>
                <w:sz w:val="16"/>
                <w:szCs w:val="16"/>
              </w:rPr>
              <w:t>1</w:t>
            </w:r>
          </w:p>
        </w:tc>
        <w:tc>
          <w:tcPr>
            <w:tcW w:w="425" w:type="dxa"/>
            <w:shd w:val="solid" w:color="FFFFFF" w:fill="auto"/>
          </w:tcPr>
          <w:p w14:paraId="7B9E19D4" w14:textId="77777777" w:rsidR="00F92FA2" w:rsidRDefault="00F92FA2" w:rsidP="00837DB2">
            <w:pPr>
              <w:pStyle w:val="TAC"/>
              <w:rPr>
                <w:sz w:val="16"/>
                <w:szCs w:val="16"/>
              </w:rPr>
            </w:pPr>
            <w:r>
              <w:rPr>
                <w:sz w:val="16"/>
                <w:szCs w:val="16"/>
              </w:rPr>
              <w:t>F</w:t>
            </w:r>
          </w:p>
        </w:tc>
        <w:tc>
          <w:tcPr>
            <w:tcW w:w="4962" w:type="dxa"/>
            <w:shd w:val="solid" w:color="FFFFFF" w:fill="auto"/>
          </w:tcPr>
          <w:p w14:paraId="7B51C622" w14:textId="77777777" w:rsidR="00F92FA2" w:rsidRDefault="00F92FA2" w:rsidP="00837DB2">
            <w:pPr>
              <w:pStyle w:val="TAL"/>
              <w:rPr>
                <w:sz w:val="16"/>
                <w:szCs w:val="16"/>
                <w:lang w:eastAsia="zh-CN"/>
              </w:rPr>
            </w:pPr>
            <w:r>
              <w:rPr>
                <w:sz w:val="16"/>
                <w:szCs w:val="16"/>
                <w:lang w:eastAsia="zh-CN"/>
              </w:rPr>
              <w:t>Update testcase in gNB SCAS</w:t>
            </w:r>
          </w:p>
        </w:tc>
        <w:tc>
          <w:tcPr>
            <w:tcW w:w="708" w:type="dxa"/>
            <w:shd w:val="solid" w:color="FFFFFF" w:fill="auto"/>
          </w:tcPr>
          <w:p w14:paraId="0B2B0AC1" w14:textId="77777777" w:rsidR="00F92FA2" w:rsidRDefault="00F92FA2" w:rsidP="00837DB2">
            <w:pPr>
              <w:pStyle w:val="TAC"/>
              <w:rPr>
                <w:sz w:val="16"/>
                <w:szCs w:val="16"/>
                <w:lang w:eastAsia="zh-CN"/>
              </w:rPr>
            </w:pPr>
            <w:r>
              <w:rPr>
                <w:sz w:val="16"/>
                <w:szCs w:val="16"/>
                <w:lang w:eastAsia="zh-CN"/>
              </w:rPr>
              <w:t>16.4.0</w:t>
            </w:r>
          </w:p>
        </w:tc>
      </w:tr>
      <w:tr w:rsidR="00F92FA2" w:rsidRPr="00A94455" w14:paraId="491994EB" w14:textId="77777777" w:rsidTr="00E11A03">
        <w:tc>
          <w:tcPr>
            <w:tcW w:w="800" w:type="dxa"/>
            <w:shd w:val="solid" w:color="FFFFFF" w:fill="auto"/>
          </w:tcPr>
          <w:p w14:paraId="27CF921E" w14:textId="77777777" w:rsidR="00F92FA2" w:rsidRDefault="00F92FA2" w:rsidP="00837DB2">
            <w:pPr>
              <w:pStyle w:val="TAC"/>
              <w:rPr>
                <w:sz w:val="16"/>
                <w:szCs w:val="16"/>
                <w:lang w:eastAsia="zh-CN"/>
              </w:rPr>
            </w:pPr>
            <w:r>
              <w:rPr>
                <w:sz w:val="16"/>
                <w:szCs w:val="16"/>
                <w:lang w:eastAsia="zh-CN"/>
              </w:rPr>
              <w:t>2020-07</w:t>
            </w:r>
          </w:p>
        </w:tc>
        <w:tc>
          <w:tcPr>
            <w:tcW w:w="800" w:type="dxa"/>
            <w:shd w:val="solid" w:color="FFFFFF" w:fill="auto"/>
          </w:tcPr>
          <w:p w14:paraId="6125419E" w14:textId="77777777" w:rsidR="00F92FA2" w:rsidRDefault="00F92FA2" w:rsidP="00837DB2">
            <w:pPr>
              <w:pStyle w:val="TAC"/>
              <w:rPr>
                <w:sz w:val="16"/>
                <w:szCs w:val="16"/>
                <w:lang w:eastAsia="zh-CN"/>
              </w:rPr>
            </w:pPr>
            <w:r>
              <w:rPr>
                <w:sz w:val="16"/>
                <w:szCs w:val="16"/>
                <w:lang w:eastAsia="zh-CN"/>
              </w:rPr>
              <w:t>SA#88E</w:t>
            </w:r>
          </w:p>
        </w:tc>
        <w:tc>
          <w:tcPr>
            <w:tcW w:w="1094" w:type="dxa"/>
            <w:shd w:val="solid" w:color="FFFFFF" w:fill="auto"/>
          </w:tcPr>
          <w:p w14:paraId="6D53377E" w14:textId="77777777" w:rsidR="00F92FA2" w:rsidRDefault="00F92FA2" w:rsidP="00837DB2">
            <w:pPr>
              <w:pStyle w:val="TAC"/>
              <w:rPr>
                <w:sz w:val="16"/>
                <w:szCs w:val="16"/>
                <w:lang w:eastAsia="zh-CN"/>
              </w:rPr>
            </w:pPr>
            <w:r>
              <w:rPr>
                <w:sz w:val="16"/>
                <w:szCs w:val="16"/>
                <w:lang w:eastAsia="zh-CN"/>
              </w:rPr>
              <w:t>SP-200358</w:t>
            </w:r>
          </w:p>
        </w:tc>
        <w:tc>
          <w:tcPr>
            <w:tcW w:w="567" w:type="dxa"/>
            <w:shd w:val="solid" w:color="FFFFFF" w:fill="auto"/>
          </w:tcPr>
          <w:p w14:paraId="2C84C899" w14:textId="77777777" w:rsidR="00F92FA2" w:rsidRDefault="00F92FA2" w:rsidP="00837DB2">
            <w:pPr>
              <w:pStyle w:val="TAL"/>
              <w:rPr>
                <w:sz w:val="16"/>
                <w:szCs w:val="16"/>
              </w:rPr>
            </w:pPr>
            <w:r>
              <w:rPr>
                <w:sz w:val="16"/>
                <w:szCs w:val="16"/>
              </w:rPr>
              <w:t>0014</w:t>
            </w:r>
          </w:p>
        </w:tc>
        <w:tc>
          <w:tcPr>
            <w:tcW w:w="283" w:type="dxa"/>
            <w:shd w:val="solid" w:color="FFFFFF" w:fill="auto"/>
          </w:tcPr>
          <w:p w14:paraId="7D1057BE" w14:textId="77777777" w:rsidR="00F92FA2" w:rsidRDefault="00F92FA2" w:rsidP="00837DB2">
            <w:pPr>
              <w:pStyle w:val="TAR"/>
              <w:rPr>
                <w:sz w:val="16"/>
                <w:szCs w:val="16"/>
              </w:rPr>
            </w:pPr>
            <w:r>
              <w:rPr>
                <w:sz w:val="16"/>
                <w:szCs w:val="16"/>
              </w:rPr>
              <w:t>1</w:t>
            </w:r>
          </w:p>
        </w:tc>
        <w:tc>
          <w:tcPr>
            <w:tcW w:w="425" w:type="dxa"/>
            <w:shd w:val="solid" w:color="FFFFFF" w:fill="auto"/>
          </w:tcPr>
          <w:p w14:paraId="7702FCC5" w14:textId="77777777" w:rsidR="00F92FA2" w:rsidRDefault="00F92FA2" w:rsidP="00837DB2">
            <w:pPr>
              <w:pStyle w:val="TAC"/>
              <w:rPr>
                <w:sz w:val="16"/>
                <w:szCs w:val="16"/>
              </w:rPr>
            </w:pPr>
            <w:r>
              <w:rPr>
                <w:sz w:val="16"/>
                <w:szCs w:val="16"/>
              </w:rPr>
              <w:t>F</w:t>
            </w:r>
          </w:p>
        </w:tc>
        <w:tc>
          <w:tcPr>
            <w:tcW w:w="4962" w:type="dxa"/>
            <w:shd w:val="solid" w:color="FFFFFF" w:fill="auto"/>
          </w:tcPr>
          <w:p w14:paraId="48A80F5F" w14:textId="77777777" w:rsidR="00F92FA2" w:rsidRDefault="00F92FA2" w:rsidP="00837DB2">
            <w:pPr>
              <w:pStyle w:val="TAL"/>
              <w:rPr>
                <w:sz w:val="16"/>
                <w:szCs w:val="16"/>
                <w:lang w:eastAsia="zh-CN"/>
              </w:rPr>
            </w:pPr>
            <w:r>
              <w:rPr>
                <w:sz w:val="16"/>
                <w:szCs w:val="16"/>
                <w:lang w:eastAsia="zh-CN"/>
              </w:rPr>
              <w:t xml:space="preserve">Remove mismatched threat references and test steps </w:t>
            </w:r>
          </w:p>
        </w:tc>
        <w:tc>
          <w:tcPr>
            <w:tcW w:w="708" w:type="dxa"/>
            <w:shd w:val="solid" w:color="FFFFFF" w:fill="auto"/>
          </w:tcPr>
          <w:p w14:paraId="72628873" w14:textId="77777777" w:rsidR="00F92FA2" w:rsidRDefault="00F92FA2" w:rsidP="00837DB2">
            <w:pPr>
              <w:pStyle w:val="TAC"/>
              <w:rPr>
                <w:sz w:val="16"/>
                <w:szCs w:val="16"/>
                <w:lang w:eastAsia="zh-CN"/>
              </w:rPr>
            </w:pPr>
            <w:r>
              <w:rPr>
                <w:sz w:val="16"/>
                <w:szCs w:val="16"/>
                <w:lang w:eastAsia="zh-CN"/>
              </w:rPr>
              <w:t>16.4.0</w:t>
            </w:r>
          </w:p>
        </w:tc>
      </w:tr>
      <w:tr w:rsidR="00F2718B" w:rsidRPr="00A94455" w14:paraId="13E72D86" w14:textId="77777777" w:rsidTr="00E11A03">
        <w:tc>
          <w:tcPr>
            <w:tcW w:w="800" w:type="dxa"/>
            <w:shd w:val="solid" w:color="FFFFFF" w:fill="auto"/>
          </w:tcPr>
          <w:p w14:paraId="7572DFFF" w14:textId="77777777" w:rsidR="00F2718B" w:rsidRDefault="00F2718B" w:rsidP="00837DB2">
            <w:pPr>
              <w:pStyle w:val="TAC"/>
              <w:rPr>
                <w:sz w:val="16"/>
                <w:szCs w:val="16"/>
                <w:lang w:eastAsia="zh-CN"/>
              </w:rPr>
            </w:pPr>
            <w:r>
              <w:rPr>
                <w:sz w:val="16"/>
                <w:szCs w:val="16"/>
                <w:lang w:eastAsia="zh-CN"/>
              </w:rPr>
              <w:t>2020-09</w:t>
            </w:r>
          </w:p>
        </w:tc>
        <w:tc>
          <w:tcPr>
            <w:tcW w:w="800" w:type="dxa"/>
            <w:shd w:val="solid" w:color="FFFFFF" w:fill="auto"/>
          </w:tcPr>
          <w:p w14:paraId="530837AA" w14:textId="77777777" w:rsidR="00F2718B" w:rsidRDefault="00F2718B" w:rsidP="00837DB2">
            <w:pPr>
              <w:pStyle w:val="TAC"/>
              <w:rPr>
                <w:sz w:val="16"/>
                <w:szCs w:val="16"/>
                <w:lang w:eastAsia="zh-CN"/>
              </w:rPr>
            </w:pPr>
            <w:r>
              <w:rPr>
                <w:sz w:val="16"/>
                <w:szCs w:val="16"/>
                <w:lang w:eastAsia="zh-CN"/>
              </w:rPr>
              <w:t>SA#89E</w:t>
            </w:r>
          </w:p>
        </w:tc>
        <w:tc>
          <w:tcPr>
            <w:tcW w:w="1094" w:type="dxa"/>
            <w:shd w:val="solid" w:color="FFFFFF" w:fill="auto"/>
          </w:tcPr>
          <w:p w14:paraId="7D4C62AD" w14:textId="77777777" w:rsidR="00F2718B" w:rsidRDefault="00F2718B" w:rsidP="00837DB2">
            <w:pPr>
              <w:pStyle w:val="TAC"/>
              <w:rPr>
                <w:sz w:val="16"/>
                <w:szCs w:val="16"/>
                <w:lang w:eastAsia="zh-CN"/>
              </w:rPr>
            </w:pPr>
            <w:r>
              <w:rPr>
                <w:sz w:val="16"/>
                <w:szCs w:val="16"/>
                <w:lang w:eastAsia="zh-CN"/>
              </w:rPr>
              <w:t>SP-200703</w:t>
            </w:r>
          </w:p>
        </w:tc>
        <w:tc>
          <w:tcPr>
            <w:tcW w:w="567" w:type="dxa"/>
            <w:shd w:val="solid" w:color="FFFFFF" w:fill="auto"/>
          </w:tcPr>
          <w:p w14:paraId="76727297" w14:textId="77777777" w:rsidR="00F2718B" w:rsidRDefault="00F2718B" w:rsidP="00837DB2">
            <w:pPr>
              <w:pStyle w:val="TAL"/>
              <w:rPr>
                <w:sz w:val="16"/>
                <w:szCs w:val="16"/>
              </w:rPr>
            </w:pPr>
            <w:r>
              <w:rPr>
                <w:sz w:val="16"/>
                <w:szCs w:val="16"/>
              </w:rPr>
              <w:t>0015</w:t>
            </w:r>
          </w:p>
        </w:tc>
        <w:tc>
          <w:tcPr>
            <w:tcW w:w="283" w:type="dxa"/>
            <w:shd w:val="solid" w:color="FFFFFF" w:fill="auto"/>
          </w:tcPr>
          <w:p w14:paraId="1FA312DA" w14:textId="77777777" w:rsidR="00F2718B" w:rsidRDefault="00F2718B" w:rsidP="00837DB2">
            <w:pPr>
              <w:pStyle w:val="TAR"/>
              <w:rPr>
                <w:sz w:val="16"/>
                <w:szCs w:val="16"/>
              </w:rPr>
            </w:pPr>
            <w:r>
              <w:rPr>
                <w:sz w:val="16"/>
                <w:szCs w:val="16"/>
              </w:rPr>
              <w:t>-</w:t>
            </w:r>
          </w:p>
        </w:tc>
        <w:tc>
          <w:tcPr>
            <w:tcW w:w="425" w:type="dxa"/>
            <w:shd w:val="solid" w:color="FFFFFF" w:fill="auto"/>
          </w:tcPr>
          <w:p w14:paraId="4E1702BF" w14:textId="77777777" w:rsidR="00F2718B" w:rsidRDefault="00F2718B" w:rsidP="00837DB2">
            <w:pPr>
              <w:pStyle w:val="TAC"/>
              <w:rPr>
                <w:sz w:val="16"/>
                <w:szCs w:val="16"/>
              </w:rPr>
            </w:pPr>
            <w:r>
              <w:rPr>
                <w:sz w:val="16"/>
                <w:szCs w:val="16"/>
              </w:rPr>
              <w:t>F</w:t>
            </w:r>
          </w:p>
        </w:tc>
        <w:tc>
          <w:tcPr>
            <w:tcW w:w="4962" w:type="dxa"/>
            <w:shd w:val="solid" w:color="FFFFFF" w:fill="auto"/>
          </w:tcPr>
          <w:p w14:paraId="63D13326" w14:textId="77777777" w:rsidR="00F2718B" w:rsidRDefault="00F2718B" w:rsidP="00837DB2">
            <w:pPr>
              <w:pStyle w:val="TAL"/>
              <w:rPr>
                <w:sz w:val="16"/>
                <w:szCs w:val="16"/>
                <w:lang w:eastAsia="zh-CN"/>
              </w:rPr>
            </w:pPr>
            <w:r w:rsidRPr="00E11A03">
              <w:rPr>
                <w:sz w:val="16"/>
                <w:szCs w:val="16"/>
                <w:lang w:eastAsia="zh-CN"/>
              </w:rPr>
              <w:t>gNB-specific adaptation to account protection by authentication attribute</w:t>
            </w:r>
          </w:p>
        </w:tc>
        <w:tc>
          <w:tcPr>
            <w:tcW w:w="708" w:type="dxa"/>
            <w:shd w:val="solid" w:color="FFFFFF" w:fill="auto"/>
          </w:tcPr>
          <w:p w14:paraId="6BA429DE" w14:textId="77777777" w:rsidR="00F2718B" w:rsidRDefault="00F2718B" w:rsidP="00837DB2">
            <w:pPr>
              <w:pStyle w:val="TAC"/>
              <w:rPr>
                <w:sz w:val="16"/>
                <w:szCs w:val="16"/>
                <w:lang w:eastAsia="zh-CN"/>
              </w:rPr>
            </w:pPr>
            <w:r>
              <w:rPr>
                <w:sz w:val="16"/>
                <w:szCs w:val="16"/>
                <w:lang w:eastAsia="zh-CN"/>
              </w:rPr>
              <w:t>16.5.0</w:t>
            </w:r>
          </w:p>
        </w:tc>
      </w:tr>
      <w:tr w:rsidR="00B1195D" w:rsidRPr="00A94455" w14:paraId="3DCA374A" w14:textId="77777777" w:rsidTr="00E11A03">
        <w:tc>
          <w:tcPr>
            <w:tcW w:w="800" w:type="dxa"/>
            <w:shd w:val="solid" w:color="FFFFFF" w:fill="auto"/>
          </w:tcPr>
          <w:p w14:paraId="26CA3B88" w14:textId="77777777" w:rsidR="00B1195D" w:rsidRDefault="00B1195D" w:rsidP="00837DB2">
            <w:pPr>
              <w:pStyle w:val="TAC"/>
              <w:rPr>
                <w:sz w:val="16"/>
                <w:szCs w:val="16"/>
                <w:lang w:eastAsia="zh-CN"/>
              </w:rPr>
            </w:pPr>
            <w:r>
              <w:rPr>
                <w:sz w:val="16"/>
                <w:szCs w:val="16"/>
                <w:lang w:eastAsia="zh-CN"/>
              </w:rPr>
              <w:t>2021-03</w:t>
            </w:r>
          </w:p>
        </w:tc>
        <w:tc>
          <w:tcPr>
            <w:tcW w:w="800" w:type="dxa"/>
            <w:shd w:val="solid" w:color="FFFFFF" w:fill="auto"/>
          </w:tcPr>
          <w:p w14:paraId="375A9FAE" w14:textId="77777777" w:rsidR="00B1195D" w:rsidRDefault="00B1195D" w:rsidP="00837DB2">
            <w:pPr>
              <w:pStyle w:val="TAC"/>
              <w:rPr>
                <w:sz w:val="16"/>
                <w:szCs w:val="16"/>
                <w:lang w:eastAsia="zh-CN"/>
              </w:rPr>
            </w:pPr>
            <w:r>
              <w:rPr>
                <w:sz w:val="16"/>
                <w:szCs w:val="16"/>
                <w:lang w:eastAsia="zh-CN"/>
              </w:rPr>
              <w:t>SA#91e</w:t>
            </w:r>
          </w:p>
        </w:tc>
        <w:tc>
          <w:tcPr>
            <w:tcW w:w="1094" w:type="dxa"/>
            <w:shd w:val="solid" w:color="FFFFFF" w:fill="auto"/>
          </w:tcPr>
          <w:p w14:paraId="2AACB6CC" w14:textId="77777777" w:rsidR="00B1195D" w:rsidRDefault="00B1195D" w:rsidP="00837DB2">
            <w:pPr>
              <w:pStyle w:val="TAC"/>
              <w:rPr>
                <w:sz w:val="16"/>
                <w:szCs w:val="16"/>
                <w:lang w:eastAsia="zh-CN"/>
              </w:rPr>
            </w:pPr>
            <w:r>
              <w:rPr>
                <w:sz w:val="16"/>
                <w:szCs w:val="16"/>
                <w:lang w:eastAsia="zh-CN"/>
              </w:rPr>
              <w:t>SP-210117</w:t>
            </w:r>
          </w:p>
        </w:tc>
        <w:tc>
          <w:tcPr>
            <w:tcW w:w="567" w:type="dxa"/>
            <w:shd w:val="solid" w:color="FFFFFF" w:fill="auto"/>
          </w:tcPr>
          <w:p w14:paraId="3EED68C1" w14:textId="77777777" w:rsidR="00B1195D" w:rsidRDefault="00B1195D" w:rsidP="00837DB2">
            <w:pPr>
              <w:pStyle w:val="TAL"/>
              <w:rPr>
                <w:sz w:val="16"/>
                <w:szCs w:val="16"/>
              </w:rPr>
            </w:pPr>
            <w:r>
              <w:rPr>
                <w:sz w:val="16"/>
                <w:szCs w:val="16"/>
              </w:rPr>
              <w:t>0019</w:t>
            </w:r>
          </w:p>
        </w:tc>
        <w:tc>
          <w:tcPr>
            <w:tcW w:w="283" w:type="dxa"/>
            <w:shd w:val="solid" w:color="FFFFFF" w:fill="auto"/>
          </w:tcPr>
          <w:p w14:paraId="34D89A3E" w14:textId="77777777" w:rsidR="00B1195D" w:rsidRDefault="00B1195D" w:rsidP="00837DB2">
            <w:pPr>
              <w:pStyle w:val="TAR"/>
              <w:rPr>
                <w:sz w:val="16"/>
                <w:szCs w:val="16"/>
              </w:rPr>
            </w:pPr>
            <w:r>
              <w:rPr>
                <w:sz w:val="16"/>
                <w:szCs w:val="16"/>
              </w:rPr>
              <w:t>1</w:t>
            </w:r>
          </w:p>
        </w:tc>
        <w:tc>
          <w:tcPr>
            <w:tcW w:w="425" w:type="dxa"/>
            <w:shd w:val="solid" w:color="FFFFFF" w:fill="auto"/>
          </w:tcPr>
          <w:p w14:paraId="74A2061A" w14:textId="77777777" w:rsidR="00B1195D" w:rsidRDefault="00B1195D" w:rsidP="00837DB2">
            <w:pPr>
              <w:pStyle w:val="TAC"/>
              <w:rPr>
                <w:sz w:val="16"/>
                <w:szCs w:val="16"/>
              </w:rPr>
            </w:pPr>
            <w:r>
              <w:rPr>
                <w:sz w:val="16"/>
                <w:szCs w:val="16"/>
              </w:rPr>
              <w:t>F</w:t>
            </w:r>
          </w:p>
        </w:tc>
        <w:tc>
          <w:tcPr>
            <w:tcW w:w="4962" w:type="dxa"/>
            <w:shd w:val="solid" w:color="FFFFFF" w:fill="auto"/>
          </w:tcPr>
          <w:p w14:paraId="06D0FB86" w14:textId="77777777" w:rsidR="00B1195D" w:rsidRPr="00E11A03" w:rsidRDefault="00B1195D" w:rsidP="00837DB2">
            <w:pPr>
              <w:pStyle w:val="TAL"/>
              <w:rPr>
                <w:sz w:val="16"/>
                <w:szCs w:val="16"/>
                <w:lang w:eastAsia="zh-CN"/>
              </w:rPr>
            </w:pPr>
            <w:r w:rsidRPr="00CD0324">
              <w:rPr>
                <w:sz w:val="16"/>
                <w:szCs w:val="16"/>
                <w:lang w:eastAsia="zh-CN"/>
              </w:rPr>
              <w:t>gNB Cipher Security Policy Verification</w:t>
            </w:r>
          </w:p>
        </w:tc>
        <w:tc>
          <w:tcPr>
            <w:tcW w:w="708" w:type="dxa"/>
            <w:shd w:val="solid" w:color="FFFFFF" w:fill="auto"/>
          </w:tcPr>
          <w:p w14:paraId="1A4E02B2" w14:textId="77777777" w:rsidR="00B1195D" w:rsidRDefault="00B1195D" w:rsidP="00837DB2">
            <w:pPr>
              <w:pStyle w:val="TAC"/>
              <w:rPr>
                <w:sz w:val="16"/>
                <w:szCs w:val="16"/>
                <w:lang w:eastAsia="zh-CN"/>
              </w:rPr>
            </w:pPr>
            <w:r>
              <w:rPr>
                <w:sz w:val="16"/>
                <w:szCs w:val="16"/>
                <w:lang w:eastAsia="zh-CN"/>
              </w:rPr>
              <w:t>16.6.0</w:t>
            </w:r>
          </w:p>
        </w:tc>
      </w:tr>
      <w:tr w:rsidR="000223B1" w:rsidRPr="00A94455" w14:paraId="14DC2D31" w14:textId="77777777" w:rsidTr="00E11A03">
        <w:tc>
          <w:tcPr>
            <w:tcW w:w="800" w:type="dxa"/>
            <w:shd w:val="solid" w:color="FFFFFF" w:fill="auto"/>
          </w:tcPr>
          <w:p w14:paraId="11B7D672" w14:textId="77777777" w:rsidR="000223B1" w:rsidRDefault="000223B1" w:rsidP="000223B1">
            <w:pPr>
              <w:pStyle w:val="TAC"/>
              <w:rPr>
                <w:sz w:val="16"/>
                <w:szCs w:val="16"/>
                <w:lang w:eastAsia="zh-CN"/>
              </w:rPr>
            </w:pPr>
            <w:r>
              <w:rPr>
                <w:sz w:val="16"/>
                <w:szCs w:val="16"/>
                <w:lang w:eastAsia="zh-CN"/>
              </w:rPr>
              <w:t>2021-03</w:t>
            </w:r>
          </w:p>
        </w:tc>
        <w:tc>
          <w:tcPr>
            <w:tcW w:w="800" w:type="dxa"/>
            <w:shd w:val="solid" w:color="FFFFFF" w:fill="auto"/>
          </w:tcPr>
          <w:p w14:paraId="54AA8E9B" w14:textId="77777777" w:rsidR="000223B1" w:rsidRDefault="000223B1" w:rsidP="000223B1">
            <w:pPr>
              <w:pStyle w:val="TAC"/>
              <w:rPr>
                <w:sz w:val="16"/>
                <w:szCs w:val="16"/>
                <w:lang w:eastAsia="zh-CN"/>
              </w:rPr>
            </w:pPr>
            <w:r>
              <w:rPr>
                <w:sz w:val="16"/>
                <w:szCs w:val="16"/>
                <w:lang w:eastAsia="zh-CN"/>
              </w:rPr>
              <w:t>SA#91e</w:t>
            </w:r>
          </w:p>
        </w:tc>
        <w:tc>
          <w:tcPr>
            <w:tcW w:w="1094" w:type="dxa"/>
            <w:shd w:val="solid" w:color="FFFFFF" w:fill="auto"/>
          </w:tcPr>
          <w:p w14:paraId="2E2DBD2E" w14:textId="77777777" w:rsidR="000223B1" w:rsidRDefault="000223B1" w:rsidP="000223B1">
            <w:pPr>
              <w:pStyle w:val="TAC"/>
              <w:rPr>
                <w:sz w:val="16"/>
                <w:szCs w:val="16"/>
                <w:lang w:eastAsia="zh-CN"/>
              </w:rPr>
            </w:pPr>
            <w:r>
              <w:rPr>
                <w:sz w:val="16"/>
                <w:szCs w:val="16"/>
                <w:lang w:eastAsia="zh-CN"/>
              </w:rPr>
              <w:t>SP-210117</w:t>
            </w:r>
          </w:p>
        </w:tc>
        <w:tc>
          <w:tcPr>
            <w:tcW w:w="567" w:type="dxa"/>
            <w:shd w:val="solid" w:color="FFFFFF" w:fill="auto"/>
          </w:tcPr>
          <w:p w14:paraId="2BBF64A1" w14:textId="77777777" w:rsidR="000223B1" w:rsidRDefault="000223B1" w:rsidP="000223B1">
            <w:pPr>
              <w:pStyle w:val="TAL"/>
              <w:rPr>
                <w:sz w:val="16"/>
                <w:szCs w:val="16"/>
              </w:rPr>
            </w:pPr>
            <w:r>
              <w:rPr>
                <w:sz w:val="16"/>
                <w:szCs w:val="16"/>
              </w:rPr>
              <w:t>0020</w:t>
            </w:r>
          </w:p>
        </w:tc>
        <w:tc>
          <w:tcPr>
            <w:tcW w:w="283" w:type="dxa"/>
            <w:shd w:val="solid" w:color="FFFFFF" w:fill="auto"/>
          </w:tcPr>
          <w:p w14:paraId="688442F0" w14:textId="77777777" w:rsidR="000223B1" w:rsidRDefault="000223B1" w:rsidP="000223B1">
            <w:pPr>
              <w:pStyle w:val="TAR"/>
              <w:rPr>
                <w:sz w:val="16"/>
                <w:szCs w:val="16"/>
              </w:rPr>
            </w:pPr>
            <w:r>
              <w:rPr>
                <w:sz w:val="16"/>
                <w:szCs w:val="16"/>
              </w:rPr>
              <w:t>1</w:t>
            </w:r>
          </w:p>
        </w:tc>
        <w:tc>
          <w:tcPr>
            <w:tcW w:w="425" w:type="dxa"/>
            <w:shd w:val="solid" w:color="FFFFFF" w:fill="auto"/>
          </w:tcPr>
          <w:p w14:paraId="3508D1D9" w14:textId="77777777" w:rsidR="000223B1" w:rsidRDefault="000223B1" w:rsidP="000223B1">
            <w:pPr>
              <w:pStyle w:val="TAC"/>
              <w:rPr>
                <w:sz w:val="16"/>
                <w:szCs w:val="16"/>
              </w:rPr>
            </w:pPr>
            <w:r>
              <w:rPr>
                <w:sz w:val="16"/>
                <w:szCs w:val="16"/>
              </w:rPr>
              <w:t>F</w:t>
            </w:r>
          </w:p>
        </w:tc>
        <w:tc>
          <w:tcPr>
            <w:tcW w:w="4962" w:type="dxa"/>
            <w:shd w:val="solid" w:color="FFFFFF" w:fill="auto"/>
          </w:tcPr>
          <w:p w14:paraId="2E673173" w14:textId="77777777" w:rsidR="000223B1" w:rsidRPr="000223B1" w:rsidRDefault="000223B1" w:rsidP="000223B1">
            <w:pPr>
              <w:pStyle w:val="TAL"/>
              <w:rPr>
                <w:sz w:val="16"/>
                <w:szCs w:val="16"/>
                <w:lang w:eastAsia="zh-CN"/>
              </w:rPr>
            </w:pPr>
            <w:r>
              <w:rPr>
                <w:sz w:val="16"/>
                <w:szCs w:val="16"/>
                <w:lang w:eastAsia="zh-CN"/>
              </w:rPr>
              <w:t>gNB Integrity Security Policy Verification</w:t>
            </w:r>
          </w:p>
        </w:tc>
        <w:tc>
          <w:tcPr>
            <w:tcW w:w="708" w:type="dxa"/>
            <w:shd w:val="solid" w:color="FFFFFF" w:fill="auto"/>
          </w:tcPr>
          <w:p w14:paraId="47E0C46C" w14:textId="77777777" w:rsidR="000223B1" w:rsidRDefault="000223B1" w:rsidP="000223B1">
            <w:pPr>
              <w:pStyle w:val="TAC"/>
              <w:rPr>
                <w:sz w:val="16"/>
                <w:szCs w:val="16"/>
                <w:lang w:eastAsia="zh-CN"/>
              </w:rPr>
            </w:pPr>
            <w:r>
              <w:rPr>
                <w:sz w:val="16"/>
                <w:szCs w:val="16"/>
                <w:lang w:eastAsia="zh-CN"/>
              </w:rPr>
              <w:t>16.6.0</w:t>
            </w:r>
          </w:p>
        </w:tc>
      </w:tr>
      <w:tr w:rsidR="002E3F3C" w:rsidRPr="00A94455" w14:paraId="18F71A3E" w14:textId="77777777" w:rsidTr="00E11A03">
        <w:tc>
          <w:tcPr>
            <w:tcW w:w="800" w:type="dxa"/>
            <w:shd w:val="solid" w:color="FFFFFF" w:fill="auto"/>
          </w:tcPr>
          <w:p w14:paraId="5DBE6EFD" w14:textId="77777777" w:rsidR="002E3F3C" w:rsidRDefault="002E3F3C" w:rsidP="000223B1">
            <w:pPr>
              <w:pStyle w:val="TAC"/>
              <w:rPr>
                <w:sz w:val="16"/>
                <w:szCs w:val="16"/>
                <w:lang w:eastAsia="zh-CN"/>
              </w:rPr>
            </w:pPr>
            <w:r>
              <w:rPr>
                <w:sz w:val="16"/>
                <w:szCs w:val="16"/>
                <w:lang w:eastAsia="zh-CN"/>
              </w:rPr>
              <w:t>2021-06</w:t>
            </w:r>
          </w:p>
        </w:tc>
        <w:tc>
          <w:tcPr>
            <w:tcW w:w="800" w:type="dxa"/>
            <w:shd w:val="solid" w:color="FFFFFF" w:fill="auto"/>
          </w:tcPr>
          <w:p w14:paraId="6DB4D6F8" w14:textId="77777777" w:rsidR="002E3F3C" w:rsidRDefault="00B80B02" w:rsidP="000223B1">
            <w:pPr>
              <w:pStyle w:val="TAC"/>
              <w:rPr>
                <w:sz w:val="16"/>
                <w:szCs w:val="16"/>
                <w:lang w:eastAsia="zh-CN"/>
              </w:rPr>
            </w:pPr>
            <w:r>
              <w:rPr>
                <w:sz w:val="16"/>
                <w:szCs w:val="16"/>
                <w:lang w:eastAsia="zh-CN"/>
              </w:rPr>
              <w:t>SA#92e</w:t>
            </w:r>
          </w:p>
        </w:tc>
        <w:tc>
          <w:tcPr>
            <w:tcW w:w="1094" w:type="dxa"/>
            <w:shd w:val="solid" w:color="FFFFFF" w:fill="auto"/>
          </w:tcPr>
          <w:p w14:paraId="4DA7D9FC" w14:textId="77777777" w:rsidR="002E3F3C" w:rsidRDefault="00B80B02" w:rsidP="000223B1">
            <w:pPr>
              <w:pStyle w:val="TAC"/>
              <w:rPr>
                <w:sz w:val="16"/>
                <w:szCs w:val="16"/>
                <w:lang w:eastAsia="zh-CN"/>
              </w:rPr>
            </w:pPr>
            <w:r>
              <w:rPr>
                <w:sz w:val="16"/>
                <w:szCs w:val="16"/>
                <w:lang w:eastAsia="zh-CN"/>
              </w:rPr>
              <w:t>SP-210446</w:t>
            </w:r>
          </w:p>
        </w:tc>
        <w:tc>
          <w:tcPr>
            <w:tcW w:w="567" w:type="dxa"/>
            <w:shd w:val="solid" w:color="FFFFFF" w:fill="auto"/>
          </w:tcPr>
          <w:p w14:paraId="3B6275FC" w14:textId="77777777" w:rsidR="002E3F3C" w:rsidRDefault="00B80B02" w:rsidP="000223B1">
            <w:pPr>
              <w:pStyle w:val="TAL"/>
              <w:rPr>
                <w:sz w:val="16"/>
                <w:szCs w:val="16"/>
              </w:rPr>
            </w:pPr>
            <w:r>
              <w:rPr>
                <w:sz w:val="16"/>
                <w:szCs w:val="16"/>
              </w:rPr>
              <w:t>0021</w:t>
            </w:r>
          </w:p>
        </w:tc>
        <w:tc>
          <w:tcPr>
            <w:tcW w:w="283" w:type="dxa"/>
            <w:shd w:val="solid" w:color="FFFFFF" w:fill="auto"/>
          </w:tcPr>
          <w:p w14:paraId="4B550B6E" w14:textId="77777777" w:rsidR="002E3F3C" w:rsidRDefault="00B80B02" w:rsidP="000223B1">
            <w:pPr>
              <w:pStyle w:val="TAR"/>
              <w:rPr>
                <w:sz w:val="16"/>
                <w:szCs w:val="16"/>
              </w:rPr>
            </w:pPr>
            <w:r>
              <w:rPr>
                <w:sz w:val="16"/>
                <w:szCs w:val="16"/>
              </w:rPr>
              <w:t>-</w:t>
            </w:r>
          </w:p>
        </w:tc>
        <w:tc>
          <w:tcPr>
            <w:tcW w:w="425" w:type="dxa"/>
            <w:shd w:val="solid" w:color="FFFFFF" w:fill="auto"/>
          </w:tcPr>
          <w:p w14:paraId="18A44E5C" w14:textId="77777777" w:rsidR="002E3F3C" w:rsidRDefault="00B80B02" w:rsidP="000223B1">
            <w:pPr>
              <w:pStyle w:val="TAC"/>
              <w:rPr>
                <w:sz w:val="16"/>
                <w:szCs w:val="16"/>
              </w:rPr>
            </w:pPr>
            <w:r>
              <w:rPr>
                <w:sz w:val="16"/>
                <w:szCs w:val="16"/>
              </w:rPr>
              <w:t>F</w:t>
            </w:r>
          </w:p>
        </w:tc>
        <w:tc>
          <w:tcPr>
            <w:tcW w:w="4962" w:type="dxa"/>
            <w:shd w:val="solid" w:color="FFFFFF" w:fill="auto"/>
          </w:tcPr>
          <w:p w14:paraId="725ED944" w14:textId="77777777" w:rsidR="002E3F3C" w:rsidRDefault="00B80B02" w:rsidP="000223B1">
            <w:pPr>
              <w:pStyle w:val="TAL"/>
              <w:rPr>
                <w:sz w:val="16"/>
                <w:szCs w:val="16"/>
                <w:lang w:eastAsia="zh-CN"/>
              </w:rPr>
            </w:pPr>
            <w:r w:rsidRPr="003F016E">
              <w:rPr>
                <w:sz w:val="16"/>
                <w:szCs w:val="16"/>
                <w:lang w:eastAsia="zh-CN"/>
              </w:rPr>
              <w:t>Editorial correction in clause 4.2.2.1.5</w:t>
            </w:r>
          </w:p>
        </w:tc>
        <w:tc>
          <w:tcPr>
            <w:tcW w:w="708" w:type="dxa"/>
            <w:shd w:val="solid" w:color="FFFFFF" w:fill="auto"/>
          </w:tcPr>
          <w:p w14:paraId="3BC1E83C" w14:textId="77777777" w:rsidR="002E3F3C" w:rsidRDefault="00B80B02" w:rsidP="000223B1">
            <w:pPr>
              <w:pStyle w:val="TAC"/>
              <w:rPr>
                <w:sz w:val="16"/>
                <w:szCs w:val="16"/>
                <w:lang w:eastAsia="zh-CN"/>
              </w:rPr>
            </w:pPr>
            <w:r>
              <w:rPr>
                <w:sz w:val="16"/>
                <w:szCs w:val="16"/>
                <w:lang w:eastAsia="zh-CN"/>
              </w:rPr>
              <w:t>16.7.0</w:t>
            </w:r>
          </w:p>
        </w:tc>
      </w:tr>
      <w:tr w:rsidR="00B80B02" w:rsidRPr="00A94455" w14:paraId="534776ED" w14:textId="77777777" w:rsidTr="00E11A03">
        <w:tc>
          <w:tcPr>
            <w:tcW w:w="800" w:type="dxa"/>
            <w:shd w:val="solid" w:color="FFFFFF" w:fill="auto"/>
          </w:tcPr>
          <w:p w14:paraId="5AB68B32" w14:textId="77777777" w:rsidR="00B80B02" w:rsidRDefault="00B80B02" w:rsidP="00B80B02">
            <w:pPr>
              <w:pStyle w:val="TAC"/>
              <w:rPr>
                <w:sz w:val="16"/>
                <w:szCs w:val="16"/>
                <w:lang w:eastAsia="zh-CN"/>
              </w:rPr>
            </w:pPr>
            <w:r>
              <w:rPr>
                <w:sz w:val="16"/>
                <w:szCs w:val="16"/>
                <w:lang w:eastAsia="zh-CN"/>
              </w:rPr>
              <w:t>2021-06</w:t>
            </w:r>
          </w:p>
        </w:tc>
        <w:tc>
          <w:tcPr>
            <w:tcW w:w="800" w:type="dxa"/>
            <w:shd w:val="solid" w:color="FFFFFF" w:fill="auto"/>
          </w:tcPr>
          <w:p w14:paraId="2806F2BA" w14:textId="77777777" w:rsidR="00B80B02" w:rsidRDefault="00B80B02" w:rsidP="00B80B02">
            <w:pPr>
              <w:pStyle w:val="TAC"/>
              <w:rPr>
                <w:sz w:val="16"/>
                <w:szCs w:val="16"/>
                <w:lang w:eastAsia="zh-CN"/>
              </w:rPr>
            </w:pPr>
            <w:r>
              <w:rPr>
                <w:sz w:val="16"/>
                <w:szCs w:val="16"/>
                <w:lang w:eastAsia="zh-CN"/>
              </w:rPr>
              <w:t>SA#92e</w:t>
            </w:r>
          </w:p>
        </w:tc>
        <w:tc>
          <w:tcPr>
            <w:tcW w:w="1094" w:type="dxa"/>
            <w:shd w:val="solid" w:color="FFFFFF" w:fill="auto"/>
          </w:tcPr>
          <w:p w14:paraId="2D9AA330" w14:textId="77777777" w:rsidR="00B80B02" w:rsidRDefault="00B80B02" w:rsidP="00B80B02">
            <w:pPr>
              <w:pStyle w:val="TAC"/>
              <w:rPr>
                <w:sz w:val="16"/>
                <w:szCs w:val="16"/>
                <w:lang w:eastAsia="zh-CN"/>
              </w:rPr>
            </w:pPr>
            <w:r>
              <w:rPr>
                <w:sz w:val="16"/>
                <w:szCs w:val="16"/>
                <w:lang w:eastAsia="zh-CN"/>
              </w:rPr>
              <w:t>SP-210446</w:t>
            </w:r>
          </w:p>
        </w:tc>
        <w:tc>
          <w:tcPr>
            <w:tcW w:w="567" w:type="dxa"/>
            <w:shd w:val="solid" w:color="FFFFFF" w:fill="auto"/>
          </w:tcPr>
          <w:p w14:paraId="20732535" w14:textId="77777777" w:rsidR="00B80B02" w:rsidRDefault="00B80B02" w:rsidP="00B80B02">
            <w:pPr>
              <w:pStyle w:val="TAL"/>
              <w:rPr>
                <w:sz w:val="16"/>
                <w:szCs w:val="16"/>
              </w:rPr>
            </w:pPr>
            <w:r>
              <w:rPr>
                <w:sz w:val="16"/>
                <w:szCs w:val="16"/>
              </w:rPr>
              <w:t>0023</w:t>
            </w:r>
          </w:p>
        </w:tc>
        <w:tc>
          <w:tcPr>
            <w:tcW w:w="283" w:type="dxa"/>
            <w:shd w:val="solid" w:color="FFFFFF" w:fill="auto"/>
          </w:tcPr>
          <w:p w14:paraId="7C6721A4" w14:textId="77777777" w:rsidR="00B80B02" w:rsidRDefault="00B80B02" w:rsidP="00B80B02">
            <w:pPr>
              <w:pStyle w:val="TAR"/>
              <w:rPr>
                <w:sz w:val="16"/>
                <w:szCs w:val="16"/>
              </w:rPr>
            </w:pPr>
            <w:r>
              <w:rPr>
                <w:sz w:val="16"/>
                <w:szCs w:val="16"/>
              </w:rPr>
              <w:t>1</w:t>
            </w:r>
          </w:p>
        </w:tc>
        <w:tc>
          <w:tcPr>
            <w:tcW w:w="425" w:type="dxa"/>
            <w:shd w:val="solid" w:color="FFFFFF" w:fill="auto"/>
          </w:tcPr>
          <w:p w14:paraId="1B82840C" w14:textId="77777777" w:rsidR="00B80B02" w:rsidRDefault="00B80B02" w:rsidP="00B80B02">
            <w:pPr>
              <w:pStyle w:val="TAC"/>
              <w:rPr>
                <w:sz w:val="16"/>
                <w:szCs w:val="16"/>
              </w:rPr>
            </w:pPr>
            <w:r>
              <w:rPr>
                <w:sz w:val="16"/>
                <w:szCs w:val="16"/>
              </w:rPr>
              <w:t>F</w:t>
            </w:r>
          </w:p>
        </w:tc>
        <w:tc>
          <w:tcPr>
            <w:tcW w:w="4962" w:type="dxa"/>
            <w:shd w:val="solid" w:color="FFFFFF" w:fill="auto"/>
          </w:tcPr>
          <w:p w14:paraId="79107063" w14:textId="77777777" w:rsidR="00B80B02" w:rsidRPr="00B80B02" w:rsidRDefault="00B80B02" w:rsidP="00B80B02">
            <w:pPr>
              <w:pStyle w:val="TAL"/>
              <w:rPr>
                <w:sz w:val="16"/>
                <w:szCs w:val="16"/>
                <w:lang w:eastAsia="zh-CN"/>
              </w:rPr>
            </w:pPr>
            <w:r>
              <w:rPr>
                <w:sz w:val="16"/>
                <w:szCs w:val="16"/>
                <w:lang w:eastAsia="zh-CN"/>
              </w:rPr>
              <w:t>Update conditions of testcases</w:t>
            </w:r>
          </w:p>
        </w:tc>
        <w:tc>
          <w:tcPr>
            <w:tcW w:w="708" w:type="dxa"/>
            <w:shd w:val="solid" w:color="FFFFFF" w:fill="auto"/>
          </w:tcPr>
          <w:p w14:paraId="06B4705E" w14:textId="77777777" w:rsidR="00B80B02" w:rsidRDefault="00B80B02" w:rsidP="00B80B02">
            <w:pPr>
              <w:pStyle w:val="TAC"/>
              <w:rPr>
                <w:sz w:val="16"/>
                <w:szCs w:val="16"/>
                <w:lang w:eastAsia="zh-CN"/>
              </w:rPr>
            </w:pPr>
            <w:r>
              <w:rPr>
                <w:sz w:val="16"/>
                <w:szCs w:val="16"/>
                <w:lang w:eastAsia="zh-CN"/>
              </w:rPr>
              <w:t>16.7.0</w:t>
            </w:r>
          </w:p>
        </w:tc>
      </w:tr>
      <w:tr w:rsidR="00B03AE0" w:rsidRPr="00A94455" w14:paraId="3BDA70EF" w14:textId="77777777" w:rsidTr="00E11A03">
        <w:tc>
          <w:tcPr>
            <w:tcW w:w="800" w:type="dxa"/>
            <w:shd w:val="solid" w:color="FFFFFF" w:fill="auto"/>
          </w:tcPr>
          <w:p w14:paraId="77AA4573" w14:textId="77777777" w:rsidR="00B03AE0" w:rsidRDefault="00B03AE0" w:rsidP="00B03AE0">
            <w:pPr>
              <w:pStyle w:val="TAC"/>
              <w:rPr>
                <w:sz w:val="16"/>
                <w:szCs w:val="16"/>
                <w:lang w:eastAsia="zh-CN"/>
              </w:rPr>
            </w:pPr>
            <w:r>
              <w:rPr>
                <w:sz w:val="16"/>
                <w:szCs w:val="16"/>
                <w:lang w:eastAsia="zh-CN"/>
              </w:rPr>
              <w:t>2021-06</w:t>
            </w:r>
          </w:p>
        </w:tc>
        <w:tc>
          <w:tcPr>
            <w:tcW w:w="800" w:type="dxa"/>
            <w:shd w:val="solid" w:color="FFFFFF" w:fill="auto"/>
          </w:tcPr>
          <w:p w14:paraId="5A37476F" w14:textId="77777777" w:rsidR="00B03AE0" w:rsidRDefault="00B03AE0" w:rsidP="00B03AE0">
            <w:pPr>
              <w:pStyle w:val="TAC"/>
              <w:rPr>
                <w:sz w:val="16"/>
                <w:szCs w:val="16"/>
                <w:lang w:eastAsia="zh-CN"/>
              </w:rPr>
            </w:pPr>
            <w:r>
              <w:rPr>
                <w:sz w:val="16"/>
                <w:szCs w:val="16"/>
                <w:lang w:eastAsia="zh-CN"/>
              </w:rPr>
              <w:t>SA#92e</w:t>
            </w:r>
          </w:p>
        </w:tc>
        <w:tc>
          <w:tcPr>
            <w:tcW w:w="1094" w:type="dxa"/>
            <w:shd w:val="solid" w:color="FFFFFF" w:fill="auto"/>
          </w:tcPr>
          <w:p w14:paraId="15BC5481" w14:textId="77777777" w:rsidR="00B03AE0" w:rsidRDefault="00B03AE0" w:rsidP="00B03AE0">
            <w:pPr>
              <w:pStyle w:val="TAC"/>
              <w:rPr>
                <w:sz w:val="16"/>
                <w:szCs w:val="16"/>
                <w:lang w:eastAsia="zh-CN"/>
              </w:rPr>
            </w:pPr>
            <w:r>
              <w:rPr>
                <w:sz w:val="16"/>
                <w:szCs w:val="16"/>
                <w:lang w:eastAsia="zh-CN"/>
              </w:rPr>
              <w:t>SP-210440</w:t>
            </w:r>
          </w:p>
        </w:tc>
        <w:tc>
          <w:tcPr>
            <w:tcW w:w="567" w:type="dxa"/>
            <w:shd w:val="solid" w:color="FFFFFF" w:fill="auto"/>
          </w:tcPr>
          <w:p w14:paraId="750290E8" w14:textId="77777777" w:rsidR="00B03AE0" w:rsidRDefault="00B03AE0" w:rsidP="00B03AE0">
            <w:pPr>
              <w:pStyle w:val="TAL"/>
              <w:rPr>
                <w:sz w:val="16"/>
                <w:szCs w:val="16"/>
              </w:rPr>
            </w:pPr>
            <w:r>
              <w:rPr>
                <w:sz w:val="16"/>
                <w:szCs w:val="16"/>
              </w:rPr>
              <w:t>0024</w:t>
            </w:r>
          </w:p>
        </w:tc>
        <w:tc>
          <w:tcPr>
            <w:tcW w:w="283" w:type="dxa"/>
            <w:shd w:val="solid" w:color="FFFFFF" w:fill="auto"/>
          </w:tcPr>
          <w:p w14:paraId="7E7E0F63" w14:textId="77777777" w:rsidR="00B03AE0" w:rsidRDefault="00B03AE0" w:rsidP="00B03AE0">
            <w:pPr>
              <w:pStyle w:val="TAR"/>
              <w:rPr>
                <w:sz w:val="16"/>
                <w:szCs w:val="16"/>
              </w:rPr>
            </w:pPr>
            <w:r>
              <w:rPr>
                <w:sz w:val="16"/>
                <w:szCs w:val="16"/>
              </w:rPr>
              <w:t>-</w:t>
            </w:r>
          </w:p>
        </w:tc>
        <w:tc>
          <w:tcPr>
            <w:tcW w:w="425" w:type="dxa"/>
            <w:shd w:val="solid" w:color="FFFFFF" w:fill="auto"/>
          </w:tcPr>
          <w:p w14:paraId="45213396" w14:textId="77777777" w:rsidR="00B03AE0" w:rsidRDefault="00B03AE0" w:rsidP="00B03AE0">
            <w:pPr>
              <w:pStyle w:val="TAC"/>
              <w:rPr>
                <w:sz w:val="16"/>
                <w:szCs w:val="16"/>
              </w:rPr>
            </w:pPr>
            <w:r>
              <w:rPr>
                <w:sz w:val="16"/>
                <w:szCs w:val="16"/>
              </w:rPr>
              <w:t>B</w:t>
            </w:r>
          </w:p>
        </w:tc>
        <w:tc>
          <w:tcPr>
            <w:tcW w:w="4962" w:type="dxa"/>
            <w:shd w:val="solid" w:color="FFFFFF" w:fill="auto"/>
          </w:tcPr>
          <w:p w14:paraId="25C4ED9E" w14:textId="77777777" w:rsidR="00B03AE0" w:rsidRDefault="00B03AE0" w:rsidP="00B03AE0">
            <w:pPr>
              <w:pStyle w:val="TAL"/>
              <w:rPr>
                <w:sz w:val="16"/>
                <w:szCs w:val="16"/>
                <w:lang w:eastAsia="zh-CN"/>
              </w:rPr>
            </w:pPr>
            <w:r w:rsidRPr="003F016E">
              <w:rPr>
                <w:sz w:val="16"/>
                <w:szCs w:val="16"/>
                <w:lang w:eastAsia="zh-CN"/>
              </w:rPr>
              <w:t>CR to include R-16 feature of gNB to 33.511</w:t>
            </w:r>
          </w:p>
        </w:tc>
        <w:tc>
          <w:tcPr>
            <w:tcW w:w="708" w:type="dxa"/>
            <w:shd w:val="solid" w:color="FFFFFF" w:fill="auto"/>
          </w:tcPr>
          <w:p w14:paraId="0EDC7E00" w14:textId="77777777" w:rsidR="00B03AE0" w:rsidRDefault="00B03AE0" w:rsidP="00B03AE0">
            <w:pPr>
              <w:pStyle w:val="TAC"/>
              <w:rPr>
                <w:sz w:val="16"/>
                <w:szCs w:val="16"/>
                <w:lang w:eastAsia="zh-CN"/>
              </w:rPr>
            </w:pPr>
            <w:r>
              <w:rPr>
                <w:sz w:val="16"/>
                <w:szCs w:val="16"/>
                <w:lang w:eastAsia="zh-CN"/>
              </w:rPr>
              <w:t>17.0.0</w:t>
            </w:r>
          </w:p>
        </w:tc>
      </w:tr>
      <w:tr w:rsidR="00C43AE9" w:rsidRPr="00A94455" w14:paraId="25C9070D" w14:textId="77777777" w:rsidTr="00E11A03">
        <w:tc>
          <w:tcPr>
            <w:tcW w:w="800" w:type="dxa"/>
            <w:shd w:val="solid" w:color="FFFFFF" w:fill="auto"/>
          </w:tcPr>
          <w:p w14:paraId="462B5DBC" w14:textId="77777777" w:rsidR="00C43AE9" w:rsidRDefault="00C43AE9" w:rsidP="00B03AE0">
            <w:pPr>
              <w:pStyle w:val="TAC"/>
              <w:rPr>
                <w:sz w:val="16"/>
                <w:szCs w:val="16"/>
                <w:lang w:eastAsia="zh-CN"/>
              </w:rPr>
            </w:pPr>
            <w:r>
              <w:rPr>
                <w:sz w:val="16"/>
                <w:szCs w:val="16"/>
                <w:lang w:eastAsia="zh-CN"/>
              </w:rPr>
              <w:t>2021-12</w:t>
            </w:r>
          </w:p>
        </w:tc>
        <w:tc>
          <w:tcPr>
            <w:tcW w:w="800" w:type="dxa"/>
            <w:shd w:val="solid" w:color="FFFFFF" w:fill="auto"/>
          </w:tcPr>
          <w:p w14:paraId="08B7D822" w14:textId="77777777" w:rsidR="00C43AE9" w:rsidRDefault="00C43AE9" w:rsidP="00B03AE0">
            <w:pPr>
              <w:pStyle w:val="TAC"/>
              <w:rPr>
                <w:sz w:val="16"/>
                <w:szCs w:val="16"/>
                <w:lang w:eastAsia="zh-CN"/>
              </w:rPr>
            </w:pPr>
            <w:r>
              <w:rPr>
                <w:sz w:val="16"/>
                <w:szCs w:val="16"/>
                <w:lang w:eastAsia="zh-CN"/>
              </w:rPr>
              <w:t>SA#94e</w:t>
            </w:r>
          </w:p>
        </w:tc>
        <w:tc>
          <w:tcPr>
            <w:tcW w:w="1094" w:type="dxa"/>
            <w:shd w:val="solid" w:color="FFFFFF" w:fill="auto"/>
          </w:tcPr>
          <w:p w14:paraId="0FEB33DF" w14:textId="77777777" w:rsidR="00C43AE9" w:rsidRDefault="00C43AE9" w:rsidP="00B03AE0">
            <w:pPr>
              <w:pStyle w:val="TAC"/>
              <w:rPr>
                <w:sz w:val="16"/>
                <w:szCs w:val="16"/>
                <w:lang w:eastAsia="zh-CN"/>
              </w:rPr>
            </w:pPr>
            <w:r>
              <w:rPr>
                <w:sz w:val="16"/>
                <w:szCs w:val="16"/>
                <w:lang w:eastAsia="zh-CN"/>
              </w:rPr>
              <w:t>SP-211371</w:t>
            </w:r>
          </w:p>
        </w:tc>
        <w:tc>
          <w:tcPr>
            <w:tcW w:w="567" w:type="dxa"/>
            <w:shd w:val="solid" w:color="FFFFFF" w:fill="auto"/>
          </w:tcPr>
          <w:p w14:paraId="4D31A93C" w14:textId="77777777" w:rsidR="00C43AE9" w:rsidRDefault="00C43AE9" w:rsidP="00B03AE0">
            <w:pPr>
              <w:pStyle w:val="TAL"/>
              <w:rPr>
                <w:sz w:val="16"/>
                <w:szCs w:val="16"/>
              </w:rPr>
            </w:pPr>
            <w:r>
              <w:rPr>
                <w:sz w:val="16"/>
                <w:szCs w:val="16"/>
              </w:rPr>
              <w:t>0026</w:t>
            </w:r>
          </w:p>
        </w:tc>
        <w:tc>
          <w:tcPr>
            <w:tcW w:w="283" w:type="dxa"/>
            <w:shd w:val="solid" w:color="FFFFFF" w:fill="auto"/>
          </w:tcPr>
          <w:p w14:paraId="0536379F" w14:textId="77777777" w:rsidR="00C43AE9" w:rsidRDefault="00C43AE9" w:rsidP="00B03AE0">
            <w:pPr>
              <w:pStyle w:val="TAR"/>
              <w:rPr>
                <w:sz w:val="16"/>
                <w:szCs w:val="16"/>
              </w:rPr>
            </w:pPr>
            <w:r>
              <w:rPr>
                <w:sz w:val="16"/>
                <w:szCs w:val="16"/>
              </w:rPr>
              <w:t>1</w:t>
            </w:r>
          </w:p>
        </w:tc>
        <w:tc>
          <w:tcPr>
            <w:tcW w:w="425" w:type="dxa"/>
            <w:shd w:val="solid" w:color="FFFFFF" w:fill="auto"/>
          </w:tcPr>
          <w:p w14:paraId="0C00738E" w14:textId="77777777" w:rsidR="00C43AE9" w:rsidRDefault="00C43AE9" w:rsidP="00B03AE0">
            <w:pPr>
              <w:pStyle w:val="TAC"/>
              <w:rPr>
                <w:sz w:val="16"/>
                <w:szCs w:val="16"/>
              </w:rPr>
            </w:pPr>
            <w:r>
              <w:rPr>
                <w:sz w:val="16"/>
                <w:szCs w:val="16"/>
              </w:rPr>
              <w:t>F</w:t>
            </w:r>
          </w:p>
        </w:tc>
        <w:tc>
          <w:tcPr>
            <w:tcW w:w="4962" w:type="dxa"/>
            <w:shd w:val="solid" w:color="FFFFFF" w:fill="auto"/>
          </w:tcPr>
          <w:p w14:paraId="085DC92F" w14:textId="77777777" w:rsidR="00C43AE9" w:rsidRPr="003F016E" w:rsidRDefault="00C43AE9" w:rsidP="00B03AE0">
            <w:pPr>
              <w:pStyle w:val="TAL"/>
              <w:rPr>
                <w:sz w:val="16"/>
                <w:szCs w:val="16"/>
                <w:lang w:eastAsia="zh-CN"/>
              </w:rPr>
            </w:pPr>
            <w:r w:rsidRPr="007B396B">
              <w:rPr>
                <w:sz w:val="16"/>
                <w:szCs w:val="16"/>
                <w:lang w:eastAsia="zh-CN"/>
              </w:rPr>
              <w:t>Update testcases to clause 4.2.2.1.18 and 4.2.2.1.19</w:t>
            </w:r>
          </w:p>
        </w:tc>
        <w:tc>
          <w:tcPr>
            <w:tcW w:w="708" w:type="dxa"/>
            <w:shd w:val="solid" w:color="FFFFFF" w:fill="auto"/>
          </w:tcPr>
          <w:p w14:paraId="10FBC534" w14:textId="77777777" w:rsidR="00C43AE9" w:rsidRDefault="00C43AE9" w:rsidP="00B03AE0">
            <w:pPr>
              <w:pStyle w:val="TAC"/>
              <w:rPr>
                <w:sz w:val="16"/>
                <w:szCs w:val="16"/>
                <w:lang w:eastAsia="zh-CN"/>
              </w:rPr>
            </w:pPr>
            <w:r>
              <w:rPr>
                <w:sz w:val="16"/>
                <w:szCs w:val="16"/>
                <w:lang w:eastAsia="zh-CN"/>
              </w:rPr>
              <w:t>17.1.0</w:t>
            </w:r>
          </w:p>
        </w:tc>
      </w:tr>
      <w:tr w:rsidR="0029734E" w:rsidRPr="00A94455" w14:paraId="4A53A99A" w14:textId="77777777" w:rsidTr="00E11A03">
        <w:tc>
          <w:tcPr>
            <w:tcW w:w="800" w:type="dxa"/>
            <w:shd w:val="solid" w:color="FFFFFF" w:fill="auto"/>
          </w:tcPr>
          <w:p w14:paraId="2C20492D" w14:textId="77777777" w:rsidR="0029734E" w:rsidRDefault="0029734E" w:rsidP="00B03AE0">
            <w:pPr>
              <w:pStyle w:val="TAC"/>
              <w:rPr>
                <w:sz w:val="16"/>
                <w:szCs w:val="16"/>
                <w:lang w:eastAsia="zh-CN"/>
              </w:rPr>
            </w:pPr>
            <w:r>
              <w:rPr>
                <w:sz w:val="16"/>
                <w:szCs w:val="16"/>
                <w:lang w:eastAsia="zh-CN"/>
              </w:rPr>
              <w:t>2022-09</w:t>
            </w:r>
          </w:p>
        </w:tc>
        <w:tc>
          <w:tcPr>
            <w:tcW w:w="800" w:type="dxa"/>
            <w:shd w:val="solid" w:color="FFFFFF" w:fill="auto"/>
          </w:tcPr>
          <w:p w14:paraId="6DA419D0" w14:textId="77777777" w:rsidR="0029734E" w:rsidRDefault="0029734E" w:rsidP="00B03AE0">
            <w:pPr>
              <w:pStyle w:val="TAC"/>
              <w:rPr>
                <w:sz w:val="16"/>
                <w:szCs w:val="16"/>
                <w:lang w:eastAsia="zh-CN"/>
              </w:rPr>
            </w:pPr>
            <w:r>
              <w:rPr>
                <w:sz w:val="16"/>
                <w:szCs w:val="16"/>
                <w:lang w:eastAsia="zh-CN"/>
              </w:rPr>
              <w:t>SA#97e</w:t>
            </w:r>
          </w:p>
        </w:tc>
        <w:tc>
          <w:tcPr>
            <w:tcW w:w="1094" w:type="dxa"/>
            <w:shd w:val="solid" w:color="FFFFFF" w:fill="auto"/>
          </w:tcPr>
          <w:p w14:paraId="4B7F31EE" w14:textId="77777777" w:rsidR="0029734E" w:rsidRDefault="0029734E" w:rsidP="00B03AE0">
            <w:pPr>
              <w:pStyle w:val="TAC"/>
              <w:rPr>
                <w:sz w:val="16"/>
                <w:szCs w:val="16"/>
                <w:lang w:eastAsia="zh-CN"/>
              </w:rPr>
            </w:pPr>
            <w:r>
              <w:rPr>
                <w:sz w:val="16"/>
                <w:szCs w:val="16"/>
                <w:lang w:eastAsia="zh-CN"/>
              </w:rPr>
              <w:t>SP-220887</w:t>
            </w:r>
          </w:p>
        </w:tc>
        <w:tc>
          <w:tcPr>
            <w:tcW w:w="567" w:type="dxa"/>
            <w:shd w:val="solid" w:color="FFFFFF" w:fill="auto"/>
          </w:tcPr>
          <w:p w14:paraId="69AB4A8E" w14:textId="77777777" w:rsidR="0029734E" w:rsidRDefault="0029734E" w:rsidP="00B03AE0">
            <w:pPr>
              <w:pStyle w:val="TAL"/>
              <w:rPr>
                <w:sz w:val="16"/>
                <w:szCs w:val="16"/>
              </w:rPr>
            </w:pPr>
            <w:r>
              <w:rPr>
                <w:sz w:val="16"/>
                <w:szCs w:val="16"/>
              </w:rPr>
              <w:t>0032</w:t>
            </w:r>
          </w:p>
        </w:tc>
        <w:tc>
          <w:tcPr>
            <w:tcW w:w="283" w:type="dxa"/>
            <w:shd w:val="solid" w:color="FFFFFF" w:fill="auto"/>
          </w:tcPr>
          <w:p w14:paraId="6B581448" w14:textId="77777777" w:rsidR="0029734E" w:rsidRDefault="0029734E" w:rsidP="00B03AE0">
            <w:pPr>
              <w:pStyle w:val="TAR"/>
              <w:rPr>
                <w:sz w:val="16"/>
                <w:szCs w:val="16"/>
              </w:rPr>
            </w:pPr>
            <w:r>
              <w:rPr>
                <w:sz w:val="16"/>
                <w:szCs w:val="16"/>
              </w:rPr>
              <w:t>-</w:t>
            </w:r>
          </w:p>
        </w:tc>
        <w:tc>
          <w:tcPr>
            <w:tcW w:w="425" w:type="dxa"/>
            <w:shd w:val="solid" w:color="FFFFFF" w:fill="auto"/>
          </w:tcPr>
          <w:p w14:paraId="2D0F012C" w14:textId="77777777" w:rsidR="0029734E" w:rsidRDefault="0029734E" w:rsidP="00B03AE0">
            <w:pPr>
              <w:pStyle w:val="TAC"/>
              <w:rPr>
                <w:sz w:val="16"/>
                <w:szCs w:val="16"/>
              </w:rPr>
            </w:pPr>
            <w:r>
              <w:rPr>
                <w:sz w:val="16"/>
                <w:szCs w:val="16"/>
              </w:rPr>
              <w:t>A</w:t>
            </w:r>
          </w:p>
        </w:tc>
        <w:tc>
          <w:tcPr>
            <w:tcW w:w="4962" w:type="dxa"/>
            <w:shd w:val="solid" w:color="FFFFFF" w:fill="auto"/>
          </w:tcPr>
          <w:p w14:paraId="33ACC7EE" w14:textId="77777777" w:rsidR="0029734E" w:rsidRPr="007B396B" w:rsidRDefault="0029734E" w:rsidP="00B03AE0">
            <w:pPr>
              <w:pStyle w:val="TAL"/>
              <w:rPr>
                <w:sz w:val="16"/>
                <w:szCs w:val="16"/>
                <w:lang w:eastAsia="zh-CN"/>
              </w:rPr>
            </w:pPr>
            <w:r>
              <w:rPr>
                <w:sz w:val="16"/>
                <w:szCs w:val="16"/>
                <w:lang w:eastAsia="zh-CN"/>
              </w:rPr>
              <w:t>Corrections for gNB test cases</w:t>
            </w:r>
          </w:p>
        </w:tc>
        <w:tc>
          <w:tcPr>
            <w:tcW w:w="708" w:type="dxa"/>
            <w:shd w:val="solid" w:color="FFFFFF" w:fill="auto"/>
          </w:tcPr>
          <w:p w14:paraId="067ED23A" w14:textId="77777777" w:rsidR="0029734E" w:rsidRDefault="0029734E" w:rsidP="00B03AE0">
            <w:pPr>
              <w:pStyle w:val="TAC"/>
              <w:rPr>
                <w:sz w:val="16"/>
                <w:szCs w:val="16"/>
                <w:lang w:eastAsia="zh-CN"/>
              </w:rPr>
            </w:pPr>
            <w:r>
              <w:rPr>
                <w:sz w:val="16"/>
                <w:szCs w:val="16"/>
                <w:lang w:eastAsia="zh-CN"/>
              </w:rPr>
              <w:t>17.2.0</w:t>
            </w:r>
          </w:p>
        </w:tc>
      </w:tr>
      <w:tr w:rsidR="00CE48EE" w:rsidRPr="00A94455" w14:paraId="752B4DE2" w14:textId="77777777" w:rsidTr="00E11A03">
        <w:tc>
          <w:tcPr>
            <w:tcW w:w="800" w:type="dxa"/>
            <w:shd w:val="solid" w:color="FFFFFF" w:fill="auto"/>
          </w:tcPr>
          <w:p w14:paraId="069E4B12" w14:textId="77777777" w:rsidR="00CE48EE" w:rsidRDefault="00CE48EE" w:rsidP="00B03AE0">
            <w:pPr>
              <w:pStyle w:val="TAC"/>
              <w:rPr>
                <w:sz w:val="16"/>
                <w:szCs w:val="16"/>
                <w:lang w:eastAsia="zh-CN"/>
              </w:rPr>
            </w:pPr>
            <w:r>
              <w:rPr>
                <w:sz w:val="16"/>
                <w:szCs w:val="16"/>
                <w:lang w:eastAsia="zh-CN"/>
              </w:rPr>
              <w:t>2022-12</w:t>
            </w:r>
          </w:p>
        </w:tc>
        <w:tc>
          <w:tcPr>
            <w:tcW w:w="800" w:type="dxa"/>
            <w:shd w:val="solid" w:color="FFFFFF" w:fill="auto"/>
          </w:tcPr>
          <w:p w14:paraId="01B2A804" w14:textId="77777777" w:rsidR="00CE48EE" w:rsidRDefault="00CE48EE" w:rsidP="00B03AE0">
            <w:pPr>
              <w:pStyle w:val="TAC"/>
              <w:rPr>
                <w:sz w:val="16"/>
                <w:szCs w:val="16"/>
                <w:lang w:eastAsia="zh-CN"/>
              </w:rPr>
            </w:pPr>
            <w:r>
              <w:rPr>
                <w:sz w:val="16"/>
                <w:szCs w:val="16"/>
                <w:lang w:eastAsia="zh-CN"/>
              </w:rPr>
              <w:t>SA#98e</w:t>
            </w:r>
          </w:p>
        </w:tc>
        <w:tc>
          <w:tcPr>
            <w:tcW w:w="1094" w:type="dxa"/>
            <w:shd w:val="solid" w:color="FFFFFF" w:fill="auto"/>
          </w:tcPr>
          <w:p w14:paraId="3DE456F4" w14:textId="77777777" w:rsidR="00CE48EE" w:rsidRDefault="00CE48EE" w:rsidP="00B03AE0">
            <w:pPr>
              <w:pStyle w:val="TAC"/>
              <w:rPr>
                <w:sz w:val="16"/>
                <w:szCs w:val="16"/>
                <w:lang w:eastAsia="zh-CN"/>
              </w:rPr>
            </w:pPr>
            <w:r>
              <w:rPr>
                <w:sz w:val="16"/>
                <w:szCs w:val="16"/>
                <w:lang w:eastAsia="zh-CN"/>
              </w:rPr>
              <w:t>SP-221148</w:t>
            </w:r>
          </w:p>
        </w:tc>
        <w:tc>
          <w:tcPr>
            <w:tcW w:w="567" w:type="dxa"/>
            <w:shd w:val="solid" w:color="FFFFFF" w:fill="auto"/>
          </w:tcPr>
          <w:p w14:paraId="7BE89CA4" w14:textId="77777777" w:rsidR="00CE48EE" w:rsidRDefault="00CE48EE" w:rsidP="00B03AE0">
            <w:pPr>
              <w:pStyle w:val="TAL"/>
              <w:rPr>
                <w:sz w:val="16"/>
                <w:szCs w:val="16"/>
              </w:rPr>
            </w:pPr>
            <w:r>
              <w:rPr>
                <w:sz w:val="16"/>
                <w:szCs w:val="16"/>
              </w:rPr>
              <w:t>0035</w:t>
            </w:r>
          </w:p>
        </w:tc>
        <w:tc>
          <w:tcPr>
            <w:tcW w:w="283" w:type="dxa"/>
            <w:shd w:val="solid" w:color="FFFFFF" w:fill="auto"/>
          </w:tcPr>
          <w:p w14:paraId="25CE33CB" w14:textId="77777777" w:rsidR="00CE48EE" w:rsidRDefault="00CE48EE" w:rsidP="00B03AE0">
            <w:pPr>
              <w:pStyle w:val="TAR"/>
              <w:rPr>
                <w:sz w:val="16"/>
                <w:szCs w:val="16"/>
              </w:rPr>
            </w:pPr>
            <w:r>
              <w:rPr>
                <w:sz w:val="16"/>
                <w:szCs w:val="16"/>
              </w:rPr>
              <w:t>-</w:t>
            </w:r>
          </w:p>
        </w:tc>
        <w:tc>
          <w:tcPr>
            <w:tcW w:w="425" w:type="dxa"/>
            <w:shd w:val="solid" w:color="FFFFFF" w:fill="auto"/>
          </w:tcPr>
          <w:p w14:paraId="72A5C218" w14:textId="77777777" w:rsidR="00CE48EE" w:rsidRDefault="00CE48EE" w:rsidP="00B03AE0">
            <w:pPr>
              <w:pStyle w:val="TAC"/>
              <w:rPr>
                <w:sz w:val="16"/>
                <w:szCs w:val="16"/>
              </w:rPr>
            </w:pPr>
            <w:r>
              <w:rPr>
                <w:sz w:val="16"/>
                <w:szCs w:val="16"/>
              </w:rPr>
              <w:t>A</w:t>
            </w:r>
          </w:p>
        </w:tc>
        <w:tc>
          <w:tcPr>
            <w:tcW w:w="4962" w:type="dxa"/>
            <w:shd w:val="solid" w:color="FFFFFF" w:fill="auto"/>
          </w:tcPr>
          <w:p w14:paraId="5C13FA45" w14:textId="77777777" w:rsidR="00CE48EE" w:rsidRDefault="00CE48EE" w:rsidP="00B03AE0">
            <w:pPr>
              <w:pStyle w:val="TAL"/>
              <w:rPr>
                <w:sz w:val="16"/>
                <w:szCs w:val="16"/>
                <w:lang w:eastAsia="zh-CN"/>
              </w:rPr>
            </w:pPr>
            <w:r>
              <w:rPr>
                <w:sz w:val="16"/>
                <w:szCs w:val="16"/>
                <w:lang w:eastAsia="zh-CN"/>
              </w:rPr>
              <w:t>Corrections to the test cases in TS 33.511</w:t>
            </w:r>
          </w:p>
        </w:tc>
        <w:tc>
          <w:tcPr>
            <w:tcW w:w="708" w:type="dxa"/>
            <w:shd w:val="solid" w:color="FFFFFF" w:fill="auto"/>
          </w:tcPr>
          <w:p w14:paraId="0575041C" w14:textId="77777777" w:rsidR="00CE48EE" w:rsidRDefault="00CE48EE" w:rsidP="00B03AE0">
            <w:pPr>
              <w:pStyle w:val="TAC"/>
              <w:rPr>
                <w:sz w:val="16"/>
                <w:szCs w:val="16"/>
                <w:lang w:eastAsia="zh-CN"/>
              </w:rPr>
            </w:pPr>
            <w:r>
              <w:rPr>
                <w:sz w:val="16"/>
                <w:szCs w:val="16"/>
                <w:lang w:eastAsia="zh-CN"/>
              </w:rPr>
              <w:t>17.3.0</w:t>
            </w:r>
          </w:p>
        </w:tc>
      </w:tr>
      <w:tr w:rsidR="001B50F5" w:rsidRPr="00A94455" w14:paraId="7B68F116" w14:textId="77777777" w:rsidTr="00E11A03">
        <w:tc>
          <w:tcPr>
            <w:tcW w:w="800" w:type="dxa"/>
            <w:shd w:val="solid" w:color="FFFFFF" w:fill="auto"/>
          </w:tcPr>
          <w:p w14:paraId="1957BB49" w14:textId="77777777" w:rsidR="001B50F5" w:rsidRDefault="001B50F5" w:rsidP="001B50F5">
            <w:pPr>
              <w:pStyle w:val="TAC"/>
              <w:rPr>
                <w:sz w:val="16"/>
                <w:szCs w:val="16"/>
                <w:lang w:eastAsia="zh-CN"/>
              </w:rPr>
            </w:pPr>
            <w:r>
              <w:rPr>
                <w:sz w:val="16"/>
                <w:szCs w:val="16"/>
                <w:lang w:eastAsia="zh-CN"/>
              </w:rPr>
              <w:t>2022-12</w:t>
            </w:r>
          </w:p>
        </w:tc>
        <w:tc>
          <w:tcPr>
            <w:tcW w:w="800" w:type="dxa"/>
            <w:shd w:val="solid" w:color="FFFFFF" w:fill="auto"/>
          </w:tcPr>
          <w:p w14:paraId="55B88D73" w14:textId="77777777" w:rsidR="001B50F5" w:rsidRDefault="001B50F5" w:rsidP="001B50F5">
            <w:pPr>
              <w:pStyle w:val="TAC"/>
              <w:rPr>
                <w:sz w:val="16"/>
                <w:szCs w:val="16"/>
                <w:lang w:eastAsia="zh-CN"/>
              </w:rPr>
            </w:pPr>
            <w:r>
              <w:rPr>
                <w:sz w:val="16"/>
                <w:szCs w:val="16"/>
                <w:lang w:eastAsia="zh-CN"/>
              </w:rPr>
              <w:t>SA#98e</w:t>
            </w:r>
          </w:p>
        </w:tc>
        <w:tc>
          <w:tcPr>
            <w:tcW w:w="1094" w:type="dxa"/>
            <w:shd w:val="solid" w:color="FFFFFF" w:fill="auto"/>
          </w:tcPr>
          <w:p w14:paraId="24175BE1" w14:textId="77777777" w:rsidR="001B50F5" w:rsidRDefault="001B50F5" w:rsidP="001B50F5">
            <w:pPr>
              <w:pStyle w:val="TAC"/>
              <w:rPr>
                <w:sz w:val="16"/>
                <w:szCs w:val="16"/>
                <w:lang w:eastAsia="zh-CN"/>
              </w:rPr>
            </w:pPr>
            <w:r>
              <w:rPr>
                <w:sz w:val="16"/>
                <w:szCs w:val="16"/>
                <w:lang w:eastAsia="zh-CN"/>
              </w:rPr>
              <w:t>SP-221148</w:t>
            </w:r>
          </w:p>
        </w:tc>
        <w:tc>
          <w:tcPr>
            <w:tcW w:w="567" w:type="dxa"/>
            <w:shd w:val="solid" w:color="FFFFFF" w:fill="auto"/>
          </w:tcPr>
          <w:p w14:paraId="2F2C9E2E" w14:textId="77777777" w:rsidR="001B50F5" w:rsidRDefault="001B50F5" w:rsidP="001B50F5">
            <w:pPr>
              <w:pStyle w:val="TAL"/>
              <w:rPr>
                <w:sz w:val="16"/>
                <w:szCs w:val="16"/>
              </w:rPr>
            </w:pPr>
            <w:r>
              <w:rPr>
                <w:sz w:val="16"/>
                <w:szCs w:val="16"/>
              </w:rPr>
              <w:t>0037</w:t>
            </w:r>
          </w:p>
        </w:tc>
        <w:tc>
          <w:tcPr>
            <w:tcW w:w="283" w:type="dxa"/>
            <w:shd w:val="solid" w:color="FFFFFF" w:fill="auto"/>
          </w:tcPr>
          <w:p w14:paraId="5DBD2393" w14:textId="77777777" w:rsidR="001B50F5" w:rsidRDefault="001B50F5" w:rsidP="001B50F5">
            <w:pPr>
              <w:pStyle w:val="TAR"/>
              <w:rPr>
                <w:sz w:val="16"/>
                <w:szCs w:val="16"/>
              </w:rPr>
            </w:pPr>
            <w:r>
              <w:rPr>
                <w:sz w:val="16"/>
                <w:szCs w:val="16"/>
              </w:rPr>
              <w:t>-</w:t>
            </w:r>
          </w:p>
        </w:tc>
        <w:tc>
          <w:tcPr>
            <w:tcW w:w="425" w:type="dxa"/>
            <w:shd w:val="solid" w:color="FFFFFF" w:fill="auto"/>
          </w:tcPr>
          <w:p w14:paraId="3C0AA894" w14:textId="77777777" w:rsidR="001B50F5" w:rsidRDefault="001B50F5" w:rsidP="001B50F5">
            <w:pPr>
              <w:pStyle w:val="TAC"/>
              <w:rPr>
                <w:sz w:val="16"/>
                <w:szCs w:val="16"/>
              </w:rPr>
            </w:pPr>
            <w:r>
              <w:rPr>
                <w:sz w:val="16"/>
                <w:szCs w:val="16"/>
              </w:rPr>
              <w:t>A</w:t>
            </w:r>
          </w:p>
        </w:tc>
        <w:tc>
          <w:tcPr>
            <w:tcW w:w="4962" w:type="dxa"/>
            <w:shd w:val="solid" w:color="FFFFFF" w:fill="auto"/>
          </w:tcPr>
          <w:p w14:paraId="7FF1F800" w14:textId="77777777" w:rsidR="001B50F5" w:rsidRDefault="001B50F5" w:rsidP="001B50F5">
            <w:pPr>
              <w:pStyle w:val="TAL"/>
              <w:rPr>
                <w:sz w:val="16"/>
                <w:szCs w:val="16"/>
                <w:lang w:eastAsia="zh-CN"/>
              </w:rPr>
            </w:pPr>
            <w:r>
              <w:rPr>
                <w:sz w:val="16"/>
                <w:szCs w:val="16"/>
                <w:lang w:eastAsia="zh-CN"/>
              </w:rPr>
              <w:t>Corrections to the threat references in TS 33.511</w:t>
            </w:r>
          </w:p>
        </w:tc>
        <w:tc>
          <w:tcPr>
            <w:tcW w:w="708" w:type="dxa"/>
            <w:shd w:val="solid" w:color="FFFFFF" w:fill="auto"/>
          </w:tcPr>
          <w:p w14:paraId="00C407B9" w14:textId="77777777" w:rsidR="001B50F5" w:rsidRDefault="001B50F5" w:rsidP="001B50F5">
            <w:pPr>
              <w:pStyle w:val="TAC"/>
              <w:rPr>
                <w:sz w:val="16"/>
                <w:szCs w:val="16"/>
                <w:lang w:eastAsia="zh-CN"/>
              </w:rPr>
            </w:pPr>
            <w:r>
              <w:rPr>
                <w:sz w:val="16"/>
                <w:szCs w:val="16"/>
                <w:lang w:eastAsia="zh-CN"/>
              </w:rPr>
              <w:t>17.3.0</w:t>
            </w:r>
          </w:p>
        </w:tc>
      </w:tr>
      <w:tr w:rsidR="00E96195" w:rsidRPr="00A94455" w14:paraId="7CB4C0F6" w14:textId="77777777" w:rsidTr="00E11A03">
        <w:tc>
          <w:tcPr>
            <w:tcW w:w="800" w:type="dxa"/>
            <w:shd w:val="solid" w:color="FFFFFF" w:fill="auto"/>
          </w:tcPr>
          <w:p w14:paraId="03F5D1A2" w14:textId="77777777" w:rsidR="00E96195" w:rsidRDefault="00E96195" w:rsidP="001B50F5">
            <w:pPr>
              <w:pStyle w:val="TAC"/>
              <w:rPr>
                <w:sz w:val="16"/>
                <w:szCs w:val="16"/>
                <w:lang w:eastAsia="zh-CN"/>
              </w:rPr>
            </w:pPr>
            <w:r>
              <w:rPr>
                <w:sz w:val="16"/>
                <w:szCs w:val="16"/>
                <w:lang w:eastAsia="zh-CN"/>
              </w:rPr>
              <w:t>2023-02</w:t>
            </w:r>
          </w:p>
        </w:tc>
        <w:tc>
          <w:tcPr>
            <w:tcW w:w="800" w:type="dxa"/>
            <w:shd w:val="solid" w:color="FFFFFF" w:fill="auto"/>
          </w:tcPr>
          <w:p w14:paraId="0877DD71" w14:textId="77777777" w:rsidR="00E96195" w:rsidRDefault="00E96195" w:rsidP="001B50F5">
            <w:pPr>
              <w:pStyle w:val="TAC"/>
              <w:rPr>
                <w:sz w:val="16"/>
                <w:szCs w:val="16"/>
                <w:lang w:eastAsia="zh-CN"/>
              </w:rPr>
            </w:pPr>
          </w:p>
        </w:tc>
        <w:tc>
          <w:tcPr>
            <w:tcW w:w="1094" w:type="dxa"/>
            <w:shd w:val="solid" w:color="FFFFFF" w:fill="auto"/>
          </w:tcPr>
          <w:p w14:paraId="7976E441" w14:textId="77777777" w:rsidR="00E96195" w:rsidRDefault="00E96195" w:rsidP="001B50F5">
            <w:pPr>
              <w:pStyle w:val="TAC"/>
              <w:rPr>
                <w:sz w:val="16"/>
                <w:szCs w:val="16"/>
                <w:lang w:eastAsia="zh-CN"/>
              </w:rPr>
            </w:pPr>
          </w:p>
        </w:tc>
        <w:tc>
          <w:tcPr>
            <w:tcW w:w="567" w:type="dxa"/>
            <w:shd w:val="solid" w:color="FFFFFF" w:fill="auto"/>
          </w:tcPr>
          <w:p w14:paraId="611F9842" w14:textId="77777777" w:rsidR="00E96195" w:rsidRDefault="00E96195" w:rsidP="001B50F5">
            <w:pPr>
              <w:pStyle w:val="TAL"/>
              <w:rPr>
                <w:sz w:val="16"/>
                <w:szCs w:val="16"/>
              </w:rPr>
            </w:pPr>
          </w:p>
        </w:tc>
        <w:tc>
          <w:tcPr>
            <w:tcW w:w="283" w:type="dxa"/>
            <w:shd w:val="solid" w:color="FFFFFF" w:fill="auto"/>
          </w:tcPr>
          <w:p w14:paraId="1421058E" w14:textId="77777777" w:rsidR="00E96195" w:rsidRDefault="00E96195" w:rsidP="001B50F5">
            <w:pPr>
              <w:pStyle w:val="TAR"/>
              <w:rPr>
                <w:sz w:val="16"/>
                <w:szCs w:val="16"/>
              </w:rPr>
            </w:pPr>
          </w:p>
        </w:tc>
        <w:tc>
          <w:tcPr>
            <w:tcW w:w="425" w:type="dxa"/>
            <w:shd w:val="solid" w:color="FFFFFF" w:fill="auto"/>
          </w:tcPr>
          <w:p w14:paraId="51DEC970" w14:textId="77777777" w:rsidR="00E96195" w:rsidRDefault="00E96195" w:rsidP="001B50F5">
            <w:pPr>
              <w:pStyle w:val="TAC"/>
              <w:rPr>
                <w:sz w:val="16"/>
                <w:szCs w:val="16"/>
              </w:rPr>
            </w:pPr>
          </w:p>
        </w:tc>
        <w:tc>
          <w:tcPr>
            <w:tcW w:w="4962" w:type="dxa"/>
            <w:shd w:val="solid" w:color="FFFFFF" w:fill="auto"/>
          </w:tcPr>
          <w:p w14:paraId="6AE2B802" w14:textId="77777777" w:rsidR="00E96195" w:rsidRDefault="00E96195" w:rsidP="001B50F5">
            <w:pPr>
              <w:pStyle w:val="TAL"/>
              <w:rPr>
                <w:sz w:val="16"/>
                <w:szCs w:val="16"/>
                <w:lang w:eastAsia="zh-CN"/>
              </w:rPr>
            </w:pPr>
            <w:r>
              <w:rPr>
                <w:sz w:val="16"/>
                <w:szCs w:val="16"/>
                <w:lang w:eastAsia="zh-CN"/>
              </w:rPr>
              <w:t>Refreshing table of contents</w:t>
            </w:r>
          </w:p>
        </w:tc>
        <w:tc>
          <w:tcPr>
            <w:tcW w:w="708" w:type="dxa"/>
            <w:shd w:val="solid" w:color="FFFFFF" w:fill="auto"/>
          </w:tcPr>
          <w:p w14:paraId="16BA1B44" w14:textId="77777777" w:rsidR="00E96195" w:rsidRDefault="00E96195" w:rsidP="001B50F5">
            <w:pPr>
              <w:pStyle w:val="TAC"/>
              <w:rPr>
                <w:sz w:val="16"/>
                <w:szCs w:val="16"/>
                <w:lang w:eastAsia="zh-CN"/>
              </w:rPr>
            </w:pPr>
            <w:r>
              <w:rPr>
                <w:sz w:val="16"/>
                <w:szCs w:val="16"/>
                <w:lang w:eastAsia="zh-CN"/>
              </w:rPr>
              <w:t>17.3.1</w:t>
            </w:r>
          </w:p>
        </w:tc>
      </w:tr>
      <w:tr w:rsidR="000A21F2" w:rsidRPr="00A94455" w14:paraId="1D1DF946" w14:textId="77777777" w:rsidTr="00E11A03">
        <w:tc>
          <w:tcPr>
            <w:tcW w:w="800" w:type="dxa"/>
            <w:shd w:val="solid" w:color="FFFFFF" w:fill="auto"/>
          </w:tcPr>
          <w:p w14:paraId="3D5BA596" w14:textId="77777777" w:rsidR="000A21F2" w:rsidRDefault="000A21F2" w:rsidP="001B50F5">
            <w:pPr>
              <w:pStyle w:val="TAC"/>
              <w:rPr>
                <w:sz w:val="16"/>
                <w:szCs w:val="16"/>
                <w:lang w:eastAsia="zh-CN"/>
              </w:rPr>
            </w:pPr>
            <w:r>
              <w:rPr>
                <w:sz w:val="16"/>
                <w:szCs w:val="16"/>
                <w:lang w:eastAsia="zh-CN"/>
              </w:rPr>
              <w:t>2023-06</w:t>
            </w:r>
          </w:p>
        </w:tc>
        <w:tc>
          <w:tcPr>
            <w:tcW w:w="800" w:type="dxa"/>
            <w:shd w:val="solid" w:color="FFFFFF" w:fill="auto"/>
          </w:tcPr>
          <w:p w14:paraId="7FEC4E05" w14:textId="77777777" w:rsidR="000A21F2" w:rsidRDefault="000A21F2" w:rsidP="001B50F5">
            <w:pPr>
              <w:pStyle w:val="TAC"/>
              <w:rPr>
                <w:sz w:val="16"/>
                <w:szCs w:val="16"/>
                <w:lang w:eastAsia="zh-CN"/>
              </w:rPr>
            </w:pPr>
            <w:r>
              <w:rPr>
                <w:sz w:val="16"/>
                <w:szCs w:val="16"/>
                <w:lang w:eastAsia="zh-CN"/>
              </w:rPr>
              <w:t>SA#100</w:t>
            </w:r>
          </w:p>
        </w:tc>
        <w:tc>
          <w:tcPr>
            <w:tcW w:w="1094" w:type="dxa"/>
            <w:shd w:val="solid" w:color="FFFFFF" w:fill="auto"/>
          </w:tcPr>
          <w:p w14:paraId="277A108D" w14:textId="77777777" w:rsidR="000A21F2" w:rsidRDefault="000A21F2" w:rsidP="001B50F5">
            <w:pPr>
              <w:pStyle w:val="TAC"/>
              <w:rPr>
                <w:sz w:val="16"/>
                <w:szCs w:val="16"/>
                <w:lang w:eastAsia="zh-CN"/>
              </w:rPr>
            </w:pPr>
            <w:r>
              <w:rPr>
                <w:sz w:val="16"/>
                <w:szCs w:val="16"/>
                <w:lang w:eastAsia="zh-CN"/>
              </w:rPr>
              <w:t>SP-230615</w:t>
            </w:r>
          </w:p>
        </w:tc>
        <w:tc>
          <w:tcPr>
            <w:tcW w:w="567" w:type="dxa"/>
            <w:shd w:val="solid" w:color="FFFFFF" w:fill="auto"/>
          </w:tcPr>
          <w:p w14:paraId="10D9B915" w14:textId="77777777" w:rsidR="000A21F2" w:rsidRDefault="000A21F2" w:rsidP="001B50F5">
            <w:pPr>
              <w:pStyle w:val="TAL"/>
              <w:rPr>
                <w:sz w:val="16"/>
                <w:szCs w:val="16"/>
              </w:rPr>
            </w:pPr>
            <w:r>
              <w:rPr>
                <w:sz w:val="16"/>
                <w:szCs w:val="16"/>
              </w:rPr>
              <w:t>0041</w:t>
            </w:r>
          </w:p>
        </w:tc>
        <w:tc>
          <w:tcPr>
            <w:tcW w:w="283" w:type="dxa"/>
            <w:shd w:val="solid" w:color="FFFFFF" w:fill="auto"/>
          </w:tcPr>
          <w:p w14:paraId="0B9E1587" w14:textId="77777777" w:rsidR="000A21F2" w:rsidRDefault="000A21F2" w:rsidP="001B50F5">
            <w:pPr>
              <w:pStyle w:val="TAR"/>
              <w:rPr>
                <w:sz w:val="16"/>
                <w:szCs w:val="16"/>
              </w:rPr>
            </w:pPr>
            <w:r>
              <w:rPr>
                <w:sz w:val="16"/>
                <w:szCs w:val="16"/>
              </w:rPr>
              <w:t>1</w:t>
            </w:r>
          </w:p>
        </w:tc>
        <w:tc>
          <w:tcPr>
            <w:tcW w:w="425" w:type="dxa"/>
            <w:shd w:val="solid" w:color="FFFFFF" w:fill="auto"/>
          </w:tcPr>
          <w:p w14:paraId="4AAC86AD" w14:textId="77777777" w:rsidR="000A21F2" w:rsidRDefault="000A21F2" w:rsidP="001B50F5">
            <w:pPr>
              <w:pStyle w:val="TAC"/>
              <w:rPr>
                <w:sz w:val="16"/>
                <w:szCs w:val="16"/>
              </w:rPr>
            </w:pPr>
            <w:r>
              <w:rPr>
                <w:sz w:val="16"/>
                <w:szCs w:val="16"/>
              </w:rPr>
              <w:t>A</w:t>
            </w:r>
          </w:p>
        </w:tc>
        <w:tc>
          <w:tcPr>
            <w:tcW w:w="4962" w:type="dxa"/>
            <w:shd w:val="solid" w:color="FFFFFF" w:fill="auto"/>
          </w:tcPr>
          <w:p w14:paraId="57B7823F" w14:textId="77777777" w:rsidR="000A21F2" w:rsidRDefault="000A21F2" w:rsidP="001B50F5">
            <w:pPr>
              <w:pStyle w:val="TAL"/>
              <w:rPr>
                <w:sz w:val="16"/>
                <w:szCs w:val="16"/>
                <w:lang w:eastAsia="zh-CN"/>
              </w:rPr>
            </w:pPr>
            <w:r>
              <w:rPr>
                <w:sz w:val="16"/>
                <w:szCs w:val="16"/>
                <w:lang w:eastAsia="zh-CN"/>
              </w:rPr>
              <w:t>Correcting some references in TS 33.511</w:t>
            </w:r>
          </w:p>
        </w:tc>
        <w:tc>
          <w:tcPr>
            <w:tcW w:w="708" w:type="dxa"/>
            <w:shd w:val="solid" w:color="FFFFFF" w:fill="auto"/>
          </w:tcPr>
          <w:p w14:paraId="360C9E34" w14:textId="77777777" w:rsidR="000A21F2" w:rsidRDefault="000A21F2" w:rsidP="001B50F5">
            <w:pPr>
              <w:pStyle w:val="TAC"/>
              <w:rPr>
                <w:sz w:val="16"/>
                <w:szCs w:val="16"/>
                <w:lang w:eastAsia="zh-CN"/>
              </w:rPr>
            </w:pPr>
            <w:r>
              <w:rPr>
                <w:sz w:val="16"/>
                <w:szCs w:val="16"/>
                <w:lang w:eastAsia="zh-CN"/>
              </w:rPr>
              <w:t>17.4.0</w:t>
            </w:r>
          </w:p>
        </w:tc>
      </w:tr>
      <w:tr w:rsidR="00B16668" w:rsidRPr="00A94455" w14:paraId="4BA90DD2" w14:textId="77777777" w:rsidTr="00E11A03">
        <w:tc>
          <w:tcPr>
            <w:tcW w:w="800" w:type="dxa"/>
            <w:shd w:val="solid" w:color="FFFFFF" w:fill="auto"/>
          </w:tcPr>
          <w:p w14:paraId="21F0B7BE" w14:textId="77777777" w:rsidR="00B16668" w:rsidRDefault="00B16668" w:rsidP="001B50F5">
            <w:pPr>
              <w:pStyle w:val="TAC"/>
              <w:rPr>
                <w:sz w:val="16"/>
                <w:szCs w:val="16"/>
                <w:lang w:eastAsia="zh-CN"/>
              </w:rPr>
            </w:pPr>
            <w:r>
              <w:rPr>
                <w:sz w:val="16"/>
                <w:szCs w:val="16"/>
                <w:lang w:eastAsia="zh-CN"/>
              </w:rPr>
              <w:t>2023-06</w:t>
            </w:r>
          </w:p>
        </w:tc>
        <w:tc>
          <w:tcPr>
            <w:tcW w:w="800" w:type="dxa"/>
            <w:shd w:val="solid" w:color="FFFFFF" w:fill="auto"/>
          </w:tcPr>
          <w:p w14:paraId="2AC5A82D" w14:textId="77777777" w:rsidR="00B16668" w:rsidRDefault="00B16668" w:rsidP="001B50F5">
            <w:pPr>
              <w:pStyle w:val="TAC"/>
              <w:rPr>
                <w:sz w:val="16"/>
                <w:szCs w:val="16"/>
                <w:lang w:eastAsia="zh-CN"/>
              </w:rPr>
            </w:pPr>
            <w:r>
              <w:rPr>
                <w:sz w:val="16"/>
                <w:szCs w:val="16"/>
                <w:lang w:eastAsia="zh-CN"/>
              </w:rPr>
              <w:t>SA#100</w:t>
            </w:r>
          </w:p>
        </w:tc>
        <w:tc>
          <w:tcPr>
            <w:tcW w:w="1094" w:type="dxa"/>
            <w:shd w:val="solid" w:color="FFFFFF" w:fill="auto"/>
          </w:tcPr>
          <w:p w14:paraId="7BD18A01" w14:textId="77777777" w:rsidR="00B16668" w:rsidRDefault="00B16668" w:rsidP="001B50F5">
            <w:pPr>
              <w:pStyle w:val="TAC"/>
              <w:rPr>
                <w:sz w:val="16"/>
                <w:szCs w:val="16"/>
                <w:lang w:eastAsia="zh-CN"/>
              </w:rPr>
            </w:pPr>
            <w:r>
              <w:rPr>
                <w:sz w:val="16"/>
                <w:szCs w:val="16"/>
                <w:lang w:eastAsia="zh-CN"/>
              </w:rPr>
              <w:t>SP-230604</w:t>
            </w:r>
          </w:p>
        </w:tc>
        <w:tc>
          <w:tcPr>
            <w:tcW w:w="567" w:type="dxa"/>
            <w:shd w:val="solid" w:color="FFFFFF" w:fill="auto"/>
          </w:tcPr>
          <w:p w14:paraId="30A84964" w14:textId="77777777" w:rsidR="00B16668" w:rsidRDefault="00B16668" w:rsidP="001B50F5">
            <w:pPr>
              <w:pStyle w:val="TAL"/>
              <w:rPr>
                <w:sz w:val="16"/>
                <w:szCs w:val="16"/>
              </w:rPr>
            </w:pPr>
            <w:r>
              <w:rPr>
                <w:sz w:val="16"/>
                <w:szCs w:val="16"/>
              </w:rPr>
              <w:t>0042</w:t>
            </w:r>
          </w:p>
        </w:tc>
        <w:tc>
          <w:tcPr>
            <w:tcW w:w="283" w:type="dxa"/>
            <w:shd w:val="solid" w:color="FFFFFF" w:fill="auto"/>
          </w:tcPr>
          <w:p w14:paraId="43145313" w14:textId="77777777" w:rsidR="00B16668" w:rsidRDefault="00B16668" w:rsidP="001B50F5">
            <w:pPr>
              <w:pStyle w:val="TAR"/>
              <w:rPr>
                <w:sz w:val="16"/>
                <w:szCs w:val="16"/>
              </w:rPr>
            </w:pPr>
            <w:r>
              <w:rPr>
                <w:sz w:val="16"/>
                <w:szCs w:val="16"/>
              </w:rPr>
              <w:t>1</w:t>
            </w:r>
          </w:p>
        </w:tc>
        <w:tc>
          <w:tcPr>
            <w:tcW w:w="425" w:type="dxa"/>
            <w:shd w:val="solid" w:color="FFFFFF" w:fill="auto"/>
          </w:tcPr>
          <w:p w14:paraId="7DC3E042" w14:textId="77777777" w:rsidR="00B16668" w:rsidRDefault="00B16668" w:rsidP="001B50F5">
            <w:pPr>
              <w:pStyle w:val="TAC"/>
              <w:rPr>
                <w:sz w:val="16"/>
                <w:szCs w:val="16"/>
              </w:rPr>
            </w:pPr>
            <w:r>
              <w:rPr>
                <w:sz w:val="16"/>
                <w:szCs w:val="16"/>
              </w:rPr>
              <w:t>F</w:t>
            </w:r>
          </w:p>
        </w:tc>
        <w:tc>
          <w:tcPr>
            <w:tcW w:w="4962" w:type="dxa"/>
            <w:shd w:val="solid" w:color="FFFFFF" w:fill="auto"/>
          </w:tcPr>
          <w:p w14:paraId="5E7F3471" w14:textId="77777777" w:rsidR="00B16668" w:rsidRDefault="00B16668" w:rsidP="001B50F5">
            <w:pPr>
              <w:pStyle w:val="TAL"/>
              <w:rPr>
                <w:sz w:val="16"/>
                <w:szCs w:val="16"/>
                <w:lang w:eastAsia="zh-CN"/>
              </w:rPr>
            </w:pPr>
            <w:r>
              <w:rPr>
                <w:sz w:val="16"/>
                <w:szCs w:val="16"/>
                <w:lang w:eastAsia="zh-CN"/>
              </w:rPr>
              <w:t>SCAS release reference corrections</w:t>
            </w:r>
          </w:p>
        </w:tc>
        <w:tc>
          <w:tcPr>
            <w:tcW w:w="708" w:type="dxa"/>
            <w:shd w:val="solid" w:color="FFFFFF" w:fill="auto"/>
          </w:tcPr>
          <w:p w14:paraId="510BC59E" w14:textId="77777777" w:rsidR="00B16668" w:rsidRDefault="00B16668" w:rsidP="001B50F5">
            <w:pPr>
              <w:pStyle w:val="TAC"/>
              <w:rPr>
                <w:sz w:val="16"/>
                <w:szCs w:val="16"/>
                <w:lang w:eastAsia="zh-CN"/>
              </w:rPr>
            </w:pPr>
            <w:r>
              <w:rPr>
                <w:sz w:val="16"/>
                <w:szCs w:val="16"/>
                <w:lang w:eastAsia="zh-CN"/>
              </w:rPr>
              <w:t>18.0.0</w:t>
            </w:r>
          </w:p>
        </w:tc>
      </w:tr>
      <w:tr w:rsidR="00123DEB" w:rsidRPr="00A94455" w14:paraId="2A2176A8" w14:textId="77777777" w:rsidTr="00E11A03">
        <w:tc>
          <w:tcPr>
            <w:tcW w:w="800" w:type="dxa"/>
            <w:shd w:val="solid" w:color="FFFFFF" w:fill="auto"/>
          </w:tcPr>
          <w:p w14:paraId="2F841FCF" w14:textId="77777777" w:rsidR="00123DEB" w:rsidRDefault="00123DEB" w:rsidP="00123DEB">
            <w:pPr>
              <w:pStyle w:val="TAC"/>
              <w:rPr>
                <w:sz w:val="16"/>
                <w:szCs w:val="16"/>
                <w:lang w:eastAsia="zh-CN"/>
              </w:rPr>
            </w:pPr>
            <w:r>
              <w:rPr>
                <w:sz w:val="16"/>
                <w:szCs w:val="16"/>
                <w:lang w:eastAsia="zh-CN"/>
              </w:rPr>
              <w:t>2023-06</w:t>
            </w:r>
          </w:p>
        </w:tc>
        <w:tc>
          <w:tcPr>
            <w:tcW w:w="800" w:type="dxa"/>
            <w:shd w:val="solid" w:color="FFFFFF" w:fill="auto"/>
          </w:tcPr>
          <w:p w14:paraId="7AC51EF7" w14:textId="77777777" w:rsidR="00123DEB" w:rsidRDefault="00123DEB" w:rsidP="00123DEB">
            <w:pPr>
              <w:pStyle w:val="TAC"/>
              <w:rPr>
                <w:sz w:val="16"/>
                <w:szCs w:val="16"/>
                <w:lang w:eastAsia="zh-CN"/>
              </w:rPr>
            </w:pPr>
            <w:r>
              <w:rPr>
                <w:sz w:val="16"/>
                <w:szCs w:val="16"/>
                <w:lang w:eastAsia="zh-CN"/>
              </w:rPr>
              <w:t>SA#100</w:t>
            </w:r>
          </w:p>
        </w:tc>
        <w:tc>
          <w:tcPr>
            <w:tcW w:w="1094" w:type="dxa"/>
            <w:shd w:val="solid" w:color="FFFFFF" w:fill="auto"/>
          </w:tcPr>
          <w:p w14:paraId="7741D09B" w14:textId="77777777" w:rsidR="00123DEB" w:rsidRDefault="00123DEB" w:rsidP="00123DEB">
            <w:pPr>
              <w:pStyle w:val="TAC"/>
              <w:rPr>
                <w:sz w:val="16"/>
                <w:szCs w:val="16"/>
                <w:lang w:eastAsia="zh-CN"/>
              </w:rPr>
            </w:pPr>
            <w:r>
              <w:rPr>
                <w:sz w:val="16"/>
                <w:szCs w:val="16"/>
                <w:lang w:eastAsia="zh-CN"/>
              </w:rPr>
              <w:t>SP-230604</w:t>
            </w:r>
          </w:p>
        </w:tc>
        <w:tc>
          <w:tcPr>
            <w:tcW w:w="567" w:type="dxa"/>
            <w:shd w:val="solid" w:color="FFFFFF" w:fill="auto"/>
          </w:tcPr>
          <w:p w14:paraId="32ECB349" w14:textId="77777777" w:rsidR="00123DEB" w:rsidRDefault="00123DEB" w:rsidP="00123DEB">
            <w:pPr>
              <w:pStyle w:val="TAL"/>
              <w:rPr>
                <w:sz w:val="16"/>
                <w:szCs w:val="16"/>
              </w:rPr>
            </w:pPr>
            <w:r>
              <w:rPr>
                <w:sz w:val="16"/>
                <w:szCs w:val="16"/>
              </w:rPr>
              <w:t>0044</w:t>
            </w:r>
          </w:p>
        </w:tc>
        <w:tc>
          <w:tcPr>
            <w:tcW w:w="283" w:type="dxa"/>
            <w:shd w:val="solid" w:color="FFFFFF" w:fill="auto"/>
          </w:tcPr>
          <w:p w14:paraId="3DA6BD6E" w14:textId="77777777" w:rsidR="00123DEB" w:rsidRDefault="00123DEB" w:rsidP="00123DEB">
            <w:pPr>
              <w:pStyle w:val="TAR"/>
              <w:rPr>
                <w:sz w:val="16"/>
                <w:szCs w:val="16"/>
              </w:rPr>
            </w:pPr>
            <w:r>
              <w:rPr>
                <w:sz w:val="16"/>
                <w:szCs w:val="16"/>
              </w:rPr>
              <w:t>-</w:t>
            </w:r>
          </w:p>
        </w:tc>
        <w:tc>
          <w:tcPr>
            <w:tcW w:w="425" w:type="dxa"/>
            <w:shd w:val="solid" w:color="FFFFFF" w:fill="auto"/>
          </w:tcPr>
          <w:p w14:paraId="40BDEA7F" w14:textId="77777777" w:rsidR="00123DEB" w:rsidRDefault="00123DEB" w:rsidP="00123DEB">
            <w:pPr>
              <w:pStyle w:val="TAC"/>
              <w:rPr>
                <w:sz w:val="16"/>
                <w:szCs w:val="16"/>
              </w:rPr>
            </w:pPr>
            <w:r>
              <w:rPr>
                <w:sz w:val="16"/>
                <w:szCs w:val="16"/>
              </w:rPr>
              <w:t>B</w:t>
            </w:r>
          </w:p>
        </w:tc>
        <w:tc>
          <w:tcPr>
            <w:tcW w:w="4962" w:type="dxa"/>
            <w:shd w:val="solid" w:color="FFFFFF" w:fill="auto"/>
          </w:tcPr>
          <w:p w14:paraId="50D9D331" w14:textId="77777777" w:rsidR="00123DEB" w:rsidRDefault="00123DEB" w:rsidP="00123DEB">
            <w:pPr>
              <w:pStyle w:val="TAL"/>
              <w:rPr>
                <w:sz w:val="16"/>
                <w:szCs w:val="16"/>
                <w:lang w:eastAsia="zh-CN"/>
              </w:rPr>
            </w:pPr>
            <w:r>
              <w:rPr>
                <w:sz w:val="16"/>
                <w:szCs w:val="16"/>
                <w:lang w:eastAsia="zh-CN"/>
              </w:rPr>
              <w:t xml:space="preserve">Changes for SCAS gNB for Rel18 </w:t>
            </w:r>
          </w:p>
        </w:tc>
        <w:tc>
          <w:tcPr>
            <w:tcW w:w="708" w:type="dxa"/>
            <w:shd w:val="solid" w:color="FFFFFF" w:fill="auto"/>
          </w:tcPr>
          <w:p w14:paraId="4F87DC76" w14:textId="77777777" w:rsidR="00123DEB" w:rsidRDefault="00123DEB" w:rsidP="00123DEB">
            <w:pPr>
              <w:pStyle w:val="TAC"/>
              <w:rPr>
                <w:sz w:val="16"/>
                <w:szCs w:val="16"/>
                <w:lang w:eastAsia="zh-CN"/>
              </w:rPr>
            </w:pPr>
            <w:r>
              <w:rPr>
                <w:sz w:val="16"/>
                <w:szCs w:val="16"/>
                <w:lang w:eastAsia="zh-CN"/>
              </w:rPr>
              <w:t>18.0.0</w:t>
            </w:r>
          </w:p>
        </w:tc>
      </w:tr>
      <w:tr w:rsidR="00D3276A" w:rsidRPr="00A94455" w14:paraId="2B66133B" w14:textId="77777777" w:rsidTr="00E11A03">
        <w:tc>
          <w:tcPr>
            <w:tcW w:w="800" w:type="dxa"/>
            <w:shd w:val="solid" w:color="FFFFFF" w:fill="auto"/>
          </w:tcPr>
          <w:p w14:paraId="60D1D210" w14:textId="77777777" w:rsidR="00D3276A" w:rsidRDefault="00D3276A" w:rsidP="00123DEB">
            <w:pPr>
              <w:pStyle w:val="TAC"/>
              <w:rPr>
                <w:sz w:val="16"/>
                <w:szCs w:val="16"/>
                <w:lang w:eastAsia="zh-CN"/>
              </w:rPr>
            </w:pPr>
            <w:r>
              <w:rPr>
                <w:sz w:val="16"/>
                <w:szCs w:val="16"/>
                <w:lang w:eastAsia="zh-CN"/>
              </w:rPr>
              <w:t>2023-09</w:t>
            </w:r>
          </w:p>
        </w:tc>
        <w:tc>
          <w:tcPr>
            <w:tcW w:w="800" w:type="dxa"/>
            <w:shd w:val="solid" w:color="FFFFFF" w:fill="auto"/>
          </w:tcPr>
          <w:p w14:paraId="6C749124" w14:textId="77777777" w:rsidR="00D3276A" w:rsidRDefault="00D3276A" w:rsidP="00123DEB">
            <w:pPr>
              <w:pStyle w:val="TAC"/>
              <w:rPr>
                <w:sz w:val="16"/>
                <w:szCs w:val="16"/>
                <w:lang w:eastAsia="zh-CN"/>
              </w:rPr>
            </w:pPr>
            <w:r>
              <w:rPr>
                <w:sz w:val="16"/>
                <w:szCs w:val="16"/>
                <w:lang w:eastAsia="zh-CN"/>
              </w:rPr>
              <w:t>SA#101</w:t>
            </w:r>
          </w:p>
        </w:tc>
        <w:tc>
          <w:tcPr>
            <w:tcW w:w="1094" w:type="dxa"/>
            <w:shd w:val="solid" w:color="FFFFFF" w:fill="auto"/>
          </w:tcPr>
          <w:p w14:paraId="4EF11068" w14:textId="77777777" w:rsidR="00D3276A" w:rsidRDefault="00D3276A" w:rsidP="00123DEB">
            <w:pPr>
              <w:pStyle w:val="TAC"/>
              <w:rPr>
                <w:sz w:val="16"/>
                <w:szCs w:val="16"/>
                <w:lang w:eastAsia="zh-CN"/>
              </w:rPr>
            </w:pPr>
            <w:r>
              <w:rPr>
                <w:sz w:val="16"/>
                <w:szCs w:val="16"/>
                <w:lang w:eastAsia="zh-CN"/>
              </w:rPr>
              <w:t>SP-230905</w:t>
            </w:r>
          </w:p>
        </w:tc>
        <w:tc>
          <w:tcPr>
            <w:tcW w:w="567" w:type="dxa"/>
            <w:shd w:val="solid" w:color="FFFFFF" w:fill="auto"/>
          </w:tcPr>
          <w:p w14:paraId="110F4937" w14:textId="77777777" w:rsidR="00D3276A" w:rsidRDefault="00D3276A" w:rsidP="00123DEB">
            <w:pPr>
              <w:pStyle w:val="TAL"/>
              <w:rPr>
                <w:sz w:val="16"/>
                <w:szCs w:val="16"/>
              </w:rPr>
            </w:pPr>
            <w:r>
              <w:rPr>
                <w:sz w:val="16"/>
                <w:szCs w:val="16"/>
              </w:rPr>
              <w:t>0045</w:t>
            </w:r>
          </w:p>
        </w:tc>
        <w:tc>
          <w:tcPr>
            <w:tcW w:w="283" w:type="dxa"/>
            <w:shd w:val="solid" w:color="FFFFFF" w:fill="auto"/>
          </w:tcPr>
          <w:p w14:paraId="127877E2" w14:textId="77777777" w:rsidR="00D3276A" w:rsidRDefault="00D3276A" w:rsidP="00123DEB">
            <w:pPr>
              <w:pStyle w:val="TAR"/>
              <w:rPr>
                <w:sz w:val="16"/>
                <w:szCs w:val="16"/>
              </w:rPr>
            </w:pPr>
            <w:r>
              <w:rPr>
                <w:sz w:val="16"/>
                <w:szCs w:val="16"/>
              </w:rPr>
              <w:t>2</w:t>
            </w:r>
          </w:p>
        </w:tc>
        <w:tc>
          <w:tcPr>
            <w:tcW w:w="425" w:type="dxa"/>
            <w:shd w:val="solid" w:color="FFFFFF" w:fill="auto"/>
          </w:tcPr>
          <w:p w14:paraId="329BD5B8" w14:textId="77777777" w:rsidR="00D3276A" w:rsidRDefault="00D3276A" w:rsidP="00123DEB">
            <w:pPr>
              <w:pStyle w:val="TAC"/>
              <w:rPr>
                <w:sz w:val="16"/>
                <w:szCs w:val="16"/>
              </w:rPr>
            </w:pPr>
            <w:r>
              <w:rPr>
                <w:sz w:val="16"/>
                <w:szCs w:val="16"/>
              </w:rPr>
              <w:t>F</w:t>
            </w:r>
          </w:p>
        </w:tc>
        <w:tc>
          <w:tcPr>
            <w:tcW w:w="4962" w:type="dxa"/>
            <w:shd w:val="solid" w:color="FFFFFF" w:fill="auto"/>
          </w:tcPr>
          <w:p w14:paraId="1F62CBA9" w14:textId="77777777" w:rsidR="00D3276A" w:rsidRDefault="00D3276A" w:rsidP="00123DEB">
            <w:pPr>
              <w:pStyle w:val="TAL"/>
              <w:rPr>
                <w:sz w:val="16"/>
                <w:szCs w:val="16"/>
                <w:lang w:eastAsia="zh-CN"/>
              </w:rPr>
            </w:pPr>
            <w:r>
              <w:rPr>
                <w:sz w:val="16"/>
                <w:szCs w:val="16"/>
                <w:lang w:eastAsia="zh-CN"/>
              </w:rPr>
              <w:t>Linking the gNB and split gNB specifications</w:t>
            </w:r>
          </w:p>
        </w:tc>
        <w:tc>
          <w:tcPr>
            <w:tcW w:w="708" w:type="dxa"/>
            <w:shd w:val="solid" w:color="FFFFFF" w:fill="auto"/>
          </w:tcPr>
          <w:p w14:paraId="2C2BE7BD" w14:textId="77777777" w:rsidR="00D3276A" w:rsidRDefault="00D3276A" w:rsidP="00123DEB">
            <w:pPr>
              <w:pStyle w:val="TAC"/>
              <w:rPr>
                <w:sz w:val="16"/>
                <w:szCs w:val="16"/>
                <w:lang w:eastAsia="zh-CN"/>
              </w:rPr>
            </w:pPr>
            <w:r>
              <w:rPr>
                <w:sz w:val="16"/>
                <w:szCs w:val="16"/>
                <w:lang w:eastAsia="zh-CN"/>
              </w:rPr>
              <w:t>18.1.0</w:t>
            </w:r>
          </w:p>
        </w:tc>
      </w:tr>
      <w:tr w:rsidR="005339F5" w:rsidRPr="00A94455" w14:paraId="237B473B" w14:textId="77777777" w:rsidTr="00E11A03">
        <w:tc>
          <w:tcPr>
            <w:tcW w:w="800" w:type="dxa"/>
            <w:shd w:val="solid" w:color="FFFFFF" w:fill="auto"/>
          </w:tcPr>
          <w:p w14:paraId="05FC828C" w14:textId="77777777" w:rsidR="005339F5" w:rsidRDefault="005339F5" w:rsidP="00123DEB">
            <w:pPr>
              <w:pStyle w:val="TAC"/>
              <w:rPr>
                <w:sz w:val="16"/>
                <w:szCs w:val="16"/>
                <w:lang w:eastAsia="zh-CN"/>
              </w:rPr>
            </w:pPr>
            <w:r>
              <w:rPr>
                <w:sz w:val="16"/>
                <w:szCs w:val="16"/>
                <w:lang w:eastAsia="zh-CN"/>
              </w:rPr>
              <w:t>2023-09</w:t>
            </w:r>
          </w:p>
        </w:tc>
        <w:tc>
          <w:tcPr>
            <w:tcW w:w="800" w:type="dxa"/>
            <w:shd w:val="solid" w:color="FFFFFF" w:fill="auto"/>
          </w:tcPr>
          <w:p w14:paraId="4328EC9B" w14:textId="77777777" w:rsidR="005339F5" w:rsidRDefault="005339F5" w:rsidP="00123DEB">
            <w:pPr>
              <w:pStyle w:val="TAC"/>
              <w:rPr>
                <w:sz w:val="16"/>
                <w:szCs w:val="16"/>
                <w:lang w:eastAsia="zh-CN"/>
              </w:rPr>
            </w:pPr>
            <w:r>
              <w:rPr>
                <w:sz w:val="16"/>
                <w:szCs w:val="16"/>
                <w:lang w:eastAsia="zh-CN"/>
              </w:rPr>
              <w:t>SA#101</w:t>
            </w:r>
          </w:p>
        </w:tc>
        <w:tc>
          <w:tcPr>
            <w:tcW w:w="1094" w:type="dxa"/>
            <w:shd w:val="solid" w:color="FFFFFF" w:fill="auto"/>
          </w:tcPr>
          <w:p w14:paraId="1409D58C" w14:textId="77777777" w:rsidR="005339F5" w:rsidRDefault="005339F5" w:rsidP="00123DEB">
            <w:pPr>
              <w:pStyle w:val="TAC"/>
              <w:rPr>
                <w:sz w:val="16"/>
                <w:szCs w:val="16"/>
                <w:lang w:eastAsia="zh-CN"/>
              </w:rPr>
            </w:pPr>
            <w:r>
              <w:rPr>
                <w:sz w:val="16"/>
                <w:szCs w:val="16"/>
                <w:lang w:eastAsia="zh-CN"/>
              </w:rPr>
              <w:t>SP-230904</w:t>
            </w:r>
          </w:p>
        </w:tc>
        <w:tc>
          <w:tcPr>
            <w:tcW w:w="567" w:type="dxa"/>
            <w:shd w:val="solid" w:color="FFFFFF" w:fill="auto"/>
          </w:tcPr>
          <w:p w14:paraId="58520A2A" w14:textId="77777777" w:rsidR="005339F5" w:rsidRDefault="005339F5" w:rsidP="00123DEB">
            <w:pPr>
              <w:pStyle w:val="TAL"/>
              <w:rPr>
                <w:sz w:val="16"/>
                <w:szCs w:val="16"/>
              </w:rPr>
            </w:pPr>
            <w:r>
              <w:rPr>
                <w:sz w:val="16"/>
                <w:szCs w:val="16"/>
              </w:rPr>
              <w:t>0046</w:t>
            </w:r>
          </w:p>
        </w:tc>
        <w:tc>
          <w:tcPr>
            <w:tcW w:w="283" w:type="dxa"/>
            <w:shd w:val="solid" w:color="FFFFFF" w:fill="auto"/>
          </w:tcPr>
          <w:p w14:paraId="5E5CD0D6" w14:textId="77777777" w:rsidR="005339F5" w:rsidRDefault="005339F5" w:rsidP="00123DEB">
            <w:pPr>
              <w:pStyle w:val="TAR"/>
              <w:rPr>
                <w:sz w:val="16"/>
                <w:szCs w:val="16"/>
              </w:rPr>
            </w:pPr>
            <w:r>
              <w:rPr>
                <w:sz w:val="16"/>
                <w:szCs w:val="16"/>
              </w:rPr>
              <w:t>1</w:t>
            </w:r>
          </w:p>
        </w:tc>
        <w:tc>
          <w:tcPr>
            <w:tcW w:w="425" w:type="dxa"/>
            <w:shd w:val="solid" w:color="FFFFFF" w:fill="auto"/>
          </w:tcPr>
          <w:p w14:paraId="29C48AF1" w14:textId="77777777" w:rsidR="005339F5" w:rsidRDefault="005339F5" w:rsidP="00123DEB">
            <w:pPr>
              <w:pStyle w:val="TAC"/>
              <w:rPr>
                <w:sz w:val="16"/>
                <w:szCs w:val="16"/>
              </w:rPr>
            </w:pPr>
            <w:r>
              <w:rPr>
                <w:sz w:val="16"/>
                <w:szCs w:val="16"/>
              </w:rPr>
              <w:t>F</w:t>
            </w:r>
          </w:p>
        </w:tc>
        <w:tc>
          <w:tcPr>
            <w:tcW w:w="4962" w:type="dxa"/>
            <w:shd w:val="solid" w:color="FFFFFF" w:fill="auto"/>
          </w:tcPr>
          <w:p w14:paraId="74131A49" w14:textId="77777777" w:rsidR="005339F5" w:rsidRDefault="005339F5" w:rsidP="00123DEB">
            <w:pPr>
              <w:pStyle w:val="TAL"/>
              <w:rPr>
                <w:sz w:val="16"/>
                <w:szCs w:val="16"/>
                <w:lang w:eastAsia="zh-CN"/>
              </w:rPr>
            </w:pPr>
            <w:r>
              <w:rPr>
                <w:sz w:val="16"/>
                <w:szCs w:val="16"/>
                <w:lang w:eastAsia="zh-CN"/>
              </w:rPr>
              <w:t>Adding the missing Xn-U interface</w:t>
            </w:r>
          </w:p>
        </w:tc>
        <w:tc>
          <w:tcPr>
            <w:tcW w:w="708" w:type="dxa"/>
            <w:shd w:val="solid" w:color="FFFFFF" w:fill="auto"/>
          </w:tcPr>
          <w:p w14:paraId="1BE46173" w14:textId="77777777" w:rsidR="005339F5" w:rsidRDefault="005339F5" w:rsidP="00123DEB">
            <w:pPr>
              <w:pStyle w:val="TAC"/>
              <w:rPr>
                <w:sz w:val="16"/>
                <w:szCs w:val="16"/>
                <w:lang w:eastAsia="zh-CN"/>
              </w:rPr>
            </w:pPr>
            <w:r>
              <w:rPr>
                <w:sz w:val="16"/>
                <w:szCs w:val="16"/>
                <w:lang w:eastAsia="zh-CN"/>
              </w:rPr>
              <w:t>18.1.0</w:t>
            </w:r>
          </w:p>
        </w:tc>
      </w:tr>
      <w:tr w:rsidR="00E852AA" w:rsidRPr="00A94455" w14:paraId="27CCEAEF" w14:textId="77777777" w:rsidTr="00E11A03">
        <w:tc>
          <w:tcPr>
            <w:tcW w:w="800" w:type="dxa"/>
            <w:shd w:val="solid" w:color="FFFFFF" w:fill="auto"/>
          </w:tcPr>
          <w:p w14:paraId="4B685CBA" w14:textId="77777777" w:rsidR="00E852AA" w:rsidRDefault="00E852AA" w:rsidP="00E852AA">
            <w:pPr>
              <w:pStyle w:val="TAC"/>
              <w:rPr>
                <w:sz w:val="16"/>
                <w:szCs w:val="16"/>
                <w:lang w:eastAsia="zh-CN"/>
              </w:rPr>
            </w:pPr>
            <w:r>
              <w:rPr>
                <w:sz w:val="16"/>
                <w:szCs w:val="16"/>
                <w:lang w:eastAsia="zh-CN"/>
              </w:rPr>
              <w:t>2023-09</w:t>
            </w:r>
          </w:p>
        </w:tc>
        <w:tc>
          <w:tcPr>
            <w:tcW w:w="800" w:type="dxa"/>
            <w:shd w:val="solid" w:color="FFFFFF" w:fill="auto"/>
          </w:tcPr>
          <w:p w14:paraId="7DBA318B" w14:textId="77777777" w:rsidR="00E852AA" w:rsidRDefault="00E852AA" w:rsidP="00E852AA">
            <w:pPr>
              <w:pStyle w:val="TAC"/>
              <w:rPr>
                <w:sz w:val="16"/>
                <w:szCs w:val="16"/>
                <w:lang w:eastAsia="zh-CN"/>
              </w:rPr>
            </w:pPr>
            <w:r>
              <w:rPr>
                <w:sz w:val="16"/>
                <w:szCs w:val="16"/>
                <w:lang w:eastAsia="zh-CN"/>
              </w:rPr>
              <w:t>SA#101</w:t>
            </w:r>
          </w:p>
        </w:tc>
        <w:tc>
          <w:tcPr>
            <w:tcW w:w="1094" w:type="dxa"/>
            <w:shd w:val="solid" w:color="FFFFFF" w:fill="auto"/>
          </w:tcPr>
          <w:p w14:paraId="6B0BA9DD" w14:textId="77777777" w:rsidR="00E852AA" w:rsidRDefault="00E852AA" w:rsidP="00E852AA">
            <w:pPr>
              <w:pStyle w:val="TAC"/>
              <w:rPr>
                <w:sz w:val="16"/>
                <w:szCs w:val="16"/>
                <w:lang w:eastAsia="zh-CN"/>
              </w:rPr>
            </w:pPr>
            <w:r>
              <w:rPr>
                <w:sz w:val="16"/>
                <w:szCs w:val="16"/>
                <w:lang w:eastAsia="zh-CN"/>
              </w:rPr>
              <w:t>SP-230904</w:t>
            </w:r>
          </w:p>
        </w:tc>
        <w:tc>
          <w:tcPr>
            <w:tcW w:w="567" w:type="dxa"/>
            <w:shd w:val="solid" w:color="FFFFFF" w:fill="auto"/>
          </w:tcPr>
          <w:p w14:paraId="3980739A" w14:textId="77777777" w:rsidR="00E852AA" w:rsidRDefault="00E852AA" w:rsidP="00E852AA">
            <w:pPr>
              <w:pStyle w:val="TAL"/>
              <w:rPr>
                <w:sz w:val="16"/>
                <w:szCs w:val="16"/>
              </w:rPr>
            </w:pPr>
            <w:r>
              <w:rPr>
                <w:sz w:val="16"/>
                <w:szCs w:val="16"/>
              </w:rPr>
              <w:t>0049</w:t>
            </w:r>
          </w:p>
        </w:tc>
        <w:tc>
          <w:tcPr>
            <w:tcW w:w="283" w:type="dxa"/>
            <w:shd w:val="solid" w:color="FFFFFF" w:fill="auto"/>
          </w:tcPr>
          <w:p w14:paraId="0FDFBF94" w14:textId="77777777" w:rsidR="00E852AA" w:rsidRDefault="00E852AA" w:rsidP="00E852AA">
            <w:pPr>
              <w:pStyle w:val="TAR"/>
              <w:rPr>
                <w:sz w:val="16"/>
                <w:szCs w:val="16"/>
              </w:rPr>
            </w:pPr>
            <w:r>
              <w:rPr>
                <w:sz w:val="16"/>
                <w:szCs w:val="16"/>
              </w:rPr>
              <w:t>1</w:t>
            </w:r>
          </w:p>
        </w:tc>
        <w:tc>
          <w:tcPr>
            <w:tcW w:w="425" w:type="dxa"/>
            <w:shd w:val="solid" w:color="FFFFFF" w:fill="auto"/>
          </w:tcPr>
          <w:p w14:paraId="15C54212" w14:textId="77777777" w:rsidR="00E852AA" w:rsidRDefault="00E852AA" w:rsidP="00E852AA">
            <w:pPr>
              <w:pStyle w:val="TAC"/>
              <w:rPr>
                <w:sz w:val="16"/>
                <w:szCs w:val="16"/>
              </w:rPr>
            </w:pPr>
            <w:r>
              <w:rPr>
                <w:sz w:val="16"/>
                <w:szCs w:val="16"/>
              </w:rPr>
              <w:t>F</w:t>
            </w:r>
          </w:p>
        </w:tc>
        <w:tc>
          <w:tcPr>
            <w:tcW w:w="4962" w:type="dxa"/>
            <w:shd w:val="solid" w:color="FFFFFF" w:fill="auto"/>
          </w:tcPr>
          <w:p w14:paraId="4B8473F2" w14:textId="77777777" w:rsidR="00E852AA" w:rsidRDefault="00E852AA" w:rsidP="00E852AA">
            <w:pPr>
              <w:pStyle w:val="TAL"/>
              <w:rPr>
                <w:sz w:val="16"/>
                <w:szCs w:val="16"/>
                <w:lang w:eastAsia="zh-CN"/>
              </w:rPr>
            </w:pPr>
            <w:r>
              <w:rPr>
                <w:sz w:val="16"/>
                <w:szCs w:val="16"/>
                <w:lang w:eastAsia="zh-CN"/>
              </w:rPr>
              <w:t>Correction of cross-reference in clause 4.2.3.4.1</w:t>
            </w:r>
          </w:p>
        </w:tc>
        <w:tc>
          <w:tcPr>
            <w:tcW w:w="708" w:type="dxa"/>
            <w:shd w:val="solid" w:color="FFFFFF" w:fill="auto"/>
          </w:tcPr>
          <w:p w14:paraId="3360E8BA" w14:textId="77777777" w:rsidR="00E852AA" w:rsidRDefault="00E852AA" w:rsidP="00E852AA">
            <w:pPr>
              <w:pStyle w:val="TAC"/>
              <w:rPr>
                <w:sz w:val="16"/>
                <w:szCs w:val="16"/>
                <w:lang w:eastAsia="zh-CN"/>
              </w:rPr>
            </w:pPr>
            <w:r>
              <w:rPr>
                <w:sz w:val="16"/>
                <w:szCs w:val="16"/>
                <w:lang w:eastAsia="zh-CN"/>
              </w:rPr>
              <w:t>18.1.0</w:t>
            </w:r>
          </w:p>
        </w:tc>
      </w:tr>
      <w:tr w:rsidR="00336934" w:rsidRPr="00A94455" w14:paraId="275F5269" w14:textId="77777777" w:rsidTr="00E11A03">
        <w:tc>
          <w:tcPr>
            <w:tcW w:w="800" w:type="dxa"/>
            <w:shd w:val="solid" w:color="FFFFFF" w:fill="auto"/>
          </w:tcPr>
          <w:p w14:paraId="7B5D919C" w14:textId="77777777" w:rsidR="00336934" w:rsidRDefault="00336934" w:rsidP="00E852AA">
            <w:pPr>
              <w:pStyle w:val="TAC"/>
              <w:rPr>
                <w:sz w:val="16"/>
                <w:szCs w:val="16"/>
                <w:lang w:eastAsia="zh-CN"/>
              </w:rPr>
            </w:pPr>
            <w:r>
              <w:rPr>
                <w:sz w:val="16"/>
                <w:szCs w:val="16"/>
                <w:lang w:eastAsia="zh-CN"/>
              </w:rPr>
              <w:t>2023-12</w:t>
            </w:r>
          </w:p>
        </w:tc>
        <w:tc>
          <w:tcPr>
            <w:tcW w:w="800" w:type="dxa"/>
            <w:shd w:val="solid" w:color="FFFFFF" w:fill="auto"/>
          </w:tcPr>
          <w:p w14:paraId="4FA8161E" w14:textId="77777777" w:rsidR="00336934" w:rsidRDefault="00336934" w:rsidP="00E852AA">
            <w:pPr>
              <w:pStyle w:val="TAC"/>
              <w:rPr>
                <w:sz w:val="16"/>
                <w:szCs w:val="16"/>
                <w:lang w:eastAsia="zh-CN"/>
              </w:rPr>
            </w:pPr>
            <w:r>
              <w:rPr>
                <w:sz w:val="16"/>
                <w:szCs w:val="16"/>
                <w:lang w:eastAsia="zh-CN"/>
              </w:rPr>
              <w:t>SA#102</w:t>
            </w:r>
          </w:p>
        </w:tc>
        <w:tc>
          <w:tcPr>
            <w:tcW w:w="1094" w:type="dxa"/>
            <w:shd w:val="solid" w:color="FFFFFF" w:fill="auto"/>
          </w:tcPr>
          <w:p w14:paraId="7E654DE4" w14:textId="77777777" w:rsidR="00336934" w:rsidRDefault="00336934" w:rsidP="00E852AA">
            <w:pPr>
              <w:pStyle w:val="TAC"/>
              <w:rPr>
                <w:sz w:val="16"/>
                <w:szCs w:val="16"/>
                <w:lang w:eastAsia="zh-CN"/>
              </w:rPr>
            </w:pPr>
            <w:r>
              <w:rPr>
                <w:sz w:val="16"/>
                <w:szCs w:val="16"/>
                <w:lang w:eastAsia="zh-CN"/>
              </w:rPr>
              <w:t>SP-231338</w:t>
            </w:r>
          </w:p>
        </w:tc>
        <w:tc>
          <w:tcPr>
            <w:tcW w:w="567" w:type="dxa"/>
            <w:shd w:val="solid" w:color="FFFFFF" w:fill="auto"/>
          </w:tcPr>
          <w:p w14:paraId="0F6A3199" w14:textId="77777777" w:rsidR="00336934" w:rsidRDefault="00336934" w:rsidP="00E852AA">
            <w:pPr>
              <w:pStyle w:val="TAL"/>
              <w:rPr>
                <w:sz w:val="16"/>
                <w:szCs w:val="16"/>
              </w:rPr>
            </w:pPr>
            <w:r>
              <w:rPr>
                <w:sz w:val="16"/>
                <w:szCs w:val="16"/>
              </w:rPr>
              <w:t>0052</w:t>
            </w:r>
          </w:p>
        </w:tc>
        <w:tc>
          <w:tcPr>
            <w:tcW w:w="283" w:type="dxa"/>
            <w:shd w:val="solid" w:color="FFFFFF" w:fill="auto"/>
          </w:tcPr>
          <w:p w14:paraId="77FD612B" w14:textId="77777777" w:rsidR="00336934" w:rsidRDefault="00336934" w:rsidP="00E852AA">
            <w:pPr>
              <w:pStyle w:val="TAR"/>
              <w:rPr>
                <w:sz w:val="16"/>
                <w:szCs w:val="16"/>
              </w:rPr>
            </w:pPr>
            <w:r>
              <w:rPr>
                <w:sz w:val="16"/>
                <w:szCs w:val="16"/>
              </w:rPr>
              <w:t>1</w:t>
            </w:r>
          </w:p>
        </w:tc>
        <w:tc>
          <w:tcPr>
            <w:tcW w:w="425" w:type="dxa"/>
            <w:shd w:val="solid" w:color="FFFFFF" w:fill="auto"/>
          </w:tcPr>
          <w:p w14:paraId="4E859D5D" w14:textId="77777777" w:rsidR="00336934" w:rsidRDefault="00336934" w:rsidP="00E852AA">
            <w:pPr>
              <w:pStyle w:val="TAC"/>
              <w:rPr>
                <w:sz w:val="16"/>
                <w:szCs w:val="16"/>
              </w:rPr>
            </w:pPr>
            <w:r>
              <w:rPr>
                <w:sz w:val="16"/>
                <w:szCs w:val="16"/>
              </w:rPr>
              <w:t>A</w:t>
            </w:r>
          </w:p>
        </w:tc>
        <w:tc>
          <w:tcPr>
            <w:tcW w:w="4962" w:type="dxa"/>
            <w:shd w:val="solid" w:color="FFFFFF" w:fill="auto"/>
          </w:tcPr>
          <w:p w14:paraId="76F2E49B" w14:textId="77777777" w:rsidR="00336934" w:rsidRDefault="00336934" w:rsidP="00E852AA">
            <w:pPr>
              <w:pStyle w:val="TAL"/>
              <w:rPr>
                <w:sz w:val="16"/>
                <w:szCs w:val="16"/>
                <w:lang w:eastAsia="zh-CN"/>
              </w:rPr>
            </w:pPr>
            <w:r>
              <w:rPr>
                <w:sz w:val="16"/>
                <w:szCs w:val="16"/>
                <w:lang w:eastAsia="zh-CN"/>
              </w:rPr>
              <w:t>To replace RRC connection reconfiguration by RRC reconfiguration</w:t>
            </w:r>
          </w:p>
        </w:tc>
        <w:tc>
          <w:tcPr>
            <w:tcW w:w="708" w:type="dxa"/>
            <w:shd w:val="solid" w:color="FFFFFF" w:fill="auto"/>
          </w:tcPr>
          <w:p w14:paraId="5F38F6C2" w14:textId="77777777" w:rsidR="00336934" w:rsidRDefault="00336934" w:rsidP="00E852AA">
            <w:pPr>
              <w:pStyle w:val="TAC"/>
              <w:rPr>
                <w:sz w:val="16"/>
                <w:szCs w:val="16"/>
                <w:lang w:eastAsia="zh-CN"/>
              </w:rPr>
            </w:pPr>
            <w:r>
              <w:rPr>
                <w:sz w:val="16"/>
                <w:szCs w:val="16"/>
                <w:lang w:eastAsia="zh-CN"/>
              </w:rPr>
              <w:t>18.2.0</w:t>
            </w:r>
          </w:p>
        </w:tc>
      </w:tr>
      <w:tr w:rsidR="002B0F4D" w:rsidRPr="00A94455" w14:paraId="1DA82125" w14:textId="77777777" w:rsidTr="00E11A03">
        <w:tc>
          <w:tcPr>
            <w:tcW w:w="800" w:type="dxa"/>
            <w:shd w:val="solid" w:color="FFFFFF" w:fill="auto"/>
          </w:tcPr>
          <w:p w14:paraId="0EE94922" w14:textId="77777777" w:rsidR="002B0F4D" w:rsidRDefault="002B0F4D" w:rsidP="00E852AA">
            <w:pPr>
              <w:pStyle w:val="TAC"/>
              <w:rPr>
                <w:sz w:val="16"/>
                <w:szCs w:val="16"/>
                <w:lang w:eastAsia="zh-CN"/>
              </w:rPr>
            </w:pPr>
            <w:r>
              <w:rPr>
                <w:sz w:val="16"/>
                <w:szCs w:val="16"/>
                <w:lang w:eastAsia="zh-CN"/>
              </w:rPr>
              <w:t>2024-03</w:t>
            </w:r>
          </w:p>
        </w:tc>
        <w:tc>
          <w:tcPr>
            <w:tcW w:w="800" w:type="dxa"/>
            <w:shd w:val="solid" w:color="FFFFFF" w:fill="auto"/>
          </w:tcPr>
          <w:p w14:paraId="26A75FAA" w14:textId="77777777" w:rsidR="002B0F4D" w:rsidRDefault="002B0F4D" w:rsidP="00E852AA">
            <w:pPr>
              <w:pStyle w:val="TAC"/>
              <w:rPr>
                <w:sz w:val="16"/>
                <w:szCs w:val="16"/>
                <w:lang w:eastAsia="zh-CN"/>
              </w:rPr>
            </w:pPr>
            <w:r>
              <w:rPr>
                <w:sz w:val="16"/>
                <w:szCs w:val="16"/>
                <w:lang w:eastAsia="zh-CN"/>
              </w:rPr>
              <w:t>SA#103</w:t>
            </w:r>
          </w:p>
        </w:tc>
        <w:tc>
          <w:tcPr>
            <w:tcW w:w="1094" w:type="dxa"/>
            <w:shd w:val="solid" w:color="FFFFFF" w:fill="auto"/>
          </w:tcPr>
          <w:p w14:paraId="7E0DCD14" w14:textId="77777777" w:rsidR="002B0F4D" w:rsidRDefault="002B0F4D" w:rsidP="00E852AA">
            <w:pPr>
              <w:pStyle w:val="TAC"/>
              <w:rPr>
                <w:sz w:val="16"/>
                <w:szCs w:val="16"/>
                <w:lang w:eastAsia="zh-CN"/>
              </w:rPr>
            </w:pPr>
            <w:r>
              <w:rPr>
                <w:sz w:val="16"/>
                <w:szCs w:val="16"/>
                <w:lang w:eastAsia="zh-CN"/>
              </w:rPr>
              <w:t>SP-240364</w:t>
            </w:r>
          </w:p>
        </w:tc>
        <w:tc>
          <w:tcPr>
            <w:tcW w:w="567" w:type="dxa"/>
            <w:shd w:val="solid" w:color="FFFFFF" w:fill="auto"/>
          </w:tcPr>
          <w:p w14:paraId="72816DAD" w14:textId="77777777" w:rsidR="002B0F4D" w:rsidRDefault="002B0F4D" w:rsidP="00E852AA">
            <w:pPr>
              <w:pStyle w:val="TAL"/>
              <w:rPr>
                <w:sz w:val="16"/>
                <w:szCs w:val="16"/>
              </w:rPr>
            </w:pPr>
            <w:r>
              <w:rPr>
                <w:sz w:val="16"/>
                <w:szCs w:val="16"/>
              </w:rPr>
              <w:t>0055</w:t>
            </w:r>
          </w:p>
        </w:tc>
        <w:tc>
          <w:tcPr>
            <w:tcW w:w="283" w:type="dxa"/>
            <w:shd w:val="solid" w:color="FFFFFF" w:fill="auto"/>
          </w:tcPr>
          <w:p w14:paraId="6A5977F6" w14:textId="77777777" w:rsidR="002B0F4D" w:rsidRDefault="002B0F4D" w:rsidP="00E852AA">
            <w:pPr>
              <w:pStyle w:val="TAR"/>
              <w:rPr>
                <w:sz w:val="16"/>
                <w:szCs w:val="16"/>
              </w:rPr>
            </w:pPr>
            <w:r>
              <w:rPr>
                <w:sz w:val="16"/>
                <w:szCs w:val="16"/>
              </w:rPr>
              <w:t>1</w:t>
            </w:r>
          </w:p>
        </w:tc>
        <w:tc>
          <w:tcPr>
            <w:tcW w:w="425" w:type="dxa"/>
            <w:shd w:val="solid" w:color="FFFFFF" w:fill="auto"/>
          </w:tcPr>
          <w:p w14:paraId="055C0AC9" w14:textId="77777777" w:rsidR="002B0F4D" w:rsidRDefault="002B0F4D" w:rsidP="00E852AA">
            <w:pPr>
              <w:pStyle w:val="TAC"/>
              <w:rPr>
                <w:sz w:val="16"/>
                <w:szCs w:val="16"/>
              </w:rPr>
            </w:pPr>
            <w:r>
              <w:rPr>
                <w:sz w:val="16"/>
                <w:szCs w:val="16"/>
              </w:rPr>
              <w:t>F</w:t>
            </w:r>
          </w:p>
        </w:tc>
        <w:tc>
          <w:tcPr>
            <w:tcW w:w="4962" w:type="dxa"/>
            <w:shd w:val="solid" w:color="FFFFFF" w:fill="auto"/>
          </w:tcPr>
          <w:p w14:paraId="37168282" w14:textId="77777777" w:rsidR="002B0F4D" w:rsidRDefault="002B0F4D" w:rsidP="00E852AA">
            <w:pPr>
              <w:pStyle w:val="TAL"/>
              <w:rPr>
                <w:sz w:val="16"/>
                <w:szCs w:val="16"/>
                <w:lang w:eastAsia="zh-CN"/>
              </w:rPr>
            </w:pPr>
            <w:r>
              <w:rPr>
                <w:sz w:val="16"/>
                <w:szCs w:val="16"/>
                <w:lang w:eastAsia="zh-CN"/>
              </w:rPr>
              <w:t>Correct the Requirement from RRC signalling to User data</w:t>
            </w:r>
          </w:p>
        </w:tc>
        <w:tc>
          <w:tcPr>
            <w:tcW w:w="708" w:type="dxa"/>
            <w:shd w:val="solid" w:color="FFFFFF" w:fill="auto"/>
          </w:tcPr>
          <w:p w14:paraId="7599859F" w14:textId="77777777" w:rsidR="002B0F4D" w:rsidRDefault="002B0F4D" w:rsidP="00E852AA">
            <w:pPr>
              <w:pStyle w:val="TAC"/>
              <w:rPr>
                <w:sz w:val="16"/>
                <w:szCs w:val="16"/>
                <w:lang w:eastAsia="zh-CN"/>
              </w:rPr>
            </w:pPr>
            <w:r>
              <w:rPr>
                <w:sz w:val="16"/>
                <w:szCs w:val="16"/>
                <w:lang w:eastAsia="zh-CN"/>
              </w:rPr>
              <w:t>18.3.0</w:t>
            </w:r>
          </w:p>
        </w:tc>
      </w:tr>
      <w:tr w:rsidR="00456AAE" w:rsidRPr="00A94455" w14:paraId="2C8A9D3D" w14:textId="77777777" w:rsidTr="00E11A03">
        <w:tc>
          <w:tcPr>
            <w:tcW w:w="800" w:type="dxa"/>
            <w:shd w:val="solid" w:color="FFFFFF" w:fill="auto"/>
          </w:tcPr>
          <w:p w14:paraId="560C4FFF" w14:textId="77777777" w:rsidR="00456AAE" w:rsidRDefault="00456AAE" w:rsidP="00456AAE">
            <w:pPr>
              <w:pStyle w:val="TAC"/>
              <w:rPr>
                <w:sz w:val="16"/>
                <w:szCs w:val="16"/>
                <w:lang w:eastAsia="zh-CN"/>
              </w:rPr>
            </w:pPr>
            <w:r>
              <w:rPr>
                <w:sz w:val="16"/>
                <w:szCs w:val="16"/>
                <w:lang w:eastAsia="zh-CN"/>
              </w:rPr>
              <w:t>2024-03</w:t>
            </w:r>
          </w:p>
        </w:tc>
        <w:tc>
          <w:tcPr>
            <w:tcW w:w="800" w:type="dxa"/>
            <w:shd w:val="solid" w:color="FFFFFF" w:fill="auto"/>
          </w:tcPr>
          <w:p w14:paraId="3165D563" w14:textId="77777777" w:rsidR="00456AAE" w:rsidRDefault="00456AAE" w:rsidP="00456AAE">
            <w:pPr>
              <w:pStyle w:val="TAC"/>
              <w:rPr>
                <w:sz w:val="16"/>
                <w:szCs w:val="16"/>
                <w:lang w:eastAsia="zh-CN"/>
              </w:rPr>
            </w:pPr>
            <w:r>
              <w:rPr>
                <w:sz w:val="16"/>
                <w:szCs w:val="16"/>
                <w:lang w:eastAsia="zh-CN"/>
              </w:rPr>
              <w:t>SA#103</w:t>
            </w:r>
          </w:p>
        </w:tc>
        <w:tc>
          <w:tcPr>
            <w:tcW w:w="1094" w:type="dxa"/>
            <w:shd w:val="solid" w:color="FFFFFF" w:fill="auto"/>
          </w:tcPr>
          <w:p w14:paraId="2AB7F216" w14:textId="77777777" w:rsidR="00456AAE" w:rsidRDefault="00456AAE" w:rsidP="00456AAE">
            <w:pPr>
              <w:pStyle w:val="TAC"/>
              <w:rPr>
                <w:sz w:val="16"/>
                <w:szCs w:val="16"/>
                <w:lang w:eastAsia="zh-CN"/>
              </w:rPr>
            </w:pPr>
            <w:r>
              <w:rPr>
                <w:sz w:val="16"/>
                <w:szCs w:val="16"/>
                <w:lang w:eastAsia="zh-CN"/>
              </w:rPr>
              <w:t>SP-240364</w:t>
            </w:r>
          </w:p>
        </w:tc>
        <w:tc>
          <w:tcPr>
            <w:tcW w:w="567" w:type="dxa"/>
            <w:shd w:val="solid" w:color="FFFFFF" w:fill="auto"/>
          </w:tcPr>
          <w:p w14:paraId="6DCEF587" w14:textId="77777777" w:rsidR="00456AAE" w:rsidRDefault="00456AAE" w:rsidP="00456AAE">
            <w:pPr>
              <w:pStyle w:val="TAL"/>
              <w:rPr>
                <w:sz w:val="16"/>
                <w:szCs w:val="16"/>
              </w:rPr>
            </w:pPr>
            <w:r>
              <w:rPr>
                <w:sz w:val="16"/>
                <w:szCs w:val="16"/>
              </w:rPr>
              <w:t>0056</w:t>
            </w:r>
          </w:p>
        </w:tc>
        <w:tc>
          <w:tcPr>
            <w:tcW w:w="283" w:type="dxa"/>
            <w:shd w:val="solid" w:color="FFFFFF" w:fill="auto"/>
          </w:tcPr>
          <w:p w14:paraId="37AE3D72" w14:textId="77777777" w:rsidR="00456AAE" w:rsidRDefault="00456AAE" w:rsidP="00456AAE">
            <w:pPr>
              <w:pStyle w:val="TAR"/>
              <w:rPr>
                <w:sz w:val="16"/>
                <w:szCs w:val="16"/>
              </w:rPr>
            </w:pPr>
            <w:r>
              <w:rPr>
                <w:sz w:val="16"/>
                <w:szCs w:val="16"/>
              </w:rPr>
              <w:t>1</w:t>
            </w:r>
          </w:p>
        </w:tc>
        <w:tc>
          <w:tcPr>
            <w:tcW w:w="425" w:type="dxa"/>
            <w:shd w:val="solid" w:color="FFFFFF" w:fill="auto"/>
          </w:tcPr>
          <w:p w14:paraId="32780C91" w14:textId="77777777" w:rsidR="00456AAE" w:rsidRDefault="00456AAE" w:rsidP="00456AAE">
            <w:pPr>
              <w:pStyle w:val="TAC"/>
              <w:rPr>
                <w:sz w:val="16"/>
                <w:szCs w:val="16"/>
              </w:rPr>
            </w:pPr>
            <w:r>
              <w:rPr>
                <w:sz w:val="16"/>
                <w:szCs w:val="16"/>
              </w:rPr>
              <w:t>F</w:t>
            </w:r>
          </w:p>
        </w:tc>
        <w:tc>
          <w:tcPr>
            <w:tcW w:w="4962" w:type="dxa"/>
            <w:shd w:val="solid" w:color="FFFFFF" w:fill="auto"/>
          </w:tcPr>
          <w:p w14:paraId="4286DB76" w14:textId="77777777" w:rsidR="00456AAE" w:rsidRDefault="00456AAE" w:rsidP="00456AAE">
            <w:pPr>
              <w:pStyle w:val="TAL"/>
              <w:rPr>
                <w:sz w:val="16"/>
                <w:szCs w:val="16"/>
                <w:lang w:eastAsia="zh-CN"/>
              </w:rPr>
            </w:pPr>
            <w:r>
              <w:rPr>
                <w:sz w:val="16"/>
                <w:szCs w:val="16"/>
                <w:lang w:eastAsia="zh-CN"/>
              </w:rPr>
              <w:t>Change serving network name to gNB</w:t>
            </w:r>
          </w:p>
        </w:tc>
        <w:tc>
          <w:tcPr>
            <w:tcW w:w="708" w:type="dxa"/>
            <w:shd w:val="solid" w:color="FFFFFF" w:fill="auto"/>
          </w:tcPr>
          <w:p w14:paraId="4A9E0DF7" w14:textId="77777777" w:rsidR="00456AAE" w:rsidRDefault="00456AAE" w:rsidP="00456AAE">
            <w:pPr>
              <w:pStyle w:val="TAC"/>
              <w:rPr>
                <w:sz w:val="16"/>
                <w:szCs w:val="16"/>
                <w:lang w:eastAsia="zh-CN"/>
              </w:rPr>
            </w:pPr>
            <w:r>
              <w:rPr>
                <w:sz w:val="16"/>
                <w:szCs w:val="16"/>
                <w:lang w:eastAsia="zh-CN"/>
              </w:rPr>
              <w:t>18.3.0</w:t>
            </w:r>
          </w:p>
        </w:tc>
      </w:tr>
      <w:tr w:rsidR="00805A03" w:rsidRPr="00A94455" w14:paraId="72F053ED" w14:textId="77777777" w:rsidTr="00E11A03">
        <w:tc>
          <w:tcPr>
            <w:tcW w:w="800" w:type="dxa"/>
            <w:shd w:val="solid" w:color="FFFFFF" w:fill="auto"/>
          </w:tcPr>
          <w:p w14:paraId="5CBF0533" w14:textId="77777777" w:rsidR="00805A03" w:rsidRDefault="00805A03" w:rsidP="00805A03">
            <w:pPr>
              <w:pStyle w:val="TAC"/>
              <w:rPr>
                <w:sz w:val="16"/>
                <w:szCs w:val="16"/>
                <w:lang w:eastAsia="zh-CN"/>
              </w:rPr>
            </w:pPr>
            <w:r>
              <w:rPr>
                <w:sz w:val="16"/>
                <w:szCs w:val="16"/>
                <w:lang w:eastAsia="zh-CN"/>
              </w:rPr>
              <w:t>2024-03</w:t>
            </w:r>
          </w:p>
        </w:tc>
        <w:tc>
          <w:tcPr>
            <w:tcW w:w="800" w:type="dxa"/>
            <w:shd w:val="solid" w:color="FFFFFF" w:fill="auto"/>
          </w:tcPr>
          <w:p w14:paraId="27375FC7" w14:textId="77777777" w:rsidR="00805A03" w:rsidRDefault="00805A03" w:rsidP="00805A03">
            <w:pPr>
              <w:pStyle w:val="TAC"/>
              <w:rPr>
                <w:sz w:val="16"/>
                <w:szCs w:val="16"/>
                <w:lang w:eastAsia="zh-CN"/>
              </w:rPr>
            </w:pPr>
            <w:r>
              <w:rPr>
                <w:sz w:val="16"/>
                <w:szCs w:val="16"/>
                <w:lang w:eastAsia="zh-CN"/>
              </w:rPr>
              <w:t>SA#103</w:t>
            </w:r>
          </w:p>
        </w:tc>
        <w:tc>
          <w:tcPr>
            <w:tcW w:w="1094" w:type="dxa"/>
            <w:shd w:val="solid" w:color="FFFFFF" w:fill="auto"/>
          </w:tcPr>
          <w:p w14:paraId="12621E80" w14:textId="77777777" w:rsidR="00805A03" w:rsidRDefault="00805A03" w:rsidP="00805A03">
            <w:pPr>
              <w:pStyle w:val="TAC"/>
              <w:rPr>
                <w:sz w:val="16"/>
                <w:szCs w:val="16"/>
                <w:lang w:eastAsia="zh-CN"/>
              </w:rPr>
            </w:pPr>
            <w:r>
              <w:rPr>
                <w:sz w:val="16"/>
                <w:szCs w:val="16"/>
                <w:lang w:eastAsia="zh-CN"/>
              </w:rPr>
              <w:t>SP-240364</w:t>
            </w:r>
          </w:p>
        </w:tc>
        <w:tc>
          <w:tcPr>
            <w:tcW w:w="567" w:type="dxa"/>
            <w:shd w:val="solid" w:color="FFFFFF" w:fill="auto"/>
          </w:tcPr>
          <w:p w14:paraId="5938D9BC" w14:textId="77777777" w:rsidR="00805A03" w:rsidRDefault="00805A03" w:rsidP="00805A03">
            <w:pPr>
              <w:pStyle w:val="TAL"/>
              <w:rPr>
                <w:sz w:val="16"/>
                <w:szCs w:val="16"/>
              </w:rPr>
            </w:pPr>
            <w:r>
              <w:rPr>
                <w:sz w:val="16"/>
                <w:szCs w:val="16"/>
              </w:rPr>
              <w:t>0059</w:t>
            </w:r>
          </w:p>
        </w:tc>
        <w:tc>
          <w:tcPr>
            <w:tcW w:w="283" w:type="dxa"/>
            <w:shd w:val="solid" w:color="FFFFFF" w:fill="auto"/>
          </w:tcPr>
          <w:p w14:paraId="7505D4D7" w14:textId="77777777" w:rsidR="00805A03" w:rsidRDefault="00805A03" w:rsidP="00805A03">
            <w:pPr>
              <w:pStyle w:val="TAR"/>
              <w:rPr>
                <w:sz w:val="16"/>
                <w:szCs w:val="16"/>
              </w:rPr>
            </w:pPr>
            <w:r>
              <w:rPr>
                <w:sz w:val="16"/>
                <w:szCs w:val="16"/>
              </w:rPr>
              <w:t>1</w:t>
            </w:r>
          </w:p>
        </w:tc>
        <w:tc>
          <w:tcPr>
            <w:tcW w:w="425" w:type="dxa"/>
            <w:shd w:val="solid" w:color="FFFFFF" w:fill="auto"/>
          </w:tcPr>
          <w:p w14:paraId="7BC32A3F" w14:textId="77777777" w:rsidR="00805A03" w:rsidRDefault="00805A03" w:rsidP="00805A03">
            <w:pPr>
              <w:pStyle w:val="TAC"/>
              <w:rPr>
                <w:sz w:val="16"/>
                <w:szCs w:val="16"/>
              </w:rPr>
            </w:pPr>
            <w:r>
              <w:rPr>
                <w:sz w:val="16"/>
                <w:szCs w:val="16"/>
              </w:rPr>
              <w:t>F</w:t>
            </w:r>
          </w:p>
        </w:tc>
        <w:tc>
          <w:tcPr>
            <w:tcW w:w="4962" w:type="dxa"/>
            <w:shd w:val="solid" w:color="FFFFFF" w:fill="auto"/>
          </w:tcPr>
          <w:p w14:paraId="0938B3B1" w14:textId="77777777" w:rsidR="00805A03" w:rsidRDefault="00805A03" w:rsidP="00805A03">
            <w:pPr>
              <w:pStyle w:val="TAL"/>
              <w:rPr>
                <w:sz w:val="16"/>
                <w:szCs w:val="16"/>
                <w:lang w:eastAsia="zh-CN"/>
              </w:rPr>
            </w:pPr>
            <w:r>
              <w:rPr>
                <w:sz w:val="16"/>
                <w:szCs w:val="16"/>
                <w:lang w:eastAsia="zh-CN"/>
              </w:rPr>
              <w:t>Test case update to TS 33.511</w:t>
            </w:r>
          </w:p>
        </w:tc>
        <w:tc>
          <w:tcPr>
            <w:tcW w:w="708" w:type="dxa"/>
            <w:shd w:val="solid" w:color="FFFFFF" w:fill="auto"/>
          </w:tcPr>
          <w:p w14:paraId="5F524A11" w14:textId="77777777" w:rsidR="00805A03" w:rsidRDefault="00805A03" w:rsidP="00805A03">
            <w:pPr>
              <w:pStyle w:val="TAC"/>
              <w:rPr>
                <w:sz w:val="16"/>
                <w:szCs w:val="16"/>
                <w:lang w:eastAsia="zh-CN"/>
              </w:rPr>
            </w:pPr>
            <w:r>
              <w:rPr>
                <w:sz w:val="16"/>
                <w:szCs w:val="16"/>
                <w:lang w:eastAsia="zh-CN"/>
              </w:rPr>
              <w:t>18.3.0</w:t>
            </w:r>
          </w:p>
        </w:tc>
      </w:tr>
      <w:tr w:rsidR="00351D0D" w:rsidRPr="00A94455" w14:paraId="07F38B39" w14:textId="77777777" w:rsidTr="00E11A03">
        <w:tc>
          <w:tcPr>
            <w:tcW w:w="800" w:type="dxa"/>
            <w:shd w:val="solid" w:color="FFFFFF" w:fill="auto"/>
          </w:tcPr>
          <w:p w14:paraId="08D09E91" w14:textId="77777777" w:rsidR="00351D0D" w:rsidRDefault="00351D0D" w:rsidP="00805A03">
            <w:pPr>
              <w:pStyle w:val="TAC"/>
              <w:rPr>
                <w:sz w:val="16"/>
                <w:szCs w:val="16"/>
                <w:lang w:eastAsia="zh-CN"/>
              </w:rPr>
            </w:pPr>
            <w:r>
              <w:rPr>
                <w:sz w:val="16"/>
                <w:szCs w:val="16"/>
                <w:lang w:eastAsia="zh-CN"/>
              </w:rPr>
              <w:t>2024-03</w:t>
            </w:r>
          </w:p>
        </w:tc>
        <w:tc>
          <w:tcPr>
            <w:tcW w:w="800" w:type="dxa"/>
            <w:shd w:val="solid" w:color="FFFFFF" w:fill="auto"/>
          </w:tcPr>
          <w:p w14:paraId="465FD0B4" w14:textId="77777777" w:rsidR="00351D0D" w:rsidRDefault="00351D0D" w:rsidP="00805A03">
            <w:pPr>
              <w:pStyle w:val="TAC"/>
              <w:rPr>
                <w:sz w:val="16"/>
                <w:szCs w:val="16"/>
                <w:lang w:eastAsia="zh-CN"/>
              </w:rPr>
            </w:pPr>
            <w:r>
              <w:rPr>
                <w:sz w:val="16"/>
                <w:szCs w:val="16"/>
                <w:lang w:eastAsia="zh-CN"/>
              </w:rPr>
              <w:t>SA#103</w:t>
            </w:r>
          </w:p>
        </w:tc>
        <w:tc>
          <w:tcPr>
            <w:tcW w:w="1094" w:type="dxa"/>
            <w:shd w:val="solid" w:color="FFFFFF" w:fill="auto"/>
          </w:tcPr>
          <w:p w14:paraId="64D673C9" w14:textId="77777777" w:rsidR="00351D0D" w:rsidRDefault="00351D0D" w:rsidP="00805A03">
            <w:pPr>
              <w:pStyle w:val="TAC"/>
              <w:rPr>
                <w:sz w:val="16"/>
                <w:szCs w:val="16"/>
                <w:lang w:eastAsia="zh-CN"/>
              </w:rPr>
            </w:pPr>
            <w:r>
              <w:rPr>
                <w:sz w:val="16"/>
                <w:szCs w:val="16"/>
                <w:lang w:eastAsia="zh-CN"/>
              </w:rPr>
              <w:t>SP-240360</w:t>
            </w:r>
          </w:p>
        </w:tc>
        <w:tc>
          <w:tcPr>
            <w:tcW w:w="567" w:type="dxa"/>
            <w:shd w:val="solid" w:color="FFFFFF" w:fill="auto"/>
          </w:tcPr>
          <w:p w14:paraId="1224E387" w14:textId="77777777" w:rsidR="00351D0D" w:rsidRDefault="00351D0D" w:rsidP="00805A03">
            <w:pPr>
              <w:pStyle w:val="TAL"/>
              <w:rPr>
                <w:sz w:val="16"/>
                <w:szCs w:val="16"/>
              </w:rPr>
            </w:pPr>
            <w:r>
              <w:rPr>
                <w:sz w:val="16"/>
                <w:szCs w:val="16"/>
              </w:rPr>
              <w:t>0064</w:t>
            </w:r>
          </w:p>
        </w:tc>
        <w:tc>
          <w:tcPr>
            <w:tcW w:w="283" w:type="dxa"/>
            <w:shd w:val="solid" w:color="FFFFFF" w:fill="auto"/>
          </w:tcPr>
          <w:p w14:paraId="2C396F09" w14:textId="77777777" w:rsidR="00351D0D" w:rsidRDefault="00351D0D" w:rsidP="00805A03">
            <w:pPr>
              <w:pStyle w:val="TAR"/>
              <w:rPr>
                <w:sz w:val="16"/>
                <w:szCs w:val="16"/>
              </w:rPr>
            </w:pPr>
            <w:r>
              <w:rPr>
                <w:sz w:val="16"/>
                <w:szCs w:val="16"/>
              </w:rPr>
              <w:t>1</w:t>
            </w:r>
          </w:p>
        </w:tc>
        <w:tc>
          <w:tcPr>
            <w:tcW w:w="425" w:type="dxa"/>
            <w:shd w:val="solid" w:color="FFFFFF" w:fill="auto"/>
          </w:tcPr>
          <w:p w14:paraId="32658091" w14:textId="77777777" w:rsidR="00351D0D" w:rsidRDefault="00351D0D" w:rsidP="00805A03">
            <w:pPr>
              <w:pStyle w:val="TAC"/>
              <w:rPr>
                <w:sz w:val="16"/>
                <w:szCs w:val="16"/>
              </w:rPr>
            </w:pPr>
            <w:r>
              <w:rPr>
                <w:sz w:val="16"/>
                <w:szCs w:val="16"/>
              </w:rPr>
              <w:t>A</w:t>
            </w:r>
          </w:p>
        </w:tc>
        <w:tc>
          <w:tcPr>
            <w:tcW w:w="4962" w:type="dxa"/>
            <w:shd w:val="solid" w:color="FFFFFF" w:fill="auto"/>
          </w:tcPr>
          <w:p w14:paraId="7B01FB69" w14:textId="77777777" w:rsidR="00351D0D" w:rsidRDefault="00351D0D" w:rsidP="00805A03">
            <w:pPr>
              <w:pStyle w:val="TAL"/>
              <w:rPr>
                <w:sz w:val="16"/>
                <w:szCs w:val="16"/>
                <w:lang w:eastAsia="zh-CN"/>
              </w:rPr>
            </w:pPr>
            <w:r>
              <w:rPr>
                <w:sz w:val="16"/>
                <w:szCs w:val="16"/>
                <w:lang w:eastAsia="zh-CN"/>
              </w:rPr>
              <w:t>Change RRC SQN to PDCP COUNT</w:t>
            </w:r>
          </w:p>
        </w:tc>
        <w:tc>
          <w:tcPr>
            <w:tcW w:w="708" w:type="dxa"/>
            <w:shd w:val="solid" w:color="FFFFFF" w:fill="auto"/>
          </w:tcPr>
          <w:p w14:paraId="1616E8F4" w14:textId="77777777" w:rsidR="00351D0D" w:rsidRDefault="00351D0D" w:rsidP="00805A03">
            <w:pPr>
              <w:pStyle w:val="TAC"/>
              <w:rPr>
                <w:sz w:val="16"/>
                <w:szCs w:val="16"/>
                <w:lang w:eastAsia="zh-CN"/>
              </w:rPr>
            </w:pPr>
            <w:r>
              <w:rPr>
                <w:sz w:val="16"/>
                <w:szCs w:val="16"/>
                <w:lang w:eastAsia="zh-CN"/>
              </w:rPr>
              <w:t>18.3.0</w:t>
            </w:r>
          </w:p>
        </w:tc>
      </w:tr>
      <w:tr w:rsidR="00351D0D" w:rsidRPr="00A94455" w14:paraId="00F8A0D1" w14:textId="77777777" w:rsidTr="00E11A03">
        <w:tc>
          <w:tcPr>
            <w:tcW w:w="800" w:type="dxa"/>
            <w:shd w:val="solid" w:color="FFFFFF" w:fill="auto"/>
          </w:tcPr>
          <w:p w14:paraId="2530AE20" w14:textId="77777777" w:rsidR="00351D0D" w:rsidRDefault="00351D0D" w:rsidP="00351D0D">
            <w:pPr>
              <w:pStyle w:val="TAC"/>
              <w:rPr>
                <w:sz w:val="16"/>
                <w:szCs w:val="16"/>
                <w:lang w:eastAsia="zh-CN"/>
              </w:rPr>
            </w:pPr>
            <w:r>
              <w:rPr>
                <w:sz w:val="16"/>
                <w:szCs w:val="16"/>
                <w:lang w:eastAsia="zh-CN"/>
              </w:rPr>
              <w:t>2024-03</w:t>
            </w:r>
          </w:p>
        </w:tc>
        <w:tc>
          <w:tcPr>
            <w:tcW w:w="800" w:type="dxa"/>
            <w:shd w:val="solid" w:color="FFFFFF" w:fill="auto"/>
          </w:tcPr>
          <w:p w14:paraId="5794BFBD" w14:textId="77777777" w:rsidR="00351D0D" w:rsidRDefault="00351D0D" w:rsidP="00351D0D">
            <w:pPr>
              <w:pStyle w:val="TAC"/>
              <w:rPr>
                <w:sz w:val="16"/>
                <w:szCs w:val="16"/>
                <w:lang w:eastAsia="zh-CN"/>
              </w:rPr>
            </w:pPr>
            <w:r>
              <w:rPr>
                <w:sz w:val="16"/>
                <w:szCs w:val="16"/>
                <w:lang w:eastAsia="zh-CN"/>
              </w:rPr>
              <w:t>SA#103</w:t>
            </w:r>
          </w:p>
        </w:tc>
        <w:tc>
          <w:tcPr>
            <w:tcW w:w="1094" w:type="dxa"/>
            <w:shd w:val="solid" w:color="FFFFFF" w:fill="auto"/>
          </w:tcPr>
          <w:p w14:paraId="008CA5C2" w14:textId="77777777" w:rsidR="00351D0D" w:rsidRDefault="00351D0D" w:rsidP="00351D0D">
            <w:pPr>
              <w:pStyle w:val="TAC"/>
              <w:rPr>
                <w:sz w:val="16"/>
                <w:szCs w:val="16"/>
                <w:lang w:eastAsia="zh-CN"/>
              </w:rPr>
            </w:pPr>
            <w:r>
              <w:rPr>
                <w:sz w:val="16"/>
                <w:szCs w:val="16"/>
                <w:lang w:eastAsia="zh-CN"/>
              </w:rPr>
              <w:t>SP-240364</w:t>
            </w:r>
          </w:p>
        </w:tc>
        <w:tc>
          <w:tcPr>
            <w:tcW w:w="567" w:type="dxa"/>
            <w:shd w:val="solid" w:color="FFFFFF" w:fill="auto"/>
          </w:tcPr>
          <w:p w14:paraId="2EBFACC3" w14:textId="77777777" w:rsidR="00351D0D" w:rsidRDefault="00351D0D" w:rsidP="00351D0D">
            <w:pPr>
              <w:pStyle w:val="TAL"/>
              <w:rPr>
                <w:sz w:val="16"/>
                <w:szCs w:val="16"/>
              </w:rPr>
            </w:pPr>
            <w:r>
              <w:rPr>
                <w:sz w:val="16"/>
                <w:szCs w:val="16"/>
              </w:rPr>
              <w:t>0065</w:t>
            </w:r>
          </w:p>
        </w:tc>
        <w:tc>
          <w:tcPr>
            <w:tcW w:w="283" w:type="dxa"/>
            <w:shd w:val="solid" w:color="FFFFFF" w:fill="auto"/>
          </w:tcPr>
          <w:p w14:paraId="0A5391E8" w14:textId="77777777" w:rsidR="00351D0D" w:rsidRDefault="00351D0D" w:rsidP="00351D0D">
            <w:pPr>
              <w:pStyle w:val="TAR"/>
              <w:rPr>
                <w:sz w:val="16"/>
                <w:szCs w:val="16"/>
              </w:rPr>
            </w:pPr>
            <w:r>
              <w:rPr>
                <w:sz w:val="16"/>
                <w:szCs w:val="16"/>
              </w:rPr>
              <w:t>-</w:t>
            </w:r>
          </w:p>
        </w:tc>
        <w:tc>
          <w:tcPr>
            <w:tcW w:w="425" w:type="dxa"/>
            <w:shd w:val="solid" w:color="FFFFFF" w:fill="auto"/>
          </w:tcPr>
          <w:p w14:paraId="431120D3" w14:textId="77777777" w:rsidR="00351D0D" w:rsidRDefault="00351D0D" w:rsidP="00351D0D">
            <w:pPr>
              <w:pStyle w:val="TAC"/>
              <w:rPr>
                <w:sz w:val="16"/>
                <w:szCs w:val="16"/>
              </w:rPr>
            </w:pPr>
            <w:r>
              <w:rPr>
                <w:sz w:val="16"/>
                <w:szCs w:val="16"/>
              </w:rPr>
              <w:t>F</w:t>
            </w:r>
          </w:p>
        </w:tc>
        <w:tc>
          <w:tcPr>
            <w:tcW w:w="4962" w:type="dxa"/>
            <w:shd w:val="solid" w:color="FFFFFF" w:fill="auto"/>
          </w:tcPr>
          <w:p w14:paraId="03250EF1" w14:textId="77777777" w:rsidR="00351D0D" w:rsidRDefault="00351D0D" w:rsidP="00351D0D">
            <w:pPr>
              <w:pStyle w:val="TAL"/>
              <w:rPr>
                <w:sz w:val="16"/>
                <w:szCs w:val="16"/>
                <w:lang w:eastAsia="zh-CN"/>
              </w:rPr>
            </w:pPr>
            <w:r>
              <w:rPr>
                <w:sz w:val="16"/>
                <w:szCs w:val="16"/>
                <w:lang w:eastAsia="zh-CN"/>
              </w:rPr>
              <w:t>update UP policy testing to align with split gNB SCAS</w:t>
            </w:r>
          </w:p>
        </w:tc>
        <w:tc>
          <w:tcPr>
            <w:tcW w:w="708" w:type="dxa"/>
            <w:shd w:val="solid" w:color="FFFFFF" w:fill="auto"/>
          </w:tcPr>
          <w:p w14:paraId="3FBAEBE6" w14:textId="77777777" w:rsidR="00351D0D" w:rsidRDefault="00351D0D" w:rsidP="00351D0D">
            <w:pPr>
              <w:pStyle w:val="TAC"/>
              <w:rPr>
                <w:sz w:val="16"/>
                <w:szCs w:val="16"/>
                <w:lang w:eastAsia="zh-CN"/>
              </w:rPr>
            </w:pPr>
            <w:r>
              <w:rPr>
                <w:sz w:val="16"/>
                <w:szCs w:val="16"/>
                <w:lang w:eastAsia="zh-CN"/>
              </w:rPr>
              <w:t>18.3.0</w:t>
            </w:r>
          </w:p>
        </w:tc>
      </w:tr>
      <w:tr w:rsidR="002805D2" w:rsidRPr="00A94455" w14:paraId="3FDE2090" w14:textId="77777777" w:rsidTr="00E11A03">
        <w:tc>
          <w:tcPr>
            <w:tcW w:w="800" w:type="dxa"/>
            <w:shd w:val="solid" w:color="FFFFFF" w:fill="auto"/>
          </w:tcPr>
          <w:p w14:paraId="5D3E1644" w14:textId="77777777" w:rsidR="002805D2" w:rsidRDefault="002805D2" w:rsidP="00351D0D">
            <w:pPr>
              <w:pStyle w:val="TAC"/>
              <w:rPr>
                <w:sz w:val="16"/>
                <w:szCs w:val="16"/>
                <w:lang w:eastAsia="zh-CN"/>
              </w:rPr>
            </w:pPr>
            <w:r>
              <w:rPr>
                <w:sz w:val="16"/>
                <w:szCs w:val="16"/>
                <w:lang w:eastAsia="zh-CN"/>
              </w:rPr>
              <w:t>2025-01</w:t>
            </w:r>
          </w:p>
        </w:tc>
        <w:tc>
          <w:tcPr>
            <w:tcW w:w="800" w:type="dxa"/>
            <w:shd w:val="solid" w:color="FFFFFF" w:fill="auto"/>
          </w:tcPr>
          <w:p w14:paraId="31E90C37" w14:textId="77777777" w:rsidR="002805D2" w:rsidRDefault="002805D2" w:rsidP="00351D0D">
            <w:pPr>
              <w:pStyle w:val="TAC"/>
              <w:rPr>
                <w:sz w:val="16"/>
                <w:szCs w:val="16"/>
                <w:lang w:eastAsia="zh-CN"/>
              </w:rPr>
            </w:pPr>
            <w:r>
              <w:rPr>
                <w:sz w:val="16"/>
                <w:szCs w:val="16"/>
                <w:lang w:eastAsia="zh-CN"/>
              </w:rPr>
              <w:t>SA#106</w:t>
            </w:r>
          </w:p>
        </w:tc>
        <w:tc>
          <w:tcPr>
            <w:tcW w:w="1094" w:type="dxa"/>
            <w:shd w:val="solid" w:color="FFFFFF" w:fill="auto"/>
          </w:tcPr>
          <w:p w14:paraId="5486734B" w14:textId="77777777" w:rsidR="002805D2" w:rsidRDefault="002805D2" w:rsidP="00351D0D">
            <w:pPr>
              <w:pStyle w:val="TAC"/>
              <w:rPr>
                <w:sz w:val="16"/>
                <w:szCs w:val="16"/>
                <w:lang w:eastAsia="zh-CN"/>
              </w:rPr>
            </w:pPr>
            <w:r>
              <w:rPr>
                <w:sz w:val="16"/>
                <w:szCs w:val="16"/>
                <w:lang w:eastAsia="zh-CN"/>
              </w:rPr>
              <w:t>SP-241798</w:t>
            </w:r>
          </w:p>
        </w:tc>
        <w:tc>
          <w:tcPr>
            <w:tcW w:w="567" w:type="dxa"/>
            <w:shd w:val="solid" w:color="FFFFFF" w:fill="auto"/>
          </w:tcPr>
          <w:p w14:paraId="4501F1DE" w14:textId="77777777" w:rsidR="002805D2" w:rsidRDefault="002805D2" w:rsidP="00351D0D">
            <w:pPr>
              <w:pStyle w:val="TAL"/>
              <w:rPr>
                <w:sz w:val="16"/>
                <w:szCs w:val="16"/>
              </w:rPr>
            </w:pPr>
            <w:r>
              <w:rPr>
                <w:sz w:val="16"/>
                <w:szCs w:val="16"/>
              </w:rPr>
              <w:t>0013</w:t>
            </w:r>
          </w:p>
        </w:tc>
        <w:tc>
          <w:tcPr>
            <w:tcW w:w="283" w:type="dxa"/>
            <w:shd w:val="solid" w:color="FFFFFF" w:fill="auto"/>
          </w:tcPr>
          <w:p w14:paraId="76A8A185" w14:textId="77777777" w:rsidR="002805D2" w:rsidRDefault="002805D2" w:rsidP="00351D0D">
            <w:pPr>
              <w:pStyle w:val="TAR"/>
              <w:rPr>
                <w:sz w:val="16"/>
                <w:szCs w:val="16"/>
              </w:rPr>
            </w:pPr>
            <w:r>
              <w:rPr>
                <w:sz w:val="16"/>
                <w:szCs w:val="16"/>
              </w:rPr>
              <w:t>-</w:t>
            </w:r>
          </w:p>
        </w:tc>
        <w:tc>
          <w:tcPr>
            <w:tcW w:w="425" w:type="dxa"/>
            <w:shd w:val="solid" w:color="FFFFFF" w:fill="auto"/>
          </w:tcPr>
          <w:p w14:paraId="3E495D48" w14:textId="77777777" w:rsidR="002805D2" w:rsidRDefault="002805D2" w:rsidP="00351D0D">
            <w:pPr>
              <w:pStyle w:val="TAC"/>
              <w:rPr>
                <w:sz w:val="16"/>
                <w:szCs w:val="16"/>
              </w:rPr>
            </w:pPr>
            <w:r>
              <w:rPr>
                <w:sz w:val="16"/>
                <w:szCs w:val="16"/>
              </w:rPr>
              <w:t>B</w:t>
            </w:r>
          </w:p>
        </w:tc>
        <w:tc>
          <w:tcPr>
            <w:tcW w:w="4962" w:type="dxa"/>
            <w:shd w:val="solid" w:color="FFFFFF" w:fill="auto"/>
          </w:tcPr>
          <w:p w14:paraId="1F8C77A3" w14:textId="77777777" w:rsidR="002805D2" w:rsidRDefault="002805D2" w:rsidP="00351D0D">
            <w:pPr>
              <w:pStyle w:val="TAL"/>
              <w:rPr>
                <w:sz w:val="16"/>
                <w:szCs w:val="16"/>
                <w:lang w:eastAsia="zh-CN"/>
              </w:rPr>
            </w:pPr>
            <w:r>
              <w:rPr>
                <w:sz w:val="16"/>
                <w:szCs w:val="16"/>
                <w:lang w:eastAsia="zh-CN"/>
              </w:rPr>
              <w:t>Adding certificate test cases to TS 33.511</w:t>
            </w:r>
          </w:p>
        </w:tc>
        <w:tc>
          <w:tcPr>
            <w:tcW w:w="708" w:type="dxa"/>
            <w:shd w:val="solid" w:color="FFFFFF" w:fill="auto"/>
          </w:tcPr>
          <w:p w14:paraId="6AD671F1" w14:textId="77777777" w:rsidR="002805D2" w:rsidRDefault="002805D2" w:rsidP="00351D0D">
            <w:pPr>
              <w:pStyle w:val="TAC"/>
              <w:rPr>
                <w:sz w:val="16"/>
                <w:szCs w:val="16"/>
                <w:lang w:eastAsia="zh-CN"/>
              </w:rPr>
            </w:pPr>
            <w:r>
              <w:rPr>
                <w:sz w:val="16"/>
                <w:szCs w:val="16"/>
                <w:lang w:eastAsia="zh-CN"/>
              </w:rPr>
              <w:t>19.0.0</w:t>
            </w:r>
          </w:p>
        </w:tc>
      </w:tr>
      <w:tr w:rsidR="00482BC7" w:rsidRPr="00A94455" w14:paraId="35EB6243" w14:textId="77777777" w:rsidTr="00E11A03">
        <w:tc>
          <w:tcPr>
            <w:tcW w:w="800" w:type="dxa"/>
            <w:shd w:val="solid" w:color="FFFFFF" w:fill="auto"/>
          </w:tcPr>
          <w:p w14:paraId="47941173" w14:textId="77777777" w:rsidR="00482BC7" w:rsidRDefault="00482BC7" w:rsidP="00351D0D">
            <w:pPr>
              <w:pStyle w:val="TAC"/>
              <w:rPr>
                <w:sz w:val="16"/>
                <w:szCs w:val="16"/>
                <w:lang w:eastAsia="zh-CN"/>
              </w:rPr>
            </w:pPr>
            <w:r>
              <w:rPr>
                <w:sz w:val="16"/>
                <w:szCs w:val="16"/>
                <w:lang w:eastAsia="zh-CN"/>
              </w:rPr>
              <w:t>2025-03</w:t>
            </w:r>
          </w:p>
        </w:tc>
        <w:tc>
          <w:tcPr>
            <w:tcW w:w="800" w:type="dxa"/>
            <w:shd w:val="solid" w:color="FFFFFF" w:fill="auto"/>
          </w:tcPr>
          <w:p w14:paraId="166E3A27" w14:textId="77777777" w:rsidR="00482BC7" w:rsidRDefault="00482BC7" w:rsidP="00351D0D">
            <w:pPr>
              <w:pStyle w:val="TAC"/>
              <w:rPr>
                <w:sz w:val="16"/>
                <w:szCs w:val="16"/>
                <w:lang w:eastAsia="zh-CN"/>
              </w:rPr>
            </w:pPr>
            <w:r>
              <w:rPr>
                <w:sz w:val="16"/>
                <w:szCs w:val="16"/>
                <w:lang w:eastAsia="zh-CN"/>
              </w:rPr>
              <w:t>SA#107</w:t>
            </w:r>
          </w:p>
        </w:tc>
        <w:tc>
          <w:tcPr>
            <w:tcW w:w="1094" w:type="dxa"/>
            <w:shd w:val="solid" w:color="FFFFFF" w:fill="auto"/>
          </w:tcPr>
          <w:p w14:paraId="1DB9A7B0" w14:textId="77777777" w:rsidR="00482BC7" w:rsidRDefault="00482BC7" w:rsidP="00351D0D">
            <w:pPr>
              <w:pStyle w:val="TAC"/>
              <w:rPr>
                <w:sz w:val="16"/>
                <w:szCs w:val="16"/>
                <w:lang w:eastAsia="zh-CN"/>
              </w:rPr>
            </w:pPr>
            <w:r>
              <w:rPr>
                <w:sz w:val="16"/>
                <w:szCs w:val="16"/>
                <w:lang w:eastAsia="zh-CN"/>
              </w:rPr>
              <w:t>SP-250098</w:t>
            </w:r>
          </w:p>
        </w:tc>
        <w:tc>
          <w:tcPr>
            <w:tcW w:w="567" w:type="dxa"/>
            <w:shd w:val="solid" w:color="FFFFFF" w:fill="auto"/>
          </w:tcPr>
          <w:p w14:paraId="7662C348" w14:textId="77777777" w:rsidR="00482BC7" w:rsidRDefault="00482BC7" w:rsidP="00351D0D">
            <w:pPr>
              <w:pStyle w:val="TAL"/>
              <w:rPr>
                <w:sz w:val="16"/>
                <w:szCs w:val="16"/>
              </w:rPr>
            </w:pPr>
            <w:r>
              <w:rPr>
                <w:sz w:val="16"/>
                <w:szCs w:val="16"/>
              </w:rPr>
              <w:t>0073</w:t>
            </w:r>
          </w:p>
        </w:tc>
        <w:tc>
          <w:tcPr>
            <w:tcW w:w="283" w:type="dxa"/>
            <w:shd w:val="solid" w:color="FFFFFF" w:fill="auto"/>
          </w:tcPr>
          <w:p w14:paraId="45EA91C6" w14:textId="77777777" w:rsidR="00482BC7" w:rsidRDefault="00482BC7" w:rsidP="00351D0D">
            <w:pPr>
              <w:pStyle w:val="TAR"/>
              <w:rPr>
                <w:sz w:val="16"/>
                <w:szCs w:val="16"/>
              </w:rPr>
            </w:pPr>
          </w:p>
        </w:tc>
        <w:tc>
          <w:tcPr>
            <w:tcW w:w="425" w:type="dxa"/>
            <w:shd w:val="solid" w:color="FFFFFF" w:fill="auto"/>
          </w:tcPr>
          <w:p w14:paraId="52E73311" w14:textId="77777777" w:rsidR="00482BC7" w:rsidRDefault="00482BC7" w:rsidP="00351D0D">
            <w:pPr>
              <w:pStyle w:val="TAC"/>
              <w:rPr>
                <w:sz w:val="16"/>
                <w:szCs w:val="16"/>
              </w:rPr>
            </w:pPr>
            <w:r>
              <w:rPr>
                <w:sz w:val="16"/>
                <w:szCs w:val="16"/>
              </w:rPr>
              <w:t>F</w:t>
            </w:r>
          </w:p>
        </w:tc>
        <w:tc>
          <w:tcPr>
            <w:tcW w:w="4962" w:type="dxa"/>
            <w:shd w:val="solid" w:color="FFFFFF" w:fill="auto"/>
          </w:tcPr>
          <w:p w14:paraId="0A9F00B9" w14:textId="77777777" w:rsidR="00482BC7" w:rsidRDefault="00482BC7" w:rsidP="00351D0D">
            <w:pPr>
              <w:pStyle w:val="TAL"/>
              <w:rPr>
                <w:sz w:val="16"/>
                <w:szCs w:val="16"/>
                <w:lang w:eastAsia="zh-CN"/>
              </w:rPr>
            </w:pPr>
            <w:r>
              <w:rPr>
                <w:sz w:val="16"/>
                <w:szCs w:val="16"/>
                <w:lang w:eastAsia="zh-CN"/>
              </w:rPr>
              <w:t>Correction of TC UP replay protection</w:t>
            </w:r>
          </w:p>
        </w:tc>
        <w:tc>
          <w:tcPr>
            <w:tcW w:w="708" w:type="dxa"/>
            <w:shd w:val="solid" w:color="FFFFFF" w:fill="auto"/>
          </w:tcPr>
          <w:p w14:paraId="10EB821E" w14:textId="77777777" w:rsidR="00482BC7" w:rsidRDefault="00482BC7" w:rsidP="00351D0D">
            <w:pPr>
              <w:pStyle w:val="TAC"/>
              <w:rPr>
                <w:sz w:val="16"/>
                <w:szCs w:val="16"/>
                <w:lang w:eastAsia="zh-CN"/>
              </w:rPr>
            </w:pPr>
            <w:r>
              <w:rPr>
                <w:sz w:val="16"/>
                <w:szCs w:val="16"/>
                <w:lang w:eastAsia="zh-CN"/>
              </w:rPr>
              <w:t>19.1.0</w:t>
            </w:r>
          </w:p>
        </w:tc>
      </w:tr>
      <w:tr w:rsidR="007245E5" w:rsidRPr="00A94455" w14:paraId="31A26B5F" w14:textId="77777777" w:rsidTr="00E11A03">
        <w:tc>
          <w:tcPr>
            <w:tcW w:w="800" w:type="dxa"/>
            <w:shd w:val="solid" w:color="FFFFFF" w:fill="auto"/>
          </w:tcPr>
          <w:p w14:paraId="22256202" w14:textId="77777777" w:rsidR="007245E5" w:rsidRDefault="007245E5" w:rsidP="007245E5">
            <w:pPr>
              <w:pStyle w:val="TAC"/>
              <w:rPr>
                <w:sz w:val="16"/>
                <w:szCs w:val="16"/>
                <w:lang w:eastAsia="zh-CN"/>
              </w:rPr>
            </w:pPr>
            <w:r>
              <w:rPr>
                <w:sz w:val="16"/>
                <w:szCs w:val="16"/>
                <w:lang w:eastAsia="zh-CN"/>
              </w:rPr>
              <w:t>2025-03</w:t>
            </w:r>
          </w:p>
        </w:tc>
        <w:tc>
          <w:tcPr>
            <w:tcW w:w="800" w:type="dxa"/>
            <w:shd w:val="solid" w:color="FFFFFF" w:fill="auto"/>
          </w:tcPr>
          <w:p w14:paraId="0F2DAD03" w14:textId="77777777" w:rsidR="007245E5" w:rsidRDefault="007245E5" w:rsidP="007245E5">
            <w:pPr>
              <w:pStyle w:val="TAC"/>
              <w:rPr>
                <w:sz w:val="16"/>
                <w:szCs w:val="16"/>
                <w:lang w:eastAsia="zh-CN"/>
              </w:rPr>
            </w:pPr>
            <w:r>
              <w:rPr>
                <w:sz w:val="16"/>
                <w:szCs w:val="16"/>
                <w:lang w:eastAsia="zh-CN"/>
              </w:rPr>
              <w:t>SA#107</w:t>
            </w:r>
          </w:p>
        </w:tc>
        <w:tc>
          <w:tcPr>
            <w:tcW w:w="1094" w:type="dxa"/>
            <w:shd w:val="solid" w:color="FFFFFF" w:fill="auto"/>
          </w:tcPr>
          <w:p w14:paraId="66530E1A" w14:textId="77777777" w:rsidR="007245E5" w:rsidRDefault="007245E5" w:rsidP="007245E5">
            <w:pPr>
              <w:pStyle w:val="TAC"/>
              <w:rPr>
                <w:sz w:val="16"/>
                <w:szCs w:val="16"/>
                <w:lang w:eastAsia="zh-CN"/>
              </w:rPr>
            </w:pPr>
            <w:r>
              <w:rPr>
                <w:sz w:val="16"/>
                <w:szCs w:val="16"/>
                <w:lang w:eastAsia="zh-CN"/>
              </w:rPr>
              <w:t>SP-250098</w:t>
            </w:r>
          </w:p>
        </w:tc>
        <w:tc>
          <w:tcPr>
            <w:tcW w:w="567" w:type="dxa"/>
            <w:shd w:val="solid" w:color="FFFFFF" w:fill="auto"/>
          </w:tcPr>
          <w:p w14:paraId="1B50D643" w14:textId="77777777" w:rsidR="007245E5" w:rsidRDefault="007245E5" w:rsidP="007245E5">
            <w:pPr>
              <w:pStyle w:val="TAL"/>
              <w:rPr>
                <w:sz w:val="16"/>
                <w:szCs w:val="16"/>
              </w:rPr>
            </w:pPr>
            <w:r>
              <w:rPr>
                <w:sz w:val="16"/>
                <w:szCs w:val="16"/>
              </w:rPr>
              <w:t>0074</w:t>
            </w:r>
          </w:p>
        </w:tc>
        <w:tc>
          <w:tcPr>
            <w:tcW w:w="283" w:type="dxa"/>
            <w:shd w:val="solid" w:color="FFFFFF" w:fill="auto"/>
          </w:tcPr>
          <w:p w14:paraId="07388184" w14:textId="77777777" w:rsidR="007245E5" w:rsidRDefault="007245E5" w:rsidP="007245E5">
            <w:pPr>
              <w:pStyle w:val="TAR"/>
              <w:rPr>
                <w:sz w:val="16"/>
                <w:szCs w:val="16"/>
              </w:rPr>
            </w:pPr>
          </w:p>
        </w:tc>
        <w:tc>
          <w:tcPr>
            <w:tcW w:w="425" w:type="dxa"/>
            <w:shd w:val="solid" w:color="FFFFFF" w:fill="auto"/>
          </w:tcPr>
          <w:p w14:paraId="1DCD48C5" w14:textId="77777777" w:rsidR="007245E5" w:rsidRDefault="007245E5" w:rsidP="007245E5">
            <w:pPr>
              <w:pStyle w:val="TAC"/>
              <w:rPr>
                <w:sz w:val="16"/>
                <w:szCs w:val="16"/>
              </w:rPr>
            </w:pPr>
            <w:r>
              <w:rPr>
                <w:sz w:val="16"/>
                <w:szCs w:val="16"/>
              </w:rPr>
              <w:t>F</w:t>
            </w:r>
          </w:p>
        </w:tc>
        <w:tc>
          <w:tcPr>
            <w:tcW w:w="4962" w:type="dxa"/>
            <w:shd w:val="solid" w:color="FFFFFF" w:fill="auto"/>
          </w:tcPr>
          <w:p w14:paraId="676D80A9" w14:textId="77777777" w:rsidR="007245E5" w:rsidRDefault="007245E5" w:rsidP="007245E5">
            <w:pPr>
              <w:pStyle w:val="TAL"/>
              <w:rPr>
                <w:sz w:val="16"/>
                <w:szCs w:val="16"/>
                <w:lang w:eastAsia="zh-CN"/>
              </w:rPr>
            </w:pPr>
            <w:r>
              <w:rPr>
                <w:sz w:val="16"/>
                <w:szCs w:val="16"/>
                <w:lang w:eastAsia="zh-CN"/>
              </w:rPr>
              <w:t>Correction of TC RRC replay protection</w:t>
            </w:r>
          </w:p>
        </w:tc>
        <w:tc>
          <w:tcPr>
            <w:tcW w:w="708" w:type="dxa"/>
            <w:shd w:val="solid" w:color="FFFFFF" w:fill="auto"/>
          </w:tcPr>
          <w:p w14:paraId="6EEDBE17" w14:textId="77777777" w:rsidR="007245E5" w:rsidRDefault="007245E5" w:rsidP="007245E5">
            <w:pPr>
              <w:pStyle w:val="TAC"/>
              <w:rPr>
                <w:sz w:val="16"/>
                <w:szCs w:val="16"/>
                <w:lang w:eastAsia="zh-CN"/>
              </w:rPr>
            </w:pPr>
            <w:r>
              <w:rPr>
                <w:sz w:val="16"/>
                <w:szCs w:val="16"/>
                <w:lang w:eastAsia="zh-CN"/>
              </w:rPr>
              <w:t>19.1.0</w:t>
            </w:r>
          </w:p>
        </w:tc>
      </w:tr>
      <w:tr w:rsidR="006521A0" w:rsidRPr="00A94455" w14:paraId="43AD6CA0" w14:textId="77777777" w:rsidTr="00E11A03">
        <w:tc>
          <w:tcPr>
            <w:tcW w:w="800" w:type="dxa"/>
            <w:shd w:val="solid" w:color="FFFFFF" w:fill="auto"/>
          </w:tcPr>
          <w:p w14:paraId="3EFDEE75" w14:textId="77777777" w:rsidR="006521A0" w:rsidRDefault="006521A0" w:rsidP="006521A0">
            <w:pPr>
              <w:pStyle w:val="TAC"/>
              <w:rPr>
                <w:sz w:val="16"/>
                <w:szCs w:val="16"/>
                <w:lang w:eastAsia="zh-CN"/>
              </w:rPr>
            </w:pPr>
            <w:r>
              <w:rPr>
                <w:sz w:val="16"/>
                <w:szCs w:val="16"/>
                <w:lang w:eastAsia="zh-CN"/>
              </w:rPr>
              <w:t>2025-03</w:t>
            </w:r>
          </w:p>
        </w:tc>
        <w:tc>
          <w:tcPr>
            <w:tcW w:w="800" w:type="dxa"/>
            <w:shd w:val="solid" w:color="FFFFFF" w:fill="auto"/>
          </w:tcPr>
          <w:p w14:paraId="2EB1DB44" w14:textId="77777777" w:rsidR="006521A0" w:rsidRDefault="006521A0" w:rsidP="006521A0">
            <w:pPr>
              <w:pStyle w:val="TAC"/>
              <w:rPr>
                <w:sz w:val="16"/>
                <w:szCs w:val="16"/>
                <w:lang w:eastAsia="zh-CN"/>
              </w:rPr>
            </w:pPr>
            <w:r>
              <w:rPr>
                <w:sz w:val="16"/>
                <w:szCs w:val="16"/>
                <w:lang w:eastAsia="zh-CN"/>
              </w:rPr>
              <w:t>SA#107</w:t>
            </w:r>
          </w:p>
        </w:tc>
        <w:tc>
          <w:tcPr>
            <w:tcW w:w="1094" w:type="dxa"/>
            <w:shd w:val="solid" w:color="FFFFFF" w:fill="auto"/>
          </w:tcPr>
          <w:p w14:paraId="78359498" w14:textId="77777777" w:rsidR="006521A0" w:rsidRDefault="006521A0" w:rsidP="006521A0">
            <w:pPr>
              <w:pStyle w:val="TAC"/>
              <w:rPr>
                <w:sz w:val="16"/>
                <w:szCs w:val="16"/>
                <w:lang w:eastAsia="zh-CN"/>
              </w:rPr>
            </w:pPr>
            <w:r>
              <w:rPr>
                <w:sz w:val="16"/>
                <w:szCs w:val="16"/>
                <w:lang w:eastAsia="zh-CN"/>
              </w:rPr>
              <w:t>SP-250098</w:t>
            </w:r>
          </w:p>
        </w:tc>
        <w:tc>
          <w:tcPr>
            <w:tcW w:w="567" w:type="dxa"/>
            <w:shd w:val="solid" w:color="FFFFFF" w:fill="auto"/>
          </w:tcPr>
          <w:p w14:paraId="3A9283B4" w14:textId="77777777" w:rsidR="006521A0" w:rsidRDefault="006521A0" w:rsidP="006521A0">
            <w:pPr>
              <w:pStyle w:val="TAL"/>
              <w:rPr>
                <w:sz w:val="16"/>
                <w:szCs w:val="16"/>
              </w:rPr>
            </w:pPr>
            <w:r>
              <w:rPr>
                <w:sz w:val="16"/>
                <w:szCs w:val="16"/>
              </w:rPr>
              <w:t>0075</w:t>
            </w:r>
          </w:p>
        </w:tc>
        <w:tc>
          <w:tcPr>
            <w:tcW w:w="283" w:type="dxa"/>
            <w:shd w:val="solid" w:color="FFFFFF" w:fill="auto"/>
          </w:tcPr>
          <w:p w14:paraId="21D36D3B" w14:textId="77777777" w:rsidR="006521A0" w:rsidRDefault="006521A0" w:rsidP="006521A0">
            <w:pPr>
              <w:pStyle w:val="TAR"/>
              <w:rPr>
                <w:sz w:val="16"/>
                <w:szCs w:val="16"/>
              </w:rPr>
            </w:pPr>
            <w:r>
              <w:rPr>
                <w:sz w:val="16"/>
                <w:szCs w:val="16"/>
              </w:rPr>
              <w:t>1</w:t>
            </w:r>
          </w:p>
        </w:tc>
        <w:tc>
          <w:tcPr>
            <w:tcW w:w="425" w:type="dxa"/>
            <w:shd w:val="solid" w:color="FFFFFF" w:fill="auto"/>
          </w:tcPr>
          <w:p w14:paraId="471225EF" w14:textId="77777777" w:rsidR="006521A0" w:rsidRDefault="006521A0" w:rsidP="006521A0">
            <w:pPr>
              <w:pStyle w:val="TAC"/>
              <w:rPr>
                <w:sz w:val="16"/>
                <w:szCs w:val="16"/>
              </w:rPr>
            </w:pPr>
            <w:r>
              <w:rPr>
                <w:sz w:val="16"/>
                <w:szCs w:val="16"/>
              </w:rPr>
              <w:t>F</w:t>
            </w:r>
          </w:p>
        </w:tc>
        <w:tc>
          <w:tcPr>
            <w:tcW w:w="4962" w:type="dxa"/>
            <w:shd w:val="solid" w:color="FFFFFF" w:fill="auto"/>
          </w:tcPr>
          <w:p w14:paraId="1E460FD4" w14:textId="77777777" w:rsidR="006521A0" w:rsidRDefault="006521A0" w:rsidP="006521A0">
            <w:pPr>
              <w:pStyle w:val="TAL"/>
              <w:rPr>
                <w:sz w:val="16"/>
                <w:szCs w:val="16"/>
                <w:lang w:eastAsia="zh-CN"/>
              </w:rPr>
            </w:pPr>
            <w:r>
              <w:rPr>
                <w:sz w:val="16"/>
                <w:szCs w:val="16"/>
                <w:lang w:eastAsia="zh-CN"/>
              </w:rPr>
              <w:t>Correction of Expected Results in AS algorithm selection in Handover scenario</w:t>
            </w:r>
          </w:p>
        </w:tc>
        <w:tc>
          <w:tcPr>
            <w:tcW w:w="708" w:type="dxa"/>
            <w:shd w:val="solid" w:color="FFFFFF" w:fill="auto"/>
          </w:tcPr>
          <w:p w14:paraId="00D9EEDE" w14:textId="77777777" w:rsidR="006521A0" w:rsidRDefault="006521A0" w:rsidP="006521A0">
            <w:pPr>
              <w:pStyle w:val="TAC"/>
              <w:rPr>
                <w:sz w:val="16"/>
                <w:szCs w:val="16"/>
                <w:lang w:eastAsia="zh-CN"/>
              </w:rPr>
            </w:pPr>
            <w:r>
              <w:rPr>
                <w:sz w:val="16"/>
                <w:szCs w:val="16"/>
                <w:lang w:eastAsia="zh-CN"/>
              </w:rPr>
              <w:t>19.1.0</w:t>
            </w:r>
          </w:p>
        </w:tc>
      </w:tr>
      <w:tr w:rsidR="003D1A2E" w:rsidRPr="00A94455" w14:paraId="2BEBFA56" w14:textId="77777777" w:rsidTr="00E11A03">
        <w:tc>
          <w:tcPr>
            <w:tcW w:w="800" w:type="dxa"/>
            <w:shd w:val="solid" w:color="FFFFFF" w:fill="auto"/>
          </w:tcPr>
          <w:p w14:paraId="6F2D15E2" w14:textId="77777777" w:rsidR="003D1A2E" w:rsidRDefault="003D1A2E" w:rsidP="003D1A2E">
            <w:pPr>
              <w:pStyle w:val="TAC"/>
              <w:rPr>
                <w:sz w:val="16"/>
                <w:szCs w:val="16"/>
                <w:lang w:eastAsia="zh-CN"/>
              </w:rPr>
            </w:pPr>
            <w:r>
              <w:rPr>
                <w:sz w:val="16"/>
                <w:szCs w:val="16"/>
                <w:lang w:eastAsia="zh-CN"/>
              </w:rPr>
              <w:t>2025-03</w:t>
            </w:r>
          </w:p>
        </w:tc>
        <w:tc>
          <w:tcPr>
            <w:tcW w:w="800" w:type="dxa"/>
            <w:shd w:val="solid" w:color="FFFFFF" w:fill="auto"/>
          </w:tcPr>
          <w:p w14:paraId="2FAD69A7" w14:textId="77777777" w:rsidR="003D1A2E" w:rsidRDefault="003D1A2E" w:rsidP="003D1A2E">
            <w:pPr>
              <w:pStyle w:val="TAC"/>
              <w:rPr>
                <w:sz w:val="16"/>
                <w:szCs w:val="16"/>
                <w:lang w:eastAsia="zh-CN"/>
              </w:rPr>
            </w:pPr>
            <w:r>
              <w:rPr>
                <w:sz w:val="16"/>
                <w:szCs w:val="16"/>
                <w:lang w:eastAsia="zh-CN"/>
              </w:rPr>
              <w:t>SA#107</w:t>
            </w:r>
          </w:p>
        </w:tc>
        <w:tc>
          <w:tcPr>
            <w:tcW w:w="1094" w:type="dxa"/>
            <w:shd w:val="solid" w:color="FFFFFF" w:fill="auto"/>
          </w:tcPr>
          <w:p w14:paraId="2ABAEA89" w14:textId="77777777" w:rsidR="003D1A2E" w:rsidRDefault="003D1A2E" w:rsidP="003D1A2E">
            <w:pPr>
              <w:pStyle w:val="TAC"/>
              <w:rPr>
                <w:sz w:val="16"/>
                <w:szCs w:val="16"/>
                <w:lang w:eastAsia="zh-CN"/>
              </w:rPr>
            </w:pPr>
            <w:r>
              <w:rPr>
                <w:sz w:val="16"/>
                <w:szCs w:val="16"/>
                <w:lang w:eastAsia="zh-CN"/>
              </w:rPr>
              <w:t>SP-250098</w:t>
            </w:r>
          </w:p>
        </w:tc>
        <w:tc>
          <w:tcPr>
            <w:tcW w:w="567" w:type="dxa"/>
            <w:shd w:val="solid" w:color="FFFFFF" w:fill="auto"/>
          </w:tcPr>
          <w:p w14:paraId="5FC44C74" w14:textId="77777777" w:rsidR="003D1A2E" w:rsidRDefault="003D1A2E" w:rsidP="003D1A2E">
            <w:pPr>
              <w:pStyle w:val="TAL"/>
              <w:rPr>
                <w:sz w:val="16"/>
                <w:szCs w:val="16"/>
              </w:rPr>
            </w:pPr>
            <w:r>
              <w:rPr>
                <w:sz w:val="16"/>
                <w:szCs w:val="16"/>
              </w:rPr>
              <w:t>0076</w:t>
            </w:r>
          </w:p>
        </w:tc>
        <w:tc>
          <w:tcPr>
            <w:tcW w:w="283" w:type="dxa"/>
            <w:shd w:val="solid" w:color="FFFFFF" w:fill="auto"/>
          </w:tcPr>
          <w:p w14:paraId="08B5F14F" w14:textId="77777777" w:rsidR="003D1A2E" w:rsidRDefault="003D1A2E" w:rsidP="003D1A2E">
            <w:pPr>
              <w:pStyle w:val="TAR"/>
              <w:rPr>
                <w:sz w:val="16"/>
                <w:szCs w:val="16"/>
              </w:rPr>
            </w:pPr>
            <w:r>
              <w:rPr>
                <w:sz w:val="16"/>
                <w:szCs w:val="16"/>
              </w:rPr>
              <w:t>1</w:t>
            </w:r>
          </w:p>
        </w:tc>
        <w:tc>
          <w:tcPr>
            <w:tcW w:w="425" w:type="dxa"/>
            <w:shd w:val="solid" w:color="FFFFFF" w:fill="auto"/>
          </w:tcPr>
          <w:p w14:paraId="46F71E25" w14:textId="77777777" w:rsidR="003D1A2E" w:rsidRDefault="003D1A2E" w:rsidP="003D1A2E">
            <w:pPr>
              <w:pStyle w:val="TAC"/>
              <w:rPr>
                <w:sz w:val="16"/>
                <w:szCs w:val="16"/>
              </w:rPr>
            </w:pPr>
            <w:r>
              <w:rPr>
                <w:sz w:val="16"/>
                <w:szCs w:val="16"/>
              </w:rPr>
              <w:t>F</w:t>
            </w:r>
          </w:p>
        </w:tc>
        <w:tc>
          <w:tcPr>
            <w:tcW w:w="4962" w:type="dxa"/>
            <w:shd w:val="solid" w:color="FFFFFF" w:fill="auto"/>
          </w:tcPr>
          <w:p w14:paraId="114C3EFF" w14:textId="77777777" w:rsidR="003D1A2E" w:rsidRDefault="003D1A2E" w:rsidP="003D1A2E">
            <w:pPr>
              <w:pStyle w:val="TAL"/>
              <w:rPr>
                <w:sz w:val="16"/>
                <w:szCs w:val="16"/>
                <w:lang w:eastAsia="zh-CN"/>
              </w:rPr>
            </w:pPr>
            <w:r>
              <w:rPr>
                <w:sz w:val="16"/>
                <w:szCs w:val="16"/>
                <w:lang w:eastAsia="zh-CN"/>
              </w:rPr>
              <w:t>Correction of TC UP integrity check failure</w:t>
            </w:r>
          </w:p>
        </w:tc>
        <w:tc>
          <w:tcPr>
            <w:tcW w:w="708" w:type="dxa"/>
            <w:shd w:val="solid" w:color="FFFFFF" w:fill="auto"/>
          </w:tcPr>
          <w:p w14:paraId="3519700A" w14:textId="77777777" w:rsidR="003D1A2E" w:rsidRDefault="003D1A2E" w:rsidP="003D1A2E">
            <w:pPr>
              <w:pStyle w:val="TAC"/>
              <w:rPr>
                <w:sz w:val="16"/>
                <w:szCs w:val="16"/>
                <w:lang w:eastAsia="zh-CN"/>
              </w:rPr>
            </w:pPr>
            <w:r>
              <w:rPr>
                <w:sz w:val="16"/>
                <w:szCs w:val="16"/>
                <w:lang w:eastAsia="zh-CN"/>
              </w:rPr>
              <w:t>19.1.0</w:t>
            </w:r>
          </w:p>
        </w:tc>
      </w:tr>
      <w:tr w:rsidR="004A43E1" w:rsidRPr="00A94455" w14:paraId="093C221D" w14:textId="77777777" w:rsidTr="00E11A03">
        <w:tc>
          <w:tcPr>
            <w:tcW w:w="800" w:type="dxa"/>
            <w:shd w:val="solid" w:color="FFFFFF" w:fill="auto"/>
          </w:tcPr>
          <w:p w14:paraId="16EF92C1" w14:textId="77777777" w:rsidR="004A43E1" w:rsidRDefault="004A43E1" w:rsidP="004A43E1">
            <w:pPr>
              <w:pStyle w:val="TAC"/>
              <w:rPr>
                <w:sz w:val="16"/>
                <w:szCs w:val="16"/>
                <w:lang w:eastAsia="zh-CN"/>
              </w:rPr>
            </w:pPr>
            <w:r>
              <w:rPr>
                <w:sz w:val="16"/>
                <w:szCs w:val="16"/>
                <w:lang w:eastAsia="zh-CN"/>
              </w:rPr>
              <w:t>2025-03</w:t>
            </w:r>
          </w:p>
        </w:tc>
        <w:tc>
          <w:tcPr>
            <w:tcW w:w="800" w:type="dxa"/>
            <w:shd w:val="solid" w:color="FFFFFF" w:fill="auto"/>
          </w:tcPr>
          <w:p w14:paraId="7FDDC3F6" w14:textId="77777777" w:rsidR="004A43E1" w:rsidRDefault="004A43E1" w:rsidP="004A43E1">
            <w:pPr>
              <w:pStyle w:val="TAC"/>
              <w:rPr>
                <w:sz w:val="16"/>
                <w:szCs w:val="16"/>
                <w:lang w:eastAsia="zh-CN"/>
              </w:rPr>
            </w:pPr>
            <w:r>
              <w:rPr>
                <w:sz w:val="16"/>
                <w:szCs w:val="16"/>
                <w:lang w:eastAsia="zh-CN"/>
              </w:rPr>
              <w:t>SA#107</w:t>
            </w:r>
          </w:p>
        </w:tc>
        <w:tc>
          <w:tcPr>
            <w:tcW w:w="1094" w:type="dxa"/>
            <w:shd w:val="solid" w:color="FFFFFF" w:fill="auto"/>
          </w:tcPr>
          <w:p w14:paraId="79B3AA00" w14:textId="77777777" w:rsidR="004A43E1" w:rsidRDefault="004A43E1" w:rsidP="004A43E1">
            <w:pPr>
              <w:pStyle w:val="TAC"/>
              <w:rPr>
                <w:sz w:val="16"/>
                <w:szCs w:val="16"/>
                <w:lang w:eastAsia="zh-CN"/>
              </w:rPr>
            </w:pPr>
            <w:r>
              <w:rPr>
                <w:sz w:val="16"/>
                <w:szCs w:val="16"/>
                <w:lang w:eastAsia="zh-CN"/>
              </w:rPr>
              <w:t>SP-250098</w:t>
            </w:r>
          </w:p>
        </w:tc>
        <w:tc>
          <w:tcPr>
            <w:tcW w:w="567" w:type="dxa"/>
            <w:shd w:val="solid" w:color="FFFFFF" w:fill="auto"/>
          </w:tcPr>
          <w:p w14:paraId="7C8DC918" w14:textId="77777777" w:rsidR="004A43E1" w:rsidRDefault="004A43E1" w:rsidP="004A43E1">
            <w:pPr>
              <w:pStyle w:val="TAL"/>
              <w:rPr>
                <w:sz w:val="16"/>
                <w:szCs w:val="16"/>
              </w:rPr>
            </w:pPr>
            <w:r>
              <w:rPr>
                <w:sz w:val="16"/>
                <w:szCs w:val="16"/>
              </w:rPr>
              <w:t>0077</w:t>
            </w:r>
          </w:p>
        </w:tc>
        <w:tc>
          <w:tcPr>
            <w:tcW w:w="283" w:type="dxa"/>
            <w:shd w:val="solid" w:color="FFFFFF" w:fill="auto"/>
          </w:tcPr>
          <w:p w14:paraId="66688ABD" w14:textId="77777777" w:rsidR="004A43E1" w:rsidRDefault="004A43E1" w:rsidP="004A43E1">
            <w:pPr>
              <w:pStyle w:val="TAR"/>
              <w:rPr>
                <w:sz w:val="16"/>
                <w:szCs w:val="16"/>
              </w:rPr>
            </w:pPr>
            <w:r>
              <w:rPr>
                <w:sz w:val="16"/>
                <w:szCs w:val="16"/>
              </w:rPr>
              <w:t>1</w:t>
            </w:r>
          </w:p>
        </w:tc>
        <w:tc>
          <w:tcPr>
            <w:tcW w:w="425" w:type="dxa"/>
            <w:shd w:val="solid" w:color="FFFFFF" w:fill="auto"/>
          </w:tcPr>
          <w:p w14:paraId="539F5996" w14:textId="77777777" w:rsidR="004A43E1" w:rsidRDefault="004A43E1" w:rsidP="004A43E1">
            <w:pPr>
              <w:pStyle w:val="TAC"/>
              <w:rPr>
                <w:sz w:val="16"/>
                <w:szCs w:val="16"/>
              </w:rPr>
            </w:pPr>
            <w:r>
              <w:rPr>
                <w:sz w:val="16"/>
                <w:szCs w:val="16"/>
              </w:rPr>
              <w:t>F</w:t>
            </w:r>
          </w:p>
        </w:tc>
        <w:tc>
          <w:tcPr>
            <w:tcW w:w="4962" w:type="dxa"/>
            <w:shd w:val="solid" w:color="FFFFFF" w:fill="auto"/>
          </w:tcPr>
          <w:p w14:paraId="233CC309" w14:textId="77777777" w:rsidR="004A43E1" w:rsidRDefault="004A43E1" w:rsidP="004A43E1">
            <w:pPr>
              <w:pStyle w:val="TAL"/>
              <w:rPr>
                <w:sz w:val="16"/>
                <w:szCs w:val="16"/>
                <w:lang w:eastAsia="zh-CN"/>
              </w:rPr>
            </w:pPr>
            <w:r>
              <w:rPr>
                <w:sz w:val="16"/>
                <w:szCs w:val="16"/>
                <w:lang w:eastAsia="zh-CN"/>
              </w:rPr>
              <w:t>Clarification of gNB SCAS wording</w:t>
            </w:r>
          </w:p>
        </w:tc>
        <w:tc>
          <w:tcPr>
            <w:tcW w:w="708" w:type="dxa"/>
            <w:shd w:val="solid" w:color="FFFFFF" w:fill="auto"/>
          </w:tcPr>
          <w:p w14:paraId="6D12E731" w14:textId="77777777" w:rsidR="004A43E1" w:rsidRDefault="004A43E1" w:rsidP="004A43E1">
            <w:pPr>
              <w:pStyle w:val="TAC"/>
              <w:rPr>
                <w:sz w:val="16"/>
                <w:szCs w:val="16"/>
                <w:lang w:eastAsia="zh-CN"/>
              </w:rPr>
            </w:pPr>
            <w:r>
              <w:rPr>
                <w:sz w:val="16"/>
                <w:szCs w:val="16"/>
                <w:lang w:eastAsia="zh-CN"/>
              </w:rPr>
              <w:t>19.1.0</w:t>
            </w:r>
          </w:p>
        </w:tc>
      </w:tr>
      <w:tr w:rsidR="000B670A" w:rsidRPr="00A94455" w14:paraId="1D99595F" w14:textId="77777777" w:rsidTr="00E11A03">
        <w:tc>
          <w:tcPr>
            <w:tcW w:w="800" w:type="dxa"/>
            <w:shd w:val="solid" w:color="FFFFFF" w:fill="auto"/>
          </w:tcPr>
          <w:p w14:paraId="62F567CF" w14:textId="77777777" w:rsidR="000B670A" w:rsidRDefault="000B670A" w:rsidP="004A43E1">
            <w:pPr>
              <w:pStyle w:val="TAC"/>
              <w:rPr>
                <w:sz w:val="16"/>
                <w:szCs w:val="16"/>
                <w:lang w:eastAsia="zh-CN"/>
              </w:rPr>
            </w:pPr>
            <w:r>
              <w:rPr>
                <w:sz w:val="16"/>
                <w:szCs w:val="16"/>
                <w:lang w:eastAsia="zh-CN"/>
              </w:rPr>
              <w:t>2025-07</w:t>
            </w:r>
          </w:p>
        </w:tc>
        <w:tc>
          <w:tcPr>
            <w:tcW w:w="800" w:type="dxa"/>
            <w:shd w:val="solid" w:color="FFFFFF" w:fill="auto"/>
          </w:tcPr>
          <w:p w14:paraId="7B9C4FA8" w14:textId="77777777" w:rsidR="000B670A" w:rsidRDefault="000B670A" w:rsidP="004A43E1">
            <w:pPr>
              <w:pStyle w:val="TAC"/>
              <w:rPr>
                <w:sz w:val="16"/>
                <w:szCs w:val="16"/>
                <w:lang w:eastAsia="zh-CN"/>
              </w:rPr>
            </w:pPr>
            <w:r>
              <w:rPr>
                <w:sz w:val="16"/>
                <w:szCs w:val="16"/>
                <w:lang w:eastAsia="zh-CN"/>
              </w:rPr>
              <w:t>SA#108</w:t>
            </w:r>
          </w:p>
        </w:tc>
        <w:tc>
          <w:tcPr>
            <w:tcW w:w="1094" w:type="dxa"/>
            <w:shd w:val="solid" w:color="FFFFFF" w:fill="auto"/>
          </w:tcPr>
          <w:p w14:paraId="36A8C99B" w14:textId="77777777" w:rsidR="000B670A" w:rsidRDefault="000B670A" w:rsidP="004A43E1">
            <w:pPr>
              <w:pStyle w:val="TAC"/>
              <w:rPr>
                <w:sz w:val="16"/>
                <w:szCs w:val="16"/>
                <w:lang w:eastAsia="zh-CN"/>
              </w:rPr>
            </w:pPr>
            <w:r>
              <w:rPr>
                <w:sz w:val="16"/>
                <w:szCs w:val="16"/>
                <w:lang w:eastAsia="zh-CN"/>
              </w:rPr>
              <w:t>SP-250657</w:t>
            </w:r>
          </w:p>
        </w:tc>
        <w:tc>
          <w:tcPr>
            <w:tcW w:w="567" w:type="dxa"/>
            <w:shd w:val="solid" w:color="FFFFFF" w:fill="auto"/>
          </w:tcPr>
          <w:p w14:paraId="044B169B" w14:textId="77777777" w:rsidR="000B670A" w:rsidRDefault="000B670A" w:rsidP="004A43E1">
            <w:pPr>
              <w:pStyle w:val="TAL"/>
              <w:rPr>
                <w:sz w:val="16"/>
                <w:szCs w:val="16"/>
              </w:rPr>
            </w:pPr>
            <w:r>
              <w:rPr>
                <w:sz w:val="16"/>
                <w:szCs w:val="16"/>
              </w:rPr>
              <w:t>0086</w:t>
            </w:r>
          </w:p>
        </w:tc>
        <w:tc>
          <w:tcPr>
            <w:tcW w:w="283" w:type="dxa"/>
            <w:shd w:val="solid" w:color="FFFFFF" w:fill="auto"/>
          </w:tcPr>
          <w:p w14:paraId="4FAEDCDF" w14:textId="77777777" w:rsidR="000B670A" w:rsidRDefault="000B670A" w:rsidP="004A43E1">
            <w:pPr>
              <w:pStyle w:val="TAR"/>
              <w:rPr>
                <w:sz w:val="16"/>
                <w:szCs w:val="16"/>
              </w:rPr>
            </w:pPr>
            <w:r>
              <w:rPr>
                <w:sz w:val="16"/>
                <w:szCs w:val="16"/>
              </w:rPr>
              <w:t>1</w:t>
            </w:r>
          </w:p>
        </w:tc>
        <w:tc>
          <w:tcPr>
            <w:tcW w:w="425" w:type="dxa"/>
            <w:shd w:val="solid" w:color="FFFFFF" w:fill="auto"/>
          </w:tcPr>
          <w:p w14:paraId="025C496E" w14:textId="77777777" w:rsidR="000B670A" w:rsidRDefault="000B670A" w:rsidP="004A43E1">
            <w:pPr>
              <w:pStyle w:val="TAC"/>
              <w:rPr>
                <w:sz w:val="16"/>
                <w:szCs w:val="16"/>
              </w:rPr>
            </w:pPr>
            <w:r>
              <w:rPr>
                <w:sz w:val="16"/>
                <w:szCs w:val="16"/>
              </w:rPr>
              <w:t>F</w:t>
            </w:r>
          </w:p>
        </w:tc>
        <w:tc>
          <w:tcPr>
            <w:tcW w:w="4962" w:type="dxa"/>
            <w:shd w:val="solid" w:color="FFFFFF" w:fill="auto"/>
          </w:tcPr>
          <w:p w14:paraId="2979C273" w14:textId="77777777" w:rsidR="000B670A" w:rsidRDefault="000B670A" w:rsidP="004A43E1">
            <w:pPr>
              <w:pStyle w:val="TAL"/>
              <w:rPr>
                <w:sz w:val="16"/>
                <w:szCs w:val="16"/>
                <w:lang w:eastAsia="zh-CN"/>
              </w:rPr>
            </w:pPr>
            <w:r>
              <w:rPr>
                <w:sz w:val="16"/>
                <w:szCs w:val="16"/>
                <w:lang w:eastAsia="zh-CN"/>
              </w:rPr>
              <w:t>Addition of test names and Clean up of 33.511</w:t>
            </w:r>
          </w:p>
        </w:tc>
        <w:tc>
          <w:tcPr>
            <w:tcW w:w="708" w:type="dxa"/>
            <w:shd w:val="solid" w:color="FFFFFF" w:fill="auto"/>
          </w:tcPr>
          <w:p w14:paraId="3F25862E" w14:textId="77777777" w:rsidR="000B670A" w:rsidRDefault="000B670A" w:rsidP="004A43E1">
            <w:pPr>
              <w:pStyle w:val="TAC"/>
              <w:rPr>
                <w:sz w:val="16"/>
                <w:szCs w:val="16"/>
                <w:lang w:eastAsia="zh-CN"/>
              </w:rPr>
            </w:pPr>
            <w:r>
              <w:rPr>
                <w:sz w:val="16"/>
                <w:szCs w:val="16"/>
                <w:lang w:eastAsia="zh-CN"/>
              </w:rPr>
              <w:t>19.2.0</w:t>
            </w:r>
          </w:p>
        </w:tc>
      </w:tr>
      <w:tr w:rsidR="00880FCC" w:rsidRPr="00A94455" w14:paraId="5E17344C" w14:textId="77777777" w:rsidTr="00E11A03">
        <w:tc>
          <w:tcPr>
            <w:tcW w:w="800" w:type="dxa"/>
            <w:shd w:val="solid" w:color="FFFFFF" w:fill="auto"/>
          </w:tcPr>
          <w:p w14:paraId="1F065001" w14:textId="77777777" w:rsidR="00880FCC" w:rsidRDefault="00880FCC" w:rsidP="004A43E1">
            <w:pPr>
              <w:pStyle w:val="TAC"/>
              <w:rPr>
                <w:sz w:val="16"/>
                <w:szCs w:val="16"/>
                <w:lang w:eastAsia="zh-CN"/>
              </w:rPr>
            </w:pPr>
            <w:r>
              <w:rPr>
                <w:sz w:val="16"/>
                <w:szCs w:val="16"/>
                <w:lang w:eastAsia="zh-CN"/>
              </w:rPr>
              <w:t>2025-09</w:t>
            </w:r>
          </w:p>
        </w:tc>
        <w:tc>
          <w:tcPr>
            <w:tcW w:w="800" w:type="dxa"/>
            <w:shd w:val="solid" w:color="FFFFFF" w:fill="auto"/>
          </w:tcPr>
          <w:p w14:paraId="5037FC92" w14:textId="77777777" w:rsidR="00880FCC" w:rsidRDefault="00880FCC" w:rsidP="004A43E1">
            <w:pPr>
              <w:pStyle w:val="TAC"/>
              <w:rPr>
                <w:sz w:val="16"/>
                <w:szCs w:val="16"/>
                <w:lang w:eastAsia="zh-CN"/>
              </w:rPr>
            </w:pPr>
            <w:r>
              <w:rPr>
                <w:sz w:val="16"/>
                <w:szCs w:val="16"/>
                <w:lang w:eastAsia="zh-CN"/>
              </w:rPr>
              <w:t>SA#109</w:t>
            </w:r>
          </w:p>
        </w:tc>
        <w:tc>
          <w:tcPr>
            <w:tcW w:w="1094" w:type="dxa"/>
            <w:shd w:val="solid" w:color="FFFFFF" w:fill="auto"/>
          </w:tcPr>
          <w:p w14:paraId="0EE14E73" w14:textId="77777777" w:rsidR="00880FCC" w:rsidRDefault="00880FCC" w:rsidP="004A43E1">
            <w:pPr>
              <w:pStyle w:val="TAC"/>
              <w:rPr>
                <w:sz w:val="16"/>
                <w:szCs w:val="16"/>
                <w:lang w:eastAsia="zh-CN"/>
              </w:rPr>
            </w:pPr>
            <w:r>
              <w:rPr>
                <w:sz w:val="16"/>
                <w:szCs w:val="16"/>
                <w:lang w:eastAsia="zh-CN"/>
              </w:rPr>
              <w:t>SP-251020</w:t>
            </w:r>
          </w:p>
        </w:tc>
        <w:tc>
          <w:tcPr>
            <w:tcW w:w="567" w:type="dxa"/>
            <w:shd w:val="solid" w:color="FFFFFF" w:fill="auto"/>
          </w:tcPr>
          <w:p w14:paraId="748B4A58" w14:textId="77777777" w:rsidR="00880FCC" w:rsidRDefault="00880FCC" w:rsidP="004A43E1">
            <w:pPr>
              <w:pStyle w:val="TAL"/>
              <w:rPr>
                <w:sz w:val="16"/>
                <w:szCs w:val="16"/>
              </w:rPr>
            </w:pPr>
            <w:r>
              <w:rPr>
                <w:sz w:val="16"/>
                <w:szCs w:val="16"/>
              </w:rPr>
              <w:t>0093</w:t>
            </w:r>
          </w:p>
        </w:tc>
        <w:tc>
          <w:tcPr>
            <w:tcW w:w="283" w:type="dxa"/>
            <w:shd w:val="solid" w:color="FFFFFF" w:fill="auto"/>
          </w:tcPr>
          <w:p w14:paraId="1EB0177E" w14:textId="77777777" w:rsidR="00880FCC" w:rsidRDefault="00880FCC" w:rsidP="004A43E1">
            <w:pPr>
              <w:pStyle w:val="TAR"/>
              <w:rPr>
                <w:sz w:val="16"/>
                <w:szCs w:val="16"/>
              </w:rPr>
            </w:pPr>
            <w:r>
              <w:rPr>
                <w:sz w:val="16"/>
                <w:szCs w:val="16"/>
              </w:rPr>
              <w:t>1</w:t>
            </w:r>
          </w:p>
        </w:tc>
        <w:tc>
          <w:tcPr>
            <w:tcW w:w="425" w:type="dxa"/>
            <w:shd w:val="solid" w:color="FFFFFF" w:fill="auto"/>
          </w:tcPr>
          <w:p w14:paraId="64820A9F" w14:textId="77777777" w:rsidR="00880FCC" w:rsidRDefault="00880FCC" w:rsidP="004A43E1">
            <w:pPr>
              <w:pStyle w:val="TAC"/>
              <w:rPr>
                <w:sz w:val="16"/>
                <w:szCs w:val="16"/>
              </w:rPr>
            </w:pPr>
            <w:r>
              <w:rPr>
                <w:sz w:val="16"/>
                <w:szCs w:val="16"/>
              </w:rPr>
              <w:t>F</w:t>
            </w:r>
          </w:p>
        </w:tc>
        <w:tc>
          <w:tcPr>
            <w:tcW w:w="4962" w:type="dxa"/>
            <w:shd w:val="solid" w:color="FFFFFF" w:fill="auto"/>
          </w:tcPr>
          <w:p w14:paraId="6BDE6B66" w14:textId="77777777" w:rsidR="00880FCC" w:rsidRDefault="00880FCC" w:rsidP="004A43E1">
            <w:pPr>
              <w:pStyle w:val="TAL"/>
              <w:rPr>
                <w:sz w:val="16"/>
                <w:szCs w:val="16"/>
                <w:lang w:eastAsia="zh-CN"/>
              </w:rPr>
            </w:pPr>
            <w:r>
              <w:rPr>
                <w:sz w:val="16"/>
                <w:szCs w:val="16"/>
                <w:lang w:eastAsia="zh-CN"/>
              </w:rPr>
              <w:t>Correcting the RRC replay test case to remove the UP packets text</w:t>
            </w:r>
          </w:p>
        </w:tc>
        <w:tc>
          <w:tcPr>
            <w:tcW w:w="708" w:type="dxa"/>
            <w:shd w:val="solid" w:color="FFFFFF" w:fill="auto"/>
          </w:tcPr>
          <w:p w14:paraId="4ECB08A3" w14:textId="77777777" w:rsidR="00880FCC" w:rsidRDefault="00880FCC" w:rsidP="004A43E1">
            <w:pPr>
              <w:pStyle w:val="TAC"/>
              <w:rPr>
                <w:sz w:val="16"/>
                <w:szCs w:val="16"/>
                <w:lang w:eastAsia="zh-CN"/>
              </w:rPr>
            </w:pPr>
            <w:r>
              <w:rPr>
                <w:sz w:val="16"/>
                <w:szCs w:val="16"/>
                <w:lang w:eastAsia="zh-CN"/>
              </w:rPr>
              <w:t>19.3.0</w:t>
            </w:r>
          </w:p>
        </w:tc>
      </w:tr>
      <w:tr w:rsidR="00880FCC" w:rsidRPr="00A94455" w14:paraId="1F9A4789" w14:textId="77777777" w:rsidTr="00E11A03">
        <w:tc>
          <w:tcPr>
            <w:tcW w:w="800" w:type="dxa"/>
            <w:shd w:val="solid" w:color="FFFFFF" w:fill="auto"/>
          </w:tcPr>
          <w:p w14:paraId="3B3E34B5" w14:textId="77777777" w:rsidR="00880FCC" w:rsidRDefault="00880FCC" w:rsidP="00880FCC">
            <w:pPr>
              <w:pStyle w:val="TAC"/>
              <w:rPr>
                <w:sz w:val="16"/>
                <w:szCs w:val="16"/>
                <w:lang w:eastAsia="zh-CN"/>
              </w:rPr>
            </w:pPr>
            <w:r>
              <w:rPr>
                <w:sz w:val="16"/>
                <w:szCs w:val="16"/>
                <w:lang w:eastAsia="zh-CN"/>
              </w:rPr>
              <w:t>2025-09</w:t>
            </w:r>
          </w:p>
        </w:tc>
        <w:tc>
          <w:tcPr>
            <w:tcW w:w="800" w:type="dxa"/>
            <w:shd w:val="solid" w:color="FFFFFF" w:fill="auto"/>
          </w:tcPr>
          <w:p w14:paraId="5C78C936" w14:textId="77777777" w:rsidR="00880FCC" w:rsidRDefault="00880FCC" w:rsidP="00880FCC">
            <w:pPr>
              <w:pStyle w:val="TAC"/>
              <w:rPr>
                <w:sz w:val="16"/>
                <w:szCs w:val="16"/>
                <w:lang w:eastAsia="zh-CN"/>
              </w:rPr>
            </w:pPr>
            <w:r>
              <w:rPr>
                <w:sz w:val="16"/>
                <w:szCs w:val="16"/>
                <w:lang w:eastAsia="zh-CN"/>
              </w:rPr>
              <w:t>SA#109</w:t>
            </w:r>
          </w:p>
        </w:tc>
        <w:tc>
          <w:tcPr>
            <w:tcW w:w="1094" w:type="dxa"/>
            <w:shd w:val="solid" w:color="FFFFFF" w:fill="auto"/>
          </w:tcPr>
          <w:p w14:paraId="20CC0512" w14:textId="77777777" w:rsidR="00880FCC" w:rsidRDefault="00880FCC" w:rsidP="00880FCC">
            <w:pPr>
              <w:pStyle w:val="TAC"/>
              <w:rPr>
                <w:sz w:val="16"/>
                <w:szCs w:val="16"/>
                <w:lang w:eastAsia="zh-CN"/>
              </w:rPr>
            </w:pPr>
            <w:r>
              <w:rPr>
                <w:sz w:val="16"/>
                <w:szCs w:val="16"/>
                <w:lang w:eastAsia="zh-CN"/>
              </w:rPr>
              <w:t>SP-251020</w:t>
            </w:r>
          </w:p>
        </w:tc>
        <w:tc>
          <w:tcPr>
            <w:tcW w:w="567" w:type="dxa"/>
            <w:shd w:val="solid" w:color="FFFFFF" w:fill="auto"/>
          </w:tcPr>
          <w:p w14:paraId="4DEB3EF5" w14:textId="77777777" w:rsidR="00880FCC" w:rsidRDefault="00880FCC" w:rsidP="00880FCC">
            <w:pPr>
              <w:pStyle w:val="TAL"/>
              <w:rPr>
                <w:sz w:val="16"/>
                <w:szCs w:val="16"/>
              </w:rPr>
            </w:pPr>
            <w:r>
              <w:rPr>
                <w:sz w:val="16"/>
                <w:szCs w:val="16"/>
              </w:rPr>
              <w:t>0094</w:t>
            </w:r>
          </w:p>
        </w:tc>
        <w:tc>
          <w:tcPr>
            <w:tcW w:w="283" w:type="dxa"/>
            <w:shd w:val="solid" w:color="FFFFFF" w:fill="auto"/>
          </w:tcPr>
          <w:p w14:paraId="54DB186A" w14:textId="77777777" w:rsidR="00880FCC" w:rsidRDefault="00880FCC" w:rsidP="00880FCC">
            <w:pPr>
              <w:pStyle w:val="TAR"/>
              <w:rPr>
                <w:sz w:val="16"/>
                <w:szCs w:val="16"/>
              </w:rPr>
            </w:pPr>
            <w:r>
              <w:rPr>
                <w:sz w:val="16"/>
                <w:szCs w:val="16"/>
              </w:rPr>
              <w:t>1</w:t>
            </w:r>
          </w:p>
        </w:tc>
        <w:tc>
          <w:tcPr>
            <w:tcW w:w="425" w:type="dxa"/>
            <w:shd w:val="solid" w:color="FFFFFF" w:fill="auto"/>
          </w:tcPr>
          <w:p w14:paraId="74448B6C" w14:textId="77777777" w:rsidR="00880FCC" w:rsidRDefault="00880FCC" w:rsidP="00880FCC">
            <w:pPr>
              <w:pStyle w:val="TAC"/>
              <w:rPr>
                <w:sz w:val="16"/>
                <w:szCs w:val="16"/>
              </w:rPr>
            </w:pPr>
            <w:r>
              <w:rPr>
                <w:sz w:val="16"/>
                <w:szCs w:val="16"/>
              </w:rPr>
              <w:t>F</w:t>
            </w:r>
          </w:p>
        </w:tc>
        <w:tc>
          <w:tcPr>
            <w:tcW w:w="4962" w:type="dxa"/>
            <w:shd w:val="solid" w:color="FFFFFF" w:fill="auto"/>
          </w:tcPr>
          <w:p w14:paraId="04A5A42D" w14:textId="77777777" w:rsidR="00880FCC" w:rsidRDefault="00880FCC" w:rsidP="00880FCC">
            <w:pPr>
              <w:pStyle w:val="TAL"/>
              <w:rPr>
                <w:sz w:val="16"/>
                <w:szCs w:val="16"/>
                <w:lang w:eastAsia="zh-CN"/>
              </w:rPr>
            </w:pPr>
            <w:r>
              <w:rPr>
                <w:sz w:val="16"/>
                <w:szCs w:val="16"/>
                <w:lang w:eastAsia="zh-CN"/>
              </w:rPr>
              <w:t>Correcting the UP replay test case to remove the response messages</w:t>
            </w:r>
          </w:p>
        </w:tc>
        <w:tc>
          <w:tcPr>
            <w:tcW w:w="708" w:type="dxa"/>
            <w:shd w:val="solid" w:color="FFFFFF" w:fill="auto"/>
          </w:tcPr>
          <w:p w14:paraId="6198023A" w14:textId="77777777" w:rsidR="00880FCC" w:rsidRDefault="00880FCC" w:rsidP="00880FCC">
            <w:pPr>
              <w:pStyle w:val="TAC"/>
              <w:rPr>
                <w:sz w:val="16"/>
                <w:szCs w:val="16"/>
                <w:lang w:eastAsia="zh-CN"/>
              </w:rPr>
            </w:pPr>
            <w:r>
              <w:rPr>
                <w:sz w:val="16"/>
                <w:szCs w:val="16"/>
                <w:lang w:eastAsia="zh-CN"/>
              </w:rPr>
              <w:t>19.3.0</w:t>
            </w:r>
          </w:p>
        </w:tc>
      </w:tr>
      <w:tr w:rsidR="00441F25" w:rsidRPr="00A94455" w14:paraId="5E50653A" w14:textId="77777777" w:rsidTr="00E11A03">
        <w:tc>
          <w:tcPr>
            <w:tcW w:w="800" w:type="dxa"/>
            <w:shd w:val="solid" w:color="FFFFFF" w:fill="auto"/>
          </w:tcPr>
          <w:p w14:paraId="296CFC80" w14:textId="4D485862" w:rsidR="00441F25" w:rsidRDefault="00441F25" w:rsidP="00880FCC">
            <w:pPr>
              <w:pStyle w:val="TAC"/>
              <w:rPr>
                <w:sz w:val="16"/>
                <w:szCs w:val="16"/>
                <w:lang w:eastAsia="zh-CN"/>
              </w:rPr>
            </w:pPr>
            <w:r>
              <w:rPr>
                <w:sz w:val="16"/>
                <w:szCs w:val="16"/>
                <w:lang w:eastAsia="zh-CN"/>
              </w:rPr>
              <w:t>2026-03</w:t>
            </w:r>
          </w:p>
        </w:tc>
        <w:tc>
          <w:tcPr>
            <w:tcW w:w="800" w:type="dxa"/>
            <w:shd w:val="solid" w:color="FFFFFF" w:fill="auto"/>
          </w:tcPr>
          <w:p w14:paraId="551F850D" w14:textId="6B737A2C" w:rsidR="00441F25" w:rsidRDefault="00441F25" w:rsidP="00880FCC">
            <w:pPr>
              <w:pStyle w:val="TAC"/>
              <w:rPr>
                <w:sz w:val="16"/>
                <w:szCs w:val="16"/>
                <w:lang w:eastAsia="zh-CN"/>
              </w:rPr>
            </w:pPr>
            <w:r>
              <w:rPr>
                <w:sz w:val="16"/>
                <w:szCs w:val="16"/>
                <w:lang w:eastAsia="zh-CN"/>
              </w:rPr>
              <w:t>SA#111</w:t>
            </w:r>
          </w:p>
        </w:tc>
        <w:tc>
          <w:tcPr>
            <w:tcW w:w="1094" w:type="dxa"/>
            <w:shd w:val="solid" w:color="FFFFFF" w:fill="auto"/>
          </w:tcPr>
          <w:p w14:paraId="354039A9" w14:textId="4BB14BE0" w:rsidR="00441F25" w:rsidRDefault="00441F25" w:rsidP="00880FCC">
            <w:pPr>
              <w:pStyle w:val="TAC"/>
              <w:rPr>
                <w:sz w:val="16"/>
                <w:szCs w:val="16"/>
                <w:lang w:eastAsia="zh-CN"/>
              </w:rPr>
            </w:pPr>
            <w:r>
              <w:rPr>
                <w:sz w:val="16"/>
                <w:szCs w:val="16"/>
                <w:lang w:eastAsia="zh-CN"/>
              </w:rPr>
              <w:t>SP-260161</w:t>
            </w:r>
          </w:p>
        </w:tc>
        <w:tc>
          <w:tcPr>
            <w:tcW w:w="567" w:type="dxa"/>
            <w:shd w:val="solid" w:color="FFFFFF" w:fill="auto"/>
          </w:tcPr>
          <w:p w14:paraId="7BF0DE7C" w14:textId="4822CA44" w:rsidR="00441F25" w:rsidRDefault="00441F25" w:rsidP="00880FCC">
            <w:pPr>
              <w:pStyle w:val="TAL"/>
              <w:rPr>
                <w:sz w:val="16"/>
                <w:szCs w:val="16"/>
              </w:rPr>
            </w:pPr>
            <w:r>
              <w:rPr>
                <w:sz w:val="16"/>
                <w:szCs w:val="16"/>
              </w:rPr>
              <w:t>0095</w:t>
            </w:r>
          </w:p>
        </w:tc>
        <w:tc>
          <w:tcPr>
            <w:tcW w:w="283" w:type="dxa"/>
            <w:shd w:val="solid" w:color="FFFFFF" w:fill="auto"/>
          </w:tcPr>
          <w:p w14:paraId="62942FEF" w14:textId="79B67C46" w:rsidR="00441F25" w:rsidRDefault="00441F25" w:rsidP="00880FCC">
            <w:pPr>
              <w:pStyle w:val="TAR"/>
              <w:rPr>
                <w:sz w:val="16"/>
                <w:szCs w:val="16"/>
              </w:rPr>
            </w:pPr>
            <w:r>
              <w:rPr>
                <w:sz w:val="16"/>
                <w:szCs w:val="16"/>
              </w:rPr>
              <w:t>-</w:t>
            </w:r>
          </w:p>
        </w:tc>
        <w:tc>
          <w:tcPr>
            <w:tcW w:w="425" w:type="dxa"/>
            <w:shd w:val="solid" w:color="FFFFFF" w:fill="auto"/>
          </w:tcPr>
          <w:p w14:paraId="69FFCB73" w14:textId="68CA8702" w:rsidR="00441F25" w:rsidRDefault="00441F25" w:rsidP="00880FCC">
            <w:pPr>
              <w:pStyle w:val="TAC"/>
              <w:rPr>
                <w:sz w:val="16"/>
                <w:szCs w:val="16"/>
              </w:rPr>
            </w:pPr>
            <w:r>
              <w:rPr>
                <w:sz w:val="16"/>
                <w:szCs w:val="16"/>
              </w:rPr>
              <w:t>F</w:t>
            </w:r>
          </w:p>
        </w:tc>
        <w:tc>
          <w:tcPr>
            <w:tcW w:w="4962" w:type="dxa"/>
            <w:shd w:val="solid" w:color="FFFFFF" w:fill="auto"/>
          </w:tcPr>
          <w:p w14:paraId="152CDCA3" w14:textId="3CAA420D" w:rsidR="00441F25" w:rsidRDefault="00441F25" w:rsidP="00880FCC">
            <w:pPr>
              <w:pStyle w:val="TAL"/>
              <w:rPr>
                <w:sz w:val="16"/>
                <w:szCs w:val="16"/>
                <w:lang w:eastAsia="zh-CN"/>
              </w:rPr>
            </w:pPr>
            <w:r>
              <w:rPr>
                <w:sz w:val="16"/>
                <w:szCs w:val="16"/>
                <w:lang w:eastAsia="zh-CN"/>
              </w:rPr>
              <w:t>Corrections and update test cases</w:t>
            </w:r>
          </w:p>
        </w:tc>
        <w:tc>
          <w:tcPr>
            <w:tcW w:w="708" w:type="dxa"/>
            <w:shd w:val="solid" w:color="FFFFFF" w:fill="auto"/>
          </w:tcPr>
          <w:p w14:paraId="7519153B" w14:textId="6AB4BCE5" w:rsidR="00441F25" w:rsidRDefault="00441F25" w:rsidP="00880FCC">
            <w:pPr>
              <w:pStyle w:val="TAC"/>
              <w:rPr>
                <w:sz w:val="16"/>
                <w:szCs w:val="16"/>
                <w:lang w:eastAsia="zh-CN"/>
              </w:rPr>
            </w:pPr>
            <w:r>
              <w:rPr>
                <w:sz w:val="16"/>
                <w:szCs w:val="16"/>
                <w:lang w:eastAsia="zh-CN"/>
              </w:rPr>
              <w:t>20.0.0</w:t>
            </w:r>
          </w:p>
        </w:tc>
      </w:tr>
      <w:tr w:rsidR="006E4B93" w:rsidRPr="00A94455" w14:paraId="0577686E" w14:textId="77777777" w:rsidTr="00E11A03">
        <w:tc>
          <w:tcPr>
            <w:tcW w:w="800" w:type="dxa"/>
            <w:shd w:val="solid" w:color="FFFFFF" w:fill="auto"/>
          </w:tcPr>
          <w:p w14:paraId="1400DF00" w14:textId="50EE006D" w:rsidR="006E4B93" w:rsidRDefault="006E4B93" w:rsidP="00880FCC">
            <w:pPr>
              <w:pStyle w:val="TAC"/>
              <w:rPr>
                <w:sz w:val="16"/>
                <w:szCs w:val="16"/>
                <w:lang w:eastAsia="zh-CN"/>
              </w:rPr>
            </w:pPr>
            <w:r>
              <w:rPr>
                <w:sz w:val="16"/>
                <w:szCs w:val="16"/>
                <w:lang w:eastAsia="zh-CN"/>
              </w:rPr>
              <w:t>2026-09</w:t>
            </w:r>
          </w:p>
        </w:tc>
        <w:tc>
          <w:tcPr>
            <w:tcW w:w="800" w:type="dxa"/>
            <w:shd w:val="solid" w:color="FFFFFF" w:fill="auto"/>
          </w:tcPr>
          <w:p w14:paraId="0077C145" w14:textId="559345D7" w:rsidR="006E4B93" w:rsidRDefault="006E4B93" w:rsidP="00880FCC">
            <w:pPr>
              <w:pStyle w:val="TAC"/>
              <w:rPr>
                <w:sz w:val="16"/>
                <w:szCs w:val="16"/>
                <w:lang w:eastAsia="zh-CN"/>
              </w:rPr>
            </w:pPr>
            <w:r>
              <w:rPr>
                <w:sz w:val="16"/>
                <w:szCs w:val="16"/>
                <w:lang w:eastAsia="zh-CN"/>
              </w:rPr>
              <w:t>SA#113</w:t>
            </w:r>
          </w:p>
        </w:tc>
        <w:tc>
          <w:tcPr>
            <w:tcW w:w="1094" w:type="dxa"/>
            <w:shd w:val="solid" w:color="FFFFFF" w:fill="auto"/>
          </w:tcPr>
          <w:p w14:paraId="0D3E255F" w14:textId="74E67632" w:rsidR="006E4B93" w:rsidRDefault="006E4B93" w:rsidP="00880FCC">
            <w:pPr>
              <w:pStyle w:val="TAC"/>
              <w:rPr>
                <w:sz w:val="16"/>
                <w:szCs w:val="16"/>
                <w:lang w:eastAsia="zh-CN"/>
              </w:rPr>
            </w:pPr>
            <w:r>
              <w:rPr>
                <w:sz w:val="16"/>
                <w:szCs w:val="16"/>
                <w:lang w:eastAsia="zh-CN"/>
              </w:rPr>
              <w:t>SP-260816</w:t>
            </w:r>
          </w:p>
        </w:tc>
        <w:tc>
          <w:tcPr>
            <w:tcW w:w="567" w:type="dxa"/>
            <w:shd w:val="solid" w:color="FFFFFF" w:fill="auto"/>
          </w:tcPr>
          <w:p w14:paraId="242C74EC" w14:textId="0DEB26B2" w:rsidR="006E4B93" w:rsidRDefault="006E4B93" w:rsidP="00880FCC">
            <w:pPr>
              <w:pStyle w:val="TAL"/>
              <w:rPr>
                <w:sz w:val="16"/>
                <w:szCs w:val="16"/>
              </w:rPr>
            </w:pPr>
            <w:r>
              <w:rPr>
                <w:sz w:val="16"/>
                <w:szCs w:val="16"/>
              </w:rPr>
              <w:t>0096</w:t>
            </w:r>
          </w:p>
        </w:tc>
        <w:tc>
          <w:tcPr>
            <w:tcW w:w="283" w:type="dxa"/>
            <w:shd w:val="solid" w:color="FFFFFF" w:fill="auto"/>
          </w:tcPr>
          <w:p w14:paraId="588E44AE" w14:textId="1138291F" w:rsidR="006E4B93" w:rsidRDefault="006E4B93" w:rsidP="00880FCC">
            <w:pPr>
              <w:pStyle w:val="TAR"/>
              <w:rPr>
                <w:sz w:val="16"/>
                <w:szCs w:val="16"/>
              </w:rPr>
            </w:pPr>
            <w:r>
              <w:rPr>
                <w:sz w:val="16"/>
                <w:szCs w:val="16"/>
              </w:rPr>
              <w:t>-</w:t>
            </w:r>
          </w:p>
        </w:tc>
        <w:tc>
          <w:tcPr>
            <w:tcW w:w="425" w:type="dxa"/>
            <w:shd w:val="solid" w:color="FFFFFF" w:fill="auto"/>
          </w:tcPr>
          <w:p w14:paraId="64EDBF95" w14:textId="328E556A" w:rsidR="006E4B93" w:rsidRDefault="006E4B93" w:rsidP="00880FCC">
            <w:pPr>
              <w:pStyle w:val="TAC"/>
              <w:rPr>
                <w:sz w:val="16"/>
                <w:szCs w:val="16"/>
              </w:rPr>
            </w:pPr>
            <w:r>
              <w:rPr>
                <w:sz w:val="16"/>
                <w:szCs w:val="16"/>
              </w:rPr>
              <w:t>F</w:t>
            </w:r>
          </w:p>
        </w:tc>
        <w:tc>
          <w:tcPr>
            <w:tcW w:w="4962" w:type="dxa"/>
            <w:shd w:val="solid" w:color="FFFFFF" w:fill="auto"/>
          </w:tcPr>
          <w:p w14:paraId="0FDB9CBC" w14:textId="196FA478" w:rsidR="006E4B93" w:rsidRDefault="006E4B93" w:rsidP="00880FCC">
            <w:pPr>
              <w:pStyle w:val="TAL"/>
              <w:rPr>
                <w:sz w:val="16"/>
                <w:szCs w:val="16"/>
                <w:lang w:eastAsia="zh-CN"/>
              </w:rPr>
            </w:pPr>
            <w:r>
              <w:rPr>
                <w:sz w:val="16"/>
                <w:szCs w:val="16"/>
                <w:lang w:eastAsia="zh-CN"/>
              </w:rPr>
              <w:t>Minor fixes for Replay protection of RRC-signalling and Integrity of user data based on the security policy sent by the SMF</w:t>
            </w:r>
          </w:p>
        </w:tc>
        <w:tc>
          <w:tcPr>
            <w:tcW w:w="708" w:type="dxa"/>
            <w:shd w:val="solid" w:color="FFFFFF" w:fill="auto"/>
          </w:tcPr>
          <w:p w14:paraId="77189775" w14:textId="6B0544B7" w:rsidR="006E4B93" w:rsidRDefault="006E4B93" w:rsidP="00880FCC">
            <w:pPr>
              <w:pStyle w:val="TAC"/>
              <w:rPr>
                <w:sz w:val="16"/>
                <w:szCs w:val="16"/>
                <w:lang w:eastAsia="zh-CN"/>
              </w:rPr>
            </w:pPr>
            <w:r>
              <w:rPr>
                <w:sz w:val="16"/>
                <w:szCs w:val="16"/>
                <w:lang w:eastAsia="zh-CN"/>
              </w:rPr>
              <w:t>20.1.0</w:t>
            </w:r>
          </w:p>
        </w:tc>
      </w:tr>
      <w:tr w:rsidR="006E4B93" w:rsidRPr="00A94455" w14:paraId="4DBF1A79" w14:textId="77777777" w:rsidTr="00E11A03">
        <w:tc>
          <w:tcPr>
            <w:tcW w:w="800" w:type="dxa"/>
            <w:shd w:val="solid" w:color="FFFFFF" w:fill="auto"/>
          </w:tcPr>
          <w:p w14:paraId="0325FC9B" w14:textId="376768A0" w:rsidR="006E4B93" w:rsidRDefault="006E4B93" w:rsidP="006E4B93">
            <w:pPr>
              <w:pStyle w:val="TAC"/>
              <w:rPr>
                <w:sz w:val="16"/>
                <w:szCs w:val="16"/>
                <w:lang w:eastAsia="zh-CN"/>
              </w:rPr>
            </w:pPr>
            <w:r>
              <w:rPr>
                <w:sz w:val="16"/>
                <w:szCs w:val="16"/>
                <w:lang w:eastAsia="zh-CN"/>
              </w:rPr>
              <w:t>2026-09</w:t>
            </w:r>
          </w:p>
        </w:tc>
        <w:tc>
          <w:tcPr>
            <w:tcW w:w="800" w:type="dxa"/>
            <w:shd w:val="solid" w:color="FFFFFF" w:fill="auto"/>
          </w:tcPr>
          <w:p w14:paraId="63586600" w14:textId="1525A5B5" w:rsidR="006E4B93" w:rsidRDefault="006E4B93" w:rsidP="006E4B93">
            <w:pPr>
              <w:pStyle w:val="TAC"/>
              <w:rPr>
                <w:sz w:val="16"/>
                <w:szCs w:val="16"/>
                <w:lang w:eastAsia="zh-CN"/>
              </w:rPr>
            </w:pPr>
            <w:r>
              <w:rPr>
                <w:sz w:val="16"/>
                <w:szCs w:val="16"/>
                <w:lang w:eastAsia="zh-CN"/>
              </w:rPr>
              <w:t>SA#113</w:t>
            </w:r>
          </w:p>
        </w:tc>
        <w:tc>
          <w:tcPr>
            <w:tcW w:w="1094" w:type="dxa"/>
            <w:shd w:val="solid" w:color="FFFFFF" w:fill="auto"/>
          </w:tcPr>
          <w:p w14:paraId="514E07D6" w14:textId="6C12E1A9" w:rsidR="006E4B93" w:rsidRDefault="006E4B93" w:rsidP="006E4B93">
            <w:pPr>
              <w:pStyle w:val="TAC"/>
              <w:rPr>
                <w:sz w:val="16"/>
                <w:szCs w:val="16"/>
                <w:lang w:eastAsia="zh-CN"/>
              </w:rPr>
            </w:pPr>
            <w:r>
              <w:rPr>
                <w:sz w:val="16"/>
                <w:szCs w:val="16"/>
                <w:lang w:eastAsia="zh-CN"/>
              </w:rPr>
              <w:t>SP-260816</w:t>
            </w:r>
          </w:p>
        </w:tc>
        <w:tc>
          <w:tcPr>
            <w:tcW w:w="567" w:type="dxa"/>
            <w:shd w:val="solid" w:color="FFFFFF" w:fill="auto"/>
          </w:tcPr>
          <w:p w14:paraId="398F748F" w14:textId="6052D397" w:rsidR="006E4B93" w:rsidRDefault="006E4B93" w:rsidP="006E4B93">
            <w:pPr>
              <w:pStyle w:val="TAL"/>
              <w:rPr>
                <w:sz w:val="16"/>
                <w:szCs w:val="16"/>
              </w:rPr>
            </w:pPr>
            <w:r>
              <w:rPr>
                <w:sz w:val="16"/>
                <w:szCs w:val="16"/>
              </w:rPr>
              <w:t>0097</w:t>
            </w:r>
          </w:p>
        </w:tc>
        <w:tc>
          <w:tcPr>
            <w:tcW w:w="283" w:type="dxa"/>
            <w:shd w:val="solid" w:color="FFFFFF" w:fill="auto"/>
          </w:tcPr>
          <w:p w14:paraId="4F77674B" w14:textId="648C2297" w:rsidR="006E4B93" w:rsidRDefault="006E4B93" w:rsidP="006E4B93">
            <w:pPr>
              <w:pStyle w:val="TAR"/>
              <w:rPr>
                <w:sz w:val="16"/>
                <w:szCs w:val="16"/>
              </w:rPr>
            </w:pPr>
            <w:r>
              <w:rPr>
                <w:sz w:val="16"/>
                <w:szCs w:val="16"/>
              </w:rPr>
              <w:t>-</w:t>
            </w:r>
          </w:p>
        </w:tc>
        <w:tc>
          <w:tcPr>
            <w:tcW w:w="425" w:type="dxa"/>
            <w:shd w:val="solid" w:color="FFFFFF" w:fill="auto"/>
          </w:tcPr>
          <w:p w14:paraId="32C27DD1" w14:textId="6F17F9C8" w:rsidR="006E4B93" w:rsidRDefault="006E4B93" w:rsidP="006E4B93">
            <w:pPr>
              <w:pStyle w:val="TAC"/>
              <w:rPr>
                <w:sz w:val="16"/>
                <w:szCs w:val="16"/>
              </w:rPr>
            </w:pPr>
            <w:r>
              <w:rPr>
                <w:sz w:val="16"/>
                <w:szCs w:val="16"/>
              </w:rPr>
              <w:t>D</w:t>
            </w:r>
          </w:p>
        </w:tc>
        <w:tc>
          <w:tcPr>
            <w:tcW w:w="4962" w:type="dxa"/>
            <w:shd w:val="solid" w:color="FFFFFF" w:fill="auto"/>
          </w:tcPr>
          <w:p w14:paraId="6A617F09" w14:textId="05D66253" w:rsidR="006E4B93" w:rsidRDefault="006E4B93" w:rsidP="006E4B93">
            <w:pPr>
              <w:pStyle w:val="TAL"/>
              <w:rPr>
                <w:sz w:val="16"/>
                <w:szCs w:val="16"/>
                <w:lang w:eastAsia="zh-CN"/>
              </w:rPr>
            </w:pPr>
            <w:r>
              <w:rPr>
                <w:sz w:val="16"/>
                <w:szCs w:val="16"/>
                <w:lang w:eastAsia="zh-CN"/>
              </w:rPr>
              <w:t>add threat references</w:t>
            </w:r>
          </w:p>
        </w:tc>
        <w:tc>
          <w:tcPr>
            <w:tcW w:w="708" w:type="dxa"/>
            <w:shd w:val="solid" w:color="FFFFFF" w:fill="auto"/>
          </w:tcPr>
          <w:p w14:paraId="39535A61" w14:textId="0C86B697" w:rsidR="006E4B93" w:rsidRDefault="006E4B93" w:rsidP="006E4B93">
            <w:pPr>
              <w:pStyle w:val="TAC"/>
              <w:rPr>
                <w:sz w:val="16"/>
                <w:szCs w:val="16"/>
                <w:lang w:eastAsia="zh-CN"/>
              </w:rPr>
            </w:pPr>
            <w:r>
              <w:rPr>
                <w:sz w:val="16"/>
                <w:szCs w:val="16"/>
                <w:lang w:eastAsia="zh-CN"/>
              </w:rPr>
              <w:t>20.1.0</w:t>
            </w:r>
          </w:p>
        </w:tc>
      </w:tr>
    </w:tbl>
    <w:p w14:paraId="7CB70BC9" w14:textId="77777777" w:rsidR="000A5592" w:rsidRPr="00A94455" w:rsidRDefault="000A5592" w:rsidP="007C07E5"/>
    <w:sectPr w:rsidR="000A5592" w:rsidRPr="00A94455">
      <w:headerReference w:type="default" r:id="rId18"/>
      <w:footerReference w:type="default" r:id="rId19"/>
      <w:footnotePr>
        <w:numRestart w:val="eachSect"/>
      </w:footnotePr>
      <w:pgSz w:w="11907" w:h="16840" w:code="9"/>
      <w:pgMar w:top="1416" w:right="1133" w:bottom="1133" w:left="1133" w:header="850" w:footer="340" w:gutter="0"/>
      <w:cols w:space="720"/>
      <w:formProt w:val="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DD206" w14:textId="77777777" w:rsidR="000F74F0" w:rsidRDefault="000F74F0">
      <w:r>
        <w:separator/>
      </w:r>
    </w:p>
  </w:endnote>
  <w:endnote w:type="continuationSeparator" w:id="0">
    <w:p w14:paraId="25BE6315" w14:textId="77777777" w:rsidR="000F74F0" w:rsidRDefault="000F74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14B43" w14:textId="77777777" w:rsidR="006E4B93" w:rsidRDefault="006E4B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8F533" w14:textId="77777777" w:rsidR="006E4B93" w:rsidRDefault="006E4B9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62E19" w14:textId="77777777" w:rsidR="006E4B93" w:rsidRDefault="006E4B9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B6701" w14:textId="77777777" w:rsidR="00473908" w:rsidRDefault="00473908">
    <w:pPr>
      <w:pStyle w:val="Footer"/>
    </w:pPr>
    <w:r>
      <w:t>3GPP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BB65D" w14:textId="77777777" w:rsidR="000F74F0" w:rsidRDefault="000F74F0">
      <w:r>
        <w:separator/>
      </w:r>
    </w:p>
  </w:footnote>
  <w:footnote w:type="continuationSeparator" w:id="0">
    <w:p w14:paraId="5E480395" w14:textId="77777777" w:rsidR="000F74F0" w:rsidRDefault="000F74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0A235" w14:textId="77777777" w:rsidR="006E4B93" w:rsidRDefault="006E4B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C4BD0" w14:textId="77777777" w:rsidR="006E4B93" w:rsidRDefault="006E4B9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7716B" w14:textId="77777777" w:rsidR="006E4B93" w:rsidRDefault="006E4B9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555D2" w14:textId="4C24DB21" w:rsidR="00473908" w:rsidDel="006E4B93" w:rsidRDefault="00473908">
    <w:pPr>
      <w:framePr w:h="284" w:hRule="exact" w:wrap="around" w:vAnchor="text" w:hAnchor="margin" w:xAlign="right" w:y="1"/>
      <w:rPr>
        <w:del w:id="330" w:author="33.511_CR0097_(Rel-20)_SCAS_5GA" w:date="2026-09-25T10:13:00Z"/>
        <w:rFonts w:ascii="Arial" w:hAnsi="Arial" w:cs="Arial"/>
        <w:b/>
        <w:sz w:val="18"/>
        <w:szCs w:val="18"/>
      </w:rPr>
    </w:pPr>
    <w:del w:id="331" w:author="33.511_CR0097_(Rel-20)_SCAS_5GA" w:date="2026-09-25T10:13:00Z">
      <w:r w:rsidDel="006E4B93">
        <w:rPr>
          <w:rFonts w:ascii="Arial" w:hAnsi="Arial" w:cs="Arial"/>
          <w:b/>
          <w:sz w:val="18"/>
          <w:szCs w:val="18"/>
        </w:rPr>
        <w:fldChar w:fldCharType="begin"/>
      </w:r>
      <w:r w:rsidDel="006E4B93">
        <w:rPr>
          <w:rFonts w:ascii="Arial" w:hAnsi="Arial" w:cs="Arial"/>
          <w:b/>
          <w:sz w:val="18"/>
          <w:szCs w:val="18"/>
        </w:rPr>
        <w:delInstrText xml:space="preserve"> STYLEREF ZA </w:delInstrText>
      </w:r>
      <w:r w:rsidDel="006E4B93">
        <w:rPr>
          <w:rFonts w:ascii="Arial" w:hAnsi="Arial" w:cs="Arial"/>
          <w:b/>
          <w:sz w:val="18"/>
          <w:szCs w:val="18"/>
        </w:rPr>
        <w:fldChar w:fldCharType="separate"/>
      </w:r>
      <w:r w:rsidR="006E4B93" w:rsidDel="006E4B93">
        <w:rPr>
          <w:rFonts w:ascii="Arial" w:hAnsi="Arial" w:cs="Arial"/>
          <w:b/>
          <w:noProof/>
          <w:sz w:val="18"/>
          <w:szCs w:val="18"/>
        </w:rPr>
        <w:delText>3GPP TS 33.511 V20.1.020.0.0 (2026-092026-03)</w:delText>
      </w:r>
      <w:r w:rsidDel="006E4B93">
        <w:rPr>
          <w:rFonts w:ascii="Arial" w:hAnsi="Arial" w:cs="Arial"/>
          <w:b/>
          <w:sz w:val="18"/>
          <w:szCs w:val="18"/>
        </w:rPr>
        <w:fldChar w:fldCharType="end"/>
      </w:r>
    </w:del>
  </w:p>
  <w:p w14:paraId="7529FF5A" w14:textId="70942F6E" w:rsidR="00473908" w:rsidDel="006E4B93" w:rsidRDefault="00473908">
    <w:pPr>
      <w:framePr w:h="284" w:hRule="exact" w:wrap="around" w:vAnchor="text" w:hAnchor="margin" w:xAlign="center" w:y="7"/>
      <w:rPr>
        <w:del w:id="332" w:author="33.511_CR0097_(Rel-20)_SCAS_5GA" w:date="2026-09-25T10:13:00Z"/>
        <w:rFonts w:ascii="Arial" w:hAnsi="Arial" w:cs="Arial"/>
        <w:b/>
        <w:sz w:val="18"/>
        <w:szCs w:val="18"/>
      </w:rPr>
    </w:pPr>
    <w:del w:id="333" w:author="33.511_CR0097_(Rel-20)_SCAS_5GA" w:date="2026-09-25T10:13:00Z">
      <w:r w:rsidDel="006E4B93">
        <w:rPr>
          <w:rFonts w:ascii="Arial" w:hAnsi="Arial" w:cs="Arial"/>
          <w:b/>
          <w:sz w:val="18"/>
          <w:szCs w:val="18"/>
        </w:rPr>
        <w:fldChar w:fldCharType="begin"/>
      </w:r>
      <w:r w:rsidDel="006E4B93">
        <w:rPr>
          <w:rFonts w:ascii="Arial" w:hAnsi="Arial" w:cs="Arial"/>
          <w:b/>
          <w:sz w:val="18"/>
          <w:szCs w:val="18"/>
        </w:rPr>
        <w:delInstrText xml:space="preserve"> PAGE </w:delInstrText>
      </w:r>
      <w:r w:rsidDel="006E4B93">
        <w:rPr>
          <w:rFonts w:ascii="Arial" w:hAnsi="Arial" w:cs="Arial"/>
          <w:b/>
          <w:sz w:val="18"/>
          <w:szCs w:val="18"/>
        </w:rPr>
        <w:fldChar w:fldCharType="separate"/>
      </w:r>
      <w:r w:rsidDel="006E4B93">
        <w:rPr>
          <w:rFonts w:ascii="Arial" w:hAnsi="Arial" w:cs="Arial"/>
          <w:b/>
          <w:noProof/>
          <w:sz w:val="18"/>
          <w:szCs w:val="18"/>
        </w:rPr>
        <w:delText>15</w:delText>
      </w:r>
      <w:r w:rsidDel="006E4B93">
        <w:rPr>
          <w:rFonts w:ascii="Arial" w:hAnsi="Arial" w:cs="Arial"/>
          <w:b/>
          <w:sz w:val="18"/>
          <w:szCs w:val="18"/>
        </w:rPr>
        <w:fldChar w:fldCharType="end"/>
      </w:r>
    </w:del>
  </w:p>
  <w:p w14:paraId="67360406" w14:textId="77777777" w:rsidR="00473908" w:rsidRDefault="004739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192574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6E4CC28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55AE22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F50C739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D5E9A8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2A2498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742986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60013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5C893D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2EEC3B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1F2553B"/>
    <w:multiLevelType w:val="hybridMultilevel"/>
    <w:tmpl w:val="DAD85332"/>
    <w:lvl w:ilvl="0" w:tplc="0809000F">
      <w:start w:val="1"/>
      <w:numFmt w:val="decimal"/>
      <w:lvlText w:val="%1."/>
      <w:lvlJc w:val="left"/>
      <w:pPr>
        <w:tabs>
          <w:tab w:val="num" w:pos="360"/>
        </w:tabs>
        <w:ind w:left="360" w:hanging="360"/>
      </w:p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12" w15:restartNumberingAfterBreak="0">
    <w:nsid w:val="1FD90A4E"/>
    <w:multiLevelType w:val="hybridMultilevel"/>
    <w:tmpl w:val="229C0DB4"/>
    <w:lvl w:ilvl="0" w:tplc="05FAC448">
      <w:numFmt w:val="bullet"/>
      <w:lvlText w:val="-"/>
      <w:lvlJc w:val="left"/>
      <w:pPr>
        <w:ind w:left="644" w:hanging="360"/>
      </w:pPr>
      <w:rPr>
        <w:rFonts w:ascii="Times New Roman" w:eastAsia="SimSun" w:hAnsi="Times New Roman" w:cs="Times New Roman" w:hint="default"/>
      </w:rPr>
    </w:lvl>
    <w:lvl w:ilvl="1" w:tplc="04100003">
      <w:start w:val="1"/>
      <w:numFmt w:val="bullet"/>
      <w:lvlText w:val="o"/>
      <w:lvlJc w:val="left"/>
      <w:pPr>
        <w:ind w:left="77" w:hanging="360"/>
      </w:pPr>
      <w:rPr>
        <w:rFonts w:ascii="Courier New" w:hAnsi="Courier New" w:cs="Courier New" w:hint="default"/>
      </w:rPr>
    </w:lvl>
    <w:lvl w:ilvl="2" w:tplc="04100005">
      <w:start w:val="1"/>
      <w:numFmt w:val="bullet"/>
      <w:lvlText w:val=""/>
      <w:lvlJc w:val="left"/>
      <w:pPr>
        <w:ind w:left="797" w:hanging="360"/>
      </w:pPr>
      <w:rPr>
        <w:rFonts w:ascii="Wingdings" w:hAnsi="Wingdings" w:hint="default"/>
      </w:rPr>
    </w:lvl>
    <w:lvl w:ilvl="3" w:tplc="04100001">
      <w:start w:val="1"/>
      <w:numFmt w:val="bullet"/>
      <w:lvlText w:val=""/>
      <w:lvlJc w:val="left"/>
      <w:pPr>
        <w:ind w:left="1517" w:hanging="360"/>
      </w:pPr>
      <w:rPr>
        <w:rFonts w:ascii="Symbol" w:hAnsi="Symbol" w:hint="default"/>
      </w:rPr>
    </w:lvl>
    <w:lvl w:ilvl="4" w:tplc="04100003">
      <w:start w:val="1"/>
      <w:numFmt w:val="bullet"/>
      <w:lvlText w:val="o"/>
      <w:lvlJc w:val="left"/>
      <w:pPr>
        <w:ind w:left="2237" w:hanging="360"/>
      </w:pPr>
      <w:rPr>
        <w:rFonts w:ascii="Courier New" w:hAnsi="Courier New" w:cs="Courier New" w:hint="default"/>
      </w:rPr>
    </w:lvl>
    <w:lvl w:ilvl="5" w:tplc="04100005">
      <w:start w:val="1"/>
      <w:numFmt w:val="bullet"/>
      <w:lvlText w:val=""/>
      <w:lvlJc w:val="left"/>
      <w:pPr>
        <w:ind w:left="2957" w:hanging="360"/>
      </w:pPr>
      <w:rPr>
        <w:rFonts w:ascii="Wingdings" w:hAnsi="Wingdings" w:hint="default"/>
      </w:rPr>
    </w:lvl>
    <w:lvl w:ilvl="6" w:tplc="04100001">
      <w:start w:val="1"/>
      <w:numFmt w:val="bullet"/>
      <w:lvlText w:val=""/>
      <w:lvlJc w:val="left"/>
      <w:pPr>
        <w:ind w:left="3677" w:hanging="360"/>
      </w:pPr>
      <w:rPr>
        <w:rFonts w:ascii="Symbol" w:hAnsi="Symbol" w:hint="default"/>
      </w:rPr>
    </w:lvl>
    <w:lvl w:ilvl="7" w:tplc="04100003">
      <w:start w:val="1"/>
      <w:numFmt w:val="bullet"/>
      <w:lvlText w:val="o"/>
      <w:lvlJc w:val="left"/>
      <w:pPr>
        <w:ind w:left="4397" w:hanging="360"/>
      </w:pPr>
      <w:rPr>
        <w:rFonts w:ascii="Courier New" w:hAnsi="Courier New" w:cs="Courier New" w:hint="default"/>
      </w:rPr>
    </w:lvl>
    <w:lvl w:ilvl="8" w:tplc="04100005">
      <w:start w:val="1"/>
      <w:numFmt w:val="bullet"/>
      <w:lvlText w:val=""/>
      <w:lvlJc w:val="left"/>
      <w:pPr>
        <w:ind w:left="5117" w:hanging="360"/>
      </w:pPr>
      <w:rPr>
        <w:rFonts w:ascii="Wingdings" w:hAnsi="Wingdings" w:hint="default"/>
      </w:rPr>
    </w:lvl>
  </w:abstractNum>
  <w:abstractNum w:abstractNumId="13" w15:restartNumberingAfterBreak="0">
    <w:nsid w:val="29F978E9"/>
    <w:multiLevelType w:val="hybridMultilevel"/>
    <w:tmpl w:val="669A7826"/>
    <w:lvl w:ilvl="0" w:tplc="9704FDD4">
      <w:start w:val="1"/>
      <w:numFmt w:val="bullet"/>
      <w:pStyle w:val="B1"/>
      <w:lvlText w:val=""/>
      <w:lvlJc w:val="left"/>
      <w:pPr>
        <w:tabs>
          <w:tab w:val="num" w:pos="737"/>
        </w:tabs>
        <w:ind w:left="737" w:hanging="453"/>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BD632E6"/>
    <w:multiLevelType w:val="hybridMultilevel"/>
    <w:tmpl w:val="B9E4F764"/>
    <w:lvl w:ilvl="0" w:tplc="39BE7976">
      <w:start w:val="4"/>
      <w:numFmt w:val="bullet"/>
      <w:lvlText w:val="-"/>
      <w:lvlJc w:val="left"/>
      <w:pPr>
        <w:ind w:left="704" w:hanging="420"/>
      </w:pPr>
      <w:rPr>
        <w:rFonts w:ascii="Times New Roman" w:eastAsia="Times New Roman" w:hAnsi="Times New Roman" w:cs="Times New Roman" w:hint="default"/>
      </w:rPr>
    </w:lvl>
    <w:lvl w:ilvl="1" w:tplc="04090003" w:tentative="1">
      <w:start w:val="1"/>
      <w:numFmt w:val="bullet"/>
      <w:lvlText w:val=""/>
      <w:lvlJc w:val="left"/>
      <w:pPr>
        <w:ind w:left="1124" w:hanging="420"/>
      </w:pPr>
      <w:rPr>
        <w:rFonts w:ascii="Wingdings" w:hAnsi="Wingdings" w:hint="default"/>
      </w:rPr>
    </w:lvl>
    <w:lvl w:ilvl="2" w:tplc="04090005" w:tentative="1">
      <w:start w:val="1"/>
      <w:numFmt w:val="bullet"/>
      <w:lvlText w:val=""/>
      <w:lvlJc w:val="left"/>
      <w:pPr>
        <w:ind w:left="1544" w:hanging="420"/>
      </w:pPr>
      <w:rPr>
        <w:rFonts w:ascii="Wingdings" w:hAnsi="Wingdings" w:hint="default"/>
      </w:rPr>
    </w:lvl>
    <w:lvl w:ilvl="3" w:tplc="04090001" w:tentative="1">
      <w:start w:val="1"/>
      <w:numFmt w:val="bullet"/>
      <w:lvlText w:val=""/>
      <w:lvlJc w:val="left"/>
      <w:pPr>
        <w:ind w:left="1964" w:hanging="420"/>
      </w:pPr>
      <w:rPr>
        <w:rFonts w:ascii="Wingdings" w:hAnsi="Wingdings" w:hint="default"/>
      </w:rPr>
    </w:lvl>
    <w:lvl w:ilvl="4" w:tplc="04090003" w:tentative="1">
      <w:start w:val="1"/>
      <w:numFmt w:val="bullet"/>
      <w:lvlText w:val=""/>
      <w:lvlJc w:val="left"/>
      <w:pPr>
        <w:ind w:left="2384" w:hanging="420"/>
      </w:pPr>
      <w:rPr>
        <w:rFonts w:ascii="Wingdings" w:hAnsi="Wingdings" w:hint="default"/>
      </w:rPr>
    </w:lvl>
    <w:lvl w:ilvl="5" w:tplc="04090005" w:tentative="1">
      <w:start w:val="1"/>
      <w:numFmt w:val="bullet"/>
      <w:lvlText w:val=""/>
      <w:lvlJc w:val="left"/>
      <w:pPr>
        <w:ind w:left="2804" w:hanging="420"/>
      </w:pPr>
      <w:rPr>
        <w:rFonts w:ascii="Wingdings" w:hAnsi="Wingdings" w:hint="default"/>
      </w:rPr>
    </w:lvl>
    <w:lvl w:ilvl="6" w:tplc="04090001" w:tentative="1">
      <w:start w:val="1"/>
      <w:numFmt w:val="bullet"/>
      <w:lvlText w:val=""/>
      <w:lvlJc w:val="left"/>
      <w:pPr>
        <w:ind w:left="3224" w:hanging="420"/>
      </w:pPr>
      <w:rPr>
        <w:rFonts w:ascii="Wingdings" w:hAnsi="Wingdings" w:hint="default"/>
      </w:rPr>
    </w:lvl>
    <w:lvl w:ilvl="7" w:tplc="04090003" w:tentative="1">
      <w:start w:val="1"/>
      <w:numFmt w:val="bullet"/>
      <w:lvlText w:val=""/>
      <w:lvlJc w:val="left"/>
      <w:pPr>
        <w:ind w:left="3644" w:hanging="420"/>
      </w:pPr>
      <w:rPr>
        <w:rFonts w:ascii="Wingdings" w:hAnsi="Wingdings" w:hint="default"/>
      </w:rPr>
    </w:lvl>
    <w:lvl w:ilvl="8" w:tplc="04090005" w:tentative="1">
      <w:start w:val="1"/>
      <w:numFmt w:val="bullet"/>
      <w:lvlText w:val=""/>
      <w:lvlJc w:val="left"/>
      <w:pPr>
        <w:ind w:left="4064" w:hanging="420"/>
      </w:pPr>
      <w:rPr>
        <w:rFonts w:ascii="Wingdings" w:hAnsi="Wingdings" w:hint="default"/>
      </w:rPr>
    </w:lvl>
  </w:abstractNum>
  <w:abstractNum w:abstractNumId="15" w15:restartNumberingAfterBreak="0">
    <w:nsid w:val="3F654FCD"/>
    <w:multiLevelType w:val="hybridMultilevel"/>
    <w:tmpl w:val="6CBCE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865551"/>
    <w:multiLevelType w:val="hybridMultilevel"/>
    <w:tmpl w:val="81482BF0"/>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067455686">
    <w:abstractNumId w:val="10"/>
    <w:lvlOverride w:ilvl="0">
      <w:lvl w:ilvl="0">
        <w:start w:val="1"/>
        <w:numFmt w:val="bullet"/>
        <w:lvlText w:val=""/>
        <w:legacy w:legacy="1" w:legacySpace="0" w:legacyIndent="360"/>
        <w:lvlJc w:val="left"/>
        <w:pPr>
          <w:ind w:left="360" w:hanging="360"/>
        </w:pPr>
        <w:rPr>
          <w:rFonts w:ascii="Symbol" w:hAnsi="Symbol" w:hint="default"/>
        </w:rPr>
      </w:lvl>
    </w:lvlOverride>
  </w:num>
  <w:num w:numId="2" w16cid:durableId="527334841">
    <w:abstractNumId w:val="10"/>
    <w:lvlOverride w:ilvl="0">
      <w:lvl w:ilvl="0">
        <w:start w:val="1"/>
        <w:numFmt w:val="bullet"/>
        <w:lvlText w:val=""/>
        <w:legacy w:legacy="1" w:legacySpace="0" w:legacyIndent="283"/>
        <w:lvlJc w:val="left"/>
        <w:pPr>
          <w:ind w:left="567" w:hanging="283"/>
        </w:pPr>
        <w:rPr>
          <w:rFonts w:ascii="Symbol" w:hAnsi="Symbol" w:hint="default"/>
        </w:rPr>
      </w:lvl>
    </w:lvlOverride>
  </w:num>
  <w:num w:numId="3" w16cid:durableId="1861506207">
    <w:abstractNumId w:val="11"/>
  </w:num>
  <w:num w:numId="4" w16cid:durableId="315846568">
    <w:abstractNumId w:val="16"/>
  </w:num>
  <w:num w:numId="5" w16cid:durableId="1164592527">
    <w:abstractNumId w:val="9"/>
  </w:num>
  <w:num w:numId="6" w16cid:durableId="1258245223">
    <w:abstractNumId w:val="7"/>
  </w:num>
  <w:num w:numId="7" w16cid:durableId="1428308011">
    <w:abstractNumId w:val="6"/>
  </w:num>
  <w:num w:numId="8" w16cid:durableId="1626544893">
    <w:abstractNumId w:val="5"/>
  </w:num>
  <w:num w:numId="9" w16cid:durableId="448086079">
    <w:abstractNumId w:val="4"/>
  </w:num>
  <w:num w:numId="10" w16cid:durableId="2097703861">
    <w:abstractNumId w:val="8"/>
  </w:num>
  <w:num w:numId="11" w16cid:durableId="1594708051">
    <w:abstractNumId w:val="3"/>
  </w:num>
  <w:num w:numId="12" w16cid:durableId="1444181231">
    <w:abstractNumId w:val="13"/>
  </w:num>
  <w:num w:numId="13" w16cid:durableId="1391802117">
    <w:abstractNumId w:val="14"/>
  </w:num>
  <w:num w:numId="14" w16cid:durableId="102114381">
    <w:abstractNumId w:val="12"/>
  </w:num>
  <w:num w:numId="15" w16cid:durableId="1191652336">
    <w:abstractNumId w:val="2"/>
  </w:num>
  <w:num w:numId="16" w16cid:durableId="1607730636">
    <w:abstractNumId w:val="1"/>
  </w:num>
  <w:num w:numId="17" w16cid:durableId="438372809">
    <w:abstractNumId w:val="0"/>
  </w:num>
  <w:num w:numId="18" w16cid:durableId="227612728">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33.511_CR0097_(Rel-20)_SCAS_5GA">
    <w15:presenceInfo w15:providerId="None" w15:userId="33.511_CR0097_(Rel-20)_SCAS_5G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hideSpellingErrors/>
  <w:hideGrammatical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NotTrackFormatting/>
  <w:defaultTabStop w:val="284"/>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numRestart w:val="eachSect"/>
    <w:footnote w:id="-1"/>
    <w:footnote w:id="0"/>
  </w:footnotePr>
  <w:endnotePr>
    <w:endnote w:id="-1"/>
    <w:endnote w:id="0"/>
  </w:endnotePr>
  <w:compat>
    <w:alignTablesRowByRow/>
    <w:doNotUseHTMLParagraphAutoSpacing/>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E213A"/>
    <w:rsid w:val="000223B1"/>
    <w:rsid w:val="00022EBC"/>
    <w:rsid w:val="000248EF"/>
    <w:rsid w:val="00033397"/>
    <w:rsid w:val="00040095"/>
    <w:rsid w:val="000407EC"/>
    <w:rsid w:val="00042725"/>
    <w:rsid w:val="000453FB"/>
    <w:rsid w:val="00051834"/>
    <w:rsid w:val="00054A22"/>
    <w:rsid w:val="000655A6"/>
    <w:rsid w:val="000658CE"/>
    <w:rsid w:val="00080113"/>
    <w:rsid w:val="00080512"/>
    <w:rsid w:val="00086760"/>
    <w:rsid w:val="00097A05"/>
    <w:rsid w:val="000A21F2"/>
    <w:rsid w:val="000A5592"/>
    <w:rsid w:val="000B45E2"/>
    <w:rsid w:val="000B670A"/>
    <w:rsid w:val="000D58AB"/>
    <w:rsid w:val="000F41AB"/>
    <w:rsid w:val="000F74F0"/>
    <w:rsid w:val="00123DEB"/>
    <w:rsid w:val="00127EBD"/>
    <w:rsid w:val="0013755B"/>
    <w:rsid w:val="00160E06"/>
    <w:rsid w:val="00160E36"/>
    <w:rsid w:val="00165841"/>
    <w:rsid w:val="001717CB"/>
    <w:rsid w:val="00191F21"/>
    <w:rsid w:val="00193274"/>
    <w:rsid w:val="001960DB"/>
    <w:rsid w:val="001B50F5"/>
    <w:rsid w:val="001C30A5"/>
    <w:rsid w:val="001D02C2"/>
    <w:rsid w:val="001D258D"/>
    <w:rsid w:val="001D4103"/>
    <w:rsid w:val="001F168B"/>
    <w:rsid w:val="002027F9"/>
    <w:rsid w:val="00210AE8"/>
    <w:rsid w:val="00212CE5"/>
    <w:rsid w:val="00224C3C"/>
    <w:rsid w:val="002347A2"/>
    <w:rsid w:val="00236EA7"/>
    <w:rsid w:val="00261575"/>
    <w:rsid w:val="002805D2"/>
    <w:rsid w:val="002807AB"/>
    <w:rsid w:val="002831E2"/>
    <w:rsid w:val="002931D9"/>
    <w:rsid w:val="00295ABC"/>
    <w:rsid w:val="0029734E"/>
    <w:rsid w:val="002B0F4D"/>
    <w:rsid w:val="002B1006"/>
    <w:rsid w:val="002C6C73"/>
    <w:rsid w:val="002E3F3C"/>
    <w:rsid w:val="003030ED"/>
    <w:rsid w:val="00303837"/>
    <w:rsid w:val="00313E17"/>
    <w:rsid w:val="00314DD0"/>
    <w:rsid w:val="003172DC"/>
    <w:rsid w:val="00327B4C"/>
    <w:rsid w:val="00336934"/>
    <w:rsid w:val="00345450"/>
    <w:rsid w:val="00350935"/>
    <w:rsid w:val="00351D0D"/>
    <w:rsid w:val="0035462D"/>
    <w:rsid w:val="00354873"/>
    <w:rsid w:val="00363043"/>
    <w:rsid w:val="003867C5"/>
    <w:rsid w:val="003B6DA2"/>
    <w:rsid w:val="003C1792"/>
    <w:rsid w:val="003C3971"/>
    <w:rsid w:val="003C4999"/>
    <w:rsid w:val="003C6318"/>
    <w:rsid w:val="003D1A2E"/>
    <w:rsid w:val="003D1CD2"/>
    <w:rsid w:val="003D22C0"/>
    <w:rsid w:val="003D6A26"/>
    <w:rsid w:val="003E4DC3"/>
    <w:rsid w:val="003F016E"/>
    <w:rsid w:val="003F3F0F"/>
    <w:rsid w:val="0040419D"/>
    <w:rsid w:val="00422A04"/>
    <w:rsid w:val="00424EC8"/>
    <w:rsid w:val="00431D9E"/>
    <w:rsid w:val="004332B1"/>
    <w:rsid w:val="00441F25"/>
    <w:rsid w:val="004421CC"/>
    <w:rsid w:val="00443337"/>
    <w:rsid w:val="004465A1"/>
    <w:rsid w:val="0045418E"/>
    <w:rsid w:val="00456AAE"/>
    <w:rsid w:val="004610EC"/>
    <w:rsid w:val="00473908"/>
    <w:rsid w:val="00474B33"/>
    <w:rsid w:val="004758B0"/>
    <w:rsid w:val="00477174"/>
    <w:rsid w:val="00482BC7"/>
    <w:rsid w:val="00486329"/>
    <w:rsid w:val="004A43E1"/>
    <w:rsid w:val="004A44B3"/>
    <w:rsid w:val="004C0A68"/>
    <w:rsid w:val="004D11A9"/>
    <w:rsid w:val="004D3578"/>
    <w:rsid w:val="004E07C1"/>
    <w:rsid w:val="004E213A"/>
    <w:rsid w:val="004E69C0"/>
    <w:rsid w:val="004E78A1"/>
    <w:rsid w:val="004F755F"/>
    <w:rsid w:val="0050180A"/>
    <w:rsid w:val="00514240"/>
    <w:rsid w:val="005148F3"/>
    <w:rsid w:val="005174D0"/>
    <w:rsid w:val="0052331C"/>
    <w:rsid w:val="005339F5"/>
    <w:rsid w:val="00543E6C"/>
    <w:rsid w:val="005510C7"/>
    <w:rsid w:val="00565087"/>
    <w:rsid w:val="005752F1"/>
    <w:rsid w:val="0057777B"/>
    <w:rsid w:val="005A388E"/>
    <w:rsid w:val="005B2E9F"/>
    <w:rsid w:val="005D046E"/>
    <w:rsid w:val="005D2E01"/>
    <w:rsid w:val="005F66E3"/>
    <w:rsid w:val="00614FDF"/>
    <w:rsid w:val="00630C60"/>
    <w:rsid w:val="00632EF4"/>
    <w:rsid w:val="006344E7"/>
    <w:rsid w:val="006521A0"/>
    <w:rsid w:val="0065563C"/>
    <w:rsid w:val="00670CBC"/>
    <w:rsid w:val="00672562"/>
    <w:rsid w:val="00674D46"/>
    <w:rsid w:val="00682F38"/>
    <w:rsid w:val="006A0373"/>
    <w:rsid w:val="006C0765"/>
    <w:rsid w:val="006C42B9"/>
    <w:rsid w:val="006D6D13"/>
    <w:rsid w:val="006E1842"/>
    <w:rsid w:val="006E3532"/>
    <w:rsid w:val="006E4B93"/>
    <w:rsid w:val="006E5C86"/>
    <w:rsid w:val="006F6BF7"/>
    <w:rsid w:val="006F7ABA"/>
    <w:rsid w:val="0071496D"/>
    <w:rsid w:val="00715A72"/>
    <w:rsid w:val="00716492"/>
    <w:rsid w:val="007216D1"/>
    <w:rsid w:val="007221B8"/>
    <w:rsid w:val="007245E5"/>
    <w:rsid w:val="00734A5B"/>
    <w:rsid w:val="00744E76"/>
    <w:rsid w:val="00750FA1"/>
    <w:rsid w:val="007601CF"/>
    <w:rsid w:val="00775BAE"/>
    <w:rsid w:val="00781F0F"/>
    <w:rsid w:val="007829A5"/>
    <w:rsid w:val="00782CF0"/>
    <w:rsid w:val="007966C2"/>
    <w:rsid w:val="007A71CD"/>
    <w:rsid w:val="007B2587"/>
    <w:rsid w:val="007B2B94"/>
    <w:rsid w:val="007B396B"/>
    <w:rsid w:val="007C07E5"/>
    <w:rsid w:val="007C30CC"/>
    <w:rsid w:val="007F6CC6"/>
    <w:rsid w:val="008028A4"/>
    <w:rsid w:val="0080368A"/>
    <w:rsid w:val="00805A03"/>
    <w:rsid w:val="0081643F"/>
    <w:rsid w:val="0081745F"/>
    <w:rsid w:val="00837DB2"/>
    <w:rsid w:val="008401D4"/>
    <w:rsid w:val="008641DF"/>
    <w:rsid w:val="00871FD4"/>
    <w:rsid w:val="00873CEC"/>
    <w:rsid w:val="00874DC8"/>
    <w:rsid w:val="008768CA"/>
    <w:rsid w:val="00880FCC"/>
    <w:rsid w:val="0088159A"/>
    <w:rsid w:val="0088190C"/>
    <w:rsid w:val="00886DF2"/>
    <w:rsid w:val="008C2082"/>
    <w:rsid w:val="008C3F46"/>
    <w:rsid w:val="0090271F"/>
    <w:rsid w:val="00902E23"/>
    <w:rsid w:val="0091348E"/>
    <w:rsid w:val="00917CCB"/>
    <w:rsid w:val="00942EC2"/>
    <w:rsid w:val="00980871"/>
    <w:rsid w:val="00992BC5"/>
    <w:rsid w:val="009A0321"/>
    <w:rsid w:val="009B1172"/>
    <w:rsid w:val="009B5D52"/>
    <w:rsid w:val="009B5D90"/>
    <w:rsid w:val="009E4159"/>
    <w:rsid w:val="009E48F5"/>
    <w:rsid w:val="009F37B7"/>
    <w:rsid w:val="00A10F02"/>
    <w:rsid w:val="00A140AC"/>
    <w:rsid w:val="00A164B4"/>
    <w:rsid w:val="00A21844"/>
    <w:rsid w:val="00A40708"/>
    <w:rsid w:val="00A53724"/>
    <w:rsid w:val="00A80BC8"/>
    <w:rsid w:val="00A82346"/>
    <w:rsid w:val="00A875AE"/>
    <w:rsid w:val="00A94455"/>
    <w:rsid w:val="00AB352D"/>
    <w:rsid w:val="00AB6206"/>
    <w:rsid w:val="00AD08C5"/>
    <w:rsid w:val="00AD7A10"/>
    <w:rsid w:val="00AE4623"/>
    <w:rsid w:val="00AE485A"/>
    <w:rsid w:val="00B03AE0"/>
    <w:rsid w:val="00B1195D"/>
    <w:rsid w:val="00B15449"/>
    <w:rsid w:val="00B16668"/>
    <w:rsid w:val="00B22A69"/>
    <w:rsid w:val="00B23355"/>
    <w:rsid w:val="00B25B3A"/>
    <w:rsid w:val="00B302FC"/>
    <w:rsid w:val="00B36FBA"/>
    <w:rsid w:val="00B52B32"/>
    <w:rsid w:val="00B67531"/>
    <w:rsid w:val="00B76F4E"/>
    <w:rsid w:val="00B80B02"/>
    <w:rsid w:val="00B91D76"/>
    <w:rsid w:val="00B97B70"/>
    <w:rsid w:val="00BA4C53"/>
    <w:rsid w:val="00BB0AC9"/>
    <w:rsid w:val="00BB1482"/>
    <w:rsid w:val="00BC0F7D"/>
    <w:rsid w:val="00BC20A6"/>
    <w:rsid w:val="00BC626F"/>
    <w:rsid w:val="00BD29B2"/>
    <w:rsid w:val="00BF11E6"/>
    <w:rsid w:val="00C004AE"/>
    <w:rsid w:val="00C0306B"/>
    <w:rsid w:val="00C051F3"/>
    <w:rsid w:val="00C200D5"/>
    <w:rsid w:val="00C273C3"/>
    <w:rsid w:val="00C33079"/>
    <w:rsid w:val="00C43AE9"/>
    <w:rsid w:val="00C45231"/>
    <w:rsid w:val="00C72833"/>
    <w:rsid w:val="00C72A99"/>
    <w:rsid w:val="00C7401B"/>
    <w:rsid w:val="00C75234"/>
    <w:rsid w:val="00C93F40"/>
    <w:rsid w:val="00C95065"/>
    <w:rsid w:val="00CA3D0C"/>
    <w:rsid w:val="00CB703B"/>
    <w:rsid w:val="00CC1FD1"/>
    <w:rsid w:val="00CD0324"/>
    <w:rsid w:val="00CD3863"/>
    <w:rsid w:val="00CE0BBA"/>
    <w:rsid w:val="00CE48EE"/>
    <w:rsid w:val="00D21008"/>
    <w:rsid w:val="00D3276A"/>
    <w:rsid w:val="00D35B95"/>
    <w:rsid w:val="00D3628A"/>
    <w:rsid w:val="00D3794A"/>
    <w:rsid w:val="00D67ECB"/>
    <w:rsid w:val="00D738D6"/>
    <w:rsid w:val="00D755EB"/>
    <w:rsid w:val="00D766E9"/>
    <w:rsid w:val="00D87E00"/>
    <w:rsid w:val="00D9134D"/>
    <w:rsid w:val="00D967F0"/>
    <w:rsid w:val="00DA5EBA"/>
    <w:rsid w:val="00DA7A03"/>
    <w:rsid w:val="00DA7FEE"/>
    <w:rsid w:val="00DB1818"/>
    <w:rsid w:val="00DB536A"/>
    <w:rsid w:val="00DC309B"/>
    <w:rsid w:val="00DC4DA2"/>
    <w:rsid w:val="00DD2F2E"/>
    <w:rsid w:val="00DF2B1F"/>
    <w:rsid w:val="00DF62CD"/>
    <w:rsid w:val="00DF7777"/>
    <w:rsid w:val="00E11A03"/>
    <w:rsid w:val="00E1382B"/>
    <w:rsid w:val="00E20FCB"/>
    <w:rsid w:val="00E3311F"/>
    <w:rsid w:val="00E4555D"/>
    <w:rsid w:val="00E463F1"/>
    <w:rsid w:val="00E52488"/>
    <w:rsid w:val="00E6014A"/>
    <w:rsid w:val="00E61FA5"/>
    <w:rsid w:val="00E77645"/>
    <w:rsid w:val="00E852AA"/>
    <w:rsid w:val="00E86CEA"/>
    <w:rsid w:val="00E945F7"/>
    <w:rsid w:val="00E96195"/>
    <w:rsid w:val="00EA3B17"/>
    <w:rsid w:val="00EA3B38"/>
    <w:rsid w:val="00EB1F4D"/>
    <w:rsid w:val="00EC4A25"/>
    <w:rsid w:val="00EC7C5F"/>
    <w:rsid w:val="00EF4159"/>
    <w:rsid w:val="00EF4B00"/>
    <w:rsid w:val="00F025A2"/>
    <w:rsid w:val="00F04712"/>
    <w:rsid w:val="00F05636"/>
    <w:rsid w:val="00F11E7E"/>
    <w:rsid w:val="00F149DA"/>
    <w:rsid w:val="00F15407"/>
    <w:rsid w:val="00F22EC7"/>
    <w:rsid w:val="00F25122"/>
    <w:rsid w:val="00F2718B"/>
    <w:rsid w:val="00F3536D"/>
    <w:rsid w:val="00F374A2"/>
    <w:rsid w:val="00F440C9"/>
    <w:rsid w:val="00F44239"/>
    <w:rsid w:val="00F46480"/>
    <w:rsid w:val="00F51503"/>
    <w:rsid w:val="00F60816"/>
    <w:rsid w:val="00F653B8"/>
    <w:rsid w:val="00F67676"/>
    <w:rsid w:val="00F80E75"/>
    <w:rsid w:val="00F92FA2"/>
    <w:rsid w:val="00FA11CD"/>
    <w:rsid w:val="00FA1266"/>
    <w:rsid w:val="00FB0846"/>
    <w:rsid w:val="00FB0FF1"/>
    <w:rsid w:val="00FB31B2"/>
    <w:rsid w:val="00FC1192"/>
    <w:rsid w:val="00FC2EC1"/>
    <w:rsid w:val="00FD3FF7"/>
    <w:rsid w:val="00FD48CF"/>
    <w:rsid w:val="00FE1586"/>
    <w:rsid w:val="00FF575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06A434"/>
  <w15:chartTrackingRefBased/>
  <w15:docId w15:val="{A068D71E-1D7B-489F-93CD-9DCC56C7A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8" w:uiPriority="39"/>
    <w:lsdException w:name="annotation text" w:uiPriority="99"/>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80871"/>
    <w:pPr>
      <w:overflowPunct w:val="0"/>
      <w:autoSpaceDE w:val="0"/>
      <w:autoSpaceDN w:val="0"/>
      <w:adjustRightInd w:val="0"/>
      <w:spacing w:after="180"/>
      <w:textAlignment w:val="baseline"/>
    </w:pPr>
    <w:rPr>
      <w:rFonts w:eastAsia="Times New Roman"/>
      <w:lang w:eastAsia="en-US"/>
    </w:rPr>
  </w:style>
  <w:style w:type="paragraph" w:styleId="Heading1">
    <w:name w:val="heading 1"/>
    <w:next w:val="Normal"/>
    <w:link w:val="Heading1Char"/>
    <w:qFormat/>
    <w:rsid w:val="00980871"/>
    <w:pPr>
      <w:keepNext/>
      <w:keepLines/>
      <w:pBdr>
        <w:top w:val="single" w:sz="12" w:space="3" w:color="auto"/>
      </w:pBdr>
      <w:overflowPunct w:val="0"/>
      <w:autoSpaceDE w:val="0"/>
      <w:autoSpaceDN w:val="0"/>
      <w:adjustRightInd w:val="0"/>
      <w:spacing w:before="240" w:after="180"/>
      <w:ind w:left="1134" w:hanging="1134"/>
      <w:textAlignment w:val="baseline"/>
      <w:outlineLvl w:val="0"/>
    </w:pPr>
    <w:rPr>
      <w:rFonts w:ascii="Arial" w:eastAsia="Times New Roman" w:hAnsi="Arial"/>
      <w:sz w:val="36"/>
      <w:lang w:eastAsia="en-US"/>
    </w:rPr>
  </w:style>
  <w:style w:type="paragraph" w:styleId="Heading2">
    <w:name w:val="heading 2"/>
    <w:basedOn w:val="Heading1"/>
    <w:next w:val="Normal"/>
    <w:qFormat/>
    <w:rsid w:val="00980871"/>
    <w:pPr>
      <w:pBdr>
        <w:top w:val="none" w:sz="0" w:space="0" w:color="auto"/>
      </w:pBdr>
      <w:spacing w:before="180"/>
      <w:outlineLvl w:val="1"/>
    </w:pPr>
    <w:rPr>
      <w:sz w:val="32"/>
    </w:rPr>
  </w:style>
  <w:style w:type="paragraph" w:styleId="Heading3">
    <w:name w:val="heading 3"/>
    <w:basedOn w:val="Heading2"/>
    <w:next w:val="Normal"/>
    <w:qFormat/>
    <w:rsid w:val="00980871"/>
    <w:pPr>
      <w:spacing w:before="120"/>
      <w:outlineLvl w:val="2"/>
    </w:pPr>
    <w:rPr>
      <w:sz w:val="28"/>
    </w:rPr>
  </w:style>
  <w:style w:type="paragraph" w:styleId="Heading4">
    <w:name w:val="heading 4"/>
    <w:basedOn w:val="Heading3"/>
    <w:next w:val="Normal"/>
    <w:qFormat/>
    <w:rsid w:val="00980871"/>
    <w:pPr>
      <w:ind w:left="1418" w:hanging="1418"/>
      <w:outlineLvl w:val="3"/>
    </w:pPr>
    <w:rPr>
      <w:sz w:val="24"/>
    </w:rPr>
  </w:style>
  <w:style w:type="paragraph" w:styleId="Heading5">
    <w:name w:val="heading 5"/>
    <w:basedOn w:val="Heading4"/>
    <w:next w:val="Normal"/>
    <w:link w:val="Heading5Char"/>
    <w:qFormat/>
    <w:rsid w:val="00980871"/>
    <w:pPr>
      <w:ind w:left="1701" w:hanging="1701"/>
      <w:outlineLvl w:val="4"/>
    </w:pPr>
    <w:rPr>
      <w:sz w:val="22"/>
    </w:rPr>
  </w:style>
  <w:style w:type="paragraph" w:styleId="Heading6">
    <w:name w:val="heading 6"/>
    <w:basedOn w:val="H6"/>
    <w:next w:val="Normal"/>
    <w:qFormat/>
    <w:rsid w:val="00980871"/>
    <w:pPr>
      <w:outlineLvl w:val="5"/>
    </w:pPr>
  </w:style>
  <w:style w:type="paragraph" w:styleId="Heading7">
    <w:name w:val="heading 7"/>
    <w:basedOn w:val="H6"/>
    <w:next w:val="Normal"/>
    <w:qFormat/>
    <w:rsid w:val="00980871"/>
    <w:pPr>
      <w:outlineLvl w:val="6"/>
    </w:pPr>
  </w:style>
  <w:style w:type="paragraph" w:styleId="Heading8">
    <w:name w:val="heading 8"/>
    <w:basedOn w:val="Heading1"/>
    <w:next w:val="Normal"/>
    <w:qFormat/>
    <w:rsid w:val="00980871"/>
    <w:pPr>
      <w:ind w:left="0" w:firstLine="0"/>
      <w:outlineLvl w:val="7"/>
    </w:pPr>
  </w:style>
  <w:style w:type="paragraph" w:styleId="Heading9">
    <w:name w:val="heading 9"/>
    <w:basedOn w:val="Heading8"/>
    <w:next w:val="Normal"/>
    <w:qFormat/>
    <w:rsid w:val="00980871"/>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6">
    <w:name w:val="H6"/>
    <w:basedOn w:val="Heading5"/>
    <w:next w:val="Normal"/>
    <w:rsid w:val="00980871"/>
    <w:pPr>
      <w:ind w:left="1985" w:hanging="1985"/>
      <w:outlineLvl w:val="9"/>
    </w:pPr>
    <w:rPr>
      <w:sz w:val="20"/>
    </w:rPr>
  </w:style>
  <w:style w:type="paragraph" w:styleId="TOC9">
    <w:name w:val="toc 9"/>
    <w:basedOn w:val="TOC8"/>
    <w:semiHidden/>
    <w:rsid w:val="00980871"/>
    <w:pPr>
      <w:ind w:left="1418" w:hanging="1418"/>
    </w:pPr>
  </w:style>
  <w:style w:type="paragraph" w:styleId="TOC8">
    <w:name w:val="toc 8"/>
    <w:basedOn w:val="TOC1"/>
    <w:uiPriority w:val="39"/>
    <w:rsid w:val="00980871"/>
    <w:pPr>
      <w:spacing w:before="180"/>
      <w:ind w:left="2693" w:hanging="2693"/>
    </w:pPr>
    <w:rPr>
      <w:b/>
    </w:rPr>
  </w:style>
  <w:style w:type="paragraph" w:styleId="TOC1">
    <w:name w:val="toc 1"/>
    <w:uiPriority w:val="39"/>
    <w:rsid w:val="00980871"/>
    <w:pPr>
      <w:keepLines/>
      <w:widowControl w:val="0"/>
      <w:tabs>
        <w:tab w:val="right" w:leader="dot" w:pos="9639"/>
      </w:tabs>
      <w:overflowPunct w:val="0"/>
      <w:autoSpaceDE w:val="0"/>
      <w:autoSpaceDN w:val="0"/>
      <w:adjustRightInd w:val="0"/>
      <w:spacing w:before="120"/>
      <w:ind w:left="567" w:right="425" w:hanging="567"/>
      <w:textAlignment w:val="baseline"/>
    </w:pPr>
    <w:rPr>
      <w:rFonts w:eastAsia="Times New Roman"/>
      <w:sz w:val="22"/>
      <w:lang w:eastAsia="en-US"/>
    </w:rPr>
  </w:style>
  <w:style w:type="paragraph" w:customStyle="1" w:styleId="EQ">
    <w:name w:val="EQ"/>
    <w:basedOn w:val="Normal"/>
    <w:next w:val="Normal"/>
    <w:rsid w:val="00980871"/>
    <w:pPr>
      <w:keepLines/>
      <w:tabs>
        <w:tab w:val="center" w:pos="4536"/>
        <w:tab w:val="right" w:pos="9072"/>
      </w:tabs>
    </w:pPr>
  </w:style>
  <w:style w:type="character" w:customStyle="1" w:styleId="ZGSM">
    <w:name w:val="ZGSM"/>
    <w:rsid w:val="00980871"/>
  </w:style>
  <w:style w:type="paragraph" w:styleId="Header">
    <w:name w:val="header"/>
    <w:rsid w:val="00980871"/>
    <w:pPr>
      <w:widowControl w:val="0"/>
      <w:overflowPunct w:val="0"/>
      <w:autoSpaceDE w:val="0"/>
      <w:autoSpaceDN w:val="0"/>
      <w:adjustRightInd w:val="0"/>
      <w:textAlignment w:val="baseline"/>
    </w:pPr>
    <w:rPr>
      <w:rFonts w:ascii="Arial" w:eastAsia="Times New Roman" w:hAnsi="Arial"/>
      <w:b/>
      <w:sz w:val="18"/>
      <w:lang w:eastAsia="en-US"/>
    </w:rPr>
  </w:style>
  <w:style w:type="paragraph" w:customStyle="1" w:styleId="ZD">
    <w:name w:val="ZD"/>
    <w:rsid w:val="00980871"/>
    <w:pPr>
      <w:framePr w:wrap="notBeside" w:vAnchor="page" w:hAnchor="margin" w:y="15764"/>
      <w:widowControl w:val="0"/>
      <w:overflowPunct w:val="0"/>
      <w:autoSpaceDE w:val="0"/>
      <w:autoSpaceDN w:val="0"/>
      <w:adjustRightInd w:val="0"/>
      <w:textAlignment w:val="baseline"/>
    </w:pPr>
    <w:rPr>
      <w:rFonts w:ascii="Arial" w:eastAsia="Times New Roman" w:hAnsi="Arial"/>
      <w:noProof/>
      <w:sz w:val="32"/>
      <w:lang w:eastAsia="en-US"/>
    </w:rPr>
  </w:style>
  <w:style w:type="paragraph" w:styleId="TOC5">
    <w:name w:val="toc 5"/>
    <w:basedOn w:val="TOC4"/>
    <w:uiPriority w:val="39"/>
    <w:rsid w:val="00980871"/>
    <w:pPr>
      <w:ind w:left="1701" w:hanging="1701"/>
    </w:pPr>
  </w:style>
  <w:style w:type="paragraph" w:styleId="TOC4">
    <w:name w:val="toc 4"/>
    <w:basedOn w:val="TOC3"/>
    <w:uiPriority w:val="39"/>
    <w:rsid w:val="00980871"/>
    <w:pPr>
      <w:ind w:left="1418" w:hanging="1418"/>
    </w:pPr>
  </w:style>
  <w:style w:type="paragraph" w:styleId="TOC3">
    <w:name w:val="toc 3"/>
    <w:basedOn w:val="TOC2"/>
    <w:uiPriority w:val="39"/>
    <w:rsid w:val="00980871"/>
    <w:pPr>
      <w:ind w:left="1134" w:hanging="1134"/>
    </w:pPr>
  </w:style>
  <w:style w:type="paragraph" w:styleId="TOC2">
    <w:name w:val="toc 2"/>
    <w:basedOn w:val="TOC1"/>
    <w:uiPriority w:val="39"/>
    <w:rsid w:val="00980871"/>
    <w:pPr>
      <w:spacing w:before="0"/>
      <w:ind w:left="851" w:hanging="851"/>
    </w:pPr>
    <w:rPr>
      <w:sz w:val="20"/>
    </w:rPr>
  </w:style>
  <w:style w:type="paragraph" w:styleId="Footer">
    <w:name w:val="footer"/>
    <w:basedOn w:val="Header"/>
    <w:rsid w:val="00980871"/>
    <w:pPr>
      <w:jc w:val="center"/>
    </w:pPr>
    <w:rPr>
      <w:i/>
    </w:rPr>
  </w:style>
  <w:style w:type="paragraph" w:customStyle="1" w:styleId="TT">
    <w:name w:val="TT"/>
    <w:basedOn w:val="Heading1"/>
    <w:next w:val="Normal"/>
    <w:rsid w:val="00980871"/>
    <w:pPr>
      <w:outlineLvl w:val="9"/>
    </w:pPr>
  </w:style>
  <w:style w:type="paragraph" w:customStyle="1" w:styleId="NF">
    <w:name w:val="NF"/>
    <w:basedOn w:val="NO"/>
    <w:rsid w:val="00980871"/>
    <w:pPr>
      <w:keepNext/>
      <w:spacing w:after="0"/>
    </w:pPr>
    <w:rPr>
      <w:rFonts w:ascii="Arial" w:hAnsi="Arial"/>
      <w:sz w:val="18"/>
    </w:rPr>
  </w:style>
  <w:style w:type="paragraph" w:customStyle="1" w:styleId="NO">
    <w:name w:val="NO"/>
    <w:basedOn w:val="Normal"/>
    <w:link w:val="NOZchn"/>
    <w:qFormat/>
    <w:rsid w:val="00980871"/>
    <w:pPr>
      <w:keepLines/>
      <w:ind w:left="1135" w:hanging="851"/>
    </w:pPr>
  </w:style>
  <w:style w:type="paragraph" w:customStyle="1" w:styleId="PL">
    <w:name w:val="PL"/>
    <w:rsid w:val="0098087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eastAsia="Times New Roman" w:hAnsi="Courier New"/>
      <w:sz w:val="16"/>
      <w:lang w:eastAsia="en-US"/>
    </w:rPr>
  </w:style>
  <w:style w:type="paragraph" w:customStyle="1" w:styleId="TAR">
    <w:name w:val="TAR"/>
    <w:basedOn w:val="TAL"/>
    <w:rsid w:val="00980871"/>
    <w:pPr>
      <w:jc w:val="right"/>
    </w:pPr>
  </w:style>
  <w:style w:type="paragraph" w:customStyle="1" w:styleId="TAL">
    <w:name w:val="TAL"/>
    <w:basedOn w:val="Normal"/>
    <w:rsid w:val="00980871"/>
    <w:pPr>
      <w:keepNext/>
      <w:keepLines/>
      <w:spacing w:after="0"/>
    </w:pPr>
    <w:rPr>
      <w:rFonts w:ascii="Arial" w:hAnsi="Arial"/>
      <w:sz w:val="18"/>
    </w:rPr>
  </w:style>
  <w:style w:type="paragraph" w:customStyle="1" w:styleId="TAH">
    <w:name w:val="TAH"/>
    <w:basedOn w:val="TAC"/>
    <w:rsid w:val="00980871"/>
    <w:rPr>
      <w:b/>
    </w:rPr>
  </w:style>
  <w:style w:type="paragraph" w:customStyle="1" w:styleId="TAC">
    <w:name w:val="TAC"/>
    <w:basedOn w:val="TAL"/>
    <w:rsid w:val="00980871"/>
    <w:pPr>
      <w:jc w:val="center"/>
    </w:pPr>
  </w:style>
  <w:style w:type="paragraph" w:customStyle="1" w:styleId="LD">
    <w:name w:val="LD"/>
    <w:rsid w:val="00980871"/>
    <w:pPr>
      <w:keepNext/>
      <w:keepLines/>
      <w:overflowPunct w:val="0"/>
      <w:autoSpaceDE w:val="0"/>
      <w:autoSpaceDN w:val="0"/>
      <w:adjustRightInd w:val="0"/>
      <w:spacing w:line="180" w:lineRule="exact"/>
      <w:textAlignment w:val="baseline"/>
    </w:pPr>
    <w:rPr>
      <w:rFonts w:ascii="Courier New" w:eastAsia="Times New Roman" w:hAnsi="Courier New"/>
      <w:lang w:eastAsia="en-US"/>
    </w:rPr>
  </w:style>
  <w:style w:type="paragraph" w:customStyle="1" w:styleId="EX">
    <w:name w:val="EX"/>
    <w:basedOn w:val="Normal"/>
    <w:link w:val="EXChar"/>
    <w:rsid w:val="00980871"/>
    <w:pPr>
      <w:keepLines/>
      <w:ind w:left="1702" w:hanging="1418"/>
    </w:pPr>
  </w:style>
  <w:style w:type="paragraph" w:customStyle="1" w:styleId="FP">
    <w:name w:val="FP"/>
    <w:basedOn w:val="Normal"/>
    <w:rsid w:val="00980871"/>
    <w:pPr>
      <w:spacing w:after="0"/>
    </w:pPr>
  </w:style>
  <w:style w:type="paragraph" w:customStyle="1" w:styleId="NW">
    <w:name w:val="NW"/>
    <w:basedOn w:val="NO"/>
    <w:rsid w:val="00980871"/>
    <w:pPr>
      <w:spacing w:after="0"/>
    </w:pPr>
  </w:style>
  <w:style w:type="paragraph" w:customStyle="1" w:styleId="EW">
    <w:name w:val="EW"/>
    <w:basedOn w:val="EX"/>
    <w:rsid w:val="00980871"/>
    <w:pPr>
      <w:spacing w:after="0"/>
    </w:pPr>
  </w:style>
  <w:style w:type="paragraph" w:customStyle="1" w:styleId="B10">
    <w:name w:val="B1"/>
    <w:basedOn w:val="List"/>
    <w:link w:val="B1Char"/>
    <w:qFormat/>
    <w:rsid w:val="00980871"/>
  </w:style>
  <w:style w:type="paragraph" w:styleId="TOC6">
    <w:name w:val="toc 6"/>
    <w:basedOn w:val="TOC5"/>
    <w:next w:val="Normal"/>
    <w:semiHidden/>
    <w:rsid w:val="00980871"/>
    <w:pPr>
      <w:ind w:left="1985" w:hanging="1985"/>
    </w:pPr>
  </w:style>
  <w:style w:type="paragraph" w:styleId="TOC7">
    <w:name w:val="toc 7"/>
    <w:basedOn w:val="TOC6"/>
    <w:next w:val="Normal"/>
    <w:semiHidden/>
    <w:rsid w:val="00980871"/>
    <w:pPr>
      <w:ind w:left="2268" w:hanging="2268"/>
    </w:pPr>
  </w:style>
  <w:style w:type="paragraph" w:customStyle="1" w:styleId="EditorsNote">
    <w:name w:val="Editor's Note"/>
    <w:basedOn w:val="NO"/>
    <w:rsid w:val="00980871"/>
    <w:rPr>
      <w:color w:val="FF0000"/>
    </w:rPr>
  </w:style>
  <w:style w:type="paragraph" w:customStyle="1" w:styleId="TH">
    <w:name w:val="TH"/>
    <w:basedOn w:val="Normal"/>
    <w:rsid w:val="00980871"/>
    <w:pPr>
      <w:keepNext/>
      <w:keepLines/>
      <w:spacing w:before="60"/>
      <w:jc w:val="center"/>
    </w:pPr>
    <w:rPr>
      <w:rFonts w:ascii="Arial" w:hAnsi="Arial"/>
      <w:b/>
    </w:rPr>
  </w:style>
  <w:style w:type="paragraph" w:customStyle="1" w:styleId="ZA">
    <w:name w:val="ZA"/>
    <w:rsid w:val="00980871"/>
    <w:pPr>
      <w:framePr w:w="10206" w:h="794" w:hRule="exact" w:wrap="notBeside" w:vAnchor="page" w:hAnchor="margin" w:y="1135"/>
      <w:widowControl w:val="0"/>
      <w:pBdr>
        <w:bottom w:val="single" w:sz="12" w:space="1" w:color="auto"/>
      </w:pBdr>
      <w:overflowPunct w:val="0"/>
      <w:autoSpaceDE w:val="0"/>
      <w:autoSpaceDN w:val="0"/>
      <w:adjustRightInd w:val="0"/>
      <w:jc w:val="right"/>
      <w:textAlignment w:val="baseline"/>
    </w:pPr>
    <w:rPr>
      <w:rFonts w:ascii="Arial" w:eastAsia="Times New Roman" w:hAnsi="Arial"/>
      <w:noProof/>
      <w:sz w:val="40"/>
      <w:lang w:eastAsia="en-US"/>
    </w:rPr>
  </w:style>
  <w:style w:type="paragraph" w:customStyle="1" w:styleId="ZB">
    <w:name w:val="ZB"/>
    <w:rsid w:val="00980871"/>
    <w:pPr>
      <w:framePr w:w="10206" w:h="284" w:hRule="exact" w:wrap="notBeside" w:vAnchor="page" w:hAnchor="margin" w:y="1986"/>
      <w:widowControl w:val="0"/>
      <w:overflowPunct w:val="0"/>
      <w:autoSpaceDE w:val="0"/>
      <w:autoSpaceDN w:val="0"/>
      <w:adjustRightInd w:val="0"/>
      <w:ind w:right="28"/>
      <w:jc w:val="right"/>
      <w:textAlignment w:val="baseline"/>
    </w:pPr>
    <w:rPr>
      <w:rFonts w:ascii="Arial" w:eastAsia="Times New Roman" w:hAnsi="Arial"/>
      <w:i/>
      <w:noProof/>
      <w:lang w:eastAsia="en-US"/>
    </w:rPr>
  </w:style>
  <w:style w:type="paragraph" w:customStyle="1" w:styleId="ZT">
    <w:name w:val="ZT"/>
    <w:rsid w:val="00980871"/>
    <w:pPr>
      <w:framePr w:wrap="notBeside" w:hAnchor="margin" w:yAlign="center"/>
      <w:widowControl w:val="0"/>
      <w:overflowPunct w:val="0"/>
      <w:autoSpaceDE w:val="0"/>
      <w:autoSpaceDN w:val="0"/>
      <w:adjustRightInd w:val="0"/>
      <w:spacing w:line="240" w:lineRule="atLeast"/>
      <w:jc w:val="right"/>
      <w:textAlignment w:val="baseline"/>
    </w:pPr>
    <w:rPr>
      <w:rFonts w:ascii="Arial" w:eastAsia="Times New Roman" w:hAnsi="Arial"/>
      <w:b/>
      <w:sz w:val="34"/>
      <w:lang w:eastAsia="en-US"/>
    </w:rPr>
  </w:style>
  <w:style w:type="paragraph" w:customStyle="1" w:styleId="ZU">
    <w:name w:val="ZU"/>
    <w:rsid w:val="00980871"/>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eastAsia="Times New Roman" w:hAnsi="Arial"/>
      <w:noProof/>
      <w:lang w:eastAsia="en-US"/>
    </w:rPr>
  </w:style>
  <w:style w:type="paragraph" w:customStyle="1" w:styleId="TAN">
    <w:name w:val="TAN"/>
    <w:basedOn w:val="TAL"/>
    <w:rsid w:val="00980871"/>
    <w:pPr>
      <w:ind w:left="851" w:hanging="851"/>
    </w:pPr>
  </w:style>
  <w:style w:type="paragraph" w:customStyle="1" w:styleId="ZH">
    <w:name w:val="ZH"/>
    <w:rsid w:val="00980871"/>
    <w:pPr>
      <w:framePr w:wrap="notBeside" w:vAnchor="page" w:hAnchor="margin" w:xAlign="center" w:y="6805"/>
      <w:widowControl w:val="0"/>
      <w:overflowPunct w:val="0"/>
      <w:autoSpaceDE w:val="0"/>
      <w:autoSpaceDN w:val="0"/>
      <w:adjustRightInd w:val="0"/>
      <w:textAlignment w:val="baseline"/>
    </w:pPr>
    <w:rPr>
      <w:rFonts w:ascii="Arial" w:eastAsia="Times New Roman" w:hAnsi="Arial"/>
      <w:noProof/>
      <w:lang w:eastAsia="en-US"/>
    </w:rPr>
  </w:style>
  <w:style w:type="paragraph" w:customStyle="1" w:styleId="TF">
    <w:name w:val="TF"/>
    <w:basedOn w:val="TH"/>
    <w:rsid w:val="00980871"/>
    <w:pPr>
      <w:keepNext w:val="0"/>
      <w:spacing w:before="0" w:after="240"/>
    </w:pPr>
  </w:style>
  <w:style w:type="paragraph" w:customStyle="1" w:styleId="ZG">
    <w:name w:val="ZG"/>
    <w:rsid w:val="00980871"/>
    <w:pPr>
      <w:framePr w:wrap="notBeside" w:vAnchor="page" w:hAnchor="margin" w:xAlign="right" w:y="6805"/>
      <w:widowControl w:val="0"/>
      <w:overflowPunct w:val="0"/>
      <w:autoSpaceDE w:val="0"/>
      <w:autoSpaceDN w:val="0"/>
      <w:adjustRightInd w:val="0"/>
      <w:jc w:val="right"/>
      <w:textAlignment w:val="baseline"/>
    </w:pPr>
    <w:rPr>
      <w:rFonts w:ascii="Arial" w:eastAsia="Times New Roman" w:hAnsi="Arial"/>
      <w:noProof/>
      <w:lang w:eastAsia="en-US"/>
    </w:rPr>
  </w:style>
  <w:style w:type="paragraph" w:customStyle="1" w:styleId="B2">
    <w:name w:val="B2"/>
    <w:basedOn w:val="List2"/>
    <w:link w:val="B2Char"/>
    <w:rsid w:val="00980871"/>
  </w:style>
  <w:style w:type="paragraph" w:customStyle="1" w:styleId="B3">
    <w:name w:val="B3"/>
    <w:basedOn w:val="List3"/>
    <w:rsid w:val="00980871"/>
  </w:style>
  <w:style w:type="paragraph" w:customStyle="1" w:styleId="B4">
    <w:name w:val="B4"/>
    <w:basedOn w:val="List4"/>
    <w:rsid w:val="00980871"/>
  </w:style>
  <w:style w:type="paragraph" w:customStyle="1" w:styleId="B5">
    <w:name w:val="B5"/>
    <w:basedOn w:val="List5"/>
    <w:rsid w:val="00980871"/>
  </w:style>
  <w:style w:type="paragraph" w:customStyle="1" w:styleId="ZTD">
    <w:name w:val="ZTD"/>
    <w:basedOn w:val="ZB"/>
    <w:rsid w:val="00980871"/>
    <w:pPr>
      <w:framePr w:hRule="auto" w:wrap="notBeside" w:y="852"/>
    </w:pPr>
    <w:rPr>
      <w:i w:val="0"/>
      <w:sz w:val="40"/>
    </w:rPr>
  </w:style>
  <w:style w:type="paragraph" w:customStyle="1" w:styleId="ZV">
    <w:name w:val="ZV"/>
    <w:basedOn w:val="ZU"/>
    <w:rsid w:val="00980871"/>
    <w:pPr>
      <w:framePr w:wrap="notBeside" w:y="16161"/>
    </w:pPr>
  </w:style>
  <w:style w:type="paragraph" w:styleId="CommentSubject">
    <w:name w:val="annotation subject"/>
    <w:basedOn w:val="CommentText"/>
    <w:next w:val="CommentText"/>
    <w:link w:val="CommentSubjectChar"/>
    <w:rsid w:val="00CE0BBA"/>
    <w:rPr>
      <w:rFonts w:eastAsia="Times New Roman"/>
      <w:b/>
      <w:bCs/>
    </w:rPr>
  </w:style>
  <w:style w:type="character" w:customStyle="1" w:styleId="CommentSubjectChar">
    <w:name w:val="Comment Subject Char"/>
    <w:link w:val="CommentSubject"/>
    <w:rsid w:val="00CE0BBA"/>
    <w:rPr>
      <w:rFonts w:eastAsia="Times New Roman"/>
      <w:b/>
      <w:bCs/>
      <w:lang w:eastAsia="en-US"/>
    </w:rPr>
  </w:style>
  <w:style w:type="character" w:customStyle="1" w:styleId="B1Char">
    <w:name w:val="B1 Char"/>
    <w:link w:val="B10"/>
    <w:qFormat/>
    <w:rsid w:val="000A5592"/>
    <w:rPr>
      <w:rFonts w:eastAsia="Times New Roman"/>
      <w:lang w:eastAsia="en-US"/>
    </w:rPr>
  </w:style>
  <w:style w:type="paragraph" w:styleId="BalloonText">
    <w:name w:val="Balloon Text"/>
    <w:basedOn w:val="Normal"/>
    <w:link w:val="BalloonTextChar"/>
    <w:rsid w:val="003D6A26"/>
    <w:pPr>
      <w:spacing w:after="0"/>
    </w:pPr>
    <w:rPr>
      <w:rFonts w:ascii="Segoe UI" w:hAnsi="Segoe UI" w:cs="Segoe UI"/>
      <w:sz w:val="18"/>
      <w:szCs w:val="18"/>
    </w:rPr>
  </w:style>
  <w:style w:type="character" w:customStyle="1" w:styleId="BalloonTextChar">
    <w:name w:val="Balloon Text Char"/>
    <w:link w:val="BalloonText"/>
    <w:rsid w:val="003D6A26"/>
    <w:rPr>
      <w:rFonts w:ascii="Segoe UI" w:eastAsia="Times New Roman" w:hAnsi="Segoe UI" w:cs="Segoe UI"/>
      <w:sz w:val="18"/>
      <w:szCs w:val="18"/>
      <w:lang w:eastAsia="en-US"/>
    </w:rPr>
  </w:style>
  <w:style w:type="paragraph" w:customStyle="1" w:styleId="Reference">
    <w:name w:val="Reference"/>
    <w:basedOn w:val="Normal"/>
    <w:rsid w:val="003D6A26"/>
    <w:pPr>
      <w:tabs>
        <w:tab w:val="left" w:pos="851"/>
      </w:tabs>
      <w:ind w:left="851" w:hanging="851"/>
    </w:pPr>
    <w:rPr>
      <w:rFonts w:eastAsia="SimSun"/>
    </w:rPr>
  </w:style>
  <w:style w:type="character" w:styleId="CommentReference">
    <w:name w:val="annotation reference"/>
    <w:uiPriority w:val="99"/>
    <w:rsid w:val="007216D1"/>
    <w:rPr>
      <w:sz w:val="16"/>
    </w:rPr>
  </w:style>
  <w:style w:type="paragraph" w:styleId="CommentText">
    <w:name w:val="annotation text"/>
    <w:basedOn w:val="Normal"/>
    <w:link w:val="CommentTextChar"/>
    <w:uiPriority w:val="99"/>
    <w:rsid w:val="007216D1"/>
    <w:rPr>
      <w:rFonts w:eastAsia="SimSun"/>
    </w:rPr>
  </w:style>
  <w:style w:type="character" w:customStyle="1" w:styleId="CommentTextChar">
    <w:name w:val="Comment Text Char"/>
    <w:link w:val="CommentText"/>
    <w:uiPriority w:val="99"/>
    <w:rsid w:val="007216D1"/>
    <w:rPr>
      <w:lang w:eastAsia="en-US"/>
    </w:rPr>
  </w:style>
  <w:style w:type="paragraph" w:styleId="List">
    <w:name w:val="List"/>
    <w:basedOn w:val="Normal"/>
    <w:rsid w:val="00980871"/>
    <w:pPr>
      <w:ind w:left="568" w:hanging="284"/>
    </w:pPr>
  </w:style>
  <w:style w:type="paragraph" w:styleId="List2">
    <w:name w:val="List 2"/>
    <w:basedOn w:val="List"/>
    <w:rsid w:val="00980871"/>
    <w:pPr>
      <w:ind w:left="851"/>
    </w:pPr>
  </w:style>
  <w:style w:type="paragraph" w:styleId="List3">
    <w:name w:val="List 3"/>
    <w:basedOn w:val="List2"/>
    <w:rsid w:val="00980871"/>
    <w:pPr>
      <w:ind w:left="1135"/>
    </w:pPr>
  </w:style>
  <w:style w:type="paragraph" w:styleId="List4">
    <w:name w:val="List 4"/>
    <w:basedOn w:val="List3"/>
    <w:rsid w:val="00980871"/>
    <w:pPr>
      <w:ind w:left="1418"/>
    </w:pPr>
  </w:style>
  <w:style w:type="paragraph" w:styleId="List5">
    <w:name w:val="List 5"/>
    <w:basedOn w:val="List4"/>
    <w:rsid w:val="00980871"/>
    <w:pPr>
      <w:ind w:left="1702"/>
    </w:pPr>
  </w:style>
  <w:style w:type="character" w:styleId="FootnoteReference">
    <w:name w:val="footnote reference"/>
    <w:rsid w:val="00980871"/>
    <w:rPr>
      <w:b/>
      <w:position w:val="6"/>
      <w:sz w:val="16"/>
    </w:rPr>
  </w:style>
  <w:style w:type="paragraph" w:styleId="FootnoteText">
    <w:name w:val="footnote text"/>
    <w:basedOn w:val="Normal"/>
    <w:link w:val="FootnoteTextChar"/>
    <w:rsid w:val="00980871"/>
    <w:pPr>
      <w:keepLines/>
      <w:ind w:left="454" w:hanging="454"/>
    </w:pPr>
    <w:rPr>
      <w:sz w:val="16"/>
    </w:rPr>
  </w:style>
  <w:style w:type="character" w:customStyle="1" w:styleId="FootnoteTextChar">
    <w:name w:val="Footnote Text Char"/>
    <w:link w:val="FootnoteText"/>
    <w:rsid w:val="00980871"/>
    <w:rPr>
      <w:rFonts w:eastAsia="Times New Roman"/>
      <w:sz w:val="16"/>
      <w:lang w:eastAsia="en-US"/>
    </w:rPr>
  </w:style>
  <w:style w:type="paragraph" w:styleId="Index1">
    <w:name w:val="index 1"/>
    <w:basedOn w:val="Normal"/>
    <w:rsid w:val="00980871"/>
    <w:pPr>
      <w:keepLines/>
    </w:pPr>
  </w:style>
  <w:style w:type="paragraph" w:styleId="Index2">
    <w:name w:val="index 2"/>
    <w:basedOn w:val="Index1"/>
    <w:rsid w:val="00980871"/>
    <w:pPr>
      <w:ind w:left="284"/>
    </w:pPr>
  </w:style>
  <w:style w:type="paragraph" w:styleId="ListBullet">
    <w:name w:val="List Bullet"/>
    <w:basedOn w:val="List"/>
    <w:rsid w:val="00980871"/>
  </w:style>
  <w:style w:type="paragraph" w:styleId="ListBullet2">
    <w:name w:val="List Bullet 2"/>
    <w:basedOn w:val="ListBullet"/>
    <w:rsid w:val="00980871"/>
    <w:pPr>
      <w:ind w:left="851"/>
    </w:pPr>
  </w:style>
  <w:style w:type="paragraph" w:styleId="ListBullet3">
    <w:name w:val="List Bullet 3"/>
    <w:basedOn w:val="ListBullet2"/>
    <w:rsid w:val="00980871"/>
    <w:pPr>
      <w:ind w:left="1135"/>
    </w:pPr>
  </w:style>
  <w:style w:type="paragraph" w:styleId="ListBullet4">
    <w:name w:val="List Bullet 4"/>
    <w:basedOn w:val="ListBullet3"/>
    <w:rsid w:val="00980871"/>
    <w:pPr>
      <w:ind w:left="1418"/>
    </w:pPr>
  </w:style>
  <w:style w:type="paragraph" w:styleId="ListBullet5">
    <w:name w:val="List Bullet 5"/>
    <w:basedOn w:val="ListBullet4"/>
    <w:rsid w:val="00980871"/>
    <w:pPr>
      <w:ind w:left="1702"/>
    </w:pPr>
  </w:style>
  <w:style w:type="paragraph" w:styleId="ListNumber">
    <w:name w:val="List Number"/>
    <w:basedOn w:val="List"/>
    <w:rsid w:val="00980871"/>
  </w:style>
  <w:style w:type="paragraph" w:styleId="ListNumber2">
    <w:name w:val="List Number 2"/>
    <w:basedOn w:val="ListNumber"/>
    <w:rsid w:val="00980871"/>
    <w:pPr>
      <w:ind w:left="851"/>
    </w:pPr>
  </w:style>
  <w:style w:type="paragraph" w:customStyle="1" w:styleId="FL">
    <w:name w:val="FL"/>
    <w:basedOn w:val="Normal"/>
    <w:rsid w:val="00980871"/>
    <w:pPr>
      <w:keepNext/>
      <w:keepLines/>
      <w:spacing w:before="60"/>
      <w:jc w:val="center"/>
    </w:pPr>
    <w:rPr>
      <w:rFonts w:ascii="Arial" w:hAnsi="Arial"/>
      <w:b/>
    </w:rPr>
  </w:style>
  <w:style w:type="character" w:customStyle="1" w:styleId="Heading1Char">
    <w:name w:val="Heading 1 Char"/>
    <w:link w:val="Heading1"/>
    <w:rsid w:val="00A140AC"/>
    <w:rPr>
      <w:rFonts w:ascii="Arial" w:eastAsia="Times New Roman" w:hAnsi="Arial"/>
      <w:sz w:val="36"/>
      <w:lang w:eastAsia="en-US"/>
    </w:rPr>
  </w:style>
  <w:style w:type="paragraph" w:customStyle="1" w:styleId="B1">
    <w:name w:val="B1+"/>
    <w:basedOn w:val="B10"/>
    <w:link w:val="B1Car"/>
    <w:rsid w:val="00A140AC"/>
    <w:pPr>
      <w:numPr>
        <w:numId w:val="12"/>
      </w:numPr>
    </w:pPr>
  </w:style>
  <w:style w:type="character" w:customStyle="1" w:styleId="B1Car">
    <w:name w:val="B1+ Car"/>
    <w:link w:val="B1"/>
    <w:rsid w:val="00A140AC"/>
    <w:rPr>
      <w:rFonts w:eastAsia="Times New Roman"/>
      <w:lang w:eastAsia="en-US"/>
    </w:rPr>
  </w:style>
  <w:style w:type="paragraph" w:styleId="Revision">
    <w:name w:val="Revision"/>
    <w:hidden/>
    <w:uiPriority w:val="99"/>
    <w:semiHidden/>
    <w:rsid w:val="00E4555D"/>
    <w:rPr>
      <w:rFonts w:eastAsia="Times New Roman"/>
      <w:lang w:eastAsia="en-US"/>
    </w:rPr>
  </w:style>
  <w:style w:type="character" w:customStyle="1" w:styleId="B2Char">
    <w:name w:val="B2 Char"/>
    <w:link w:val="B2"/>
    <w:locked/>
    <w:rsid w:val="001D258D"/>
    <w:rPr>
      <w:rFonts w:eastAsia="Times New Roman"/>
      <w:lang w:eastAsia="en-US"/>
    </w:rPr>
  </w:style>
  <w:style w:type="character" w:customStyle="1" w:styleId="Heading5Char">
    <w:name w:val="Heading 5 Char"/>
    <w:link w:val="Heading5"/>
    <w:rsid w:val="0065563C"/>
    <w:rPr>
      <w:rFonts w:ascii="Arial" w:eastAsia="Times New Roman" w:hAnsi="Arial"/>
      <w:sz w:val="22"/>
      <w:lang w:eastAsia="en-US"/>
    </w:rPr>
  </w:style>
  <w:style w:type="character" w:customStyle="1" w:styleId="B1Char1">
    <w:name w:val="B1 Char1"/>
    <w:locked/>
    <w:rsid w:val="00B03AE0"/>
    <w:rPr>
      <w:lang w:eastAsia="en-US"/>
    </w:rPr>
  </w:style>
  <w:style w:type="paragraph" w:styleId="Bibliography">
    <w:name w:val="Bibliography"/>
    <w:basedOn w:val="Normal"/>
    <w:next w:val="Normal"/>
    <w:uiPriority w:val="37"/>
    <w:semiHidden/>
    <w:unhideWhenUsed/>
    <w:rsid w:val="00CE48EE"/>
  </w:style>
  <w:style w:type="paragraph" w:styleId="BlockText">
    <w:name w:val="Block Text"/>
    <w:basedOn w:val="Normal"/>
    <w:rsid w:val="00CE48EE"/>
    <w:pPr>
      <w:spacing w:after="120"/>
      <w:ind w:left="1440" w:right="1440"/>
    </w:pPr>
  </w:style>
  <w:style w:type="paragraph" w:styleId="BodyText">
    <w:name w:val="Body Text"/>
    <w:basedOn w:val="Normal"/>
    <w:link w:val="BodyTextChar"/>
    <w:rsid w:val="00CE48EE"/>
    <w:pPr>
      <w:spacing w:after="120"/>
    </w:pPr>
  </w:style>
  <w:style w:type="character" w:customStyle="1" w:styleId="BodyTextChar">
    <w:name w:val="Body Text Char"/>
    <w:link w:val="BodyText"/>
    <w:rsid w:val="00CE48EE"/>
    <w:rPr>
      <w:rFonts w:eastAsia="Times New Roman"/>
      <w:lang w:eastAsia="en-US"/>
    </w:rPr>
  </w:style>
  <w:style w:type="paragraph" w:styleId="BodyText2">
    <w:name w:val="Body Text 2"/>
    <w:basedOn w:val="Normal"/>
    <w:link w:val="BodyText2Char"/>
    <w:rsid w:val="00CE48EE"/>
    <w:pPr>
      <w:spacing w:after="120" w:line="480" w:lineRule="auto"/>
    </w:pPr>
  </w:style>
  <w:style w:type="character" w:customStyle="1" w:styleId="BodyText2Char">
    <w:name w:val="Body Text 2 Char"/>
    <w:link w:val="BodyText2"/>
    <w:rsid w:val="00CE48EE"/>
    <w:rPr>
      <w:rFonts w:eastAsia="Times New Roman"/>
      <w:lang w:eastAsia="en-US"/>
    </w:rPr>
  </w:style>
  <w:style w:type="paragraph" w:styleId="BodyText3">
    <w:name w:val="Body Text 3"/>
    <w:basedOn w:val="Normal"/>
    <w:link w:val="BodyText3Char"/>
    <w:rsid w:val="00CE48EE"/>
    <w:pPr>
      <w:spacing w:after="120"/>
    </w:pPr>
    <w:rPr>
      <w:sz w:val="16"/>
      <w:szCs w:val="16"/>
    </w:rPr>
  </w:style>
  <w:style w:type="character" w:customStyle="1" w:styleId="BodyText3Char">
    <w:name w:val="Body Text 3 Char"/>
    <w:link w:val="BodyText3"/>
    <w:rsid w:val="00CE48EE"/>
    <w:rPr>
      <w:rFonts w:eastAsia="Times New Roman"/>
      <w:sz w:val="16"/>
      <w:szCs w:val="16"/>
      <w:lang w:eastAsia="en-US"/>
    </w:rPr>
  </w:style>
  <w:style w:type="paragraph" w:styleId="BodyTextFirstIndent">
    <w:name w:val="Body Text First Indent"/>
    <w:basedOn w:val="BodyText"/>
    <w:link w:val="BodyTextFirstIndentChar"/>
    <w:rsid w:val="00CE48EE"/>
    <w:pPr>
      <w:ind w:firstLine="210"/>
    </w:pPr>
  </w:style>
  <w:style w:type="character" w:customStyle="1" w:styleId="BodyTextFirstIndentChar">
    <w:name w:val="Body Text First Indent Char"/>
    <w:link w:val="BodyTextFirstIndent"/>
    <w:rsid w:val="00CE48EE"/>
    <w:rPr>
      <w:rFonts w:eastAsia="Times New Roman"/>
      <w:lang w:eastAsia="en-US"/>
    </w:rPr>
  </w:style>
  <w:style w:type="paragraph" w:styleId="BodyTextIndent">
    <w:name w:val="Body Text Indent"/>
    <w:basedOn w:val="Normal"/>
    <w:link w:val="BodyTextIndentChar"/>
    <w:rsid w:val="00CE48EE"/>
    <w:pPr>
      <w:spacing w:after="120"/>
      <w:ind w:left="283"/>
    </w:pPr>
  </w:style>
  <w:style w:type="character" w:customStyle="1" w:styleId="BodyTextIndentChar">
    <w:name w:val="Body Text Indent Char"/>
    <w:link w:val="BodyTextIndent"/>
    <w:rsid w:val="00CE48EE"/>
    <w:rPr>
      <w:rFonts w:eastAsia="Times New Roman"/>
      <w:lang w:eastAsia="en-US"/>
    </w:rPr>
  </w:style>
  <w:style w:type="paragraph" w:styleId="BodyTextFirstIndent2">
    <w:name w:val="Body Text First Indent 2"/>
    <w:basedOn w:val="BodyTextIndent"/>
    <w:link w:val="BodyTextFirstIndent2Char"/>
    <w:rsid w:val="00CE48EE"/>
    <w:pPr>
      <w:ind w:firstLine="210"/>
    </w:pPr>
  </w:style>
  <w:style w:type="character" w:customStyle="1" w:styleId="BodyTextFirstIndent2Char">
    <w:name w:val="Body Text First Indent 2 Char"/>
    <w:link w:val="BodyTextFirstIndent2"/>
    <w:rsid w:val="00CE48EE"/>
    <w:rPr>
      <w:rFonts w:eastAsia="Times New Roman"/>
      <w:lang w:eastAsia="en-US"/>
    </w:rPr>
  </w:style>
  <w:style w:type="paragraph" w:styleId="BodyTextIndent2">
    <w:name w:val="Body Text Indent 2"/>
    <w:basedOn w:val="Normal"/>
    <w:link w:val="BodyTextIndent2Char"/>
    <w:rsid w:val="00CE48EE"/>
    <w:pPr>
      <w:spacing w:after="120" w:line="480" w:lineRule="auto"/>
      <w:ind w:left="283"/>
    </w:pPr>
  </w:style>
  <w:style w:type="character" w:customStyle="1" w:styleId="BodyTextIndent2Char">
    <w:name w:val="Body Text Indent 2 Char"/>
    <w:link w:val="BodyTextIndent2"/>
    <w:rsid w:val="00CE48EE"/>
    <w:rPr>
      <w:rFonts w:eastAsia="Times New Roman"/>
      <w:lang w:eastAsia="en-US"/>
    </w:rPr>
  </w:style>
  <w:style w:type="paragraph" w:styleId="BodyTextIndent3">
    <w:name w:val="Body Text Indent 3"/>
    <w:basedOn w:val="Normal"/>
    <w:link w:val="BodyTextIndent3Char"/>
    <w:rsid w:val="00CE48EE"/>
    <w:pPr>
      <w:spacing w:after="120"/>
      <w:ind w:left="283"/>
    </w:pPr>
    <w:rPr>
      <w:sz w:val="16"/>
      <w:szCs w:val="16"/>
    </w:rPr>
  </w:style>
  <w:style w:type="character" w:customStyle="1" w:styleId="BodyTextIndent3Char">
    <w:name w:val="Body Text Indent 3 Char"/>
    <w:link w:val="BodyTextIndent3"/>
    <w:rsid w:val="00CE48EE"/>
    <w:rPr>
      <w:rFonts w:eastAsia="Times New Roman"/>
      <w:sz w:val="16"/>
      <w:szCs w:val="16"/>
      <w:lang w:eastAsia="en-US"/>
    </w:rPr>
  </w:style>
  <w:style w:type="paragraph" w:styleId="Caption">
    <w:name w:val="caption"/>
    <w:basedOn w:val="Normal"/>
    <w:next w:val="Normal"/>
    <w:semiHidden/>
    <w:unhideWhenUsed/>
    <w:qFormat/>
    <w:rsid w:val="00CE48EE"/>
    <w:rPr>
      <w:b/>
      <w:bCs/>
    </w:rPr>
  </w:style>
  <w:style w:type="paragraph" w:styleId="Closing">
    <w:name w:val="Closing"/>
    <w:basedOn w:val="Normal"/>
    <w:link w:val="ClosingChar"/>
    <w:rsid w:val="00CE48EE"/>
    <w:pPr>
      <w:ind w:left="4252"/>
    </w:pPr>
  </w:style>
  <w:style w:type="character" w:customStyle="1" w:styleId="ClosingChar">
    <w:name w:val="Closing Char"/>
    <w:link w:val="Closing"/>
    <w:rsid w:val="00CE48EE"/>
    <w:rPr>
      <w:rFonts w:eastAsia="Times New Roman"/>
      <w:lang w:eastAsia="en-US"/>
    </w:rPr>
  </w:style>
  <w:style w:type="paragraph" w:styleId="Date">
    <w:name w:val="Date"/>
    <w:basedOn w:val="Normal"/>
    <w:next w:val="Normal"/>
    <w:link w:val="DateChar"/>
    <w:rsid w:val="00CE48EE"/>
  </w:style>
  <w:style w:type="character" w:customStyle="1" w:styleId="DateChar">
    <w:name w:val="Date Char"/>
    <w:link w:val="Date"/>
    <w:rsid w:val="00CE48EE"/>
    <w:rPr>
      <w:rFonts w:eastAsia="Times New Roman"/>
      <w:lang w:eastAsia="en-US"/>
    </w:rPr>
  </w:style>
  <w:style w:type="paragraph" w:styleId="DocumentMap">
    <w:name w:val="Document Map"/>
    <w:basedOn w:val="Normal"/>
    <w:link w:val="DocumentMapChar"/>
    <w:rsid w:val="00CE48EE"/>
    <w:rPr>
      <w:rFonts w:ascii="Segoe UI" w:hAnsi="Segoe UI" w:cs="Segoe UI"/>
      <w:sz w:val="16"/>
      <w:szCs w:val="16"/>
    </w:rPr>
  </w:style>
  <w:style w:type="character" w:customStyle="1" w:styleId="DocumentMapChar">
    <w:name w:val="Document Map Char"/>
    <w:link w:val="DocumentMap"/>
    <w:rsid w:val="00CE48EE"/>
    <w:rPr>
      <w:rFonts w:ascii="Segoe UI" w:eastAsia="Times New Roman" w:hAnsi="Segoe UI" w:cs="Segoe UI"/>
      <w:sz w:val="16"/>
      <w:szCs w:val="16"/>
      <w:lang w:eastAsia="en-US"/>
    </w:rPr>
  </w:style>
  <w:style w:type="paragraph" w:styleId="E-mailSignature">
    <w:name w:val="E-mail Signature"/>
    <w:basedOn w:val="Normal"/>
    <w:link w:val="E-mailSignatureChar"/>
    <w:rsid w:val="00CE48EE"/>
  </w:style>
  <w:style w:type="character" w:customStyle="1" w:styleId="E-mailSignatureChar">
    <w:name w:val="E-mail Signature Char"/>
    <w:link w:val="E-mailSignature"/>
    <w:rsid w:val="00CE48EE"/>
    <w:rPr>
      <w:rFonts w:eastAsia="Times New Roman"/>
      <w:lang w:eastAsia="en-US"/>
    </w:rPr>
  </w:style>
  <w:style w:type="paragraph" w:styleId="EndnoteText">
    <w:name w:val="endnote text"/>
    <w:basedOn w:val="Normal"/>
    <w:link w:val="EndnoteTextChar"/>
    <w:rsid w:val="00CE48EE"/>
  </w:style>
  <w:style w:type="character" w:customStyle="1" w:styleId="EndnoteTextChar">
    <w:name w:val="Endnote Text Char"/>
    <w:link w:val="EndnoteText"/>
    <w:rsid w:val="00CE48EE"/>
    <w:rPr>
      <w:rFonts w:eastAsia="Times New Roman"/>
      <w:lang w:eastAsia="en-US"/>
    </w:rPr>
  </w:style>
  <w:style w:type="paragraph" w:styleId="EnvelopeAddress">
    <w:name w:val="envelope address"/>
    <w:basedOn w:val="Normal"/>
    <w:rsid w:val="00CE48EE"/>
    <w:pPr>
      <w:framePr w:w="7920" w:h="1980" w:hRule="exact" w:hSpace="180" w:wrap="auto" w:hAnchor="page" w:xAlign="center" w:yAlign="bottom"/>
      <w:ind w:left="2880"/>
    </w:pPr>
    <w:rPr>
      <w:rFonts w:ascii="Calibri Light" w:hAnsi="Calibri Light"/>
      <w:sz w:val="24"/>
      <w:szCs w:val="24"/>
    </w:rPr>
  </w:style>
  <w:style w:type="paragraph" w:styleId="EnvelopeReturn">
    <w:name w:val="envelope return"/>
    <w:basedOn w:val="Normal"/>
    <w:rsid w:val="00CE48EE"/>
    <w:rPr>
      <w:rFonts w:ascii="Calibri Light" w:hAnsi="Calibri Light"/>
    </w:rPr>
  </w:style>
  <w:style w:type="paragraph" w:styleId="HTMLAddress">
    <w:name w:val="HTML Address"/>
    <w:basedOn w:val="Normal"/>
    <w:link w:val="HTMLAddressChar"/>
    <w:rsid w:val="00CE48EE"/>
    <w:rPr>
      <w:i/>
      <w:iCs/>
    </w:rPr>
  </w:style>
  <w:style w:type="character" w:customStyle="1" w:styleId="HTMLAddressChar">
    <w:name w:val="HTML Address Char"/>
    <w:link w:val="HTMLAddress"/>
    <w:rsid w:val="00CE48EE"/>
    <w:rPr>
      <w:rFonts w:eastAsia="Times New Roman"/>
      <w:i/>
      <w:iCs/>
      <w:lang w:eastAsia="en-US"/>
    </w:rPr>
  </w:style>
  <w:style w:type="paragraph" w:styleId="HTMLPreformatted">
    <w:name w:val="HTML Preformatted"/>
    <w:basedOn w:val="Normal"/>
    <w:link w:val="HTMLPreformattedChar"/>
    <w:rsid w:val="00CE48EE"/>
    <w:rPr>
      <w:rFonts w:ascii="Courier New" w:hAnsi="Courier New" w:cs="Courier New"/>
    </w:rPr>
  </w:style>
  <w:style w:type="character" w:customStyle="1" w:styleId="HTMLPreformattedChar">
    <w:name w:val="HTML Preformatted Char"/>
    <w:link w:val="HTMLPreformatted"/>
    <w:rsid w:val="00CE48EE"/>
    <w:rPr>
      <w:rFonts w:ascii="Courier New" w:eastAsia="Times New Roman" w:hAnsi="Courier New" w:cs="Courier New"/>
      <w:lang w:eastAsia="en-US"/>
    </w:rPr>
  </w:style>
  <w:style w:type="paragraph" w:styleId="Index3">
    <w:name w:val="index 3"/>
    <w:basedOn w:val="Normal"/>
    <w:next w:val="Normal"/>
    <w:rsid w:val="00CE48EE"/>
    <w:pPr>
      <w:ind w:left="600" w:hanging="200"/>
    </w:pPr>
  </w:style>
  <w:style w:type="paragraph" w:styleId="Index4">
    <w:name w:val="index 4"/>
    <w:basedOn w:val="Normal"/>
    <w:next w:val="Normal"/>
    <w:rsid w:val="00CE48EE"/>
    <w:pPr>
      <w:ind w:left="800" w:hanging="200"/>
    </w:pPr>
  </w:style>
  <w:style w:type="paragraph" w:styleId="Index5">
    <w:name w:val="index 5"/>
    <w:basedOn w:val="Normal"/>
    <w:next w:val="Normal"/>
    <w:rsid w:val="00CE48EE"/>
    <w:pPr>
      <w:ind w:left="1000" w:hanging="200"/>
    </w:pPr>
  </w:style>
  <w:style w:type="paragraph" w:styleId="Index6">
    <w:name w:val="index 6"/>
    <w:basedOn w:val="Normal"/>
    <w:next w:val="Normal"/>
    <w:rsid w:val="00CE48EE"/>
    <w:pPr>
      <w:ind w:left="1200" w:hanging="200"/>
    </w:pPr>
  </w:style>
  <w:style w:type="paragraph" w:styleId="Index7">
    <w:name w:val="index 7"/>
    <w:basedOn w:val="Normal"/>
    <w:next w:val="Normal"/>
    <w:rsid w:val="00CE48EE"/>
    <w:pPr>
      <w:ind w:left="1400" w:hanging="200"/>
    </w:pPr>
  </w:style>
  <w:style w:type="paragraph" w:styleId="Index8">
    <w:name w:val="index 8"/>
    <w:basedOn w:val="Normal"/>
    <w:next w:val="Normal"/>
    <w:rsid w:val="00CE48EE"/>
    <w:pPr>
      <w:ind w:left="1600" w:hanging="200"/>
    </w:pPr>
  </w:style>
  <w:style w:type="paragraph" w:styleId="Index9">
    <w:name w:val="index 9"/>
    <w:basedOn w:val="Normal"/>
    <w:next w:val="Normal"/>
    <w:rsid w:val="00CE48EE"/>
    <w:pPr>
      <w:ind w:left="1800" w:hanging="200"/>
    </w:pPr>
  </w:style>
  <w:style w:type="paragraph" w:styleId="IndexHeading">
    <w:name w:val="index heading"/>
    <w:basedOn w:val="Normal"/>
    <w:next w:val="Index1"/>
    <w:rsid w:val="00CE48EE"/>
    <w:rPr>
      <w:rFonts w:ascii="Calibri Light" w:hAnsi="Calibri Light"/>
      <w:b/>
      <w:bCs/>
    </w:rPr>
  </w:style>
  <w:style w:type="paragraph" w:styleId="IntenseQuote">
    <w:name w:val="Intense Quote"/>
    <w:basedOn w:val="Normal"/>
    <w:next w:val="Normal"/>
    <w:link w:val="IntenseQuoteChar"/>
    <w:uiPriority w:val="30"/>
    <w:qFormat/>
    <w:rsid w:val="00CE48EE"/>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30"/>
    <w:rsid w:val="00CE48EE"/>
    <w:rPr>
      <w:rFonts w:eastAsia="Times New Roman"/>
      <w:i/>
      <w:iCs/>
      <w:color w:val="4472C4"/>
      <w:lang w:eastAsia="en-US"/>
    </w:rPr>
  </w:style>
  <w:style w:type="paragraph" w:styleId="ListContinue">
    <w:name w:val="List Continue"/>
    <w:basedOn w:val="Normal"/>
    <w:rsid w:val="00CE48EE"/>
    <w:pPr>
      <w:spacing w:after="120"/>
      <w:ind w:left="283"/>
      <w:contextualSpacing/>
    </w:pPr>
  </w:style>
  <w:style w:type="paragraph" w:styleId="ListContinue2">
    <w:name w:val="List Continue 2"/>
    <w:basedOn w:val="Normal"/>
    <w:rsid w:val="00CE48EE"/>
    <w:pPr>
      <w:spacing w:after="120"/>
      <w:ind w:left="566"/>
      <w:contextualSpacing/>
    </w:pPr>
  </w:style>
  <w:style w:type="paragraph" w:styleId="ListContinue3">
    <w:name w:val="List Continue 3"/>
    <w:basedOn w:val="Normal"/>
    <w:rsid w:val="00CE48EE"/>
    <w:pPr>
      <w:spacing w:after="120"/>
      <w:ind w:left="849"/>
      <w:contextualSpacing/>
    </w:pPr>
  </w:style>
  <w:style w:type="paragraph" w:styleId="ListContinue4">
    <w:name w:val="List Continue 4"/>
    <w:basedOn w:val="Normal"/>
    <w:rsid w:val="00CE48EE"/>
    <w:pPr>
      <w:spacing w:after="120"/>
      <w:ind w:left="1132"/>
      <w:contextualSpacing/>
    </w:pPr>
  </w:style>
  <w:style w:type="paragraph" w:styleId="ListContinue5">
    <w:name w:val="List Continue 5"/>
    <w:basedOn w:val="Normal"/>
    <w:rsid w:val="00CE48EE"/>
    <w:pPr>
      <w:spacing w:after="120"/>
      <w:ind w:left="1415"/>
      <w:contextualSpacing/>
    </w:pPr>
  </w:style>
  <w:style w:type="paragraph" w:styleId="ListNumber3">
    <w:name w:val="List Number 3"/>
    <w:basedOn w:val="Normal"/>
    <w:rsid w:val="00CE48EE"/>
    <w:pPr>
      <w:numPr>
        <w:numId w:val="15"/>
      </w:numPr>
      <w:contextualSpacing/>
    </w:pPr>
  </w:style>
  <w:style w:type="paragraph" w:styleId="ListNumber4">
    <w:name w:val="List Number 4"/>
    <w:basedOn w:val="Normal"/>
    <w:rsid w:val="00CE48EE"/>
    <w:pPr>
      <w:numPr>
        <w:numId w:val="16"/>
      </w:numPr>
      <w:contextualSpacing/>
    </w:pPr>
  </w:style>
  <w:style w:type="paragraph" w:styleId="ListNumber5">
    <w:name w:val="List Number 5"/>
    <w:basedOn w:val="Normal"/>
    <w:rsid w:val="00CE48EE"/>
    <w:pPr>
      <w:numPr>
        <w:numId w:val="17"/>
      </w:numPr>
      <w:contextualSpacing/>
    </w:pPr>
  </w:style>
  <w:style w:type="paragraph" w:styleId="ListParagraph">
    <w:name w:val="List Paragraph"/>
    <w:basedOn w:val="Normal"/>
    <w:uiPriority w:val="34"/>
    <w:qFormat/>
    <w:rsid w:val="00CE48EE"/>
    <w:pPr>
      <w:ind w:left="720"/>
    </w:pPr>
  </w:style>
  <w:style w:type="paragraph" w:styleId="MacroText">
    <w:name w:val="macro"/>
    <w:link w:val="MacroTextChar"/>
    <w:rsid w:val="00CE48EE"/>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spacing w:after="180"/>
      <w:textAlignment w:val="baseline"/>
    </w:pPr>
    <w:rPr>
      <w:rFonts w:ascii="Courier New" w:eastAsia="Times New Roman" w:hAnsi="Courier New" w:cs="Courier New"/>
      <w:lang w:eastAsia="en-US"/>
    </w:rPr>
  </w:style>
  <w:style w:type="character" w:customStyle="1" w:styleId="MacroTextChar">
    <w:name w:val="Macro Text Char"/>
    <w:link w:val="MacroText"/>
    <w:rsid w:val="00CE48EE"/>
    <w:rPr>
      <w:rFonts w:ascii="Courier New" w:eastAsia="Times New Roman" w:hAnsi="Courier New" w:cs="Courier New"/>
      <w:lang w:eastAsia="en-US"/>
    </w:rPr>
  </w:style>
  <w:style w:type="paragraph" w:styleId="MessageHeader">
    <w:name w:val="Message Header"/>
    <w:basedOn w:val="Normal"/>
    <w:link w:val="MessageHeaderChar"/>
    <w:rsid w:val="00CE48EE"/>
    <w:pPr>
      <w:pBdr>
        <w:top w:val="single" w:sz="6" w:space="1" w:color="auto"/>
        <w:left w:val="single" w:sz="6" w:space="1" w:color="auto"/>
        <w:bottom w:val="single" w:sz="6" w:space="1" w:color="auto"/>
        <w:right w:val="single" w:sz="6" w:space="1" w:color="auto"/>
      </w:pBdr>
      <w:shd w:val="pct20" w:color="auto" w:fill="auto"/>
      <w:ind w:left="1134" w:hanging="1134"/>
    </w:pPr>
    <w:rPr>
      <w:rFonts w:ascii="Calibri Light" w:hAnsi="Calibri Light"/>
      <w:sz w:val="24"/>
      <w:szCs w:val="24"/>
    </w:rPr>
  </w:style>
  <w:style w:type="character" w:customStyle="1" w:styleId="MessageHeaderChar">
    <w:name w:val="Message Header Char"/>
    <w:link w:val="MessageHeader"/>
    <w:rsid w:val="00CE48EE"/>
    <w:rPr>
      <w:rFonts w:ascii="Calibri Light" w:eastAsia="Times New Roman" w:hAnsi="Calibri Light"/>
      <w:sz w:val="24"/>
      <w:szCs w:val="24"/>
      <w:shd w:val="pct20" w:color="auto" w:fill="auto"/>
      <w:lang w:eastAsia="en-US"/>
    </w:rPr>
  </w:style>
  <w:style w:type="paragraph" w:styleId="NoSpacing">
    <w:name w:val="No Spacing"/>
    <w:uiPriority w:val="1"/>
    <w:qFormat/>
    <w:rsid w:val="00CE48EE"/>
    <w:pPr>
      <w:overflowPunct w:val="0"/>
      <w:autoSpaceDE w:val="0"/>
      <w:autoSpaceDN w:val="0"/>
      <w:adjustRightInd w:val="0"/>
      <w:textAlignment w:val="baseline"/>
    </w:pPr>
    <w:rPr>
      <w:rFonts w:eastAsia="Times New Roman"/>
      <w:lang w:eastAsia="en-US"/>
    </w:rPr>
  </w:style>
  <w:style w:type="paragraph" w:styleId="NormalWeb">
    <w:name w:val="Normal (Web)"/>
    <w:basedOn w:val="Normal"/>
    <w:rsid w:val="00CE48EE"/>
    <w:rPr>
      <w:sz w:val="24"/>
      <w:szCs w:val="24"/>
    </w:rPr>
  </w:style>
  <w:style w:type="paragraph" w:styleId="NormalIndent">
    <w:name w:val="Normal Indent"/>
    <w:basedOn w:val="Normal"/>
    <w:rsid w:val="00CE48EE"/>
    <w:pPr>
      <w:ind w:left="720"/>
    </w:pPr>
  </w:style>
  <w:style w:type="paragraph" w:styleId="NoteHeading">
    <w:name w:val="Note Heading"/>
    <w:basedOn w:val="Normal"/>
    <w:next w:val="Normal"/>
    <w:link w:val="NoteHeadingChar"/>
    <w:rsid w:val="00CE48EE"/>
  </w:style>
  <w:style w:type="character" w:customStyle="1" w:styleId="NoteHeadingChar">
    <w:name w:val="Note Heading Char"/>
    <w:link w:val="NoteHeading"/>
    <w:rsid w:val="00CE48EE"/>
    <w:rPr>
      <w:rFonts w:eastAsia="Times New Roman"/>
      <w:lang w:eastAsia="en-US"/>
    </w:rPr>
  </w:style>
  <w:style w:type="paragraph" w:styleId="PlainText">
    <w:name w:val="Plain Text"/>
    <w:basedOn w:val="Normal"/>
    <w:link w:val="PlainTextChar"/>
    <w:rsid w:val="00CE48EE"/>
    <w:rPr>
      <w:rFonts w:ascii="Courier New" w:hAnsi="Courier New" w:cs="Courier New"/>
    </w:rPr>
  </w:style>
  <w:style w:type="character" w:customStyle="1" w:styleId="PlainTextChar">
    <w:name w:val="Plain Text Char"/>
    <w:link w:val="PlainText"/>
    <w:rsid w:val="00CE48EE"/>
    <w:rPr>
      <w:rFonts w:ascii="Courier New" w:eastAsia="Times New Roman" w:hAnsi="Courier New" w:cs="Courier New"/>
      <w:lang w:eastAsia="en-US"/>
    </w:rPr>
  </w:style>
  <w:style w:type="paragraph" w:styleId="Quote">
    <w:name w:val="Quote"/>
    <w:basedOn w:val="Normal"/>
    <w:next w:val="Normal"/>
    <w:link w:val="QuoteChar"/>
    <w:uiPriority w:val="29"/>
    <w:qFormat/>
    <w:rsid w:val="00CE48EE"/>
    <w:pPr>
      <w:spacing w:before="200" w:after="160"/>
      <w:ind w:left="864" w:right="864"/>
      <w:jc w:val="center"/>
    </w:pPr>
    <w:rPr>
      <w:i/>
      <w:iCs/>
      <w:color w:val="404040"/>
    </w:rPr>
  </w:style>
  <w:style w:type="character" w:customStyle="1" w:styleId="QuoteChar">
    <w:name w:val="Quote Char"/>
    <w:link w:val="Quote"/>
    <w:uiPriority w:val="29"/>
    <w:rsid w:val="00CE48EE"/>
    <w:rPr>
      <w:rFonts w:eastAsia="Times New Roman"/>
      <w:i/>
      <w:iCs/>
      <w:color w:val="404040"/>
      <w:lang w:eastAsia="en-US"/>
    </w:rPr>
  </w:style>
  <w:style w:type="paragraph" w:styleId="Salutation">
    <w:name w:val="Salutation"/>
    <w:basedOn w:val="Normal"/>
    <w:next w:val="Normal"/>
    <w:link w:val="SalutationChar"/>
    <w:rsid w:val="00CE48EE"/>
  </w:style>
  <w:style w:type="character" w:customStyle="1" w:styleId="SalutationChar">
    <w:name w:val="Salutation Char"/>
    <w:link w:val="Salutation"/>
    <w:rsid w:val="00CE48EE"/>
    <w:rPr>
      <w:rFonts w:eastAsia="Times New Roman"/>
      <w:lang w:eastAsia="en-US"/>
    </w:rPr>
  </w:style>
  <w:style w:type="paragraph" w:styleId="Signature">
    <w:name w:val="Signature"/>
    <w:basedOn w:val="Normal"/>
    <w:link w:val="SignatureChar"/>
    <w:rsid w:val="00CE48EE"/>
    <w:pPr>
      <w:ind w:left="4252"/>
    </w:pPr>
  </w:style>
  <w:style w:type="character" w:customStyle="1" w:styleId="SignatureChar">
    <w:name w:val="Signature Char"/>
    <w:link w:val="Signature"/>
    <w:rsid w:val="00CE48EE"/>
    <w:rPr>
      <w:rFonts w:eastAsia="Times New Roman"/>
      <w:lang w:eastAsia="en-US"/>
    </w:rPr>
  </w:style>
  <w:style w:type="paragraph" w:styleId="Subtitle">
    <w:name w:val="Subtitle"/>
    <w:basedOn w:val="Normal"/>
    <w:next w:val="Normal"/>
    <w:link w:val="SubtitleChar"/>
    <w:qFormat/>
    <w:rsid w:val="00CE48EE"/>
    <w:pPr>
      <w:spacing w:after="60"/>
      <w:jc w:val="center"/>
      <w:outlineLvl w:val="1"/>
    </w:pPr>
    <w:rPr>
      <w:rFonts w:ascii="Calibri Light" w:hAnsi="Calibri Light"/>
      <w:sz w:val="24"/>
      <w:szCs w:val="24"/>
    </w:rPr>
  </w:style>
  <w:style w:type="character" w:customStyle="1" w:styleId="SubtitleChar">
    <w:name w:val="Subtitle Char"/>
    <w:link w:val="Subtitle"/>
    <w:rsid w:val="00CE48EE"/>
    <w:rPr>
      <w:rFonts w:ascii="Calibri Light" w:eastAsia="Times New Roman" w:hAnsi="Calibri Light"/>
      <w:sz w:val="24"/>
      <w:szCs w:val="24"/>
      <w:lang w:eastAsia="en-US"/>
    </w:rPr>
  </w:style>
  <w:style w:type="paragraph" w:styleId="TableofAuthorities">
    <w:name w:val="table of authorities"/>
    <w:basedOn w:val="Normal"/>
    <w:next w:val="Normal"/>
    <w:rsid w:val="00CE48EE"/>
    <w:pPr>
      <w:ind w:left="200" w:hanging="200"/>
    </w:pPr>
  </w:style>
  <w:style w:type="paragraph" w:styleId="TableofFigures">
    <w:name w:val="table of figures"/>
    <w:basedOn w:val="Normal"/>
    <w:next w:val="Normal"/>
    <w:rsid w:val="00CE48EE"/>
  </w:style>
  <w:style w:type="paragraph" w:styleId="Title">
    <w:name w:val="Title"/>
    <w:basedOn w:val="Normal"/>
    <w:next w:val="Normal"/>
    <w:link w:val="TitleChar"/>
    <w:qFormat/>
    <w:rsid w:val="00CE48EE"/>
    <w:pPr>
      <w:spacing w:before="240" w:after="60"/>
      <w:jc w:val="center"/>
      <w:outlineLvl w:val="0"/>
    </w:pPr>
    <w:rPr>
      <w:rFonts w:ascii="Calibri Light" w:hAnsi="Calibri Light"/>
      <w:b/>
      <w:bCs/>
      <w:kern w:val="28"/>
      <w:sz w:val="32"/>
      <w:szCs w:val="32"/>
    </w:rPr>
  </w:style>
  <w:style w:type="character" w:customStyle="1" w:styleId="TitleChar">
    <w:name w:val="Title Char"/>
    <w:link w:val="Title"/>
    <w:rsid w:val="00CE48EE"/>
    <w:rPr>
      <w:rFonts w:ascii="Calibri Light" w:eastAsia="Times New Roman" w:hAnsi="Calibri Light"/>
      <w:b/>
      <w:bCs/>
      <w:kern w:val="28"/>
      <w:sz w:val="32"/>
      <w:szCs w:val="32"/>
      <w:lang w:eastAsia="en-US"/>
    </w:rPr>
  </w:style>
  <w:style w:type="paragraph" w:styleId="TOAHeading">
    <w:name w:val="toa heading"/>
    <w:basedOn w:val="Normal"/>
    <w:next w:val="Normal"/>
    <w:rsid w:val="00CE48EE"/>
    <w:pPr>
      <w:spacing w:before="120"/>
    </w:pPr>
    <w:rPr>
      <w:rFonts w:ascii="Calibri Light" w:hAnsi="Calibri Light"/>
      <w:b/>
      <w:bCs/>
      <w:sz w:val="24"/>
      <w:szCs w:val="24"/>
    </w:rPr>
  </w:style>
  <w:style w:type="paragraph" w:styleId="TOCHeading">
    <w:name w:val="TOC Heading"/>
    <w:basedOn w:val="Heading1"/>
    <w:next w:val="Normal"/>
    <w:uiPriority w:val="39"/>
    <w:semiHidden/>
    <w:unhideWhenUsed/>
    <w:qFormat/>
    <w:rsid w:val="00CE48EE"/>
    <w:pPr>
      <w:keepLines w:val="0"/>
      <w:pBdr>
        <w:top w:val="none" w:sz="0" w:space="0" w:color="auto"/>
      </w:pBdr>
      <w:spacing w:after="60"/>
      <w:ind w:left="0" w:firstLine="0"/>
      <w:outlineLvl w:val="9"/>
    </w:pPr>
    <w:rPr>
      <w:rFonts w:ascii="Calibri Light" w:hAnsi="Calibri Light"/>
      <w:b/>
      <w:bCs/>
      <w:kern w:val="32"/>
      <w:sz w:val="32"/>
      <w:szCs w:val="32"/>
    </w:rPr>
  </w:style>
  <w:style w:type="character" w:customStyle="1" w:styleId="EXChar">
    <w:name w:val="EX Char"/>
    <w:link w:val="EX"/>
    <w:locked/>
    <w:rsid w:val="002805D2"/>
    <w:rPr>
      <w:rFonts w:eastAsia="Times New Roman"/>
      <w:lang w:eastAsia="en-US"/>
    </w:rPr>
  </w:style>
  <w:style w:type="character" w:customStyle="1" w:styleId="NOZchn">
    <w:name w:val="NO Zchn"/>
    <w:link w:val="NO"/>
    <w:rsid w:val="001717CB"/>
    <w:rPr>
      <w:rFonts w:eastAsia="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28704">
      <w:bodyDiv w:val="1"/>
      <w:marLeft w:val="0"/>
      <w:marRight w:val="0"/>
      <w:marTop w:val="0"/>
      <w:marBottom w:val="0"/>
      <w:divBdr>
        <w:top w:val="none" w:sz="0" w:space="0" w:color="auto"/>
        <w:left w:val="none" w:sz="0" w:space="0" w:color="auto"/>
        <w:bottom w:val="none" w:sz="0" w:space="0" w:color="auto"/>
        <w:right w:val="none" w:sz="0" w:space="0" w:color="auto"/>
      </w:divBdr>
    </w:div>
    <w:div w:id="40178697">
      <w:bodyDiv w:val="1"/>
      <w:marLeft w:val="0"/>
      <w:marRight w:val="0"/>
      <w:marTop w:val="0"/>
      <w:marBottom w:val="0"/>
      <w:divBdr>
        <w:top w:val="none" w:sz="0" w:space="0" w:color="auto"/>
        <w:left w:val="none" w:sz="0" w:space="0" w:color="auto"/>
        <w:bottom w:val="none" w:sz="0" w:space="0" w:color="auto"/>
        <w:right w:val="none" w:sz="0" w:space="0" w:color="auto"/>
      </w:divBdr>
    </w:div>
    <w:div w:id="221143709">
      <w:bodyDiv w:val="1"/>
      <w:marLeft w:val="0"/>
      <w:marRight w:val="0"/>
      <w:marTop w:val="0"/>
      <w:marBottom w:val="0"/>
      <w:divBdr>
        <w:top w:val="none" w:sz="0" w:space="0" w:color="auto"/>
        <w:left w:val="none" w:sz="0" w:space="0" w:color="auto"/>
        <w:bottom w:val="none" w:sz="0" w:space="0" w:color="auto"/>
        <w:right w:val="none" w:sz="0" w:space="0" w:color="auto"/>
      </w:divBdr>
    </w:div>
    <w:div w:id="267855417">
      <w:bodyDiv w:val="1"/>
      <w:marLeft w:val="0"/>
      <w:marRight w:val="0"/>
      <w:marTop w:val="0"/>
      <w:marBottom w:val="0"/>
      <w:divBdr>
        <w:top w:val="none" w:sz="0" w:space="0" w:color="auto"/>
        <w:left w:val="none" w:sz="0" w:space="0" w:color="auto"/>
        <w:bottom w:val="none" w:sz="0" w:space="0" w:color="auto"/>
        <w:right w:val="none" w:sz="0" w:space="0" w:color="auto"/>
      </w:divBdr>
    </w:div>
    <w:div w:id="426854555">
      <w:bodyDiv w:val="1"/>
      <w:marLeft w:val="0"/>
      <w:marRight w:val="0"/>
      <w:marTop w:val="0"/>
      <w:marBottom w:val="0"/>
      <w:divBdr>
        <w:top w:val="none" w:sz="0" w:space="0" w:color="auto"/>
        <w:left w:val="none" w:sz="0" w:space="0" w:color="auto"/>
        <w:bottom w:val="none" w:sz="0" w:space="0" w:color="auto"/>
        <w:right w:val="none" w:sz="0" w:space="0" w:color="auto"/>
      </w:divBdr>
    </w:div>
    <w:div w:id="503739815">
      <w:bodyDiv w:val="1"/>
      <w:marLeft w:val="0"/>
      <w:marRight w:val="0"/>
      <w:marTop w:val="0"/>
      <w:marBottom w:val="0"/>
      <w:divBdr>
        <w:top w:val="none" w:sz="0" w:space="0" w:color="auto"/>
        <w:left w:val="none" w:sz="0" w:space="0" w:color="auto"/>
        <w:bottom w:val="none" w:sz="0" w:space="0" w:color="auto"/>
        <w:right w:val="none" w:sz="0" w:space="0" w:color="auto"/>
      </w:divBdr>
    </w:div>
    <w:div w:id="551044149">
      <w:bodyDiv w:val="1"/>
      <w:marLeft w:val="0"/>
      <w:marRight w:val="0"/>
      <w:marTop w:val="0"/>
      <w:marBottom w:val="0"/>
      <w:divBdr>
        <w:top w:val="none" w:sz="0" w:space="0" w:color="auto"/>
        <w:left w:val="none" w:sz="0" w:space="0" w:color="auto"/>
        <w:bottom w:val="none" w:sz="0" w:space="0" w:color="auto"/>
        <w:right w:val="none" w:sz="0" w:space="0" w:color="auto"/>
      </w:divBdr>
    </w:div>
    <w:div w:id="567035350">
      <w:bodyDiv w:val="1"/>
      <w:marLeft w:val="0"/>
      <w:marRight w:val="0"/>
      <w:marTop w:val="0"/>
      <w:marBottom w:val="0"/>
      <w:divBdr>
        <w:top w:val="none" w:sz="0" w:space="0" w:color="auto"/>
        <w:left w:val="none" w:sz="0" w:space="0" w:color="auto"/>
        <w:bottom w:val="none" w:sz="0" w:space="0" w:color="auto"/>
        <w:right w:val="none" w:sz="0" w:space="0" w:color="auto"/>
      </w:divBdr>
    </w:div>
    <w:div w:id="737749621">
      <w:bodyDiv w:val="1"/>
      <w:marLeft w:val="0"/>
      <w:marRight w:val="0"/>
      <w:marTop w:val="0"/>
      <w:marBottom w:val="0"/>
      <w:divBdr>
        <w:top w:val="none" w:sz="0" w:space="0" w:color="auto"/>
        <w:left w:val="none" w:sz="0" w:space="0" w:color="auto"/>
        <w:bottom w:val="none" w:sz="0" w:space="0" w:color="auto"/>
        <w:right w:val="none" w:sz="0" w:space="0" w:color="auto"/>
      </w:divBdr>
    </w:div>
    <w:div w:id="928777443">
      <w:bodyDiv w:val="1"/>
      <w:marLeft w:val="0"/>
      <w:marRight w:val="0"/>
      <w:marTop w:val="0"/>
      <w:marBottom w:val="0"/>
      <w:divBdr>
        <w:top w:val="none" w:sz="0" w:space="0" w:color="auto"/>
        <w:left w:val="none" w:sz="0" w:space="0" w:color="auto"/>
        <w:bottom w:val="none" w:sz="0" w:space="0" w:color="auto"/>
        <w:right w:val="none" w:sz="0" w:space="0" w:color="auto"/>
      </w:divBdr>
    </w:div>
    <w:div w:id="1146581092">
      <w:bodyDiv w:val="1"/>
      <w:marLeft w:val="0"/>
      <w:marRight w:val="0"/>
      <w:marTop w:val="0"/>
      <w:marBottom w:val="0"/>
      <w:divBdr>
        <w:top w:val="none" w:sz="0" w:space="0" w:color="auto"/>
        <w:left w:val="none" w:sz="0" w:space="0" w:color="auto"/>
        <w:bottom w:val="none" w:sz="0" w:space="0" w:color="auto"/>
        <w:right w:val="none" w:sz="0" w:space="0" w:color="auto"/>
      </w:divBdr>
    </w:div>
    <w:div w:id="1591232952">
      <w:bodyDiv w:val="1"/>
      <w:marLeft w:val="0"/>
      <w:marRight w:val="0"/>
      <w:marTop w:val="0"/>
      <w:marBottom w:val="0"/>
      <w:divBdr>
        <w:top w:val="none" w:sz="0" w:space="0" w:color="auto"/>
        <w:left w:val="none" w:sz="0" w:space="0" w:color="auto"/>
        <w:bottom w:val="none" w:sz="0" w:space="0" w:color="auto"/>
        <w:right w:val="none" w:sz="0" w:space="0" w:color="auto"/>
      </w:divBdr>
    </w:div>
    <w:div w:id="1623804061">
      <w:bodyDiv w:val="1"/>
      <w:marLeft w:val="0"/>
      <w:marRight w:val="0"/>
      <w:marTop w:val="0"/>
      <w:marBottom w:val="0"/>
      <w:divBdr>
        <w:top w:val="none" w:sz="0" w:space="0" w:color="auto"/>
        <w:left w:val="none" w:sz="0" w:space="0" w:color="auto"/>
        <w:bottom w:val="none" w:sz="0" w:space="0" w:color="auto"/>
        <w:right w:val="none" w:sz="0" w:space="0" w:color="auto"/>
      </w:divBdr>
    </w:div>
    <w:div w:id="1697197970">
      <w:bodyDiv w:val="1"/>
      <w:marLeft w:val="0"/>
      <w:marRight w:val="0"/>
      <w:marTop w:val="0"/>
      <w:marBottom w:val="0"/>
      <w:divBdr>
        <w:top w:val="none" w:sz="0" w:space="0" w:color="auto"/>
        <w:left w:val="none" w:sz="0" w:space="0" w:color="auto"/>
        <w:bottom w:val="none" w:sz="0" w:space="0" w:color="auto"/>
        <w:right w:val="none" w:sz="0" w:space="0" w:color="auto"/>
      </w:divBdr>
    </w:div>
    <w:div w:id="1709914225">
      <w:bodyDiv w:val="1"/>
      <w:marLeft w:val="0"/>
      <w:marRight w:val="0"/>
      <w:marTop w:val="0"/>
      <w:marBottom w:val="0"/>
      <w:divBdr>
        <w:top w:val="none" w:sz="0" w:space="0" w:color="auto"/>
        <w:left w:val="none" w:sz="0" w:space="0" w:color="auto"/>
        <w:bottom w:val="none" w:sz="0" w:space="0" w:color="auto"/>
        <w:right w:val="none" w:sz="0" w:space="0" w:color="auto"/>
      </w:divBdr>
    </w:div>
    <w:div w:id="1712994309">
      <w:bodyDiv w:val="1"/>
      <w:marLeft w:val="0"/>
      <w:marRight w:val="0"/>
      <w:marTop w:val="0"/>
      <w:marBottom w:val="0"/>
      <w:divBdr>
        <w:top w:val="none" w:sz="0" w:space="0" w:color="auto"/>
        <w:left w:val="none" w:sz="0" w:space="0" w:color="auto"/>
        <w:bottom w:val="none" w:sz="0" w:space="0" w:color="auto"/>
        <w:right w:val="none" w:sz="0" w:space="0" w:color="auto"/>
      </w:divBdr>
    </w:div>
    <w:div w:id="1881353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numbering" Target="numbering.xml"/><Relationship Id="rId21" Type="http://schemas.microsoft.com/office/2011/relationships/people" Target="people.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1.xml"/><Relationship Id="rId16" Type="http://schemas.openxmlformats.org/officeDocument/2006/relationships/header" Target="header3.xml"/><Relationship Id="rId20"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oleObject" Target="embeddings/oleObject1.bin"/><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footer" Target="foot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nosoveri\AppData\Roaming\Microsoft\Templates\3GPP_7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EA82FF-3ACE-4BD3-BABA-F0B7FEEF30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3GPP_70.dot</Template>
  <TotalTime>0</TotalTime>
  <Pages>3</Pages>
  <Words>8699</Words>
  <Characters>49589</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3GPP TS ab.cde</vt:lpstr>
    </vt:vector>
  </TitlesOfParts>
  <Company>ETSI</Company>
  <LinksUpToDate>false</LinksUpToDate>
  <CharactersWithSpaces>58172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3GPP TS 33.511</dc:title>
  <dc:subject>Security Assurance Specification (SCAS) for the next generation Node B (gNodeB) network product class (Release 20)</dc:subject>
  <dc:creator>MCC Support</dc:creator>
  <cp:keywords>SCAS, 5G,gNodeB,network product class, security</cp:keywords>
  <dc:description/>
  <cp:lastModifiedBy>35.240_CR0002_(Rel-20)_TEI20</cp:lastModifiedBy>
  <cp:revision>2</cp:revision>
  <dcterms:created xsi:type="dcterms:W3CDTF">2026-09-28T14:00:00Z</dcterms:created>
  <dcterms:modified xsi:type="dcterms:W3CDTF">2026-09-28T14:00:00Z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(3)F1/j2/2dUz0FycqDv/t4A3Z3SSL0tp8kV+NFx0AZzHqec01H8pho7b3O/tqkG4AoJCDFy9k2_x000d_
zX3Nn6owIhS789UwidGMNIMC17udqgHs76KxD2eVB4BY+juIUD9VsyHjqISeGZPzBw8Uyw9A_x000d_
b7kKUOZ2c1Ka+57slkHYSfh0OUFT/JebIeXoltp8B3cAn3x5CAbqGypfXInw3uaf9YGTvVii_x000d_
HeigXJ+kLG6MqMRdzb</vt:lpwstr>
  </property>
  <property fmtid="{D5CDD505-2E9C-101B-9397-08002B2CF9AE}" pid="3" name="_2015_ms_pID_7253431">
    <vt:lpwstr>dSDlk+kjT+Cn7xIM0hApF6LqtHM63rRPl1MEJmVqx7peqcSk9EFI2e_x000d_
eGFwyF4md1hR9a40Z71dt3jWaVbTzBVXQn/4uZVw+Ei/HjuPujNo9dS4BtAyxflf2ILG+eE8_x000d_
TalxJ8UGVguOONdFGcDB4HSKj4P79Bto1WTcYtQHTKevjHC8xgONZc1KF8qCNxBE3lrPfI6E_x000d_
QoFAgCp5qLM9+i10kce2V0AQaNO3bT1RaQmS</vt:lpwstr>
  </property>
  <property fmtid="{D5CDD505-2E9C-101B-9397-08002B2CF9AE}" pid="4" name="_2015_ms_pID_7253432">
    <vt:lpwstr>Cw==</vt:lpwstr>
  </property>
  <property fmtid="{D5CDD505-2E9C-101B-9397-08002B2CF9AE}" pid="5" name="_readonly">
    <vt:lpwstr/>
  </property>
  <property fmtid="{D5CDD505-2E9C-101B-9397-08002B2CF9AE}" pid="6" name="_change">
    <vt:lpwstr/>
  </property>
  <property fmtid="{D5CDD505-2E9C-101B-9397-08002B2CF9AE}" pid="7" name="_full-control">
    <vt:lpwstr/>
  </property>
  <property fmtid="{D5CDD505-2E9C-101B-9397-08002B2CF9AE}" pid="8" name="sflag">
    <vt:lpwstr>1557445365</vt:lpwstr>
  </property>
  <property fmtid="{D5CDD505-2E9C-101B-9397-08002B2CF9AE}" pid="9" name="MCCCRsImpl0">
    <vt:lpwstr>6%0015%33.511%Rel-16%0019%33.511%Rel-16%0020%33.511%Rel-16%0023%33.511%Rel-17%0032%33.511%Rel-17%0035%33.511%Rel-17%0037%33.511%Rel-17%0041%33.511%Rel-18%0042%33.511%Rel-18%0044%33.511%Rel-18%0045%33.511%Rel-18%0046%33.511%Rel-18%0049%33.511%Rel-18%0052%3</vt:lpwstr>
  </property>
  <property fmtid="{D5CDD505-2E9C-101B-9397-08002B2CF9AE}" pid="10" name="MCCCRsImpl2">
    <vt:lpwstr>3.511%Rel-18%0055%</vt:lpwstr>
  </property>
</Properties>
</file>