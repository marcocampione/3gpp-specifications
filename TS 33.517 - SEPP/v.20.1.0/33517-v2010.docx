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4633" w14:textId="2359D2D2" w:rsidR="00953C2D" w:rsidRPr="00137EBA" w:rsidRDefault="00953C2D" w:rsidP="00953C2D">
      <w:pPr>
        <w:pStyle w:val="ZA"/>
        <w:framePr w:wrap="notBeside"/>
        <w:rPr>
          <w:noProof w:val="0"/>
        </w:rPr>
      </w:pPr>
      <w:bookmarkStart w:id="0" w:name="page1"/>
      <w:r w:rsidRPr="00137EBA">
        <w:rPr>
          <w:noProof w:val="0"/>
          <w:sz w:val="64"/>
        </w:rPr>
        <w:t xml:space="preserve">3GPP TS 33.517 </w:t>
      </w:r>
      <w:r w:rsidR="00357821" w:rsidRPr="00137EBA">
        <w:rPr>
          <w:noProof w:val="0"/>
        </w:rPr>
        <w:t>V</w:t>
      </w:r>
      <w:r w:rsidR="002C56F5">
        <w:rPr>
          <w:noProof w:val="0"/>
        </w:rPr>
        <w:t>20.1.0</w:t>
      </w:r>
      <w:r w:rsidR="00184BEC" w:rsidRPr="00137EBA">
        <w:rPr>
          <w:noProof w:val="0"/>
        </w:rPr>
        <w:t xml:space="preserve"> </w:t>
      </w:r>
      <w:r w:rsidRPr="00137EBA">
        <w:rPr>
          <w:noProof w:val="0"/>
          <w:sz w:val="32"/>
        </w:rPr>
        <w:t>(</w:t>
      </w:r>
      <w:r w:rsidR="002C56F5">
        <w:rPr>
          <w:noProof w:val="0"/>
          <w:sz w:val="32"/>
        </w:rPr>
        <w:t>2026-09</w:t>
      </w:r>
      <w:r w:rsidRPr="00137EBA">
        <w:rPr>
          <w:noProof w:val="0"/>
          <w:sz w:val="32"/>
        </w:rPr>
        <w:t>)</w:t>
      </w:r>
    </w:p>
    <w:p w14:paraId="5DB9E625" w14:textId="77777777" w:rsidR="00953C2D" w:rsidRPr="00137EBA" w:rsidRDefault="00953C2D" w:rsidP="00953C2D">
      <w:pPr>
        <w:pStyle w:val="ZB"/>
        <w:framePr w:wrap="notBeside"/>
        <w:rPr>
          <w:noProof w:val="0"/>
        </w:rPr>
      </w:pPr>
      <w:r w:rsidRPr="00137EBA">
        <w:rPr>
          <w:noProof w:val="0"/>
        </w:rPr>
        <w:t>Technical Specification</w:t>
      </w:r>
    </w:p>
    <w:p w14:paraId="3FBF0E8E" w14:textId="77777777" w:rsidR="00953C2D" w:rsidRPr="00137EBA" w:rsidRDefault="00953C2D" w:rsidP="00953C2D">
      <w:pPr>
        <w:pStyle w:val="ZT"/>
        <w:framePr w:wrap="notBeside"/>
      </w:pPr>
      <w:r w:rsidRPr="00137EBA">
        <w:t>3</w:t>
      </w:r>
      <w:r w:rsidRPr="00137EBA">
        <w:rPr>
          <w:vertAlign w:val="superscript"/>
        </w:rPr>
        <w:t>rd</w:t>
      </w:r>
      <w:r w:rsidRPr="00137EBA">
        <w:t xml:space="preserve"> Generation Partnership Project;</w:t>
      </w:r>
    </w:p>
    <w:p w14:paraId="1F9E33C1" w14:textId="77777777" w:rsidR="00953C2D" w:rsidRPr="00137EBA" w:rsidRDefault="00953C2D" w:rsidP="00953C2D">
      <w:pPr>
        <w:pStyle w:val="ZT"/>
        <w:framePr w:wrap="notBeside"/>
      </w:pPr>
      <w:r w:rsidRPr="00137EBA">
        <w:t>Technical Specification Group Services and System Aspects;</w:t>
      </w:r>
    </w:p>
    <w:p w14:paraId="1334489C" w14:textId="77777777" w:rsidR="00953C2D" w:rsidRPr="00137EBA" w:rsidRDefault="00953C2D" w:rsidP="00953C2D">
      <w:pPr>
        <w:pStyle w:val="ZT"/>
        <w:framePr w:wrap="notBeside"/>
      </w:pPr>
      <w:r w:rsidRPr="00137EBA">
        <w:t xml:space="preserve">5G Security Assurance Specification (SCAS) for </w:t>
      </w:r>
    </w:p>
    <w:p w14:paraId="57D245D0" w14:textId="77777777" w:rsidR="00953C2D" w:rsidRPr="00137EBA" w:rsidRDefault="00953C2D" w:rsidP="00953C2D">
      <w:pPr>
        <w:pStyle w:val="ZT"/>
        <w:framePr w:wrap="notBeside"/>
      </w:pPr>
      <w:r w:rsidRPr="00137EBA">
        <w:t>the</w:t>
      </w:r>
      <w:r w:rsidRPr="00137EBA">
        <w:rPr>
          <w:rFonts w:hint="eastAsia"/>
          <w:lang w:eastAsia="zh-CN"/>
        </w:rPr>
        <w:t xml:space="preserve"> </w:t>
      </w:r>
      <w:r w:rsidRPr="00137EBA">
        <w:t xml:space="preserve">Security Edge Protection Proxy (SEPP) </w:t>
      </w:r>
    </w:p>
    <w:p w14:paraId="38CD1ECB" w14:textId="77777777" w:rsidR="00953C2D" w:rsidRPr="00137EBA" w:rsidRDefault="00953C2D" w:rsidP="00953C2D">
      <w:pPr>
        <w:pStyle w:val="ZT"/>
        <w:framePr w:wrap="notBeside"/>
      </w:pPr>
      <w:r w:rsidRPr="00137EBA">
        <w:t xml:space="preserve">network product class </w:t>
      </w:r>
    </w:p>
    <w:p w14:paraId="3023309B" w14:textId="3E0BB310" w:rsidR="00953C2D" w:rsidRPr="00137EBA" w:rsidRDefault="00953C2D" w:rsidP="00953C2D">
      <w:pPr>
        <w:pStyle w:val="ZT"/>
        <w:framePr w:wrap="notBeside"/>
        <w:rPr>
          <w:i/>
          <w:sz w:val="28"/>
        </w:rPr>
      </w:pPr>
      <w:r w:rsidRPr="00137EBA">
        <w:t>(</w:t>
      </w:r>
      <w:r w:rsidRPr="00137EBA">
        <w:rPr>
          <w:rStyle w:val="ZGSM"/>
        </w:rPr>
        <w:t xml:space="preserve">Release </w:t>
      </w:r>
      <w:r w:rsidR="0027052D">
        <w:rPr>
          <w:rStyle w:val="ZGSM"/>
        </w:rPr>
        <w:t>20</w:t>
      </w:r>
      <w:r w:rsidRPr="00137EBA">
        <w:t>)</w:t>
      </w:r>
    </w:p>
    <w:p w14:paraId="510C8280" w14:textId="77777777" w:rsidR="00953C2D" w:rsidRPr="00137EBA" w:rsidRDefault="00953C2D" w:rsidP="00953C2D">
      <w:pPr>
        <w:pStyle w:val="ZU"/>
        <w:framePr w:h="4929" w:hRule="exact" w:wrap="notBeside"/>
        <w:tabs>
          <w:tab w:val="right" w:pos="10206"/>
        </w:tabs>
        <w:jc w:val="left"/>
        <w:rPr>
          <w:noProof w:val="0"/>
          <w:color w:val="0000FF"/>
        </w:rPr>
      </w:pPr>
      <w:r w:rsidRPr="00137EBA">
        <w:rPr>
          <w:noProof w:val="0"/>
          <w:color w:val="0000FF"/>
        </w:rPr>
        <w:tab/>
      </w:r>
    </w:p>
    <w:p w14:paraId="67F73A52" w14:textId="77777777" w:rsidR="00953C2D" w:rsidRPr="00137EBA" w:rsidRDefault="00953C2D" w:rsidP="00953C2D">
      <w:pPr>
        <w:pStyle w:val="ZU"/>
        <w:framePr w:h="4929" w:hRule="exact" w:wrap="notBeside"/>
        <w:tabs>
          <w:tab w:val="right" w:pos="10206"/>
        </w:tabs>
        <w:jc w:val="left"/>
        <w:rPr>
          <w:noProof w:val="0"/>
        </w:rPr>
      </w:pPr>
      <w:r w:rsidRPr="00137EBA">
        <w:rPr>
          <w:i/>
          <w:noProof w:val="0"/>
        </w:rPr>
        <w:t xml:space="preserve">  </w:t>
      </w:r>
      <w:bookmarkStart w:id="1" w:name="_MON_1684549432"/>
      <w:bookmarkEnd w:id="1"/>
      <w:r w:rsidR="00343728" w:rsidRPr="00343728">
        <w:rPr>
          <w:i/>
          <w:noProof w:val="0"/>
        </w:rPr>
        <w:object w:dxaOrig="2026" w:dyaOrig="1251" w14:anchorId="6A85B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63pt" o:ole="">
            <v:imagedata r:id="rId14" o:title=""/>
          </v:shape>
          <o:OLEObject Type="Embed" ProgID="Word.Picture.8" ShapeID="_x0000_i1025" DrawAspect="Content" ObjectID="_1852117257" r:id="rId15"/>
        </w:object>
      </w:r>
      <w:r w:rsidRPr="00137EBA">
        <w:rPr>
          <w:noProof w:val="0"/>
          <w:color w:val="0000FF"/>
        </w:rPr>
        <w:tab/>
      </w:r>
      <w:r w:rsidR="00C45ADD">
        <w:rPr>
          <w:noProof w:val="0"/>
        </w:rPr>
        <w:pict w14:anchorId="2659B8A2">
          <v:shape id="_x0000_i1026" type="#_x0000_t75" style="width:128.25pt;height:75pt">
            <v:imagedata r:id="rId16" o:title="3GPP-logo_web"/>
          </v:shape>
        </w:pict>
      </w:r>
    </w:p>
    <w:p w14:paraId="1285431E" w14:textId="77777777" w:rsidR="00953C2D" w:rsidRPr="00137EBA" w:rsidRDefault="00953C2D" w:rsidP="00953C2D">
      <w:pPr>
        <w:pStyle w:val="ZU"/>
        <w:framePr w:h="4929" w:hRule="exact" w:wrap="notBeside"/>
        <w:tabs>
          <w:tab w:val="right" w:pos="10206"/>
        </w:tabs>
        <w:jc w:val="left"/>
        <w:rPr>
          <w:noProof w:val="0"/>
        </w:rPr>
      </w:pPr>
    </w:p>
    <w:p w14:paraId="1D6C9BE2" w14:textId="77777777" w:rsidR="00953C2D" w:rsidRPr="00137EBA" w:rsidRDefault="00953C2D" w:rsidP="00953C2D">
      <w:pPr>
        <w:framePr w:h="1377" w:hRule="exact" w:wrap="notBeside" w:vAnchor="page" w:hAnchor="margin" w:y="15305"/>
        <w:rPr>
          <w:sz w:val="16"/>
        </w:rPr>
      </w:pPr>
      <w:r w:rsidRPr="00137EBA">
        <w:rPr>
          <w:sz w:val="16"/>
        </w:rPr>
        <w:t>The present document has been developed within the 3</w:t>
      </w:r>
      <w:r w:rsidRPr="00137EBA">
        <w:rPr>
          <w:sz w:val="16"/>
          <w:vertAlign w:val="superscript"/>
        </w:rPr>
        <w:t>rd</w:t>
      </w:r>
      <w:r w:rsidRPr="00137EBA">
        <w:rPr>
          <w:sz w:val="16"/>
        </w:rPr>
        <w:t xml:space="preserve"> Generation Partnership Project (3GPP</w:t>
      </w:r>
      <w:r w:rsidRPr="00137EBA">
        <w:rPr>
          <w:sz w:val="16"/>
          <w:vertAlign w:val="superscript"/>
        </w:rPr>
        <w:t xml:space="preserve"> TM</w:t>
      </w:r>
      <w:r w:rsidRPr="00137EBA">
        <w:rPr>
          <w:sz w:val="16"/>
        </w:rPr>
        <w:t>) and may be further elaborated for the purposes of 3GPP..</w:t>
      </w:r>
      <w:r w:rsidRPr="00137EBA">
        <w:rPr>
          <w:sz w:val="16"/>
        </w:rPr>
        <w:br/>
        <w:t>The present document has not been subject to any approval process by the 3GPP</w:t>
      </w:r>
      <w:r w:rsidRPr="00137EBA">
        <w:rPr>
          <w:sz w:val="16"/>
          <w:vertAlign w:val="superscript"/>
        </w:rPr>
        <w:t xml:space="preserve"> </w:t>
      </w:r>
      <w:r w:rsidRPr="00137EBA">
        <w:rPr>
          <w:sz w:val="16"/>
        </w:rPr>
        <w:t>Organizational Partners and shall not be implemented.</w:t>
      </w:r>
      <w:r w:rsidRPr="00137EBA">
        <w:rPr>
          <w:sz w:val="16"/>
        </w:rPr>
        <w:br/>
        <w:t>This Specification is provided for future development work within 3GPP</w:t>
      </w:r>
      <w:r w:rsidRPr="00137EBA">
        <w:rPr>
          <w:sz w:val="16"/>
          <w:vertAlign w:val="superscript"/>
        </w:rPr>
        <w:t xml:space="preserve"> </w:t>
      </w:r>
      <w:r w:rsidRPr="00137EBA">
        <w:rPr>
          <w:sz w:val="16"/>
        </w:rPr>
        <w:t>only. The Organizational Partners accept no liability for any use of this Specification.</w:t>
      </w:r>
      <w:r w:rsidRPr="00137EBA">
        <w:rPr>
          <w:sz w:val="16"/>
        </w:rPr>
        <w:br/>
        <w:t>Specifications and Reports for implementation of the 3GPP</w:t>
      </w:r>
      <w:r w:rsidRPr="00137EBA">
        <w:rPr>
          <w:sz w:val="16"/>
          <w:vertAlign w:val="superscript"/>
        </w:rPr>
        <w:t xml:space="preserve"> TM</w:t>
      </w:r>
      <w:r w:rsidRPr="00137EBA">
        <w:rPr>
          <w:sz w:val="16"/>
        </w:rPr>
        <w:t xml:space="preserve"> system should be obtained via the 3GPP Organizational Partners</w:t>
      </w:r>
      <w:r w:rsidR="00033E36">
        <w:rPr>
          <w:sz w:val="16"/>
        </w:rPr>
        <w:t>'</w:t>
      </w:r>
      <w:r w:rsidRPr="00137EBA">
        <w:rPr>
          <w:sz w:val="16"/>
        </w:rPr>
        <w:t xml:space="preserve"> Publications Offices.</w:t>
      </w:r>
    </w:p>
    <w:p w14:paraId="6AA4F99A" w14:textId="77777777" w:rsidR="00953C2D" w:rsidRPr="00137EBA" w:rsidRDefault="00953C2D" w:rsidP="00953C2D">
      <w:pPr>
        <w:pStyle w:val="ZV"/>
        <w:framePr w:wrap="notBeside"/>
        <w:rPr>
          <w:noProof w:val="0"/>
        </w:rPr>
      </w:pPr>
    </w:p>
    <w:p w14:paraId="5608743E" w14:textId="77777777" w:rsidR="00953C2D" w:rsidRPr="00137EBA" w:rsidRDefault="00953C2D" w:rsidP="00953C2D"/>
    <w:bookmarkEnd w:id="0"/>
    <w:p w14:paraId="1D604C90" w14:textId="77777777" w:rsidR="00953C2D" w:rsidRPr="00137EBA" w:rsidRDefault="00953C2D" w:rsidP="00953C2D">
      <w:pPr>
        <w:sectPr w:rsidR="00953C2D" w:rsidRPr="00137EBA">
          <w:headerReference w:type="even" r:id="rId17"/>
          <w:headerReference w:type="default" r:id="rId18"/>
          <w:footerReference w:type="even" r:id="rId19"/>
          <w:footerReference w:type="default" r:id="rId20"/>
          <w:headerReference w:type="first" r:id="rId21"/>
          <w:footerReference w:type="first" r:id="rId22"/>
          <w:footnotePr>
            <w:numRestart w:val="eachSect"/>
          </w:footnotePr>
          <w:pgSz w:w="11907" w:h="16840"/>
          <w:pgMar w:top="2268" w:right="851" w:bottom="10773" w:left="851" w:header="0" w:footer="0" w:gutter="0"/>
          <w:cols w:space="720"/>
        </w:sectPr>
      </w:pPr>
    </w:p>
    <w:p w14:paraId="1265E238" w14:textId="77777777" w:rsidR="00953C2D" w:rsidRPr="00137EBA" w:rsidRDefault="00953C2D" w:rsidP="00953C2D">
      <w:bookmarkStart w:id="2" w:name="page2"/>
    </w:p>
    <w:p w14:paraId="69A430C5" w14:textId="77777777" w:rsidR="00953C2D" w:rsidRPr="00137EBA" w:rsidRDefault="00953C2D" w:rsidP="00953C2D">
      <w:pPr>
        <w:pStyle w:val="FP"/>
        <w:framePr w:wrap="notBeside" w:hAnchor="margin" w:y="1419"/>
        <w:pBdr>
          <w:bottom w:val="single" w:sz="6" w:space="1" w:color="auto"/>
        </w:pBdr>
        <w:spacing w:before="240"/>
        <w:ind w:left="2835" w:right="2835"/>
        <w:jc w:val="center"/>
      </w:pPr>
      <w:r w:rsidRPr="00137EBA">
        <w:t>Keywords</w:t>
      </w:r>
    </w:p>
    <w:p w14:paraId="5AEFD8C5" w14:textId="77777777" w:rsidR="00953C2D" w:rsidRPr="00137EBA" w:rsidRDefault="001341D6" w:rsidP="00953C2D">
      <w:pPr>
        <w:pStyle w:val="FP"/>
        <w:framePr w:wrap="notBeside" w:hAnchor="margin" w:y="1419"/>
        <w:ind w:left="2835" w:right="2835"/>
        <w:jc w:val="center"/>
        <w:rPr>
          <w:rFonts w:ascii="Arial" w:hAnsi="Arial"/>
          <w:sz w:val="18"/>
        </w:rPr>
      </w:pPr>
      <w:r w:rsidRPr="00137EBA">
        <w:rPr>
          <w:rFonts w:ascii="Arial" w:hAnsi="Arial"/>
          <w:sz w:val="18"/>
        </w:rPr>
        <w:t>SCAS,5G,SEPP,security</w:t>
      </w:r>
    </w:p>
    <w:p w14:paraId="3E5BEA4A" w14:textId="77777777" w:rsidR="00953C2D" w:rsidRPr="00137EBA" w:rsidRDefault="00953C2D" w:rsidP="00953C2D"/>
    <w:p w14:paraId="6737E1DC" w14:textId="77777777" w:rsidR="00953C2D" w:rsidRPr="00137EBA" w:rsidRDefault="00953C2D" w:rsidP="00953C2D">
      <w:pPr>
        <w:pStyle w:val="FP"/>
        <w:framePr w:wrap="notBeside" w:hAnchor="margin" w:yAlign="center"/>
        <w:spacing w:after="240"/>
        <w:ind w:left="2835" w:right="2835"/>
        <w:jc w:val="center"/>
        <w:rPr>
          <w:rFonts w:ascii="Arial" w:hAnsi="Arial"/>
          <w:b/>
          <w:i/>
        </w:rPr>
      </w:pPr>
      <w:r w:rsidRPr="00137EBA">
        <w:rPr>
          <w:rFonts w:ascii="Arial" w:hAnsi="Arial"/>
          <w:b/>
          <w:i/>
        </w:rPr>
        <w:t>3GPP</w:t>
      </w:r>
    </w:p>
    <w:p w14:paraId="65E0B1FA" w14:textId="77777777" w:rsidR="00953C2D" w:rsidRPr="00137EBA" w:rsidRDefault="00953C2D" w:rsidP="00953C2D">
      <w:pPr>
        <w:pStyle w:val="FP"/>
        <w:framePr w:wrap="notBeside" w:hAnchor="margin" w:yAlign="center"/>
        <w:pBdr>
          <w:bottom w:val="single" w:sz="6" w:space="1" w:color="auto"/>
        </w:pBdr>
        <w:ind w:left="2835" w:right="2835"/>
        <w:jc w:val="center"/>
      </w:pPr>
      <w:r w:rsidRPr="00137EBA">
        <w:t>Postal address</w:t>
      </w:r>
    </w:p>
    <w:p w14:paraId="7818A3BA" w14:textId="77777777" w:rsidR="00953C2D" w:rsidRPr="00137EBA" w:rsidRDefault="00953C2D" w:rsidP="00953C2D">
      <w:pPr>
        <w:pStyle w:val="FP"/>
        <w:framePr w:wrap="notBeside" w:hAnchor="margin" w:yAlign="center"/>
        <w:ind w:left="2835" w:right="2835"/>
        <w:jc w:val="center"/>
        <w:rPr>
          <w:rFonts w:ascii="Arial" w:hAnsi="Arial"/>
          <w:sz w:val="18"/>
        </w:rPr>
      </w:pPr>
    </w:p>
    <w:p w14:paraId="644E0397" w14:textId="77777777" w:rsidR="00953C2D" w:rsidRPr="00137EBA" w:rsidRDefault="00953C2D" w:rsidP="00953C2D">
      <w:pPr>
        <w:pStyle w:val="FP"/>
        <w:framePr w:wrap="notBeside" w:hAnchor="margin" w:yAlign="center"/>
        <w:pBdr>
          <w:bottom w:val="single" w:sz="6" w:space="1" w:color="auto"/>
        </w:pBdr>
        <w:spacing w:before="240"/>
        <w:ind w:left="2835" w:right="2835"/>
        <w:jc w:val="center"/>
      </w:pPr>
      <w:r w:rsidRPr="00137EBA">
        <w:t>3GPP support office address</w:t>
      </w:r>
    </w:p>
    <w:p w14:paraId="1FEC9CC9" w14:textId="77777777" w:rsidR="00953C2D" w:rsidRPr="002C56F5" w:rsidRDefault="00953C2D" w:rsidP="00953C2D">
      <w:pPr>
        <w:pStyle w:val="FP"/>
        <w:framePr w:wrap="notBeside" w:hAnchor="margin" w:yAlign="center"/>
        <w:ind w:left="2835" w:right="2835"/>
        <w:jc w:val="center"/>
        <w:rPr>
          <w:rFonts w:ascii="Arial" w:hAnsi="Arial"/>
          <w:sz w:val="18"/>
          <w:lang w:val="fr-FR"/>
        </w:rPr>
      </w:pPr>
      <w:r w:rsidRPr="002C56F5">
        <w:rPr>
          <w:rFonts w:ascii="Arial" w:hAnsi="Arial"/>
          <w:sz w:val="18"/>
          <w:lang w:val="fr-FR"/>
        </w:rPr>
        <w:t xml:space="preserve">650 Route des Lucioles </w:t>
      </w:r>
      <w:r w:rsidR="00F47E28" w:rsidRPr="002C56F5">
        <w:rPr>
          <w:rFonts w:ascii="Arial" w:hAnsi="Arial"/>
          <w:sz w:val="18"/>
          <w:lang w:val="fr-FR"/>
        </w:rPr>
        <w:t>–</w:t>
      </w:r>
      <w:r w:rsidRPr="002C56F5">
        <w:rPr>
          <w:rFonts w:ascii="Arial" w:hAnsi="Arial"/>
          <w:sz w:val="18"/>
          <w:lang w:val="fr-FR"/>
        </w:rPr>
        <w:t xml:space="preserve"> Sophia Antipolis</w:t>
      </w:r>
    </w:p>
    <w:p w14:paraId="53479832" w14:textId="77777777" w:rsidR="00953C2D" w:rsidRPr="002C56F5" w:rsidRDefault="00953C2D" w:rsidP="00953C2D">
      <w:pPr>
        <w:pStyle w:val="FP"/>
        <w:framePr w:wrap="notBeside" w:hAnchor="margin" w:yAlign="center"/>
        <w:ind w:left="2835" w:right="2835"/>
        <w:jc w:val="center"/>
        <w:rPr>
          <w:rFonts w:ascii="Arial" w:hAnsi="Arial"/>
          <w:sz w:val="18"/>
          <w:lang w:val="fr-FR"/>
        </w:rPr>
      </w:pPr>
      <w:r w:rsidRPr="002C56F5">
        <w:rPr>
          <w:rFonts w:ascii="Arial" w:hAnsi="Arial"/>
          <w:sz w:val="18"/>
          <w:lang w:val="fr-FR"/>
        </w:rPr>
        <w:t xml:space="preserve">Valbonne </w:t>
      </w:r>
      <w:r w:rsidR="00F47E28" w:rsidRPr="002C56F5">
        <w:rPr>
          <w:rFonts w:ascii="Arial" w:hAnsi="Arial"/>
          <w:sz w:val="18"/>
          <w:lang w:val="fr-FR"/>
        </w:rPr>
        <w:t>–</w:t>
      </w:r>
      <w:r w:rsidRPr="002C56F5">
        <w:rPr>
          <w:rFonts w:ascii="Arial" w:hAnsi="Arial"/>
          <w:sz w:val="18"/>
          <w:lang w:val="fr-FR"/>
        </w:rPr>
        <w:t xml:space="preserve"> FRANCE</w:t>
      </w:r>
    </w:p>
    <w:p w14:paraId="7CA69372" w14:textId="77777777" w:rsidR="00953C2D" w:rsidRPr="00137EBA" w:rsidRDefault="00953C2D" w:rsidP="00953C2D">
      <w:pPr>
        <w:pStyle w:val="FP"/>
        <w:framePr w:wrap="notBeside" w:hAnchor="margin" w:yAlign="center"/>
        <w:spacing w:after="20"/>
        <w:ind w:left="2835" w:right="2835"/>
        <w:jc w:val="center"/>
        <w:rPr>
          <w:rFonts w:ascii="Arial" w:hAnsi="Arial"/>
          <w:sz w:val="18"/>
        </w:rPr>
      </w:pPr>
      <w:r w:rsidRPr="00137EBA">
        <w:rPr>
          <w:rFonts w:ascii="Arial" w:hAnsi="Arial"/>
          <w:sz w:val="18"/>
        </w:rPr>
        <w:t>Tel.: +33 4 92 94 42 00 Fax: +33 4 93 65 47 16</w:t>
      </w:r>
    </w:p>
    <w:p w14:paraId="1D738217" w14:textId="77777777" w:rsidR="00953C2D" w:rsidRPr="00137EBA" w:rsidRDefault="00953C2D" w:rsidP="00953C2D">
      <w:pPr>
        <w:pStyle w:val="FP"/>
        <w:framePr w:wrap="notBeside" w:hAnchor="margin" w:yAlign="center"/>
        <w:pBdr>
          <w:bottom w:val="single" w:sz="6" w:space="1" w:color="auto"/>
        </w:pBdr>
        <w:spacing w:before="240"/>
        <w:ind w:left="2835" w:right="2835"/>
        <w:jc w:val="center"/>
      </w:pPr>
      <w:r w:rsidRPr="00137EBA">
        <w:t>Internet</w:t>
      </w:r>
    </w:p>
    <w:p w14:paraId="735261A0" w14:textId="77777777" w:rsidR="00953C2D" w:rsidRPr="00137EBA" w:rsidRDefault="00F47E28" w:rsidP="00953C2D">
      <w:pPr>
        <w:pStyle w:val="FP"/>
        <w:framePr w:wrap="notBeside" w:hAnchor="margin" w:yAlign="center"/>
        <w:ind w:left="2835" w:right="2835"/>
        <w:jc w:val="center"/>
        <w:rPr>
          <w:rFonts w:ascii="Arial" w:hAnsi="Arial"/>
          <w:sz w:val="18"/>
        </w:rPr>
      </w:pPr>
      <w:hyperlink r:id="rId23" w:history="1">
        <w:r w:rsidRPr="00137EBA">
          <w:rPr>
            <w:rStyle w:val="Hyperlink"/>
            <w:rFonts w:ascii="Arial" w:hAnsi="Arial"/>
            <w:color w:val="0000FF"/>
            <w:sz w:val="18"/>
          </w:rPr>
          <w:t>http://www.3gpp.org</w:t>
        </w:r>
      </w:hyperlink>
    </w:p>
    <w:p w14:paraId="3A783CF3" w14:textId="77777777" w:rsidR="00953C2D" w:rsidRPr="00137EBA" w:rsidRDefault="00953C2D" w:rsidP="00953C2D"/>
    <w:p w14:paraId="31C6F9A4" w14:textId="77777777" w:rsidR="00953C2D" w:rsidRPr="00137EBA" w:rsidRDefault="00953C2D" w:rsidP="00953C2D">
      <w:pPr>
        <w:pStyle w:val="FP"/>
        <w:framePr w:h="3057" w:hRule="exact" w:wrap="notBeside" w:vAnchor="page" w:hAnchor="margin" w:y="12605"/>
        <w:pBdr>
          <w:bottom w:val="single" w:sz="6" w:space="1" w:color="auto"/>
        </w:pBdr>
        <w:spacing w:after="240"/>
        <w:jc w:val="center"/>
        <w:rPr>
          <w:rFonts w:ascii="Arial" w:hAnsi="Arial"/>
          <w:b/>
          <w:i/>
        </w:rPr>
      </w:pPr>
      <w:r w:rsidRPr="00137EBA">
        <w:rPr>
          <w:rFonts w:ascii="Arial" w:hAnsi="Arial"/>
          <w:b/>
          <w:i/>
        </w:rPr>
        <w:t>Copyright Notification</w:t>
      </w:r>
    </w:p>
    <w:p w14:paraId="3963C75E" w14:textId="77777777" w:rsidR="00953C2D" w:rsidRPr="00137EBA" w:rsidRDefault="00953C2D" w:rsidP="00953C2D">
      <w:pPr>
        <w:pStyle w:val="FP"/>
        <w:framePr w:h="3057" w:hRule="exact" w:wrap="notBeside" w:vAnchor="page" w:hAnchor="margin" w:y="12605"/>
        <w:jc w:val="center"/>
      </w:pPr>
      <w:r w:rsidRPr="00137EBA">
        <w:t>No part may be reproduced except as authorized by written permission.</w:t>
      </w:r>
      <w:r w:rsidRPr="00137EBA">
        <w:br/>
        <w:t>The copyright and the foregoing restriction extend to reproduction in all media.</w:t>
      </w:r>
    </w:p>
    <w:p w14:paraId="43E4433B" w14:textId="77777777" w:rsidR="00953C2D" w:rsidRPr="00137EBA" w:rsidRDefault="00953C2D" w:rsidP="00953C2D">
      <w:pPr>
        <w:pStyle w:val="FP"/>
        <w:framePr w:h="3057" w:hRule="exact" w:wrap="notBeside" w:vAnchor="page" w:hAnchor="margin" w:y="12605"/>
        <w:jc w:val="center"/>
      </w:pPr>
    </w:p>
    <w:p w14:paraId="26F3FF5C" w14:textId="65BF23CE" w:rsidR="00953C2D" w:rsidRPr="00137EBA" w:rsidRDefault="00953C2D" w:rsidP="00953C2D">
      <w:pPr>
        <w:pStyle w:val="FP"/>
        <w:framePr w:h="3057" w:hRule="exact" w:wrap="notBeside" w:vAnchor="page" w:hAnchor="margin" w:y="12605"/>
        <w:jc w:val="center"/>
        <w:rPr>
          <w:sz w:val="18"/>
        </w:rPr>
      </w:pPr>
      <w:r w:rsidRPr="00137EBA">
        <w:rPr>
          <w:sz w:val="18"/>
        </w:rPr>
        <w:t xml:space="preserve">© </w:t>
      </w:r>
      <w:r w:rsidR="00357821" w:rsidRPr="00137EBA">
        <w:rPr>
          <w:sz w:val="18"/>
        </w:rPr>
        <w:t>20</w:t>
      </w:r>
      <w:r w:rsidR="00357821">
        <w:rPr>
          <w:sz w:val="18"/>
        </w:rPr>
        <w:t>2</w:t>
      </w:r>
      <w:r w:rsidR="0027052D">
        <w:rPr>
          <w:sz w:val="18"/>
        </w:rPr>
        <w:t>6</w:t>
      </w:r>
      <w:r w:rsidRPr="00137EBA">
        <w:rPr>
          <w:sz w:val="18"/>
        </w:rPr>
        <w:t>, 3GPP Organizational Partners (ARIB, ATIS, CCSA, ETSI, TSDSI, TTA, TTC).</w:t>
      </w:r>
      <w:bookmarkStart w:id="3" w:name="copyrightaddon"/>
      <w:bookmarkEnd w:id="3"/>
    </w:p>
    <w:p w14:paraId="7998267D" w14:textId="77777777" w:rsidR="00953C2D" w:rsidRPr="00137EBA" w:rsidRDefault="00953C2D" w:rsidP="00953C2D">
      <w:pPr>
        <w:pStyle w:val="FP"/>
        <w:framePr w:h="3057" w:hRule="exact" w:wrap="notBeside" w:vAnchor="page" w:hAnchor="margin" w:y="12605"/>
        <w:jc w:val="center"/>
        <w:rPr>
          <w:sz w:val="18"/>
        </w:rPr>
      </w:pPr>
      <w:r w:rsidRPr="00137EBA">
        <w:rPr>
          <w:sz w:val="18"/>
        </w:rPr>
        <w:t>All rights reserved.</w:t>
      </w:r>
    </w:p>
    <w:p w14:paraId="5D0980D8" w14:textId="77777777" w:rsidR="00953C2D" w:rsidRPr="00137EBA" w:rsidRDefault="00953C2D" w:rsidP="00953C2D">
      <w:pPr>
        <w:pStyle w:val="FP"/>
        <w:framePr w:h="3057" w:hRule="exact" w:wrap="notBeside" w:vAnchor="page" w:hAnchor="margin" w:y="12605"/>
        <w:rPr>
          <w:sz w:val="18"/>
        </w:rPr>
      </w:pPr>
    </w:p>
    <w:p w14:paraId="50A0CCFD" w14:textId="77777777" w:rsidR="00953C2D" w:rsidRPr="00137EBA" w:rsidRDefault="00953C2D" w:rsidP="00953C2D">
      <w:pPr>
        <w:pStyle w:val="FP"/>
        <w:framePr w:h="3057" w:hRule="exact" w:wrap="notBeside" w:vAnchor="page" w:hAnchor="margin" w:y="12605"/>
        <w:rPr>
          <w:sz w:val="18"/>
        </w:rPr>
      </w:pPr>
      <w:r w:rsidRPr="00137EBA">
        <w:rPr>
          <w:sz w:val="18"/>
        </w:rPr>
        <w:t>UMTS™ is a Trade Mark of ETSI registered for the benefit of its members</w:t>
      </w:r>
    </w:p>
    <w:p w14:paraId="43E4DCAD" w14:textId="77777777" w:rsidR="00953C2D" w:rsidRPr="00137EBA" w:rsidRDefault="00953C2D" w:rsidP="00953C2D">
      <w:pPr>
        <w:pStyle w:val="FP"/>
        <w:framePr w:h="3057" w:hRule="exact" w:wrap="notBeside" w:vAnchor="page" w:hAnchor="margin" w:y="12605"/>
        <w:rPr>
          <w:sz w:val="18"/>
        </w:rPr>
      </w:pPr>
      <w:r w:rsidRPr="00137EBA">
        <w:rPr>
          <w:sz w:val="18"/>
        </w:rPr>
        <w:t>3GPP™ is a Trade Mark of ETSI registered for the benefit of its Members and of the 3GPP Organizational Partners</w:t>
      </w:r>
      <w:r w:rsidRPr="00137EBA">
        <w:rPr>
          <w:sz w:val="18"/>
        </w:rPr>
        <w:br/>
        <w:t>LTE™ is a Trade Mark of ETSI registered for the benefit of its Members and of the 3GPP Organizational Partners</w:t>
      </w:r>
    </w:p>
    <w:p w14:paraId="3DF2BFBA" w14:textId="77777777" w:rsidR="00953C2D" w:rsidRPr="00137EBA" w:rsidRDefault="00953C2D" w:rsidP="00953C2D">
      <w:pPr>
        <w:pStyle w:val="FP"/>
        <w:framePr w:h="3057" w:hRule="exact" w:wrap="notBeside" w:vAnchor="page" w:hAnchor="margin" w:y="12605"/>
        <w:rPr>
          <w:sz w:val="18"/>
        </w:rPr>
      </w:pPr>
      <w:r w:rsidRPr="00137EBA">
        <w:rPr>
          <w:sz w:val="18"/>
        </w:rPr>
        <w:t>GSM® and the GSM logo are registered and owned by the GSM Association</w:t>
      </w:r>
    </w:p>
    <w:bookmarkEnd w:id="2"/>
    <w:p w14:paraId="24B2051C" w14:textId="77777777" w:rsidR="00953C2D" w:rsidRPr="00137EBA" w:rsidRDefault="00953C2D" w:rsidP="00953C2D">
      <w:pPr>
        <w:pStyle w:val="TT"/>
      </w:pPr>
      <w:r w:rsidRPr="00137EBA">
        <w:br w:type="page"/>
      </w:r>
      <w:r w:rsidRPr="00137EBA">
        <w:lastRenderedPageBreak/>
        <w:t>Contents</w:t>
      </w:r>
    </w:p>
    <w:p w14:paraId="5C7AC209" w14:textId="77777777" w:rsidR="00405277" w:rsidRPr="00596B95" w:rsidRDefault="009838E5">
      <w:pPr>
        <w:pStyle w:val="TOC1"/>
        <w:rPr>
          <w:rFonts w:ascii="Calibri" w:hAnsi="Calibri"/>
          <w:noProof/>
          <w:szCs w:val="22"/>
          <w:lang w:eastAsia="en-GB"/>
        </w:rPr>
      </w:pPr>
      <w:r>
        <w:fldChar w:fldCharType="begin" w:fldLock="1"/>
      </w:r>
      <w:r>
        <w:instrText xml:space="preserve"> TOC \o "1-9" </w:instrText>
      </w:r>
      <w:r>
        <w:fldChar w:fldCharType="separate"/>
      </w:r>
      <w:r w:rsidR="00405277">
        <w:rPr>
          <w:noProof/>
        </w:rPr>
        <w:t>Foreword</w:t>
      </w:r>
      <w:r w:rsidR="00405277">
        <w:rPr>
          <w:noProof/>
        </w:rPr>
        <w:tab/>
      </w:r>
      <w:r w:rsidR="00405277">
        <w:rPr>
          <w:noProof/>
        </w:rPr>
        <w:fldChar w:fldCharType="begin" w:fldLock="1"/>
      </w:r>
      <w:r w:rsidR="00405277">
        <w:rPr>
          <w:noProof/>
        </w:rPr>
        <w:instrText xml:space="preserve"> PAGEREF _Toc137716225 \h </w:instrText>
      </w:r>
      <w:r w:rsidR="00405277">
        <w:rPr>
          <w:noProof/>
        </w:rPr>
      </w:r>
      <w:r w:rsidR="00405277">
        <w:rPr>
          <w:noProof/>
        </w:rPr>
        <w:fldChar w:fldCharType="separate"/>
      </w:r>
      <w:r w:rsidR="00405277">
        <w:rPr>
          <w:noProof/>
        </w:rPr>
        <w:t>4</w:t>
      </w:r>
      <w:r w:rsidR="00405277">
        <w:rPr>
          <w:noProof/>
        </w:rPr>
        <w:fldChar w:fldCharType="end"/>
      </w:r>
    </w:p>
    <w:p w14:paraId="6C72BC51" w14:textId="77777777" w:rsidR="00405277" w:rsidRPr="00596B95" w:rsidRDefault="00405277">
      <w:pPr>
        <w:pStyle w:val="TOC1"/>
        <w:rPr>
          <w:rFonts w:ascii="Calibri" w:hAnsi="Calibri"/>
          <w:noProof/>
          <w:szCs w:val="22"/>
          <w:lang w:eastAsia="en-GB"/>
        </w:rPr>
      </w:pPr>
      <w:r>
        <w:rPr>
          <w:noProof/>
        </w:rPr>
        <w:t>1</w:t>
      </w:r>
      <w:r w:rsidRPr="00596B95">
        <w:rPr>
          <w:rFonts w:ascii="Calibri" w:hAnsi="Calibri"/>
          <w:noProof/>
          <w:szCs w:val="22"/>
          <w:lang w:eastAsia="en-GB"/>
        </w:rPr>
        <w:tab/>
      </w:r>
      <w:r>
        <w:rPr>
          <w:noProof/>
        </w:rPr>
        <w:t>Scope</w:t>
      </w:r>
      <w:r>
        <w:rPr>
          <w:noProof/>
        </w:rPr>
        <w:tab/>
      </w:r>
      <w:r>
        <w:rPr>
          <w:noProof/>
        </w:rPr>
        <w:fldChar w:fldCharType="begin" w:fldLock="1"/>
      </w:r>
      <w:r>
        <w:rPr>
          <w:noProof/>
        </w:rPr>
        <w:instrText xml:space="preserve"> PAGEREF _Toc137716226 \h </w:instrText>
      </w:r>
      <w:r>
        <w:rPr>
          <w:noProof/>
        </w:rPr>
      </w:r>
      <w:r>
        <w:rPr>
          <w:noProof/>
        </w:rPr>
        <w:fldChar w:fldCharType="separate"/>
      </w:r>
      <w:r>
        <w:rPr>
          <w:noProof/>
        </w:rPr>
        <w:t>6</w:t>
      </w:r>
      <w:r>
        <w:rPr>
          <w:noProof/>
        </w:rPr>
        <w:fldChar w:fldCharType="end"/>
      </w:r>
    </w:p>
    <w:p w14:paraId="08AF6298" w14:textId="77777777" w:rsidR="00405277" w:rsidRPr="00596B95" w:rsidRDefault="00405277">
      <w:pPr>
        <w:pStyle w:val="TOC1"/>
        <w:rPr>
          <w:rFonts w:ascii="Calibri" w:hAnsi="Calibri"/>
          <w:noProof/>
          <w:szCs w:val="22"/>
          <w:lang w:eastAsia="en-GB"/>
        </w:rPr>
      </w:pPr>
      <w:r>
        <w:rPr>
          <w:noProof/>
        </w:rPr>
        <w:t>2</w:t>
      </w:r>
      <w:r w:rsidRPr="00596B95">
        <w:rPr>
          <w:rFonts w:ascii="Calibri" w:hAnsi="Calibri"/>
          <w:noProof/>
          <w:szCs w:val="22"/>
          <w:lang w:eastAsia="en-GB"/>
        </w:rPr>
        <w:tab/>
      </w:r>
      <w:r>
        <w:rPr>
          <w:noProof/>
        </w:rPr>
        <w:t>References</w:t>
      </w:r>
      <w:r>
        <w:rPr>
          <w:noProof/>
        </w:rPr>
        <w:tab/>
      </w:r>
      <w:r>
        <w:rPr>
          <w:noProof/>
        </w:rPr>
        <w:fldChar w:fldCharType="begin" w:fldLock="1"/>
      </w:r>
      <w:r>
        <w:rPr>
          <w:noProof/>
        </w:rPr>
        <w:instrText xml:space="preserve"> PAGEREF _Toc137716227 \h </w:instrText>
      </w:r>
      <w:r>
        <w:rPr>
          <w:noProof/>
        </w:rPr>
      </w:r>
      <w:r>
        <w:rPr>
          <w:noProof/>
        </w:rPr>
        <w:fldChar w:fldCharType="separate"/>
      </w:r>
      <w:r>
        <w:rPr>
          <w:noProof/>
        </w:rPr>
        <w:t>6</w:t>
      </w:r>
      <w:r>
        <w:rPr>
          <w:noProof/>
        </w:rPr>
        <w:fldChar w:fldCharType="end"/>
      </w:r>
    </w:p>
    <w:p w14:paraId="4B661BBD" w14:textId="77777777" w:rsidR="00405277" w:rsidRPr="00596B95" w:rsidRDefault="00405277">
      <w:pPr>
        <w:pStyle w:val="TOC1"/>
        <w:rPr>
          <w:rFonts w:ascii="Calibri" w:hAnsi="Calibri"/>
          <w:noProof/>
          <w:szCs w:val="22"/>
          <w:lang w:eastAsia="en-GB"/>
        </w:rPr>
      </w:pPr>
      <w:r>
        <w:rPr>
          <w:noProof/>
        </w:rPr>
        <w:t>3</w:t>
      </w:r>
      <w:r w:rsidRPr="00596B95">
        <w:rPr>
          <w:rFonts w:ascii="Calibri" w:hAnsi="Calibri"/>
          <w:noProof/>
          <w:szCs w:val="22"/>
          <w:lang w:eastAsia="en-GB"/>
        </w:rPr>
        <w:tab/>
      </w:r>
      <w:r>
        <w:rPr>
          <w:noProof/>
        </w:rPr>
        <w:t>Definitions of terms, symbols and abbreviations</w:t>
      </w:r>
      <w:r>
        <w:rPr>
          <w:noProof/>
        </w:rPr>
        <w:tab/>
      </w:r>
      <w:r>
        <w:rPr>
          <w:noProof/>
        </w:rPr>
        <w:fldChar w:fldCharType="begin" w:fldLock="1"/>
      </w:r>
      <w:r>
        <w:rPr>
          <w:noProof/>
        </w:rPr>
        <w:instrText xml:space="preserve"> PAGEREF _Toc137716228 \h </w:instrText>
      </w:r>
      <w:r>
        <w:rPr>
          <w:noProof/>
        </w:rPr>
      </w:r>
      <w:r>
        <w:rPr>
          <w:noProof/>
        </w:rPr>
        <w:fldChar w:fldCharType="separate"/>
      </w:r>
      <w:r>
        <w:rPr>
          <w:noProof/>
        </w:rPr>
        <w:t>6</w:t>
      </w:r>
      <w:r>
        <w:rPr>
          <w:noProof/>
        </w:rPr>
        <w:fldChar w:fldCharType="end"/>
      </w:r>
    </w:p>
    <w:p w14:paraId="2742F62E" w14:textId="77777777" w:rsidR="00405277" w:rsidRPr="00596B95" w:rsidRDefault="00405277">
      <w:pPr>
        <w:pStyle w:val="TOC2"/>
        <w:rPr>
          <w:rFonts w:ascii="Calibri" w:hAnsi="Calibri"/>
          <w:noProof/>
          <w:sz w:val="22"/>
          <w:szCs w:val="22"/>
          <w:lang w:eastAsia="en-GB"/>
        </w:rPr>
      </w:pPr>
      <w:r>
        <w:rPr>
          <w:noProof/>
        </w:rPr>
        <w:t>3.1</w:t>
      </w:r>
      <w:r w:rsidRPr="00596B95">
        <w:rPr>
          <w:rFonts w:ascii="Calibri" w:hAnsi="Calibri"/>
          <w:noProof/>
          <w:sz w:val="22"/>
          <w:szCs w:val="22"/>
          <w:lang w:eastAsia="en-GB"/>
        </w:rPr>
        <w:tab/>
      </w:r>
      <w:r>
        <w:rPr>
          <w:noProof/>
        </w:rPr>
        <w:t>Terms</w:t>
      </w:r>
      <w:r>
        <w:rPr>
          <w:noProof/>
        </w:rPr>
        <w:tab/>
      </w:r>
      <w:r>
        <w:rPr>
          <w:noProof/>
        </w:rPr>
        <w:fldChar w:fldCharType="begin" w:fldLock="1"/>
      </w:r>
      <w:r>
        <w:rPr>
          <w:noProof/>
        </w:rPr>
        <w:instrText xml:space="preserve"> PAGEREF _Toc137716229 \h </w:instrText>
      </w:r>
      <w:r>
        <w:rPr>
          <w:noProof/>
        </w:rPr>
      </w:r>
      <w:r>
        <w:rPr>
          <w:noProof/>
        </w:rPr>
        <w:fldChar w:fldCharType="separate"/>
      </w:r>
      <w:r>
        <w:rPr>
          <w:noProof/>
        </w:rPr>
        <w:t>6</w:t>
      </w:r>
      <w:r>
        <w:rPr>
          <w:noProof/>
        </w:rPr>
        <w:fldChar w:fldCharType="end"/>
      </w:r>
    </w:p>
    <w:p w14:paraId="4EEB185A" w14:textId="77777777" w:rsidR="00405277" w:rsidRPr="00596B95" w:rsidRDefault="00405277">
      <w:pPr>
        <w:pStyle w:val="TOC2"/>
        <w:rPr>
          <w:rFonts w:ascii="Calibri" w:hAnsi="Calibri"/>
          <w:noProof/>
          <w:sz w:val="22"/>
          <w:szCs w:val="22"/>
          <w:lang w:eastAsia="en-GB"/>
        </w:rPr>
      </w:pPr>
      <w:r>
        <w:rPr>
          <w:noProof/>
        </w:rPr>
        <w:t>3.2</w:t>
      </w:r>
      <w:r w:rsidRPr="00596B95">
        <w:rPr>
          <w:rFonts w:ascii="Calibri" w:hAnsi="Calibri"/>
          <w:noProof/>
          <w:sz w:val="22"/>
          <w:szCs w:val="22"/>
          <w:lang w:eastAsia="en-GB"/>
        </w:rPr>
        <w:tab/>
      </w:r>
      <w:r>
        <w:rPr>
          <w:noProof/>
        </w:rPr>
        <w:t>Symbols</w:t>
      </w:r>
      <w:r>
        <w:rPr>
          <w:noProof/>
        </w:rPr>
        <w:tab/>
      </w:r>
      <w:r>
        <w:rPr>
          <w:noProof/>
        </w:rPr>
        <w:fldChar w:fldCharType="begin" w:fldLock="1"/>
      </w:r>
      <w:r>
        <w:rPr>
          <w:noProof/>
        </w:rPr>
        <w:instrText xml:space="preserve"> PAGEREF _Toc137716230 \h </w:instrText>
      </w:r>
      <w:r>
        <w:rPr>
          <w:noProof/>
        </w:rPr>
      </w:r>
      <w:r>
        <w:rPr>
          <w:noProof/>
        </w:rPr>
        <w:fldChar w:fldCharType="separate"/>
      </w:r>
      <w:r>
        <w:rPr>
          <w:noProof/>
        </w:rPr>
        <w:t>6</w:t>
      </w:r>
      <w:r>
        <w:rPr>
          <w:noProof/>
        </w:rPr>
        <w:fldChar w:fldCharType="end"/>
      </w:r>
    </w:p>
    <w:p w14:paraId="2C122623" w14:textId="77777777" w:rsidR="00405277" w:rsidRPr="00596B95" w:rsidRDefault="00405277">
      <w:pPr>
        <w:pStyle w:val="TOC2"/>
        <w:rPr>
          <w:rFonts w:ascii="Calibri" w:hAnsi="Calibri"/>
          <w:noProof/>
          <w:sz w:val="22"/>
          <w:szCs w:val="22"/>
          <w:lang w:eastAsia="en-GB"/>
        </w:rPr>
      </w:pPr>
      <w:r>
        <w:rPr>
          <w:noProof/>
        </w:rPr>
        <w:t>3.3</w:t>
      </w:r>
      <w:r w:rsidRPr="00596B95">
        <w:rPr>
          <w:rFonts w:ascii="Calibri" w:hAnsi="Calibri"/>
          <w:noProof/>
          <w:sz w:val="22"/>
          <w:szCs w:val="22"/>
          <w:lang w:eastAsia="en-GB"/>
        </w:rPr>
        <w:tab/>
      </w:r>
      <w:r>
        <w:rPr>
          <w:noProof/>
        </w:rPr>
        <w:t>Abbreviations</w:t>
      </w:r>
      <w:r>
        <w:rPr>
          <w:noProof/>
        </w:rPr>
        <w:tab/>
      </w:r>
      <w:r>
        <w:rPr>
          <w:noProof/>
        </w:rPr>
        <w:fldChar w:fldCharType="begin" w:fldLock="1"/>
      </w:r>
      <w:r>
        <w:rPr>
          <w:noProof/>
        </w:rPr>
        <w:instrText xml:space="preserve"> PAGEREF _Toc137716231 \h </w:instrText>
      </w:r>
      <w:r>
        <w:rPr>
          <w:noProof/>
        </w:rPr>
      </w:r>
      <w:r>
        <w:rPr>
          <w:noProof/>
        </w:rPr>
        <w:fldChar w:fldCharType="separate"/>
      </w:r>
      <w:r>
        <w:rPr>
          <w:noProof/>
        </w:rPr>
        <w:t>6</w:t>
      </w:r>
      <w:r>
        <w:rPr>
          <w:noProof/>
        </w:rPr>
        <w:fldChar w:fldCharType="end"/>
      </w:r>
    </w:p>
    <w:p w14:paraId="4F4DE6B4" w14:textId="77777777" w:rsidR="00405277" w:rsidRPr="00596B95" w:rsidRDefault="00405277">
      <w:pPr>
        <w:pStyle w:val="TOC1"/>
        <w:rPr>
          <w:rFonts w:ascii="Calibri" w:hAnsi="Calibri"/>
          <w:noProof/>
          <w:szCs w:val="22"/>
          <w:lang w:eastAsia="en-GB"/>
        </w:rPr>
      </w:pPr>
      <w:r>
        <w:rPr>
          <w:noProof/>
        </w:rPr>
        <w:t>4</w:t>
      </w:r>
      <w:r w:rsidRPr="00596B95">
        <w:rPr>
          <w:rFonts w:ascii="Calibri" w:hAnsi="Calibri"/>
          <w:noProof/>
          <w:szCs w:val="22"/>
          <w:lang w:eastAsia="en-GB"/>
        </w:rPr>
        <w:tab/>
      </w:r>
      <w:r>
        <w:rPr>
          <w:noProof/>
        </w:rPr>
        <w:t>SEPP-specific security requirements and related test cases</w:t>
      </w:r>
      <w:r>
        <w:rPr>
          <w:noProof/>
        </w:rPr>
        <w:tab/>
      </w:r>
      <w:r>
        <w:rPr>
          <w:noProof/>
        </w:rPr>
        <w:fldChar w:fldCharType="begin" w:fldLock="1"/>
      </w:r>
      <w:r>
        <w:rPr>
          <w:noProof/>
        </w:rPr>
        <w:instrText xml:space="preserve"> PAGEREF _Toc137716232 \h </w:instrText>
      </w:r>
      <w:r>
        <w:rPr>
          <w:noProof/>
        </w:rPr>
      </w:r>
      <w:r>
        <w:rPr>
          <w:noProof/>
        </w:rPr>
        <w:fldChar w:fldCharType="separate"/>
      </w:r>
      <w:r>
        <w:rPr>
          <w:noProof/>
        </w:rPr>
        <w:t>7</w:t>
      </w:r>
      <w:r>
        <w:rPr>
          <w:noProof/>
        </w:rPr>
        <w:fldChar w:fldCharType="end"/>
      </w:r>
    </w:p>
    <w:p w14:paraId="7A9866FF" w14:textId="77777777" w:rsidR="00405277" w:rsidRPr="00596B95" w:rsidRDefault="00405277">
      <w:pPr>
        <w:pStyle w:val="TOC2"/>
        <w:rPr>
          <w:rFonts w:ascii="Calibri" w:hAnsi="Calibri"/>
          <w:noProof/>
          <w:sz w:val="22"/>
          <w:szCs w:val="22"/>
          <w:lang w:eastAsia="en-GB"/>
        </w:rPr>
      </w:pPr>
      <w:r>
        <w:rPr>
          <w:noProof/>
        </w:rPr>
        <w:t>4.1</w:t>
      </w:r>
      <w:r w:rsidRPr="00596B95">
        <w:rPr>
          <w:rFonts w:ascii="Calibri" w:hAnsi="Calibri"/>
          <w:noProof/>
          <w:sz w:val="22"/>
          <w:szCs w:val="22"/>
          <w:lang w:eastAsia="en-GB"/>
        </w:rPr>
        <w:tab/>
      </w:r>
      <w:r>
        <w:rPr>
          <w:noProof/>
        </w:rPr>
        <w:t>Introduction</w:t>
      </w:r>
      <w:r>
        <w:rPr>
          <w:noProof/>
        </w:rPr>
        <w:tab/>
      </w:r>
      <w:r>
        <w:rPr>
          <w:noProof/>
        </w:rPr>
        <w:fldChar w:fldCharType="begin" w:fldLock="1"/>
      </w:r>
      <w:r>
        <w:rPr>
          <w:noProof/>
        </w:rPr>
        <w:instrText xml:space="preserve"> PAGEREF _Toc137716233 \h </w:instrText>
      </w:r>
      <w:r>
        <w:rPr>
          <w:noProof/>
        </w:rPr>
      </w:r>
      <w:r>
        <w:rPr>
          <w:noProof/>
        </w:rPr>
        <w:fldChar w:fldCharType="separate"/>
      </w:r>
      <w:r>
        <w:rPr>
          <w:noProof/>
        </w:rPr>
        <w:t>7</w:t>
      </w:r>
      <w:r>
        <w:rPr>
          <w:noProof/>
        </w:rPr>
        <w:fldChar w:fldCharType="end"/>
      </w:r>
    </w:p>
    <w:p w14:paraId="43B43C26" w14:textId="77777777" w:rsidR="00405277" w:rsidRPr="00596B95" w:rsidRDefault="00405277">
      <w:pPr>
        <w:pStyle w:val="TOC2"/>
        <w:rPr>
          <w:rFonts w:ascii="Calibri" w:hAnsi="Calibri"/>
          <w:noProof/>
          <w:sz w:val="22"/>
          <w:szCs w:val="22"/>
          <w:lang w:eastAsia="en-GB"/>
        </w:rPr>
      </w:pPr>
      <w:r>
        <w:rPr>
          <w:noProof/>
        </w:rPr>
        <w:t>4.2</w:t>
      </w:r>
      <w:r w:rsidRPr="00596B95">
        <w:rPr>
          <w:rFonts w:ascii="Calibri" w:hAnsi="Calibri"/>
          <w:noProof/>
          <w:sz w:val="22"/>
          <w:szCs w:val="22"/>
          <w:lang w:eastAsia="en-GB"/>
        </w:rPr>
        <w:tab/>
      </w:r>
      <w:r>
        <w:rPr>
          <w:noProof/>
        </w:rPr>
        <w:t>SEPP-specific adaptations of security functional requirements and related test cases</w:t>
      </w:r>
      <w:r>
        <w:rPr>
          <w:noProof/>
        </w:rPr>
        <w:tab/>
      </w:r>
      <w:r>
        <w:rPr>
          <w:noProof/>
        </w:rPr>
        <w:fldChar w:fldCharType="begin" w:fldLock="1"/>
      </w:r>
      <w:r>
        <w:rPr>
          <w:noProof/>
        </w:rPr>
        <w:instrText xml:space="preserve"> PAGEREF _Toc137716234 \h </w:instrText>
      </w:r>
      <w:r>
        <w:rPr>
          <w:noProof/>
        </w:rPr>
      </w:r>
      <w:r>
        <w:rPr>
          <w:noProof/>
        </w:rPr>
        <w:fldChar w:fldCharType="separate"/>
      </w:r>
      <w:r>
        <w:rPr>
          <w:noProof/>
        </w:rPr>
        <w:t>7</w:t>
      </w:r>
      <w:r>
        <w:rPr>
          <w:noProof/>
        </w:rPr>
        <w:fldChar w:fldCharType="end"/>
      </w:r>
    </w:p>
    <w:p w14:paraId="74744CDA" w14:textId="77777777" w:rsidR="00405277" w:rsidRPr="00596B95" w:rsidRDefault="00405277">
      <w:pPr>
        <w:pStyle w:val="TOC3"/>
        <w:rPr>
          <w:rFonts w:ascii="Calibri" w:hAnsi="Calibri"/>
          <w:noProof/>
          <w:sz w:val="22"/>
          <w:szCs w:val="22"/>
          <w:lang w:eastAsia="en-GB"/>
        </w:rPr>
      </w:pPr>
      <w:r>
        <w:rPr>
          <w:noProof/>
        </w:rPr>
        <w:t>4.2.1</w:t>
      </w:r>
      <w:r w:rsidRPr="00596B95">
        <w:rPr>
          <w:rFonts w:ascii="Calibri" w:hAnsi="Calibri"/>
          <w:noProof/>
          <w:sz w:val="22"/>
          <w:szCs w:val="22"/>
          <w:lang w:eastAsia="en-GB"/>
        </w:rPr>
        <w:tab/>
      </w:r>
      <w:r>
        <w:rPr>
          <w:noProof/>
        </w:rPr>
        <w:t>Introduction</w:t>
      </w:r>
      <w:r>
        <w:rPr>
          <w:noProof/>
        </w:rPr>
        <w:tab/>
      </w:r>
      <w:r>
        <w:rPr>
          <w:noProof/>
        </w:rPr>
        <w:fldChar w:fldCharType="begin" w:fldLock="1"/>
      </w:r>
      <w:r>
        <w:rPr>
          <w:noProof/>
        </w:rPr>
        <w:instrText xml:space="preserve"> PAGEREF _Toc137716235 \h </w:instrText>
      </w:r>
      <w:r>
        <w:rPr>
          <w:noProof/>
        </w:rPr>
      </w:r>
      <w:r>
        <w:rPr>
          <w:noProof/>
        </w:rPr>
        <w:fldChar w:fldCharType="separate"/>
      </w:r>
      <w:r>
        <w:rPr>
          <w:noProof/>
        </w:rPr>
        <w:t>7</w:t>
      </w:r>
      <w:r>
        <w:rPr>
          <w:noProof/>
        </w:rPr>
        <w:fldChar w:fldCharType="end"/>
      </w:r>
    </w:p>
    <w:p w14:paraId="2CB5393D" w14:textId="77777777" w:rsidR="00405277" w:rsidRPr="00596B95" w:rsidRDefault="00405277">
      <w:pPr>
        <w:pStyle w:val="TOC3"/>
        <w:rPr>
          <w:rFonts w:ascii="Calibri" w:hAnsi="Calibri"/>
          <w:noProof/>
          <w:sz w:val="22"/>
          <w:szCs w:val="22"/>
          <w:lang w:eastAsia="en-GB"/>
        </w:rPr>
      </w:pPr>
      <w:r>
        <w:rPr>
          <w:noProof/>
        </w:rPr>
        <w:t>4.2.2</w:t>
      </w:r>
      <w:r w:rsidRPr="00596B95">
        <w:rPr>
          <w:rFonts w:ascii="Calibri" w:hAnsi="Calibri"/>
          <w:noProof/>
          <w:sz w:val="22"/>
          <w:szCs w:val="22"/>
          <w:lang w:eastAsia="en-GB"/>
        </w:rPr>
        <w:tab/>
      </w:r>
      <w:r>
        <w:rPr>
          <w:noProof/>
        </w:rPr>
        <w:t>Security functional requirements on the SEPP deriving from 3GPP specifications and related test cases</w:t>
      </w:r>
      <w:r>
        <w:rPr>
          <w:noProof/>
        </w:rPr>
        <w:tab/>
      </w:r>
      <w:r>
        <w:rPr>
          <w:noProof/>
        </w:rPr>
        <w:fldChar w:fldCharType="begin" w:fldLock="1"/>
      </w:r>
      <w:r>
        <w:rPr>
          <w:noProof/>
        </w:rPr>
        <w:instrText xml:space="preserve"> PAGEREF _Toc137716236 \h </w:instrText>
      </w:r>
      <w:r>
        <w:rPr>
          <w:noProof/>
        </w:rPr>
      </w:r>
      <w:r>
        <w:rPr>
          <w:noProof/>
        </w:rPr>
        <w:fldChar w:fldCharType="separate"/>
      </w:r>
      <w:r>
        <w:rPr>
          <w:noProof/>
        </w:rPr>
        <w:t>7</w:t>
      </w:r>
      <w:r>
        <w:rPr>
          <w:noProof/>
        </w:rPr>
        <w:fldChar w:fldCharType="end"/>
      </w:r>
    </w:p>
    <w:p w14:paraId="3F619E52" w14:textId="77777777" w:rsidR="00405277" w:rsidRPr="00596B95" w:rsidRDefault="00405277">
      <w:pPr>
        <w:pStyle w:val="TOC4"/>
        <w:rPr>
          <w:rFonts w:ascii="Calibri" w:hAnsi="Calibri"/>
          <w:noProof/>
          <w:sz w:val="22"/>
          <w:szCs w:val="22"/>
          <w:lang w:eastAsia="en-GB"/>
        </w:rPr>
      </w:pPr>
      <w:r>
        <w:rPr>
          <w:noProof/>
        </w:rPr>
        <w:t>4.2.2.1</w:t>
      </w:r>
      <w:r w:rsidRPr="00596B95">
        <w:rPr>
          <w:rFonts w:ascii="Calibri" w:hAnsi="Calibri"/>
          <w:noProof/>
          <w:sz w:val="22"/>
          <w:szCs w:val="22"/>
          <w:lang w:eastAsia="en-GB"/>
        </w:rPr>
        <w:tab/>
      </w:r>
      <w:r>
        <w:rPr>
          <w:noProof/>
        </w:rPr>
        <w:t>Security functional requirements on the SEPP deriving from 3GPP specifications – general approach</w:t>
      </w:r>
      <w:r>
        <w:rPr>
          <w:noProof/>
        </w:rPr>
        <w:tab/>
      </w:r>
      <w:r>
        <w:rPr>
          <w:noProof/>
        </w:rPr>
        <w:fldChar w:fldCharType="begin" w:fldLock="1"/>
      </w:r>
      <w:r>
        <w:rPr>
          <w:noProof/>
        </w:rPr>
        <w:instrText xml:space="preserve"> PAGEREF _Toc137716237 \h </w:instrText>
      </w:r>
      <w:r>
        <w:rPr>
          <w:noProof/>
        </w:rPr>
      </w:r>
      <w:r>
        <w:rPr>
          <w:noProof/>
        </w:rPr>
        <w:fldChar w:fldCharType="separate"/>
      </w:r>
      <w:r>
        <w:rPr>
          <w:noProof/>
        </w:rPr>
        <w:t>7</w:t>
      </w:r>
      <w:r>
        <w:rPr>
          <w:noProof/>
        </w:rPr>
        <w:fldChar w:fldCharType="end"/>
      </w:r>
    </w:p>
    <w:p w14:paraId="1F037C5E" w14:textId="77777777" w:rsidR="00405277" w:rsidRPr="00596B95" w:rsidRDefault="00405277">
      <w:pPr>
        <w:pStyle w:val="TOC4"/>
        <w:rPr>
          <w:rFonts w:ascii="Calibri" w:hAnsi="Calibri"/>
          <w:noProof/>
          <w:sz w:val="22"/>
          <w:szCs w:val="22"/>
          <w:lang w:eastAsia="en-GB"/>
        </w:rPr>
      </w:pPr>
      <w:r>
        <w:rPr>
          <w:noProof/>
        </w:rPr>
        <w:t>4.2.2.2</w:t>
      </w:r>
      <w:r w:rsidRPr="00596B95">
        <w:rPr>
          <w:rFonts w:ascii="Calibri" w:hAnsi="Calibri"/>
          <w:noProof/>
          <w:sz w:val="22"/>
          <w:szCs w:val="22"/>
          <w:lang w:eastAsia="en-GB"/>
        </w:rPr>
        <w:tab/>
      </w:r>
      <w:r>
        <w:rPr>
          <w:noProof/>
        </w:rPr>
        <w:t>Correct handling of cryptographic material of peer SEPPs and IPX providers</w:t>
      </w:r>
      <w:r>
        <w:rPr>
          <w:noProof/>
        </w:rPr>
        <w:tab/>
      </w:r>
      <w:r>
        <w:rPr>
          <w:noProof/>
        </w:rPr>
        <w:fldChar w:fldCharType="begin" w:fldLock="1"/>
      </w:r>
      <w:r>
        <w:rPr>
          <w:noProof/>
        </w:rPr>
        <w:instrText xml:space="preserve"> PAGEREF _Toc137716238 \h </w:instrText>
      </w:r>
      <w:r>
        <w:rPr>
          <w:noProof/>
        </w:rPr>
      </w:r>
      <w:r>
        <w:rPr>
          <w:noProof/>
        </w:rPr>
        <w:fldChar w:fldCharType="separate"/>
      </w:r>
      <w:r>
        <w:rPr>
          <w:noProof/>
        </w:rPr>
        <w:t>7</w:t>
      </w:r>
      <w:r>
        <w:rPr>
          <w:noProof/>
        </w:rPr>
        <w:fldChar w:fldCharType="end"/>
      </w:r>
    </w:p>
    <w:p w14:paraId="63C6EE0D" w14:textId="77777777" w:rsidR="00405277" w:rsidRPr="00596B95" w:rsidRDefault="00405277">
      <w:pPr>
        <w:pStyle w:val="TOC4"/>
        <w:rPr>
          <w:rFonts w:ascii="Calibri" w:hAnsi="Calibri"/>
          <w:noProof/>
          <w:sz w:val="22"/>
          <w:szCs w:val="22"/>
          <w:lang w:eastAsia="en-GB"/>
        </w:rPr>
      </w:pPr>
      <w:r>
        <w:rPr>
          <w:noProof/>
        </w:rPr>
        <w:t>4.2.2.3</w:t>
      </w:r>
      <w:r w:rsidRPr="00596B95">
        <w:rPr>
          <w:rFonts w:ascii="Calibri" w:hAnsi="Calibri"/>
          <w:noProof/>
          <w:sz w:val="22"/>
          <w:szCs w:val="22"/>
          <w:lang w:eastAsia="en-GB"/>
        </w:rPr>
        <w:tab/>
      </w:r>
      <w:r>
        <w:rPr>
          <w:noProof/>
        </w:rPr>
        <w:t>Connection-specific scope of cryptographic material by IPX-providers</w:t>
      </w:r>
      <w:r>
        <w:rPr>
          <w:noProof/>
        </w:rPr>
        <w:tab/>
      </w:r>
      <w:r>
        <w:rPr>
          <w:noProof/>
        </w:rPr>
        <w:fldChar w:fldCharType="begin" w:fldLock="1"/>
      </w:r>
      <w:r>
        <w:rPr>
          <w:noProof/>
        </w:rPr>
        <w:instrText xml:space="preserve"> PAGEREF _Toc137716239 \h </w:instrText>
      </w:r>
      <w:r>
        <w:rPr>
          <w:noProof/>
        </w:rPr>
      </w:r>
      <w:r>
        <w:rPr>
          <w:noProof/>
        </w:rPr>
        <w:fldChar w:fldCharType="separate"/>
      </w:r>
      <w:r>
        <w:rPr>
          <w:noProof/>
        </w:rPr>
        <w:t>9</w:t>
      </w:r>
      <w:r>
        <w:rPr>
          <w:noProof/>
        </w:rPr>
        <w:fldChar w:fldCharType="end"/>
      </w:r>
    </w:p>
    <w:p w14:paraId="61A742A3" w14:textId="77777777" w:rsidR="00405277" w:rsidRPr="00596B95" w:rsidRDefault="00405277">
      <w:pPr>
        <w:pStyle w:val="TOC4"/>
        <w:rPr>
          <w:rFonts w:ascii="Calibri" w:hAnsi="Calibri"/>
          <w:noProof/>
          <w:sz w:val="22"/>
          <w:szCs w:val="22"/>
          <w:lang w:eastAsia="en-GB"/>
        </w:rPr>
      </w:pPr>
      <w:r>
        <w:rPr>
          <w:noProof/>
        </w:rPr>
        <w:t>4.2.2.4</w:t>
      </w:r>
      <w:r w:rsidRPr="00596B95">
        <w:rPr>
          <w:rFonts w:ascii="Calibri" w:hAnsi="Calibri"/>
          <w:noProof/>
          <w:sz w:val="22"/>
          <w:szCs w:val="22"/>
          <w:lang w:eastAsia="en-GB"/>
        </w:rPr>
        <w:tab/>
      </w:r>
      <w:r>
        <w:rPr>
          <w:noProof/>
        </w:rPr>
        <w:t>Correct handling of serving PLMN ID mismatch</w:t>
      </w:r>
      <w:r>
        <w:rPr>
          <w:noProof/>
        </w:rPr>
        <w:tab/>
      </w:r>
      <w:r>
        <w:rPr>
          <w:noProof/>
        </w:rPr>
        <w:fldChar w:fldCharType="begin" w:fldLock="1"/>
      </w:r>
      <w:r>
        <w:rPr>
          <w:noProof/>
        </w:rPr>
        <w:instrText xml:space="preserve"> PAGEREF _Toc137716240 \h </w:instrText>
      </w:r>
      <w:r>
        <w:rPr>
          <w:noProof/>
        </w:rPr>
      </w:r>
      <w:r>
        <w:rPr>
          <w:noProof/>
        </w:rPr>
        <w:fldChar w:fldCharType="separate"/>
      </w:r>
      <w:r>
        <w:rPr>
          <w:noProof/>
        </w:rPr>
        <w:t>10</w:t>
      </w:r>
      <w:r>
        <w:rPr>
          <w:noProof/>
        </w:rPr>
        <w:fldChar w:fldCharType="end"/>
      </w:r>
    </w:p>
    <w:p w14:paraId="68B43FDA" w14:textId="77777777" w:rsidR="00405277" w:rsidRPr="00596B95" w:rsidRDefault="00405277">
      <w:pPr>
        <w:pStyle w:val="TOC4"/>
        <w:rPr>
          <w:rFonts w:ascii="Calibri" w:hAnsi="Calibri"/>
          <w:noProof/>
          <w:sz w:val="22"/>
          <w:szCs w:val="22"/>
          <w:lang w:eastAsia="en-GB"/>
        </w:rPr>
      </w:pPr>
      <w:r>
        <w:rPr>
          <w:noProof/>
        </w:rPr>
        <w:t>4.2.2.5</w:t>
      </w:r>
      <w:r w:rsidRPr="00596B95">
        <w:rPr>
          <w:rFonts w:ascii="Calibri" w:hAnsi="Calibri"/>
          <w:noProof/>
          <w:sz w:val="22"/>
          <w:szCs w:val="22"/>
          <w:lang w:eastAsia="en-GB"/>
        </w:rPr>
        <w:tab/>
      </w:r>
      <w:r>
        <w:rPr>
          <w:noProof/>
        </w:rPr>
        <w:t>Confidential IEs replacement handling in original N32-f message</w:t>
      </w:r>
      <w:r>
        <w:rPr>
          <w:noProof/>
        </w:rPr>
        <w:tab/>
      </w:r>
      <w:r>
        <w:rPr>
          <w:noProof/>
        </w:rPr>
        <w:fldChar w:fldCharType="begin" w:fldLock="1"/>
      </w:r>
      <w:r>
        <w:rPr>
          <w:noProof/>
        </w:rPr>
        <w:instrText xml:space="preserve"> PAGEREF _Toc137716241 \h </w:instrText>
      </w:r>
      <w:r>
        <w:rPr>
          <w:noProof/>
        </w:rPr>
      </w:r>
      <w:r>
        <w:rPr>
          <w:noProof/>
        </w:rPr>
        <w:fldChar w:fldCharType="separate"/>
      </w:r>
      <w:r>
        <w:rPr>
          <w:noProof/>
        </w:rPr>
        <w:t>11</w:t>
      </w:r>
      <w:r>
        <w:rPr>
          <w:noProof/>
        </w:rPr>
        <w:fldChar w:fldCharType="end"/>
      </w:r>
    </w:p>
    <w:p w14:paraId="660289D3" w14:textId="77777777" w:rsidR="00405277" w:rsidRPr="00596B95" w:rsidRDefault="00405277">
      <w:pPr>
        <w:pStyle w:val="TOC4"/>
        <w:rPr>
          <w:rFonts w:ascii="Calibri" w:hAnsi="Calibri"/>
          <w:noProof/>
          <w:sz w:val="22"/>
          <w:szCs w:val="22"/>
          <w:lang w:eastAsia="en-GB"/>
        </w:rPr>
      </w:pPr>
      <w:r>
        <w:rPr>
          <w:noProof/>
        </w:rPr>
        <w:t>4.2.2.6</w:t>
      </w:r>
      <w:r w:rsidRPr="00596B95">
        <w:rPr>
          <w:rFonts w:ascii="Calibri" w:hAnsi="Calibri"/>
          <w:noProof/>
          <w:sz w:val="22"/>
          <w:szCs w:val="22"/>
          <w:lang w:eastAsia="en-GB"/>
        </w:rPr>
        <w:tab/>
      </w:r>
      <w:r>
        <w:rPr>
          <w:noProof/>
        </w:rPr>
        <w:t>Correct handling of protection policy mismatch</w:t>
      </w:r>
      <w:r>
        <w:rPr>
          <w:noProof/>
        </w:rPr>
        <w:tab/>
      </w:r>
      <w:r>
        <w:rPr>
          <w:noProof/>
        </w:rPr>
        <w:fldChar w:fldCharType="begin" w:fldLock="1"/>
      </w:r>
      <w:r>
        <w:rPr>
          <w:noProof/>
        </w:rPr>
        <w:instrText xml:space="preserve"> PAGEREF _Toc137716242 \h </w:instrText>
      </w:r>
      <w:r>
        <w:rPr>
          <w:noProof/>
        </w:rPr>
      </w:r>
      <w:r>
        <w:rPr>
          <w:noProof/>
        </w:rPr>
        <w:fldChar w:fldCharType="separate"/>
      </w:r>
      <w:r>
        <w:rPr>
          <w:noProof/>
        </w:rPr>
        <w:t>11</w:t>
      </w:r>
      <w:r>
        <w:rPr>
          <w:noProof/>
        </w:rPr>
        <w:fldChar w:fldCharType="end"/>
      </w:r>
    </w:p>
    <w:p w14:paraId="0A6E589E" w14:textId="77777777" w:rsidR="00405277" w:rsidRPr="00596B95" w:rsidRDefault="00405277">
      <w:pPr>
        <w:pStyle w:val="TOC4"/>
        <w:rPr>
          <w:rFonts w:ascii="Calibri" w:hAnsi="Calibri"/>
          <w:noProof/>
          <w:sz w:val="22"/>
          <w:szCs w:val="22"/>
          <w:lang w:eastAsia="en-GB"/>
        </w:rPr>
      </w:pPr>
      <w:r>
        <w:rPr>
          <w:noProof/>
        </w:rPr>
        <w:t>4.2.2.7</w:t>
      </w:r>
      <w:r w:rsidRPr="00596B95">
        <w:rPr>
          <w:rFonts w:ascii="Calibri" w:hAnsi="Calibri"/>
          <w:noProof/>
          <w:sz w:val="22"/>
          <w:szCs w:val="22"/>
          <w:lang w:eastAsia="en-GB"/>
        </w:rPr>
        <w:tab/>
      </w:r>
      <w:r>
        <w:rPr>
          <w:noProof/>
        </w:rPr>
        <w:t>JWS profile restriction</w:t>
      </w:r>
      <w:r>
        <w:rPr>
          <w:noProof/>
        </w:rPr>
        <w:tab/>
      </w:r>
      <w:r>
        <w:rPr>
          <w:noProof/>
        </w:rPr>
        <w:fldChar w:fldCharType="begin" w:fldLock="1"/>
      </w:r>
      <w:r>
        <w:rPr>
          <w:noProof/>
        </w:rPr>
        <w:instrText xml:space="preserve"> PAGEREF _Toc137716243 \h </w:instrText>
      </w:r>
      <w:r>
        <w:rPr>
          <w:noProof/>
        </w:rPr>
      </w:r>
      <w:r>
        <w:rPr>
          <w:noProof/>
        </w:rPr>
        <w:fldChar w:fldCharType="separate"/>
      </w:r>
      <w:r>
        <w:rPr>
          <w:noProof/>
        </w:rPr>
        <w:t>13</w:t>
      </w:r>
      <w:r>
        <w:rPr>
          <w:noProof/>
        </w:rPr>
        <w:fldChar w:fldCharType="end"/>
      </w:r>
    </w:p>
    <w:p w14:paraId="464A6DA1" w14:textId="77777777" w:rsidR="00405277" w:rsidRPr="00596B95" w:rsidRDefault="00405277">
      <w:pPr>
        <w:pStyle w:val="TOC4"/>
        <w:rPr>
          <w:rFonts w:ascii="Calibri" w:hAnsi="Calibri"/>
          <w:noProof/>
          <w:sz w:val="22"/>
          <w:szCs w:val="22"/>
          <w:lang w:eastAsia="en-GB"/>
        </w:rPr>
      </w:pPr>
      <w:r>
        <w:rPr>
          <w:noProof/>
        </w:rPr>
        <w:t>4.2.2.8</w:t>
      </w:r>
      <w:r w:rsidRPr="00596B95">
        <w:rPr>
          <w:rFonts w:ascii="Calibri" w:hAnsi="Calibri"/>
          <w:noProof/>
          <w:sz w:val="22"/>
          <w:szCs w:val="22"/>
          <w:lang w:eastAsia="en-GB"/>
        </w:rPr>
        <w:tab/>
      </w:r>
      <w:r>
        <w:rPr>
          <w:noProof/>
        </w:rPr>
        <w:t>No misplacement of encrypted IEs in JSON object by IPX</w:t>
      </w:r>
      <w:r>
        <w:rPr>
          <w:noProof/>
        </w:rPr>
        <w:tab/>
      </w:r>
      <w:r>
        <w:rPr>
          <w:noProof/>
        </w:rPr>
        <w:fldChar w:fldCharType="begin" w:fldLock="1"/>
      </w:r>
      <w:r>
        <w:rPr>
          <w:noProof/>
        </w:rPr>
        <w:instrText xml:space="preserve"> PAGEREF _Toc137716244 \h </w:instrText>
      </w:r>
      <w:r>
        <w:rPr>
          <w:noProof/>
        </w:rPr>
      </w:r>
      <w:r>
        <w:rPr>
          <w:noProof/>
        </w:rPr>
        <w:fldChar w:fldCharType="separate"/>
      </w:r>
      <w:r>
        <w:rPr>
          <w:noProof/>
        </w:rPr>
        <w:t>14</w:t>
      </w:r>
      <w:r>
        <w:rPr>
          <w:noProof/>
        </w:rPr>
        <w:fldChar w:fldCharType="end"/>
      </w:r>
    </w:p>
    <w:p w14:paraId="305C973A" w14:textId="77777777" w:rsidR="00405277" w:rsidRPr="00596B95" w:rsidRDefault="00405277">
      <w:pPr>
        <w:pStyle w:val="TOC5"/>
        <w:rPr>
          <w:rFonts w:ascii="Calibri" w:hAnsi="Calibri"/>
          <w:noProof/>
          <w:sz w:val="22"/>
          <w:szCs w:val="22"/>
          <w:lang w:eastAsia="en-GB"/>
        </w:rPr>
      </w:pPr>
      <w:r w:rsidRPr="00EE5CA7">
        <w:rPr>
          <w:rFonts w:eastAsia="SimSun"/>
          <w:noProof/>
        </w:rPr>
        <w:t>4.2.2.9</w:t>
      </w:r>
      <w:r w:rsidRPr="00596B95">
        <w:rPr>
          <w:rFonts w:ascii="Calibri" w:hAnsi="Calibri"/>
          <w:noProof/>
          <w:sz w:val="22"/>
          <w:szCs w:val="22"/>
          <w:lang w:eastAsia="en-GB"/>
        </w:rPr>
        <w:tab/>
      </w:r>
      <w:r w:rsidRPr="00EE5CA7">
        <w:rPr>
          <w:rFonts w:eastAsia="SimSun"/>
          <w:noProof/>
        </w:rPr>
        <w:t>Correct Handling of Inter-PLMN Routing</w:t>
      </w:r>
      <w:r>
        <w:rPr>
          <w:noProof/>
        </w:rPr>
        <w:tab/>
      </w:r>
      <w:r>
        <w:rPr>
          <w:noProof/>
        </w:rPr>
        <w:fldChar w:fldCharType="begin" w:fldLock="1"/>
      </w:r>
      <w:r>
        <w:rPr>
          <w:noProof/>
        </w:rPr>
        <w:instrText xml:space="preserve"> PAGEREF _Toc137716245 \h </w:instrText>
      </w:r>
      <w:r>
        <w:rPr>
          <w:noProof/>
        </w:rPr>
      </w:r>
      <w:r>
        <w:rPr>
          <w:noProof/>
        </w:rPr>
        <w:fldChar w:fldCharType="separate"/>
      </w:r>
      <w:r>
        <w:rPr>
          <w:noProof/>
        </w:rPr>
        <w:t>15</w:t>
      </w:r>
      <w:r>
        <w:rPr>
          <w:noProof/>
        </w:rPr>
        <w:fldChar w:fldCharType="end"/>
      </w:r>
    </w:p>
    <w:p w14:paraId="6B224876" w14:textId="77777777" w:rsidR="00405277" w:rsidRPr="00596B95" w:rsidRDefault="00405277">
      <w:pPr>
        <w:pStyle w:val="TOC5"/>
        <w:rPr>
          <w:rFonts w:ascii="Calibri" w:hAnsi="Calibri"/>
          <w:noProof/>
          <w:sz w:val="22"/>
          <w:szCs w:val="22"/>
          <w:lang w:eastAsia="en-GB"/>
        </w:rPr>
      </w:pPr>
      <w:r w:rsidRPr="00EE5CA7">
        <w:rPr>
          <w:rFonts w:eastAsia="SimSun"/>
          <w:noProof/>
        </w:rPr>
        <w:t>4.2.2.10</w:t>
      </w:r>
      <w:r w:rsidRPr="00596B95">
        <w:rPr>
          <w:rFonts w:ascii="Calibri" w:hAnsi="Calibri"/>
          <w:noProof/>
          <w:sz w:val="22"/>
          <w:szCs w:val="22"/>
          <w:lang w:eastAsia="en-GB"/>
        </w:rPr>
        <w:tab/>
      </w:r>
      <w:r w:rsidRPr="00EE5CA7">
        <w:rPr>
          <w:rFonts w:eastAsia="SimSun"/>
          <w:noProof/>
        </w:rPr>
        <w:t>Correct Handling of Custom HTTP Header with PRINS Security</w:t>
      </w:r>
      <w:r>
        <w:rPr>
          <w:noProof/>
        </w:rPr>
        <w:tab/>
      </w:r>
      <w:r>
        <w:rPr>
          <w:noProof/>
        </w:rPr>
        <w:fldChar w:fldCharType="begin" w:fldLock="1"/>
      </w:r>
      <w:r>
        <w:rPr>
          <w:noProof/>
        </w:rPr>
        <w:instrText xml:space="preserve"> PAGEREF _Toc137716246 \h </w:instrText>
      </w:r>
      <w:r>
        <w:rPr>
          <w:noProof/>
        </w:rPr>
      </w:r>
      <w:r>
        <w:rPr>
          <w:noProof/>
        </w:rPr>
        <w:fldChar w:fldCharType="separate"/>
      </w:r>
      <w:r>
        <w:rPr>
          <w:noProof/>
        </w:rPr>
        <w:t>16</w:t>
      </w:r>
      <w:r>
        <w:rPr>
          <w:noProof/>
        </w:rPr>
        <w:fldChar w:fldCharType="end"/>
      </w:r>
    </w:p>
    <w:p w14:paraId="1D42C025" w14:textId="77777777" w:rsidR="00405277" w:rsidRPr="00596B95" w:rsidRDefault="00405277">
      <w:pPr>
        <w:pStyle w:val="TOC3"/>
        <w:rPr>
          <w:rFonts w:ascii="Calibri" w:hAnsi="Calibri"/>
          <w:noProof/>
          <w:sz w:val="22"/>
          <w:szCs w:val="22"/>
          <w:lang w:eastAsia="en-GB"/>
        </w:rPr>
      </w:pPr>
      <w:r>
        <w:rPr>
          <w:noProof/>
        </w:rPr>
        <w:t>4.2.3</w:t>
      </w:r>
      <w:r w:rsidRPr="00596B95">
        <w:rPr>
          <w:rFonts w:ascii="Calibri" w:hAnsi="Calibri"/>
          <w:noProof/>
          <w:sz w:val="22"/>
          <w:szCs w:val="22"/>
          <w:lang w:eastAsia="en-GB"/>
        </w:rPr>
        <w:tab/>
      </w:r>
      <w:r>
        <w:rPr>
          <w:noProof/>
        </w:rPr>
        <w:t>Technical Baseline</w:t>
      </w:r>
      <w:r>
        <w:rPr>
          <w:noProof/>
        </w:rPr>
        <w:tab/>
      </w:r>
      <w:r>
        <w:rPr>
          <w:noProof/>
        </w:rPr>
        <w:fldChar w:fldCharType="begin" w:fldLock="1"/>
      </w:r>
      <w:r>
        <w:rPr>
          <w:noProof/>
        </w:rPr>
        <w:instrText xml:space="preserve"> PAGEREF _Toc137716247 \h </w:instrText>
      </w:r>
      <w:r>
        <w:rPr>
          <w:noProof/>
        </w:rPr>
      </w:r>
      <w:r>
        <w:rPr>
          <w:noProof/>
        </w:rPr>
        <w:fldChar w:fldCharType="separate"/>
      </w:r>
      <w:r>
        <w:rPr>
          <w:noProof/>
        </w:rPr>
        <w:t>17</w:t>
      </w:r>
      <w:r>
        <w:rPr>
          <w:noProof/>
        </w:rPr>
        <w:fldChar w:fldCharType="end"/>
      </w:r>
    </w:p>
    <w:p w14:paraId="24D206DD" w14:textId="77777777" w:rsidR="00405277" w:rsidRPr="00596B95" w:rsidRDefault="00405277">
      <w:pPr>
        <w:pStyle w:val="TOC4"/>
        <w:rPr>
          <w:rFonts w:ascii="Calibri" w:hAnsi="Calibri"/>
          <w:noProof/>
          <w:sz w:val="22"/>
          <w:szCs w:val="22"/>
          <w:lang w:eastAsia="en-GB"/>
        </w:rPr>
      </w:pPr>
      <w:r>
        <w:rPr>
          <w:noProof/>
        </w:rPr>
        <w:t>4.2.3.1</w:t>
      </w:r>
      <w:r w:rsidRPr="00596B95">
        <w:rPr>
          <w:rFonts w:ascii="Calibri" w:hAnsi="Calibri"/>
          <w:noProof/>
          <w:sz w:val="22"/>
          <w:szCs w:val="22"/>
          <w:lang w:eastAsia="en-GB"/>
        </w:rPr>
        <w:tab/>
      </w:r>
      <w:r>
        <w:rPr>
          <w:noProof/>
        </w:rPr>
        <w:t>Introduction</w:t>
      </w:r>
      <w:r>
        <w:rPr>
          <w:noProof/>
        </w:rPr>
        <w:tab/>
      </w:r>
      <w:r>
        <w:rPr>
          <w:noProof/>
        </w:rPr>
        <w:fldChar w:fldCharType="begin" w:fldLock="1"/>
      </w:r>
      <w:r>
        <w:rPr>
          <w:noProof/>
        </w:rPr>
        <w:instrText xml:space="preserve"> PAGEREF _Toc137716248 \h </w:instrText>
      </w:r>
      <w:r>
        <w:rPr>
          <w:noProof/>
        </w:rPr>
      </w:r>
      <w:r>
        <w:rPr>
          <w:noProof/>
        </w:rPr>
        <w:fldChar w:fldCharType="separate"/>
      </w:r>
      <w:r>
        <w:rPr>
          <w:noProof/>
        </w:rPr>
        <w:t>17</w:t>
      </w:r>
      <w:r>
        <w:rPr>
          <w:noProof/>
        </w:rPr>
        <w:fldChar w:fldCharType="end"/>
      </w:r>
    </w:p>
    <w:p w14:paraId="285E0156" w14:textId="77777777" w:rsidR="00405277" w:rsidRPr="00596B95" w:rsidRDefault="00405277">
      <w:pPr>
        <w:pStyle w:val="TOC4"/>
        <w:rPr>
          <w:rFonts w:ascii="Calibri" w:hAnsi="Calibri"/>
          <w:noProof/>
          <w:sz w:val="22"/>
          <w:szCs w:val="22"/>
          <w:lang w:eastAsia="en-GB"/>
        </w:rPr>
      </w:pPr>
      <w:r>
        <w:rPr>
          <w:noProof/>
        </w:rPr>
        <w:t>4.2.3.2</w:t>
      </w:r>
      <w:r w:rsidRPr="00596B95">
        <w:rPr>
          <w:rFonts w:ascii="Calibri" w:hAnsi="Calibri"/>
          <w:noProof/>
          <w:sz w:val="22"/>
          <w:szCs w:val="22"/>
          <w:lang w:eastAsia="en-GB"/>
        </w:rPr>
        <w:tab/>
      </w:r>
      <w:r>
        <w:rPr>
          <w:noProof/>
        </w:rPr>
        <w:t>Protecting</w:t>
      </w:r>
      <w:r w:rsidRPr="00EE5CA7">
        <w:rPr>
          <w:noProof/>
          <w:spacing w:val="-12"/>
        </w:rPr>
        <w:t xml:space="preserve"> </w:t>
      </w:r>
      <w:r>
        <w:rPr>
          <w:noProof/>
        </w:rPr>
        <w:t>data</w:t>
      </w:r>
      <w:r w:rsidRPr="00EE5CA7">
        <w:rPr>
          <w:noProof/>
          <w:spacing w:val="-5"/>
        </w:rPr>
        <w:t xml:space="preserve"> </w:t>
      </w:r>
      <w:r>
        <w:rPr>
          <w:noProof/>
        </w:rPr>
        <w:t>and</w:t>
      </w:r>
      <w:r w:rsidRPr="00EE5CA7">
        <w:rPr>
          <w:noProof/>
          <w:spacing w:val="-4"/>
        </w:rPr>
        <w:t xml:space="preserve"> </w:t>
      </w:r>
      <w:r>
        <w:rPr>
          <w:noProof/>
        </w:rPr>
        <w:t>information</w:t>
      </w:r>
      <w:r>
        <w:rPr>
          <w:noProof/>
        </w:rPr>
        <w:tab/>
      </w:r>
      <w:r>
        <w:rPr>
          <w:noProof/>
        </w:rPr>
        <w:fldChar w:fldCharType="begin" w:fldLock="1"/>
      </w:r>
      <w:r>
        <w:rPr>
          <w:noProof/>
        </w:rPr>
        <w:instrText xml:space="preserve"> PAGEREF _Toc137716249 \h </w:instrText>
      </w:r>
      <w:r>
        <w:rPr>
          <w:noProof/>
        </w:rPr>
      </w:r>
      <w:r>
        <w:rPr>
          <w:noProof/>
        </w:rPr>
        <w:fldChar w:fldCharType="separate"/>
      </w:r>
      <w:r>
        <w:rPr>
          <w:noProof/>
        </w:rPr>
        <w:t>17</w:t>
      </w:r>
      <w:r>
        <w:rPr>
          <w:noProof/>
        </w:rPr>
        <w:fldChar w:fldCharType="end"/>
      </w:r>
    </w:p>
    <w:p w14:paraId="39660ACC" w14:textId="77777777" w:rsidR="00405277" w:rsidRPr="00596B95" w:rsidRDefault="00405277">
      <w:pPr>
        <w:pStyle w:val="TOC5"/>
        <w:rPr>
          <w:rFonts w:ascii="Calibri" w:hAnsi="Calibri"/>
          <w:noProof/>
          <w:sz w:val="22"/>
          <w:szCs w:val="22"/>
          <w:lang w:eastAsia="en-GB"/>
        </w:rPr>
      </w:pPr>
      <w:r>
        <w:rPr>
          <w:noProof/>
        </w:rPr>
        <w:t>4.2.3.2.1</w:t>
      </w:r>
      <w:r w:rsidRPr="00596B95">
        <w:rPr>
          <w:rFonts w:ascii="Calibri" w:hAnsi="Calibri"/>
          <w:noProof/>
          <w:sz w:val="22"/>
          <w:szCs w:val="22"/>
          <w:lang w:eastAsia="en-GB"/>
        </w:rPr>
        <w:tab/>
      </w:r>
      <w:r>
        <w:rPr>
          <w:noProof/>
        </w:rPr>
        <w:t>Protecting</w:t>
      </w:r>
      <w:r w:rsidRPr="00EE5CA7">
        <w:rPr>
          <w:noProof/>
          <w:spacing w:val="-12"/>
        </w:rPr>
        <w:t xml:space="preserve"> </w:t>
      </w:r>
      <w:r>
        <w:rPr>
          <w:noProof/>
        </w:rPr>
        <w:t>data</w:t>
      </w:r>
      <w:r w:rsidRPr="00EE5CA7">
        <w:rPr>
          <w:noProof/>
          <w:spacing w:val="-5"/>
        </w:rPr>
        <w:t xml:space="preserve"> </w:t>
      </w:r>
      <w:r>
        <w:rPr>
          <w:noProof/>
        </w:rPr>
        <w:t>and</w:t>
      </w:r>
      <w:r w:rsidRPr="00EE5CA7">
        <w:rPr>
          <w:noProof/>
          <w:spacing w:val="-4"/>
        </w:rPr>
        <w:t xml:space="preserve"> </w:t>
      </w:r>
      <w:r>
        <w:rPr>
          <w:noProof/>
        </w:rPr>
        <w:t>information – general</w:t>
      </w:r>
      <w:r>
        <w:rPr>
          <w:noProof/>
        </w:rPr>
        <w:tab/>
      </w:r>
      <w:r>
        <w:rPr>
          <w:noProof/>
        </w:rPr>
        <w:fldChar w:fldCharType="begin" w:fldLock="1"/>
      </w:r>
      <w:r>
        <w:rPr>
          <w:noProof/>
        </w:rPr>
        <w:instrText xml:space="preserve"> PAGEREF _Toc137716250 \h </w:instrText>
      </w:r>
      <w:r>
        <w:rPr>
          <w:noProof/>
        </w:rPr>
      </w:r>
      <w:r>
        <w:rPr>
          <w:noProof/>
        </w:rPr>
        <w:fldChar w:fldCharType="separate"/>
      </w:r>
      <w:r>
        <w:rPr>
          <w:noProof/>
        </w:rPr>
        <w:t>17</w:t>
      </w:r>
      <w:r>
        <w:rPr>
          <w:noProof/>
        </w:rPr>
        <w:fldChar w:fldCharType="end"/>
      </w:r>
    </w:p>
    <w:p w14:paraId="1AB903B0" w14:textId="77777777" w:rsidR="00405277" w:rsidRPr="00596B95" w:rsidRDefault="00405277">
      <w:pPr>
        <w:pStyle w:val="TOC5"/>
        <w:rPr>
          <w:rFonts w:ascii="Calibri" w:hAnsi="Calibri"/>
          <w:noProof/>
          <w:sz w:val="22"/>
          <w:szCs w:val="22"/>
          <w:lang w:eastAsia="en-GB"/>
        </w:rPr>
      </w:pPr>
      <w:r>
        <w:rPr>
          <w:noProof/>
        </w:rPr>
        <w:t>4.2.3.2.2</w:t>
      </w:r>
      <w:r w:rsidRPr="00596B95">
        <w:rPr>
          <w:rFonts w:ascii="Calibri" w:hAnsi="Calibri"/>
          <w:noProof/>
          <w:sz w:val="22"/>
          <w:szCs w:val="22"/>
          <w:lang w:eastAsia="en-GB"/>
        </w:rPr>
        <w:tab/>
      </w:r>
      <w:r>
        <w:rPr>
          <w:noProof/>
        </w:rPr>
        <w:t>Protecting</w:t>
      </w:r>
      <w:r w:rsidRPr="00EE5CA7">
        <w:rPr>
          <w:noProof/>
          <w:spacing w:val="-12"/>
        </w:rPr>
        <w:t xml:space="preserve"> </w:t>
      </w:r>
      <w:r>
        <w:rPr>
          <w:noProof/>
        </w:rPr>
        <w:t>data</w:t>
      </w:r>
      <w:r w:rsidRPr="00EE5CA7">
        <w:rPr>
          <w:noProof/>
          <w:spacing w:val="-5"/>
        </w:rPr>
        <w:t xml:space="preserve"> </w:t>
      </w:r>
      <w:r>
        <w:rPr>
          <w:noProof/>
        </w:rPr>
        <w:t>and</w:t>
      </w:r>
      <w:r w:rsidRPr="00EE5CA7">
        <w:rPr>
          <w:noProof/>
          <w:spacing w:val="-4"/>
        </w:rPr>
        <w:t xml:space="preserve"> </w:t>
      </w:r>
      <w:r>
        <w:rPr>
          <w:noProof/>
        </w:rPr>
        <w:t>information – unauthorized viewing</w:t>
      </w:r>
      <w:r>
        <w:rPr>
          <w:noProof/>
        </w:rPr>
        <w:tab/>
      </w:r>
      <w:r>
        <w:rPr>
          <w:noProof/>
        </w:rPr>
        <w:fldChar w:fldCharType="begin" w:fldLock="1"/>
      </w:r>
      <w:r>
        <w:rPr>
          <w:noProof/>
        </w:rPr>
        <w:instrText xml:space="preserve"> PAGEREF _Toc137716251 \h </w:instrText>
      </w:r>
      <w:r>
        <w:rPr>
          <w:noProof/>
        </w:rPr>
      </w:r>
      <w:r>
        <w:rPr>
          <w:noProof/>
        </w:rPr>
        <w:fldChar w:fldCharType="separate"/>
      </w:r>
      <w:r>
        <w:rPr>
          <w:noProof/>
        </w:rPr>
        <w:t>17</w:t>
      </w:r>
      <w:r>
        <w:rPr>
          <w:noProof/>
        </w:rPr>
        <w:fldChar w:fldCharType="end"/>
      </w:r>
    </w:p>
    <w:p w14:paraId="46CF26AB" w14:textId="77777777" w:rsidR="00405277" w:rsidRPr="00596B95" w:rsidRDefault="00405277">
      <w:pPr>
        <w:pStyle w:val="TOC5"/>
        <w:rPr>
          <w:rFonts w:ascii="Calibri" w:hAnsi="Calibri"/>
          <w:noProof/>
          <w:sz w:val="22"/>
          <w:szCs w:val="22"/>
          <w:lang w:eastAsia="en-GB"/>
        </w:rPr>
      </w:pPr>
      <w:r>
        <w:rPr>
          <w:noProof/>
        </w:rPr>
        <w:t>4.2.3.2.3</w:t>
      </w:r>
      <w:r w:rsidRPr="00596B95">
        <w:rPr>
          <w:rFonts w:ascii="Calibri" w:hAnsi="Calibri"/>
          <w:noProof/>
          <w:sz w:val="22"/>
          <w:szCs w:val="22"/>
          <w:lang w:eastAsia="en-GB"/>
        </w:rPr>
        <w:tab/>
      </w:r>
      <w:r>
        <w:rPr>
          <w:noProof/>
        </w:rPr>
        <w:t>Protecting</w:t>
      </w:r>
      <w:r w:rsidRPr="00EE5CA7">
        <w:rPr>
          <w:noProof/>
          <w:spacing w:val="-12"/>
        </w:rPr>
        <w:t xml:space="preserve"> </w:t>
      </w:r>
      <w:r>
        <w:rPr>
          <w:noProof/>
        </w:rPr>
        <w:t>data</w:t>
      </w:r>
      <w:r w:rsidRPr="00EE5CA7">
        <w:rPr>
          <w:noProof/>
          <w:spacing w:val="-5"/>
        </w:rPr>
        <w:t xml:space="preserve"> </w:t>
      </w:r>
      <w:r>
        <w:rPr>
          <w:noProof/>
        </w:rPr>
        <w:t>and</w:t>
      </w:r>
      <w:r w:rsidRPr="00EE5CA7">
        <w:rPr>
          <w:noProof/>
          <w:spacing w:val="-4"/>
        </w:rPr>
        <w:t xml:space="preserve"> </w:t>
      </w:r>
      <w:r>
        <w:rPr>
          <w:noProof/>
        </w:rPr>
        <w:t>information in storage</w:t>
      </w:r>
      <w:r>
        <w:rPr>
          <w:noProof/>
        </w:rPr>
        <w:tab/>
      </w:r>
      <w:r>
        <w:rPr>
          <w:noProof/>
        </w:rPr>
        <w:fldChar w:fldCharType="begin" w:fldLock="1"/>
      </w:r>
      <w:r>
        <w:rPr>
          <w:noProof/>
        </w:rPr>
        <w:instrText xml:space="preserve"> PAGEREF _Toc137716252 \h </w:instrText>
      </w:r>
      <w:r>
        <w:rPr>
          <w:noProof/>
        </w:rPr>
      </w:r>
      <w:r>
        <w:rPr>
          <w:noProof/>
        </w:rPr>
        <w:fldChar w:fldCharType="separate"/>
      </w:r>
      <w:r>
        <w:rPr>
          <w:noProof/>
        </w:rPr>
        <w:t>17</w:t>
      </w:r>
      <w:r>
        <w:rPr>
          <w:noProof/>
        </w:rPr>
        <w:fldChar w:fldCharType="end"/>
      </w:r>
    </w:p>
    <w:p w14:paraId="140B3CA6" w14:textId="77777777" w:rsidR="00405277" w:rsidRPr="00596B95" w:rsidRDefault="00405277">
      <w:pPr>
        <w:pStyle w:val="TOC5"/>
        <w:rPr>
          <w:rFonts w:ascii="Calibri" w:hAnsi="Calibri"/>
          <w:noProof/>
          <w:sz w:val="22"/>
          <w:szCs w:val="22"/>
          <w:lang w:eastAsia="en-GB"/>
        </w:rPr>
      </w:pPr>
      <w:r>
        <w:rPr>
          <w:noProof/>
        </w:rPr>
        <w:t>4.2.3.2.4</w:t>
      </w:r>
      <w:r w:rsidRPr="00596B95">
        <w:rPr>
          <w:rFonts w:ascii="Calibri" w:hAnsi="Calibri"/>
          <w:noProof/>
          <w:sz w:val="22"/>
          <w:szCs w:val="22"/>
          <w:lang w:eastAsia="en-GB"/>
        </w:rPr>
        <w:tab/>
      </w:r>
      <w:r>
        <w:rPr>
          <w:noProof/>
        </w:rPr>
        <w:t>Protecting</w:t>
      </w:r>
      <w:r w:rsidRPr="00EE5CA7">
        <w:rPr>
          <w:noProof/>
          <w:spacing w:val="-12"/>
        </w:rPr>
        <w:t xml:space="preserve"> </w:t>
      </w:r>
      <w:r>
        <w:rPr>
          <w:noProof/>
        </w:rPr>
        <w:t>data</w:t>
      </w:r>
      <w:r w:rsidRPr="00EE5CA7">
        <w:rPr>
          <w:noProof/>
          <w:spacing w:val="-5"/>
        </w:rPr>
        <w:t xml:space="preserve"> </w:t>
      </w:r>
      <w:r>
        <w:rPr>
          <w:noProof/>
        </w:rPr>
        <w:t>and</w:t>
      </w:r>
      <w:r w:rsidRPr="00EE5CA7">
        <w:rPr>
          <w:noProof/>
          <w:spacing w:val="-4"/>
        </w:rPr>
        <w:t xml:space="preserve"> </w:t>
      </w:r>
      <w:r>
        <w:rPr>
          <w:noProof/>
        </w:rPr>
        <w:t>information in transfer</w:t>
      </w:r>
      <w:r>
        <w:rPr>
          <w:noProof/>
        </w:rPr>
        <w:tab/>
      </w:r>
      <w:r>
        <w:rPr>
          <w:noProof/>
        </w:rPr>
        <w:fldChar w:fldCharType="begin" w:fldLock="1"/>
      </w:r>
      <w:r>
        <w:rPr>
          <w:noProof/>
        </w:rPr>
        <w:instrText xml:space="preserve"> PAGEREF _Toc137716253 \h </w:instrText>
      </w:r>
      <w:r>
        <w:rPr>
          <w:noProof/>
        </w:rPr>
      </w:r>
      <w:r>
        <w:rPr>
          <w:noProof/>
        </w:rPr>
        <w:fldChar w:fldCharType="separate"/>
      </w:r>
      <w:r>
        <w:rPr>
          <w:noProof/>
        </w:rPr>
        <w:t>17</w:t>
      </w:r>
      <w:r>
        <w:rPr>
          <w:noProof/>
        </w:rPr>
        <w:fldChar w:fldCharType="end"/>
      </w:r>
    </w:p>
    <w:p w14:paraId="0E226D92" w14:textId="77777777" w:rsidR="00405277" w:rsidRPr="00596B95" w:rsidRDefault="00405277">
      <w:pPr>
        <w:pStyle w:val="TOC5"/>
        <w:rPr>
          <w:rFonts w:ascii="Calibri" w:hAnsi="Calibri"/>
          <w:noProof/>
          <w:sz w:val="22"/>
          <w:szCs w:val="22"/>
          <w:lang w:eastAsia="en-GB"/>
        </w:rPr>
      </w:pPr>
      <w:r>
        <w:rPr>
          <w:noProof/>
        </w:rPr>
        <w:t>4.2.3.2.5</w:t>
      </w:r>
      <w:r w:rsidRPr="00596B95">
        <w:rPr>
          <w:rFonts w:ascii="Calibri" w:hAnsi="Calibri"/>
          <w:noProof/>
          <w:sz w:val="22"/>
          <w:szCs w:val="22"/>
          <w:lang w:eastAsia="en-GB"/>
        </w:rPr>
        <w:tab/>
      </w:r>
      <w:r>
        <w:rPr>
          <w:noProof/>
        </w:rPr>
        <w:t>Logging access to personal data</w:t>
      </w:r>
      <w:r>
        <w:rPr>
          <w:noProof/>
        </w:rPr>
        <w:tab/>
      </w:r>
      <w:r>
        <w:rPr>
          <w:noProof/>
        </w:rPr>
        <w:fldChar w:fldCharType="begin" w:fldLock="1"/>
      </w:r>
      <w:r>
        <w:rPr>
          <w:noProof/>
        </w:rPr>
        <w:instrText xml:space="preserve"> PAGEREF _Toc137716254 \h </w:instrText>
      </w:r>
      <w:r>
        <w:rPr>
          <w:noProof/>
        </w:rPr>
      </w:r>
      <w:r>
        <w:rPr>
          <w:noProof/>
        </w:rPr>
        <w:fldChar w:fldCharType="separate"/>
      </w:r>
      <w:r>
        <w:rPr>
          <w:noProof/>
        </w:rPr>
        <w:t>17</w:t>
      </w:r>
      <w:r>
        <w:rPr>
          <w:noProof/>
        </w:rPr>
        <w:fldChar w:fldCharType="end"/>
      </w:r>
    </w:p>
    <w:p w14:paraId="59D23588" w14:textId="77777777" w:rsidR="00405277" w:rsidRPr="00596B95" w:rsidRDefault="00405277">
      <w:pPr>
        <w:pStyle w:val="TOC4"/>
        <w:rPr>
          <w:rFonts w:ascii="Calibri" w:hAnsi="Calibri"/>
          <w:noProof/>
          <w:sz w:val="22"/>
          <w:szCs w:val="22"/>
          <w:lang w:eastAsia="en-GB"/>
        </w:rPr>
      </w:pPr>
      <w:r>
        <w:rPr>
          <w:noProof/>
        </w:rPr>
        <w:t>4.2.3.3</w:t>
      </w:r>
      <w:r w:rsidRPr="00596B95">
        <w:rPr>
          <w:rFonts w:ascii="Calibri" w:hAnsi="Calibri"/>
          <w:noProof/>
          <w:sz w:val="22"/>
          <w:szCs w:val="22"/>
          <w:lang w:eastAsia="en-GB"/>
        </w:rPr>
        <w:tab/>
      </w:r>
      <w:r>
        <w:rPr>
          <w:noProof/>
        </w:rPr>
        <w:t>Protecting</w:t>
      </w:r>
      <w:r w:rsidRPr="00EE5CA7">
        <w:rPr>
          <w:noProof/>
          <w:spacing w:val="-12"/>
        </w:rPr>
        <w:t xml:space="preserve"> </w:t>
      </w:r>
      <w:r>
        <w:rPr>
          <w:noProof/>
        </w:rPr>
        <w:t>availability</w:t>
      </w:r>
      <w:r w:rsidRPr="00EE5CA7">
        <w:rPr>
          <w:noProof/>
          <w:spacing w:val="-12"/>
        </w:rPr>
        <w:t xml:space="preserve"> </w:t>
      </w:r>
      <w:r>
        <w:rPr>
          <w:noProof/>
        </w:rPr>
        <w:t>and</w:t>
      </w:r>
      <w:r w:rsidRPr="00EE5CA7">
        <w:rPr>
          <w:noProof/>
          <w:spacing w:val="-4"/>
        </w:rPr>
        <w:t xml:space="preserve"> </w:t>
      </w:r>
      <w:r>
        <w:rPr>
          <w:noProof/>
        </w:rPr>
        <w:t>integrity</w:t>
      </w:r>
      <w:r>
        <w:rPr>
          <w:noProof/>
        </w:rPr>
        <w:tab/>
      </w:r>
      <w:r>
        <w:rPr>
          <w:noProof/>
        </w:rPr>
        <w:fldChar w:fldCharType="begin" w:fldLock="1"/>
      </w:r>
      <w:r>
        <w:rPr>
          <w:noProof/>
        </w:rPr>
        <w:instrText xml:space="preserve"> PAGEREF _Toc137716255 \h </w:instrText>
      </w:r>
      <w:r>
        <w:rPr>
          <w:noProof/>
        </w:rPr>
      </w:r>
      <w:r>
        <w:rPr>
          <w:noProof/>
        </w:rPr>
        <w:fldChar w:fldCharType="separate"/>
      </w:r>
      <w:r>
        <w:rPr>
          <w:noProof/>
        </w:rPr>
        <w:t>17</w:t>
      </w:r>
      <w:r>
        <w:rPr>
          <w:noProof/>
        </w:rPr>
        <w:fldChar w:fldCharType="end"/>
      </w:r>
    </w:p>
    <w:p w14:paraId="705C84C9" w14:textId="77777777" w:rsidR="00405277" w:rsidRPr="00596B95" w:rsidRDefault="00405277">
      <w:pPr>
        <w:pStyle w:val="TOC4"/>
        <w:rPr>
          <w:rFonts w:ascii="Calibri" w:hAnsi="Calibri"/>
          <w:noProof/>
          <w:sz w:val="22"/>
          <w:szCs w:val="22"/>
          <w:lang w:eastAsia="en-GB"/>
        </w:rPr>
      </w:pPr>
      <w:r>
        <w:rPr>
          <w:noProof/>
        </w:rPr>
        <w:t>4.2.3.4</w:t>
      </w:r>
      <w:r w:rsidRPr="00596B95">
        <w:rPr>
          <w:rFonts w:ascii="Calibri" w:hAnsi="Calibri"/>
          <w:noProof/>
          <w:sz w:val="22"/>
          <w:szCs w:val="22"/>
          <w:lang w:eastAsia="en-GB"/>
        </w:rPr>
        <w:tab/>
      </w:r>
      <w:r>
        <w:rPr>
          <w:noProof/>
        </w:rPr>
        <w:t>Authentication</w:t>
      </w:r>
      <w:r w:rsidRPr="00EE5CA7">
        <w:rPr>
          <w:noProof/>
          <w:spacing w:val="-17"/>
        </w:rPr>
        <w:t xml:space="preserve"> </w:t>
      </w:r>
      <w:r>
        <w:rPr>
          <w:noProof/>
        </w:rPr>
        <w:t>and</w:t>
      </w:r>
      <w:r w:rsidRPr="00EE5CA7">
        <w:rPr>
          <w:noProof/>
          <w:spacing w:val="-4"/>
        </w:rPr>
        <w:t xml:space="preserve"> </w:t>
      </w:r>
      <w:r>
        <w:rPr>
          <w:noProof/>
        </w:rPr>
        <w:t>authorization</w:t>
      </w:r>
      <w:r>
        <w:rPr>
          <w:noProof/>
        </w:rPr>
        <w:tab/>
      </w:r>
      <w:r>
        <w:rPr>
          <w:noProof/>
        </w:rPr>
        <w:fldChar w:fldCharType="begin" w:fldLock="1"/>
      </w:r>
      <w:r>
        <w:rPr>
          <w:noProof/>
        </w:rPr>
        <w:instrText xml:space="preserve"> PAGEREF _Toc137716256 \h </w:instrText>
      </w:r>
      <w:r>
        <w:rPr>
          <w:noProof/>
        </w:rPr>
      </w:r>
      <w:r>
        <w:rPr>
          <w:noProof/>
        </w:rPr>
        <w:fldChar w:fldCharType="separate"/>
      </w:r>
      <w:r>
        <w:rPr>
          <w:noProof/>
        </w:rPr>
        <w:t>17</w:t>
      </w:r>
      <w:r>
        <w:rPr>
          <w:noProof/>
        </w:rPr>
        <w:fldChar w:fldCharType="end"/>
      </w:r>
    </w:p>
    <w:p w14:paraId="285EFFD1" w14:textId="77777777" w:rsidR="00405277" w:rsidRPr="00596B95" w:rsidRDefault="00405277">
      <w:pPr>
        <w:pStyle w:val="TOC4"/>
        <w:rPr>
          <w:rFonts w:ascii="Calibri" w:hAnsi="Calibri"/>
          <w:noProof/>
          <w:sz w:val="22"/>
          <w:szCs w:val="22"/>
          <w:lang w:eastAsia="en-GB"/>
        </w:rPr>
      </w:pPr>
      <w:r>
        <w:rPr>
          <w:noProof/>
        </w:rPr>
        <w:t>4.2.3.5</w:t>
      </w:r>
      <w:r w:rsidRPr="00596B95">
        <w:rPr>
          <w:rFonts w:ascii="Calibri" w:hAnsi="Calibri"/>
          <w:noProof/>
          <w:sz w:val="22"/>
          <w:szCs w:val="22"/>
          <w:lang w:eastAsia="en-GB"/>
        </w:rPr>
        <w:tab/>
      </w:r>
      <w:r>
        <w:rPr>
          <w:noProof/>
        </w:rPr>
        <w:t>Protecting</w:t>
      </w:r>
      <w:r w:rsidRPr="00EE5CA7">
        <w:rPr>
          <w:noProof/>
          <w:spacing w:val="-12"/>
        </w:rPr>
        <w:t xml:space="preserve"> </w:t>
      </w:r>
      <w:r>
        <w:rPr>
          <w:noProof/>
        </w:rPr>
        <w:t>sessions</w:t>
      </w:r>
      <w:r>
        <w:rPr>
          <w:noProof/>
        </w:rPr>
        <w:tab/>
      </w:r>
      <w:r>
        <w:rPr>
          <w:noProof/>
        </w:rPr>
        <w:fldChar w:fldCharType="begin" w:fldLock="1"/>
      </w:r>
      <w:r>
        <w:rPr>
          <w:noProof/>
        </w:rPr>
        <w:instrText xml:space="preserve"> PAGEREF _Toc137716257 \h </w:instrText>
      </w:r>
      <w:r>
        <w:rPr>
          <w:noProof/>
        </w:rPr>
      </w:r>
      <w:r>
        <w:rPr>
          <w:noProof/>
        </w:rPr>
        <w:fldChar w:fldCharType="separate"/>
      </w:r>
      <w:r>
        <w:rPr>
          <w:noProof/>
        </w:rPr>
        <w:t>17</w:t>
      </w:r>
      <w:r>
        <w:rPr>
          <w:noProof/>
        </w:rPr>
        <w:fldChar w:fldCharType="end"/>
      </w:r>
    </w:p>
    <w:p w14:paraId="5F88C4DF" w14:textId="77777777" w:rsidR="00405277" w:rsidRPr="00596B95" w:rsidRDefault="00405277">
      <w:pPr>
        <w:pStyle w:val="TOC4"/>
        <w:rPr>
          <w:rFonts w:ascii="Calibri" w:hAnsi="Calibri"/>
          <w:noProof/>
          <w:sz w:val="22"/>
          <w:szCs w:val="22"/>
          <w:lang w:eastAsia="en-GB"/>
        </w:rPr>
      </w:pPr>
      <w:r>
        <w:rPr>
          <w:noProof/>
        </w:rPr>
        <w:t>4.2.3.6</w:t>
      </w:r>
      <w:r w:rsidRPr="00596B95">
        <w:rPr>
          <w:rFonts w:ascii="Calibri" w:hAnsi="Calibri"/>
          <w:noProof/>
          <w:sz w:val="22"/>
          <w:szCs w:val="22"/>
          <w:lang w:eastAsia="en-GB"/>
        </w:rPr>
        <w:tab/>
      </w:r>
      <w:r>
        <w:rPr>
          <w:noProof/>
        </w:rPr>
        <w:t>Logging</w:t>
      </w:r>
      <w:r>
        <w:rPr>
          <w:noProof/>
        </w:rPr>
        <w:tab/>
      </w:r>
      <w:r>
        <w:rPr>
          <w:noProof/>
        </w:rPr>
        <w:fldChar w:fldCharType="begin" w:fldLock="1"/>
      </w:r>
      <w:r>
        <w:rPr>
          <w:noProof/>
        </w:rPr>
        <w:instrText xml:space="preserve"> PAGEREF _Toc137716258 \h </w:instrText>
      </w:r>
      <w:r>
        <w:rPr>
          <w:noProof/>
        </w:rPr>
      </w:r>
      <w:r>
        <w:rPr>
          <w:noProof/>
        </w:rPr>
        <w:fldChar w:fldCharType="separate"/>
      </w:r>
      <w:r>
        <w:rPr>
          <w:noProof/>
        </w:rPr>
        <w:t>18</w:t>
      </w:r>
      <w:r>
        <w:rPr>
          <w:noProof/>
        </w:rPr>
        <w:fldChar w:fldCharType="end"/>
      </w:r>
    </w:p>
    <w:p w14:paraId="1CF597F3" w14:textId="77777777" w:rsidR="00405277" w:rsidRPr="00596B95" w:rsidRDefault="00405277">
      <w:pPr>
        <w:pStyle w:val="TOC3"/>
        <w:rPr>
          <w:rFonts w:ascii="Calibri" w:hAnsi="Calibri"/>
          <w:noProof/>
          <w:sz w:val="22"/>
          <w:szCs w:val="22"/>
          <w:lang w:eastAsia="en-GB"/>
        </w:rPr>
      </w:pPr>
      <w:r>
        <w:rPr>
          <w:noProof/>
        </w:rPr>
        <w:t>4.2.4</w:t>
      </w:r>
      <w:r w:rsidRPr="00596B95">
        <w:rPr>
          <w:rFonts w:ascii="Calibri" w:hAnsi="Calibri"/>
          <w:noProof/>
          <w:sz w:val="22"/>
          <w:szCs w:val="22"/>
          <w:lang w:eastAsia="en-GB"/>
        </w:rPr>
        <w:tab/>
      </w:r>
      <w:r>
        <w:rPr>
          <w:noProof/>
        </w:rPr>
        <w:t>Operating Systems</w:t>
      </w:r>
      <w:r>
        <w:rPr>
          <w:noProof/>
        </w:rPr>
        <w:tab/>
      </w:r>
      <w:r>
        <w:rPr>
          <w:noProof/>
        </w:rPr>
        <w:fldChar w:fldCharType="begin" w:fldLock="1"/>
      </w:r>
      <w:r>
        <w:rPr>
          <w:noProof/>
        </w:rPr>
        <w:instrText xml:space="preserve"> PAGEREF _Toc137716259 \h </w:instrText>
      </w:r>
      <w:r>
        <w:rPr>
          <w:noProof/>
        </w:rPr>
      </w:r>
      <w:r>
        <w:rPr>
          <w:noProof/>
        </w:rPr>
        <w:fldChar w:fldCharType="separate"/>
      </w:r>
      <w:r>
        <w:rPr>
          <w:noProof/>
        </w:rPr>
        <w:t>18</w:t>
      </w:r>
      <w:r>
        <w:rPr>
          <w:noProof/>
        </w:rPr>
        <w:fldChar w:fldCharType="end"/>
      </w:r>
    </w:p>
    <w:p w14:paraId="14D2FF33" w14:textId="77777777" w:rsidR="00405277" w:rsidRPr="00596B95" w:rsidRDefault="00405277">
      <w:pPr>
        <w:pStyle w:val="TOC3"/>
        <w:rPr>
          <w:rFonts w:ascii="Calibri" w:hAnsi="Calibri"/>
          <w:noProof/>
          <w:sz w:val="22"/>
          <w:szCs w:val="22"/>
          <w:lang w:eastAsia="en-GB"/>
        </w:rPr>
      </w:pPr>
      <w:r>
        <w:rPr>
          <w:noProof/>
        </w:rPr>
        <w:t>4.2.5</w:t>
      </w:r>
      <w:r w:rsidRPr="00596B95">
        <w:rPr>
          <w:rFonts w:ascii="Calibri" w:hAnsi="Calibri"/>
          <w:noProof/>
          <w:sz w:val="22"/>
          <w:szCs w:val="22"/>
          <w:lang w:eastAsia="en-GB"/>
        </w:rPr>
        <w:tab/>
      </w:r>
      <w:r>
        <w:rPr>
          <w:noProof/>
        </w:rPr>
        <w:t>Web Servers</w:t>
      </w:r>
      <w:r>
        <w:rPr>
          <w:noProof/>
        </w:rPr>
        <w:tab/>
      </w:r>
      <w:r>
        <w:rPr>
          <w:noProof/>
        </w:rPr>
        <w:fldChar w:fldCharType="begin" w:fldLock="1"/>
      </w:r>
      <w:r>
        <w:rPr>
          <w:noProof/>
        </w:rPr>
        <w:instrText xml:space="preserve"> PAGEREF _Toc137716260 \h </w:instrText>
      </w:r>
      <w:r>
        <w:rPr>
          <w:noProof/>
        </w:rPr>
      </w:r>
      <w:r>
        <w:rPr>
          <w:noProof/>
        </w:rPr>
        <w:fldChar w:fldCharType="separate"/>
      </w:r>
      <w:r>
        <w:rPr>
          <w:noProof/>
        </w:rPr>
        <w:t>18</w:t>
      </w:r>
      <w:r>
        <w:rPr>
          <w:noProof/>
        </w:rPr>
        <w:fldChar w:fldCharType="end"/>
      </w:r>
    </w:p>
    <w:p w14:paraId="7D950AA9" w14:textId="77777777" w:rsidR="00405277" w:rsidRPr="00596B95" w:rsidRDefault="00405277">
      <w:pPr>
        <w:pStyle w:val="TOC3"/>
        <w:rPr>
          <w:rFonts w:ascii="Calibri" w:hAnsi="Calibri"/>
          <w:noProof/>
          <w:sz w:val="22"/>
          <w:szCs w:val="22"/>
          <w:lang w:eastAsia="en-GB"/>
        </w:rPr>
      </w:pPr>
      <w:r>
        <w:rPr>
          <w:noProof/>
        </w:rPr>
        <w:t>4.2.6</w:t>
      </w:r>
      <w:r w:rsidRPr="00596B95">
        <w:rPr>
          <w:rFonts w:ascii="Calibri" w:hAnsi="Calibri"/>
          <w:noProof/>
          <w:sz w:val="22"/>
          <w:szCs w:val="22"/>
          <w:lang w:eastAsia="en-GB"/>
        </w:rPr>
        <w:tab/>
      </w:r>
      <w:r>
        <w:rPr>
          <w:noProof/>
        </w:rPr>
        <w:t>Network Devices</w:t>
      </w:r>
      <w:r>
        <w:rPr>
          <w:noProof/>
        </w:rPr>
        <w:tab/>
      </w:r>
      <w:r>
        <w:rPr>
          <w:noProof/>
        </w:rPr>
        <w:fldChar w:fldCharType="begin" w:fldLock="1"/>
      </w:r>
      <w:r>
        <w:rPr>
          <w:noProof/>
        </w:rPr>
        <w:instrText xml:space="preserve"> PAGEREF _Toc137716261 \h </w:instrText>
      </w:r>
      <w:r>
        <w:rPr>
          <w:noProof/>
        </w:rPr>
      </w:r>
      <w:r>
        <w:rPr>
          <w:noProof/>
        </w:rPr>
        <w:fldChar w:fldCharType="separate"/>
      </w:r>
      <w:r>
        <w:rPr>
          <w:noProof/>
        </w:rPr>
        <w:t>19</w:t>
      </w:r>
      <w:r>
        <w:rPr>
          <w:noProof/>
        </w:rPr>
        <w:fldChar w:fldCharType="end"/>
      </w:r>
    </w:p>
    <w:p w14:paraId="59C6EC01" w14:textId="77777777" w:rsidR="00405277" w:rsidRPr="00596B95" w:rsidRDefault="00405277">
      <w:pPr>
        <w:pStyle w:val="TOC2"/>
        <w:rPr>
          <w:rFonts w:ascii="Calibri" w:hAnsi="Calibri"/>
          <w:noProof/>
          <w:sz w:val="22"/>
          <w:szCs w:val="22"/>
          <w:lang w:eastAsia="en-GB"/>
        </w:rPr>
      </w:pPr>
      <w:r>
        <w:rPr>
          <w:noProof/>
        </w:rPr>
        <w:t>4.3</w:t>
      </w:r>
      <w:r w:rsidRPr="00596B95">
        <w:rPr>
          <w:rFonts w:ascii="Calibri" w:hAnsi="Calibri"/>
          <w:noProof/>
          <w:sz w:val="22"/>
          <w:szCs w:val="22"/>
          <w:lang w:eastAsia="en-GB"/>
        </w:rPr>
        <w:tab/>
      </w:r>
      <w:r>
        <w:rPr>
          <w:noProof/>
        </w:rPr>
        <w:t>SEPP-specific adaptations of hardening requirements and related test cases</w:t>
      </w:r>
      <w:r>
        <w:rPr>
          <w:noProof/>
        </w:rPr>
        <w:tab/>
      </w:r>
      <w:r>
        <w:rPr>
          <w:noProof/>
        </w:rPr>
        <w:fldChar w:fldCharType="begin" w:fldLock="1"/>
      </w:r>
      <w:r>
        <w:rPr>
          <w:noProof/>
        </w:rPr>
        <w:instrText xml:space="preserve"> PAGEREF _Toc137716262 \h </w:instrText>
      </w:r>
      <w:r>
        <w:rPr>
          <w:noProof/>
        </w:rPr>
      </w:r>
      <w:r>
        <w:rPr>
          <w:noProof/>
        </w:rPr>
        <w:fldChar w:fldCharType="separate"/>
      </w:r>
      <w:r>
        <w:rPr>
          <w:noProof/>
        </w:rPr>
        <w:t>19</w:t>
      </w:r>
      <w:r>
        <w:rPr>
          <w:noProof/>
        </w:rPr>
        <w:fldChar w:fldCharType="end"/>
      </w:r>
    </w:p>
    <w:p w14:paraId="3F58D0E2" w14:textId="77777777" w:rsidR="00405277" w:rsidRPr="00596B95" w:rsidRDefault="00405277">
      <w:pPr>
        <w:pStyle w:val="TOC3"/>
        <w:rPr>
          <w:rFonts w:ascii="Calibri" w:hAnsi="Calibri"/>
          <w:noProof/>
          <w:sz w:val="22"/>
          <w:szCs w:val="22"/>
          <w:lang w:eastAsia="en-GB"/>
        </w:rPr>
      </w:pPr>
      <w:r>
        <w:rPr>
          <w:noProof/>
        </w:rPr>
        <w:t>4.3.1</w:t>
      </w:r>
      <w:r w:rsidRPr="00596B95">
        <w:rPr>
          <w:rFonts w:ascii="Calibri" w:hAnsi="Calibri"/>
          <w:noProof/>
          <w:sz w:val="22"/>
          <w:szCs w:val="22"/>
          <w:lang w:eastAsia="en-GB"/>
        </w:rPr>
        <w:tab/>
      </w:r>
      <w:r>
        <w:rPr>
          <w:noProof/>
        </w:rPr>
        <w:t>Introduction</w:t>
      </w:r>
      <w:r>
        <w:rPr>
          <w:noProof/>
        </w:rPr>
        <w:tab/>
      </w:r>
      <w:r>
        <w:rPr>
          <w:noProof/>
        </w:rPr>
        <w:fldChar w:fldCharType="begin" w:fldLock="1"/>
      </w:r>
      <w:r>
        <w:rPr>
          <w:noProof/>
        </w:rPr>
        <w:instrText xml:space="preserve"> PAGEREF _Toc137716263 \h </w:instrText>
      </w:r>
      <w:r>
        <w:rPr>
          <w:noProof/>
        </w:rPr>
      </w:r>
      <w:r>
        <w:rPr>
          <w:noProof/>
        </w:rPr>
        <w:fldChar w:fldCharType="separate"/>
      </w:r>
      <w:r>
        <w:rPr>
          <w:noProof/>
        </w:rPr>
        <w:t>19</w:t>
      </w:r>
      <w:r>
        <w:rPr>
          <w:noProof/>
        </w:rPr>
        <w:fldChar w:fldCharType="end"/>
      </w:r>
    </w:p>
    <w:p w14:paraId="4D5244DE" w14:textId="77777777" w:rsidR="00405277" w:rsidRPr="00596B95" w:rsidRDefault="00405277">
      <w:pPr>
        <w:pStyle w:val="TOC3"/>
        <w:rPr>
          <w:rFonts w:ascii="Calibri" w:hAnsi="Calibri"/>
          <w:noProof/>
          <w:sz w:val="22"/>
          <w:szCs w:val="22"/>
          <w:lang w:eastAsia="en-GB"/>
        </w:rPr>
      </w:pPr>
      <w:r>
        <w:rPr>
          <w:noProof/>
        </w:rPr>
        <w:t>4.3.2</w:t>
      </w:r>
      <w:r w:rsidRPr="00596B95">
        <w:rPr>
          <w:rFonts w:ascii="Calibri" w:hAnsi="Calibri"/>
          <w:noProof/>
          <w:sz w:val="22"/>
          <w:szCs w:val="22"/>
          <w:lang w:eastAsia="en-GB"/>
        </w:rPr>
        <w:tab/>
      </w:r>
      <w:r>
        <w:rPr>
          <w:noProof/>
        </w:rPr>
        <w:t>Technical baseline</w:t>
      </w:r>
      <w:r>
        <w:rPr>
          <w:noProof/>
        </w:rPr>
        <w:tab/>
      </w:r>
      <w:r>
        <w:rPr>
          <w:noProof/>
        </w:rPr>
        <w:fldChar w:fldCharType="begin" w:fldLock="1"/>
      </w:r>
      <w:r>
        <w:rPr>
          <w:noProof/>
        </w:rPr>
        <w:instrText xml:space="preserve"> PAGEREF _Toc137716264 \h </w:instrText>
      </w:r>
      <w:r>
        <w:rPr>
          <w:noProof/>
        </w:rPr>
      </w:r>
      <w:r>
        <w:rPr>
          <w:noProof/>
        </w:rPr>
        <w:fldChar w:fldCharType="separate"/>
      </w:r>
      <w:r>
        <w:rPr>
          <w:noProof/>
        </w:rPr>
        <w:t>19</w:t>
      </w:r>
      <w:r>
        <w:rPr>
          <w:noProof/>
        </w:rPr>
        <w:fldChar w:fldCharType="end"/>
      </w:r>
    </w:p>
    <w:p w14:paraId="6828DF86" w14:textId="77777777" w:rsidR="00405277" w:rsidRPr="00596B95" w:rsidRDefault="00405277">
      <w:pPr>
        <w:pStyle w:val="TOC3"/>
        <w:rPr>
          <w:rFonts w:ascii="Calibri" w:hAnsi="Calibri"/>
          <w:noProof/>
          <w:sz w:val="22"/>
          <w:szCs w:val="22"/>
          <w:lang w:eastAsia="en-GB"/>
        </w:rPr>
      </w:pPr>
      <w:r>
        <w:rPr>
          <w:noProof/>
        </w:rPr>
        <w:t>4.3.3</w:t>
      </w:r>
      <w:r w:rsidRPr="00596B95">
        <w:rPr>
          <w:rFonts w:ascii="Calibri" w:hAnsi="Calibri"/>
          <w:noProof/>
          <w:sz w:val="22"/>
          <w:szCs w:val="22"/>
          <w:lang w:eastAsia="en-GB"/>
        </w:rPr>
        <w:tab/>
      </w:r>
      <w:r>
        <w:rPr>
          <w:noProof/>
        </w:rPr>
        <w:t>Operating systems</w:t>
      </w:r>
      <w:r>
        <w:rPr>
          <w:noProof/>
        </w:rPr>
        <w:tab/>
      </w:r>
      <w:r>
        <w:rPr>
          <w:noProof/>
        </w:rPr>
        <w:fldChar w:fldCharType="begin" w:fldLock="1"/>
      </w:r>
      <w:r>
        <w:rPr>
          <w:noProof/>
        </w:rPr>
        <w:instrText xml:space="preserve"> PAGEREF _Toc137716265 \h </w:instrText>
      </w:r>
      <w:r>
        <w:rPr>
          <w:noProof/>
        </w:rPr>
      </w:r>
      <w:r>
        <w:rPr>
          <w:noProof/>
        </w:rPr>
        <w:fldChar w:fldCharType="separate"/>
      </w:r>
      <w:r>
        <w:rPr>
          <w:noProof/>
        </w:rPr>
        <w:t>19</w:t>
      </w:r>
      <w:r>
        <w:rPr>
          <w:noProof/>
        </w:rPr>
        <w:fldChar w:fldCharType="end"/>
      </w:r>
    </w:p>
    <w:p w14:paraId="03140095" w14:textId="77777777" w:rsidR="00405277" w:rsidRPr="00596B95" w:rsidRDefault="00405277">
      <w:pPr>
        <w:pStyle w:val="TOC3"/>
        <w:rPr>
          <w:rFonts w:ascii="Calibri" w:hAnsi="Calibri"/>
          <w:noProof/>
          <w:sz w:val="22"/>
          <w:szCs w:val="22"/>
          <w:lang w:eastAsia="en-GB"/>
        </w:rPr>
      </w:pPr>
      <w:r>
        <w:rPr>
          <w:noProof/>
        </w:rPr>
        <w:t>4.3.4</w:t>
      </w:r>
      <w:r w:rsidRPr="00596B95">
        <w:rPr>
          <w:rFonts w:ascii="Calibri" w:hAnsi="Calibri"/>
          <w:noProof/>
          <w:sz w:val="22"/>
          <w:szCs w:val="22"/>
          <w:lang w:eastAsia="en-GB"/>
        </w:rPr>
        <w:tab/>
      </w:r>
      <w:r>
        <w:rPr>
          <w:noProof/>
        </w:rPr>
        <w:t>Web servers</w:t>
      </w:r>
      <w:r>
        <w:rPr>
          <w:noProof/>
        </w:rPr>
        <w:tab/>
      </w:r>
      <w:r>
        <w:rPr>
          <w:noProof/>
        </w:rPr>
        <w:fldChar w:fldCharType="begin" w:fldLock="1"/>
      </w:r>
      <w:r>
        <w:rPr>
          <w:noProof/>
        </w:rPr>
        <w:instrText xml:space="preserve"> PAGEREF _Toc137716266 \h </w:instrText>
      </w:r>
      <w:r>
        <w:rPr>
          <w:noProof/>
        </w:rPr>
      </w:r>
      <w:r>
        <w:rPr>
          <w:noProof/>
        </w:rPr>
        <w:fldChar w:fldCharType="separate"/>
      </w:r>
      <w:r>
        <w:rPr>
          <w:noProof/>
        </w:rPr>
        <w:t>20</w:t>
      </w:r>
      <w:r>
        <w:rPr>
          <w:noProof/>
        </w:rPr>
        <w:fldChar w:fldCharType="end"/>
      </w:r>
    </w:p>
    <w:p w14:paraId="316712FF" w14:textId="77777777" w:rsidR="00405277" w:rsidRPr="00596B95" w:rsidRDefault="00405277">
      <w:pPr>
        <w:pStyle w:val="TOC3"/>
        <w:rPr>
          <w:rFonts w:ascii="Calibri" w:hAnsi="Calibri"/>
          <w:noProof/>
          <w:sz w:val="22"/>
          <w:szCs w:val="22"/>
          <w:lang w:eastAsia="en-GB"/>
        </w:rPr>
      </w:pPr>
      <w:r>
        <w:rPr>
          <w:noProof/>
        </w:rPr>
        <w:t>4.3.5</w:t>
      </w:r>
      <w:r w:rsidRPr="00596B95">
        <w:rPr>
          <w:rFonts w:ascii="Calibri" w:hAnsi="Calibri"/>
          <w:noProof/>
          <w:sz w:val="22"/>
          <w:szCs w:val="22"/>
          <w:lang w:eastAsia="en-GB"/>
        </w:rPr>
        <w:tab/>
      </w:r>
      <w:r>
        <w:rPr>
          <w:noProof/>
        </w:rPr>
        <w:t>Network devices</w:t>
      </w:r>
      <w:r>
        <w:rPr>
          <w:noProof/>
        </w:rPr>
        <w:tab/>
      </w:r>
      <w:r>
        <w:rPr>
          <w:noProof/>
        </w:rPr>
        <w:fldChar w:fldCharType="begin" w:fldLock="1"/>
      </w:r>
      <w:r>
        <w:rPr>
          <w:noProof/>
        </w:rPr>
        <w:instrText xml:space="preserve"> PAGEREF _Toc137716267 \h </w:instrText>
      </w:r>
      <w:r>
        <w:rPr>
          <w:noProof/>
        </w:rPr>
      </w:r>
      <w:r>
        <w:rPr>
          <w:noProof/>
        </w:rPr>
        <w:fldChar w:fldCharType="separate"/>
      </w:r>
      <w:r>
        <w:rPr>
          <w:noProof/>
        </w:rPr>
        <w:t>20</w:t>
      </w:r>
      <w:r>
        <w:rPr>
          <w:noProof/>
        </w:rPr>
        <w:fldChar w:fldCharType="end"/>
      </w:r>
    </w:p>
    <w:p w14:paraId="5A508353" w14:textId="77777777" w:rsidR="00405277" w:rsidRPr="00596B95" w:rsidRDefault="00405277">
      <w:pPr>
        <w:pStyle w:val="TOC3"/>
        <w:rPr>
          <w:rFonts w:ascii="Calibri" w:hAnsi="Calibri"/>
          <w:noProof/>
          <w:sz w:val="22"/>
          <w:szCs w:val="22"/>
          <w:lang w:eastAsia="en-GB"/>
        </w:rPr>
      </w:pPr>
      <w:r w:rsidRPr="00EE5CA7">
        <w:rPr>
          <w:rFonts w:eastAsia="SimSun"/>
          <w:noProof/>
        </w:rPr>
        <w:t>4.3.6</w:t>
      </w:r>
      <w:r w:rsidRPr="00596B95">
        <w:rPr>
          <w:rFonts w:ascii="Calibri" w:hAnsi="Calibri"/>
          <w:noProof/>
          <w:sz w:val="22"/>
          <w:szCs w:val="22"/>
          <w:lang w:eastAsia="en-GB"/>
        </w:rPr>
        <w:tab/>
      </w:r>
      <w:r w:rsidRPr="00EE5CA7">
        <w:rPr>
          <w:rFonts w:eastAsia="SimSun"/>
          <w:noProof/>
        </w:rPr>
        <w:t>Network functions in service-based architecture</w:t>
      </w:r>
      <w:r>
        <w:rPr>
          <w:noProof/>
        </w:rPr>
        <w:tab/>
      </w:r>
      <w:r>
        <w:rPr>
          <w:noProof/>
        </w:rPr>
        <w:fldChar w:fldCharType="begin" w:fldLock="1"/>
      </w:r>
      <w:r>
        <w:rPr>
          <w:noProof/>
        </w:rPr>
        <w:instrText xml:space="preserve"> PAGEREF _Toc137716268 \h </w:instrText>
      </w:r>
      <w:r>
        <w:rPr>
          <w:noProof/>
        </w:rPr>
      </w:r>
      <w:r>
        <w:rPr>
          <w:noProof/>
        </w:rPr>
        <w:fldChar w:fldCharType="separate"/>
      </w:r>
      <w:r>
        <w:rPr>
          <w:noProof/>
        </w:rPr>
        <w:t>20</w:t>
      </w:r>
      <w:r>
        <w:rPr>
          <w:noProof/>
        </w:rPr>
        <w:fldChar w:fldCharType="end"/>
      </w:r>
    </w:p>
    <w:p w14:paraId="5DCAEAF5" w14:textId="77777777" w:rsidR="00405277" w:rsidRPr="00596B95" w:rsidRDefault="00405277">
      <w:pPr>
        <w:pStyle w:val="TOC2"/>
        <w:rPr>
          <w:rFonts w:ascii="Calibri" w:hAnsi="Calibri"/>
          <w:noProof/>
          <w:sz w:val="22"/>
          <w:szCs w:val="22"/>
          <w:lang w:eastAsia="en-GB"/>
        </w:rPr>
      </w:pPr>
      <w:r>
        <w:rPr>
          <w:noProof/>
        </w:rPr>
        <w:t>4.4</w:t>
      </w:r>
      <w:r w:rsidRPr="00596B95">
        <w:rPr>
          <w:rFonts w:ascii="Calibri" w:hAnsi="Calibri"/>
          <w:noProof/>
          <w:sz w:val="22"/>
          <w:szCs w:val="22"/>
          <w:lang w:eastAsia="en-GB"/>
        </w:rPr>
        <w:tab/>
      </w:r>
      <w:r>
        <w:rPr>
          <w:noProof/>
        </w:rPr>
        <w:t>SEPP-specific adaptations of basic vulnerability testing requirements and related test cases</w:t>
      </w:r>
      <w:r>
        <w:rPr>
          <w:noProof/>
        </w:rPr>
        <w:tab/>
      </w:r>
      <w:r>
        <w:rPr>
          <w:noProof/>
        </w:rPr>
        <w:fldChar w:fldCharType="begin" w:fldLock="1"/>
      </w:r>
      <w:r>
        <w:rPr>
          <w:noProof/>
        </w:rPr>
        <w:instrText xml:space="preserve"> PAGEREF _Toc137716269 \h </w:instrText>
      </w:r>
      <w:r>
        <w:rPr>
          <w:noProof/>
        </w:rPr>
      </w:r>
      <w:r>
        <w:rPr>
          <w:noProof/>
        </w:rPr>
        <w:fldChar w:fldCharType="separate"/>
      </w:r>
      <w:r>
        <w:rPr>
          <w:noProof/>
        </w:rPr>
        <w:t>20</w:t>
      </w:r>
      <w:r>
        <w:rPr>
          <w:noProof/>
        </w:rPr>
        <w:fldChar w:fldCharType="end"/>
      </w:r>
    </w:p>
    <w:p w14:paraId="4CA490BF" w14:textId="77777777" w:rsidR="00405277" w:rsidRPr="00596B95" w:rsidRDefault="00405277">
      <w:pPr>
        <w:pStyle w:val="TOC3"/>
        <w:rPr>
          <w:rFonts w:ascii="Calibri" w:hAnsi="Calibri"/>
          <w:noProof/>
          <w:sz w:val="22"/>
          <w:szCs w:val="22"/>
          <w:lang w:eastAsia="en-GB"/>
        </w:rPr>
      </w:pPr>
      <w:r w:rsidRPr="00EE5CA7">
        <w:rPr>
          <w:rFonts w:eastAsia="MS Mincho"/>
          <w:noProof/>
        </w:rPr>
        <w:t>4.4.1</w:t>
      </w:r>
      <w:r w:rsidRPr="00596B95">
        <w:rPr>
          <w:rFonts w:ascii="Calibri" w:hAnsi="Calibri"/>
          <w:noProof/>
          <w:sz w:val="22"/>
          <w:szCs w:val="22"/>
          <w:lang w:eastAsia="en-GB"/>
        </w:rPr>
        <w:tab/>
      </w:r>
      <w:r w:rsidRPr="00EE5CA7">
        <w:rPr>
          <w:rFonts w:eastAsia="MS Mincho"/>
          <w:noProof/>
        </w:rPr>
        <w:t>Introduction</w:t>
      </w:r>
      <w:r>
        <w:rPr>
          <w:noProof/>
        </w:rPr>
        <w:tab/>
      </w:r>
      <w:r>
        <w:rPr>
          <w:noProof/>
        </w:rPr>
        <w:fldChar w:fldCharType="begin" w:fldLock="1"/>
      </w:r>
      <w:r>
        <w:rPr>
          <w:noProof/>
        </w:rPr>
        <w:instrText xml:space="preserve"> PAGEREF _Toc137716270 \h </w:instrText>
      </w:r>
      <w:r>
        <w:rPr>
          <w:noProof/>
        </w:rPr>
      </w:r>
      <w:r>
        <w:rPr>
          <w:noProof/>
        </w:rPr>
        <w:fldChar w:fldCharType="separate"/>
      </w:r>
      <w:r>
        <w:rPr>
          <w:noProof/>
        </w:rPr>
        <w:t>20</w:t>
      </w:r>
      <w:r>
        <w:rPr>
          <w:noProof/>
        </w:rPr>
        <w:fldChar w:fldCharType="end"/>
      </w:r>
    </w:p>
    <w:p w14:paraId="6051BDC3" w14:textId="77777777" w:rsidR="00405277" w:rsidRPr="00596B95" w:rsidRDefault="00405277">
      <w:pPr>
        <w:pStyle w:val="TOC3"/>
        <w:rPr>
          <w:rFonts w:ascii="Calibri" w:hAnsi="Calibri"/>
          <w:noProof/>
          <w:sz w:val="22"/>
          <w:szCs w:val="22"/>
          <w:lang w:eastAsia="en-GB"/>
        </w:rPr>
      </w:pPr>
      <w:r w:rsidRPr="00EE5CA7">
        <w:rPr>
          <w:rFonts w:eastAsia="MS Mincho"/>
          <w:noProof/>
        </w:rPr>
        <w:t>4.4.2</w:t>
      </w:r>
      <w:r w:rsidRPr="00596B95">
        <w:rPr>
          <w:rFonts w:ascii="Calibri" w:hAnsi="Calibri"/>
          <w:noProof/>
          <w:sz w:val="22"/>
          <w:szCs w:val="22"/>
          <w:lang w:eastAsia="en-GB"/>
        </w:rPr>
        <w:tab/>
      </w:r>
      <w:r w:rsidRPr="00EE5CA7">
        <w:rPr>
          <w:rFonts w:eastAsia="MS Mincho"/>
          <w:noProof/>
          <w:lang w:eastAsia="zh-CN"/>
        </w:rPr>
        <w:t>Port Scanning</w:t>
      </w:r>
      <w:r>
        <w:rPr>
          <w:noProof/>
        </w:rPr>
        <w:tab/>
      </w:r>
      <w:r>
        <w:rPr>
          <w:noProof/>
        </w:rPr>
        <w:fldChar w:fldCharType="begin" w:fldLock="1"/>
      </w:r>
      <w:r>
        <w:rPr>
          <w:noProof/>
        </w:rPr>
        <w:instrText xml:space="preserve"> PAGEREF _Toc137716271 \h </w:instrText>
      </w:r>
      <w:r>
        <w:rPr>
          <w:noProof/>
        </w:rPr>
      </w:r>
      <w:r>
        <w:rPr>
          <w:noProof/>
        </w:rPr>
        <w:fldChar w:fldCharType="separate"/>
      </w:r>
      <w:r>
        <w:rPr>
          <w:noProof/>
        </w:rPr>
        <w:t>20</w:t>
      </w:r>
      <w:r>
        <w:rPr>
          <w:noProof/>
        </w:rPr>
        <w:fldChar w:fldCharType="end"/>
      </w:r>
    </w:p>
    <w:p w14:paraId="3AE9BB88" w14:textId="77777777" w:rsidR="00405277" w:rsidRPr="00596B95" w:rsidRDefault="00405277">
      <w:pPr>
        <w:pStyle w:val="TOC3"/>
        <w:rPr>
          <w:rFonts w:ascii="Calibri" w:hAnsi="Calibri"/>
          <w:noProof/>
          <w:sz w:val="22"/>
          <w:szCs w:val="22"/>
          <w:lang w:eastAsia="en-GB"/>
        </w:rPr>
      </w:pPr>
      <w:r w:rsidRPr="00EE5CA7">
        <w:rPr>
          <w:rFonts w:eastAsia="MS Mincho"/>
          <w:noProof/>
        </w:rPr>
        <w:t>4.4.3</w:t>
      </w:r>
      <w:r w:rsidRPr="00596B95">
        <w:rPr>
          <w:rFonts w:ascii="Calibri" w:hAnsi="Calibri"/>
          <w:noProof/>
          <w:sz w:val="22"/>
          <w:szCs w:val="22"/>
          <w:lang w:eastAsia="en-GB"/>
        </w:rPr>
        <w:tab/>
      </w:r>
      <w:r w:rsidRPr="00EE5CA7">
        <w:rPr>
          <w:rFonts w:eastAsia="MS Mincho"/>
          <w:noProof/>
          <w:lang w:eastAsia="zh-CN"/>
        </w:rPr>
        <w:t>Vulnerability scanning</w:t>
      </w:r>
      <w:r>
        <w:rPr>
          <w:noProof/>
        </w:rPr>
        <w:tab/>
      </w:r>
      <w:r>
        <w:rPr>
          <w:noProof/>
        </w:rPr>
        <w:fldChar w:fldCharType="begin" w:fldLock="1"/>
      </w:r>
      <w:r>
        <w:rPr>
          <w:noProof/>
        </w:rPr>
        <w:instrText xml:space="preserve"> PAGEREF _Toc137716272 \h </w:instrText>
      </w:r>
      <w:r>
        <w:rPr>
          <w:noProof/>
        </w:rPr>
      </w:r>
      <w:r>
        <w:rPr>
          <w:noProof/>
        </w:rPr>
        <w:fldChar w:fldCharType="separate"/>
      </w:r>
      <w:r>
        <w:rPr>
          <w:noProof/>
        </w:rPr>
        <w:t>20</w:t>
      </w:r>
      <w:r>
        <w:rPr>
          <w:noProof/>
        </w:rPr>
        <w:fldChar w:fldCharType="end"/>
      </w:r>
    </w:p>
    <w:p w14:paraId="33CC1424" w14:textId="77777777" w:rsidR="00405277" w:rsidRPr="00596B95" w:rsidRDefault="00405277">
      <w:pPr>
        <w:pStyle w:val="TOC3"/>
        <w:rPr>
          <w:rFonts w:ascii="Calibri" w:hAnsi="Calibri"/>
          <w:noProof/>
          <w:sz w:val="22"/>
          <w:szCs w:val="22"/>
          <w:lang w:eastAsia="en-GB"/>
        </w:rPr>
      </w:pPr>
      <w:r w:rsidRPr="00EE5CA7">
        <w:rPr>
          <w:rFonts w:eastAsia="MS Mincho"/>
          <w:noProof/>
        </w:rPr>
        <w:t>4.4.4</w:t>
      </w:r>
      <w:r w:rsidRPr="00596B95">
        <w:rPr>
          <w:rFonts w:ascii="Calibri" w:hAnsi="Calibri"/>
          <w:noProof/>
          <w:sz w:val="22"/>
          <w:szCs w:val="22"/>
          <w:lang w:eastAsia="en-GB"/>
        </w:rPr>
        <w:tab/>
      </w:r>
      <w:r w:rsidRPr="00EE5CA7">
        <w:rPr>
          <w:rFonts w:eastAsia="MS Mincho"/>
          <w:noProof/>
        </w:rPr>
        <w:t>Robustness and fuzz testing</w:t>
      </w:r>
      <w:r>
        <w:rPr>
          <w:noProof/>
        </w:rPr>
        <w:tab/>
      </w:r>
      <w:r>
        <w:rPr>
          <w:noProof/>
        </w:rPr>
        <w:fldChar w:fldCharType="begin" w:fldLock="1"/>
      </w:r>
      <w:r>
        <w:rPr>
          <w:noProof/>
        </w:rPr>
        <w:instrText xml:space="preserve"> PAGEREF _Toc137716273 \h </w:instrText>
      </w:r>
      <w:r>
        <w:rPr>
          <w:noProof/>
        </w:rPr>
      </w:r>
      <w:r>
        <w:rPr>
          <w:noProof/>
        </w:rPr>
        <w:fldChar w:fldCharType="separate"/>
      </w:r>
      <w:r>
        <w:rPr>
          <w:noProof/>
        </w:rPr>
        <w:t>20</w:t>
      </w:r>
      <w:r>
        <w:rPr>
          <w:noProof/>
        </w:rPr>
        <w:fldChar w:fldCharType="end"/>
      </w:r>
    </w:p>
    <w:p w14:paraId="372D8AB6" w14:textId="77777777" w:rsidR="00405277" w:rsidRPr="00596B95" w:rsidRDefault="00405277" w:rsidP="00405277">
      <w:pPr>
        <w:pStyle w:val="TOC8"/>
        <w:rPr>
          <w:rFonts w:ascii="Calibri" w:hAnsi="Calibri"/>
          <w:b w:val="0"/>
          <w:noProof/>
          <w:szCs w:val="22"/>
          <w:lang w:eastAsia="en-GB"/>
        </w:rPr>
      </w:pPr>
      <w:r>
        <w:rPr>
          <w:noProof/>
        </w:rPr>
        <w:t>Annex A (informative): Change history</w:t>
      </w:r>
      <w:r>
        <w:rPr>
          <w:noProof/>
        </w:rPr>
        <w:tab/>
      </w:r>
      <w:r>
        <w:rPr>
          <w:noProof/>
        </w:rPr>
        <w:fldChar w:fldCharType="begin" w:fldLock="1"/>
      </w:r>
      <w:r>
        <w:rPr>
          <w:noProof/>
        </w:rPr>
        <w:instrText xml:space="preserve"> PAGEREF _Toc137716274 \h </w:instrText>
      </w:r>
      <w:r>
        <w:rPr>
          <w:noProof/>
        </w:rPr>
      </w:r>
      <w:r>
        <w:rPr>
          <w:noProof/>
        </w:rPr>
        <w:fldChar w:fldCharType="separate"/>
      </w:r>
      <w:r>
        <w:rPr>
          <w:noProof/>
        </w:rPr>
        <w:t>21</w:t>
      </w:r>
      <w:r>
        <w:rPr>
          <w:noProof/>
        </w:rPr>
        <w:fldChar w:fldCharType="end"/>
      </w:r>
    </w:p>
    <w:p w14:paraId="692F3597" w14:textId="77777777" w:rsidR="00953C2D" w:rsidRPr="00137EBA" w:rsidRDefault="009838E5" w:rsidP="00953C2D">
      <w:r>
        <w:fldChar w:fldCharType="end"/>
      </w:r>
    </w:p>
    <w:p w14:paraId="5327DB03" w14:textId="77777777" w:rsidR="00953C2D" w:rsidRPr="00137EBA" w:rsidRDefault="00953C2D" w:rsidP="00953C2D">
      <w:pPr>
        <w:pStyle w:val="Heading1"/>
      </w:pPr>
      <w:r w:rsidRPr="00137EBA">
        <w:br w:type="page"/>
      </w:r>
      <w:bookmarkStart w:id="4" w:name="_Toc22547676"/>
      <w:bookmarkStart w:id="5" w:name="_Toc22548228"/>
      <w:bookmarkStart w:id="6" w:name="_Toc137716225"/>
      <w:r w:rsidRPr="00137EBA">
        <w:t>Foreword</w:t>
      </w:r>
      <w:bookmarkEnd w:id="4"/>
      <w:bookmarkEnd w:id="5"/>
      <w:bookmarkEnd w:id="6"/>
    </w:p>
    <w:p w14:paraId="3B09F747" w14:textId="77777777" w:rsidR="00953C2D" w:rsidRPr="00137EBA" w:rsidRDefault="00953C2D" w:rsidP="00953C2D">
      <w:r w:rsidRPr="00137EBA">
        <w:t>This Technical Specification has been produced by the 3</w:t>
      </w:r>
      <w:r w:rsidRPr="00137EBA">
        <w:rPr>
          <w:vertAlign w:val="superscript"/>
        </w:rPr>
        <w:t>rd</w:t>
      </w:r>
      <w:r w:rsidRPr="00137EBA">
        <w:t xml:space="preserve"> Generation Partnership Project (3GPP).</w:t>
      </w:r>
    </w:p>
    <w:p w14:paraId="08603BEF" w14:textId="77777777" w:rsidR="00953C2D" w:rsidRPr="00137EBA" w:rsidRDefault="00953C2D" w:rsidP="00953C2D">
      <w:r w:rsidRPr="00137EBA">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6EE7EAD5" w14:textId="77777777" w:rsidR="00953C2D" w:rsidRPr="00137EBA" w:rsidRDefault="00953C2D" w:rsidP="00953C2D">
      <w:pPr>
        <w:pStyle w:val="B10"/>
      </w:pPr>
      <w:r w:rsidRPr="00137EBA">
        <w:t>Version x.y.z</w:t>
      </w:r>
    </w:p>
    <w:p w14:paraId="5228D142" w14:textId="77777777" w:rsidR="00953C2D" w:rsidRPr="00137EBA" w:rsidRDefault="00953C2D" w:rsidP="00953C2D">
      <w:pPr>
        <w:pStyle w:val="B10"/>
      </w:pPr>
      <w:r w:rsidRPr="00137EBA">
        <w:t>where:</w:t>
      </w:r>
    </w:p>
    <w:p w14:paraId="02F0AFC4" w14:textId="77777777" w:rsidR="00953C2D" w:rsidRPr="00137EBA" w:rsidRDefault="00953C2D" w:rsidP="00953C2D">
      <w:pPr>
        <w:pStyle w:val="B2"/>
      </w:pPr>
      <w:r w:rsidRPr="00137EBA">
        <w:t>x</w:t>
      </w:r>
      <w:r w:rsidRPr="00137EBA">
        <w:tab/>
        <w:t>the first digit:</w:t>
      </w:r>
    </w:p>
    <w:p w14:paraId="66939D0F" w14:textId="77777777" w:rsidR="00953C2D" w:rsidRPr="00137EBA" w:rsidRDefault="00953C2D" w:rsidP="00953C2D">
      <w:pPr>
        <w:pStyle w:val="B3"/>
      </w:pPr>
      <w:r w:rsidRPr="00137EBA">
        <w:t>1</w:t>
      </w:r>
      <w:r w:rsidRPr="00137EBA">
        <w:tab/>
        <w:t>presented to TSG for information;</w:t>
      </w:r>
    </w:p>
    <w:p w14:paraId="47FD44C2" w14:textId="77777777" w:rsidR="00953C2D" w:rsidRPr="00137EBA" w:rsidRDefault="00953C2D" w:rsidP="00953C2D">
      <w:pPr>
        <w:pStyle w:val="B3"/>
      </w:pPr>
      <w:r w:rsidRPr="00137EBA">
        <w:t>2</w:t>
      </w:r>
      <w:r w:rsidRPr="00137EBA">
        <w:tab/>
        <w:t>presented to TSG for approval;</w:t>
      </w:r>
    </w:p>
    <w:p w14:paraId="5A439E11" w14:textId="77777777" w:rsidR="00953C2D" w:rsidRPr="00137EBA" w:rsidRDefault="00953C2D" w:rsidP="00953C2D">
      <w:pPr>
        <w:pStyle w:val="B3"/>
      </w:pPr>
      <w:r w:rsidRPr="00137EBA">
        <w:t>3</w:t>
      </w:r>
      <w:r w:rsidRPr="00137EBA">
        <w:tab/>
        <w:t>or greater indicates TSG approved document under change control.</w:t>
      </w:r>
    </w:p>
    <w:p w14:paraId="6F13D8FA" w14:textId="77777777" w:rsidR="00953C2D" w:rsidRPr="00137EBA" w:rsidRDefault="00F47E28" w:rsidP="00953C2D">
      <w:pPr>
        <w:pStyle w:val="B2"/>
      </w:pPr>
      <w:r w:rsidRPr="00137EBA">
        <w:t>Y</w:t>
      </w:r>
      <w:r w:rsidR="00953C2D" w:rsidRPr="00137EBA">
        <w:tab/>
        <w:t>the second digit is incremented for all changes of substance, i.e. technical enhancements, corrections, updates, etc.</w:t>
      </w:r>
    </w:p>
    <w:p w14:paraId="6777D0C0" w14:textId="77777777" w:rsidR="00953C2D" w:rsidRDefault="00953C2D" w:rsidP="00953C2D">
      <w:pPr>
        <w:pStyle w:val="B2"/>
      </w:pPr>
      <w:r w:rsidRPr="00137EBA">
        <w:t>z</w:t>
      </w:r>
      <w:r w:rsidRPr="00137EBA">
        <w:tab/>
        <w:t>the third digit is incremented when editorial only changes have been incorporated in the document.</w:t>
      </w:r>
    </w:p>
    <w:p w14:paraId="7A903F2C" w14:textId="77777777" w:rsidR="00033E36" w:rsidRDefault="00033E36" w:rsidP="00033E36">
      <w:r>
        <w:t>In the present document, modal verbs have the following meanings:</w:t>
      </w:r>
    </w:p>
    <w:p w14:paraId="0AD46AA2" w14:textId="77777777" w:rsidR="00033E36" w:rsidRDefault="00033E36" w:rsidP="00033E36">
      <w:pPr>
        <w:pStyle w:val="EX"/>
      </w:pPr>
      <w:r>
        <w:rPr>
          <w:b/>
        </w:rPr>
        <w:t>shall</w:t>
      </w:r>
      <w:r>
        <w:tab/>
      </w:r>
      <w:r>
        <w:tab/>
        <w:t>indicates a mandatory requirement to do something</w:t>
      </w:r>
    </w:p>
    <w:p w14:paraId="120B6ED8" w14:textId="77777777" w:rsidR="00033E36" w:rsidRDefault="00033E36" w:rsidP="00033E36">
      <w:pPr>
        <w:pStyle w:val="EX"/>
      </w:pPr>
      <w:r>
        <w:rPr>
          <w:b/>
        </w:rPr>
        <w:t>shall not</w:t>
      </w:r>
      <w:r>
        <w:tab/>
        <w:t>indicates an interdiction (prohibition) to do something</w:t>
      </w:r>
    </w:p>
    <w:p w14:paraId="5BA80B77" w14:textId="77777777" w:rsidR="00033E36" w:rsidRDefault="00033E36" w:rsidP="00033E36">
      <w:r>
        <w:t>The constructions "shall" and "shall not" are confined to the context of normative provisions, and do not appear in Technical Reports.</w:t>
      </w:r>
    </w:p>
    <w:p w14:paraId="58CCBA82" w14:textId="77777777" w:rsidR="00033E36" w:rsidRDefault="00033E36" w:rsidP="00033E36">
      <w: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14:paraId="411BE4BE" w14:textId="77777777" w:rsidR="00033E36" w:rsidRDefault="00033E36" w:rsidP="00033E36">
      <w:pPr>
        <w:pStyle w:val="EX"/>
      </w:pPr>
      <w:r>
        <w:rPr>
          <w:b/>
        </w:rPr>
        <w:t>should</w:t>
      </w:r>
      <w:r>
        <w:tab/>
      </w:r>
      <w:r>
        <w:tab/>
        <w:t>indicates a recommendation to do something</w:t>
      </w:r>
    </w:p>
    <w:p w14:paraId="66232CDB" w14:textId="77777777" w:rsidR="00033E36" w:rsidRDefault="00033E36" w:rsidP="00033E36">
      <w:pPr>
        <w:pStyle w:val="EX"/>
      </w:pPr>
      <w:r>
        <w:rPr>
          <w:b/>
        </w:rPr>
        <w:t>should not</w:t>
      </w:r>
      <w:r>
        <w:tab/>
        <w:t>indicates a recommendation not to do something</w:t>
      </w:r>
    </w:p>
    <w:p w14:paraId="6E7CB39C" w14:textId="77777777" w:rsidR="00033E36" w:rsidRDefault="00033E36" w:rsidP="00033E36">
      <w:pPr>
        <w:pStyle w:val="EX"/>
      </w:pPr>
      <w:r>
        <w:rPr>
          <w:b/>
        </w:rPr>
        <w:t>may</w:t>
      </w:r>
      <w:r>
        <w:tab/>
      </w:r>
      <w:r>
        <w:tab/>
        <w:t>indicates permission to do something</w:t>
      </w:r>
    </w:p>
    <w:p w14:paraId="410350A6" w14:textId="77777777" w:rsidR="00033E36" w:rsidRDefault="00033E36" w:rsidP="00033E36">
      <w:pPr>
        <w:pStyle w:val="EX"/>
      </w:pPr>
      <w:r>
        <w:rPr>
          <w:b/>
        </w:rPr>
        <w:t>need not</w:t>
      </w:r>
      <w:r>
        <w:tab/>
        <w:t>indicates permission not to do something</w:t>
      </w:r>
    </w:p>
    <w:p w14:paraId="3739B637" w14:textId="77777777" w:rsidR="00033E36" w:rsidRDefault="00033E36" w:rsidP="00033E36">
      <w:r>
        <w:t>The construction "may not" is ambiguous and is not used in normative elements. The unambiguous constructions "might not" or "shall not" are used instead, depending upon the meaning intended.</w:t>
      </w:r>
    </w:p>
    <w:p w14:paraId="3C102184" w14:textId="77777777" w:rsidR="00033E36" w:rsidRDefault="00033E36" w:rsidP="00033E36">
      <w:pPr>
        <w:pStyle w:val="EX"/>
      </w:pPr>
      <w:r>
        <w:rPr>
          <w:b/>
        </w:rPr>
        <w:t>can</w:t>
      </w:r>
      <w:r>
        <w:tab/>
      </w:r>
      <w:r>
        <w:tab/>
        <w:t>indicates that something is possible</w:t>
      </w:r>
    </w:p>
    <w:p w14:paraId="51E28E02" w14:textId="77777777" w:rsidR="00033E36" w:rsidRDefault="00033E36" w:rsidP="00033E36">
      <w:pPr>
        <w:pStyle w:val="EX"/>
      </w:pPr>
      <w:r>
        <w:rPr>
          <w:b/>
        </w:rPr>
        <w:t>cannot</w:t>
      </w:r>
      <w:r>
        <w:tab/>
      </w:r>
      <w:r>
        <w:tab/>
        <w:t>indicates that something is impossible</w:t>
      </w:r>
    </w:p>
    <w:p w14:paraId="7B6EC062" w14:textId="77777777" w:rsidR="00033E36" w:rsidRDefault="00033E36" w:rsidP="00033E36">
      <w:r>
        <w:t>The constructions "can" and "cannot" are not substitutes for "may" and "need not".</w:t>
      </w:r>
    </w:p>
    <w:p w14:paraId="62D771C0" w14:textId="77777777" w:rsidR="00033E36" w:rsidRDefault="00033E36" w:rsidP="00033E36">
      <w:pPr>
        <w:pStyle w:val="EX"/>
      </w:pPr>
      <w:r>
        <w:rPr>
          <w:b/>
        </w:rPr>
        <w:t>will</w:t>
      </w:r>
      <w:r>
        <w:tab/>
      </w:r>
      <w:r>
        <w:tab/>
        <w:t>indicates that something is certain or expected to happen as a result of action taken by an agency the behaviour of which is outside the scope of the present document</w:t>
      </w:r>
    </w:p>
    <w:p w14:paraId="7E33C037" w14:textId="77777777" w:rsidR="00033E36" w:rsidRDefault="00033E36" w:rsidP="00033E36">
      <w:pPr>
        <w:pStyle w:val="EX"/>
      </w:pPr>
      <w:r>
        <w:rPr>
          <w:b/>
        </w:rPr>
        <w:t>will not</w:t>
      </w:r>
      <w:r>
        <w:tab/>
      </w:r>
      <w:r>
        <w:tab/>
        <w:t>indicates that something is certain or expected not to happen as a result of action taken by an agency the behaviour of which is outside the scope of the present document</w:t>
      </w:r>
    </w:p>
    <w:p w14:paraId="22620CA5" w14:textId="77777777" w:rsidR="00033E36" w:rsidRDefault="00033E36" w:rsidP="00033E36">
      <w:pPr>
        <w:pStyle w:val="EX"/>
      </w:pPr>
      <w:r>
        <w:rPr>
          <w:b/>
        </w:rPr>
        <w:t>might</w:t>
      </w:r>
      <w:r>
        <w:tab/>
        <w:t>indicates a likelihood that something will happen as a result of action taken by some agency the behaviour of which is outside the scope of the present document</w:t>
      </w:r>
    </w:p>
    <w:p w14:paraId="268BE9CA" w14:textId="77777777" w:rsidR="00033E36" w:rsidRDefault="00033E36" w:rsidP="00033E36">
      <w:pPr>
        <w:pStyle w:val="EX"/>
      </w:pPr>
      <w:r>
        <w:rPr>
          <w:b/>
        </w:rPr>
        <w:t>might not</w:t>
      </w:r>
      <w:r>
        <w:tab/>
        <w:t>indicates a likelihood that something will not happen as a result of action taken by some agency the behaviour of which is outside the scope of the present document</w:t>
      </w:r>
    </w:p>
    <w:p w14:paraId="6094A7AC" w14:textId="77777777" w:rsidR="00033E36" w:rsidRDefault="00033E36" w:rsidP="00033E36">
      <w:r>
        <w:t>In addition:</w:t>
      </w:r>
    </w:p>
    <w:p w14:paraId="41F161A7" w14:textId="77777777" w:rsidR="00033E36" w:rsidRDefault="00033E36" w:rsidP="00033E36">
      <w:pPr>
        <w:pStyle w:val="EX"/>
      </w:pPr>
      <w:r>
        <w:rPr>
          <w:b/>
        </w:rPr>
        <w:t>is</w:t>
      </w:r>
      <w:r>
        <w:tab/>
        <w:t>(or any other verb in the indicative mood) indicates a statement of fact</w:t>
      </w:r>
    </w:p>
    <w:p w14:paraId="643C1A48" w14:textId="77777777" w:rsidR="00033E36" w:rsidRDefault="00033E36" w:rsidP="00033E36">
      <w:pPr>
        <w:pStyle w:val="EX"/>
      </w:pPr>
      <w:r>
        <w:rPr>
          <w:b/>
        </w:rPr>
        <w:t>is not</w:t>
      </w:r>
      <w:r>
        <w:tab/>
        <w:t>(or any other negative verb in the indicative mood) indicates a statement of fact</w:t>
      </w:r>
    </w:p>
    <w:p w14:paraId="70C93B75" w14:textId="77777777" w:rsidR="00033E36" w:rsidRDefault="00033E36" w:rsidP="00033E36">
      <w:r>
        <w:t>The constructions "is" and "is not" do not indicate requirements.</w:t>
      </w:r>
    </w:p>
    <w:p w14:paraId="72FAE8A5" w14:textId="77777777" w:rsidR="00033E36" w:rsidRPr="00137EBA" w:rsidRDefault="00033E36" w:rsidP="00953C2D">
      <w:pPr>
        <w:pStyle w:val="B2"/>
      </w:pPr>
    </w:p>
    <w:p w14:paraId="1EBBE693" w14:textId="77777777" w:rsidR="00953C2D" w:rsidRPr="00137EBA" w:rsidRDefault="00953C2D" w:rsidP="00953C2D">
      <w:pPr>
        <w:pStyle w:val="Heading1"/>
      </w:pPr>
      <w:r w:rsidRPr="00137EBA">
        <w:br w:type="page"/>
      </w:r>
      <w:bookmarkStart w:id="7" w:name="_Toc22547677"/>
      <w:bookmarkStart w:id="8" w:name="_Toc22548229"/>
      <w:bookmarkStart w:id="9" w:name="_Toc137716226"/>
      <w:r w:rsidRPr="00137EBA">
        <w:t>1</w:t>
      </w:r>
      <w:r w:rsidRPr="00137EBA">
        <w:tab/>
        <w:t>Scope</w:t>
      </w:r>
      <w:bookmarkEnd w:id="7"/>
      <w:bookmarkEnd w:id="8"/>
      <w:bookmarkEnd w:id="9"/>
    </w:p>
    <w:p w14:paraId="298946C8" w14:textId="77777777" w:rsidR="00953C2D" w:rsidRPr="00137EBA" w:rsidRDefault="00953C2D" w:rsidP="00953C2D">
      <w:r w:rsidRPr="00137EBA">
        <w:t>The present document contains objectives, requirements and test cases that are specific to the SEPP network product class. It refers to the Catalogue of General Security Assurance Requirements and formulates specific adaptions of the requirements and test cases given there, as well as specifying requirements and test cases unique to the SEPP network product class.</w:t>
      </w:r>
    </w:p>
    <w:p w14:paraId="126D3509" w14:textId="77777777" w:rsidR="00953C2D" w:rsidRPr="00137EBA" w:rsidRDefault="00953C2D" w:rsidP="00953C2D">
      <w:pPr>
        <w:pStyle w:val="Heading1"/>
      </w:pPr>
      <w:bookmarkStart w:id="10" w:name="_Toc22547678"/>
      <w:bookmarkStart w:id="11" w:name="_Toc22548230"/>
      <w:bookmarkStart w:id="12" w:name="_Toc137716227"/>
      <w:r w:rsidRPr="00137EBA">
        <w:t>2</w:t>
      </w:r>
      <w:r w:rsidRPr="00137EBA">
        <w:tab/>
        <w:t>References</w:t>
      </w:r>
      <w:bookmarkEnd w:id="10"/>
      <w:bookmarkEnd w:id="11"/>
      <w:bookmarkEnd w:id="12"/>
    </w:p>
    <w:p w14:paraId="02984D99" w14:textId="77777777" w:rsidR="00953C2D" w:rsidRPr="00137EBA" w:rsidRDefault="00953C2D" w:rsidP="00953C2D">
      <w:r w:rsidRPr="00137EBA">
        <w:t>The following documents contain provisions which, through reference in this text, constitute provisions of the present document.</w:t>
      </w:r>
    </w:p>
    <w:p w14:paraId="27E5AA52" w14:textId="77777777" w:rsidR="00953C2D" w:rsidRPr="00137EBA" w:rsidRDefault="00953C2D" w:rsidP="00953C2D">
      <w:pPr>
        <w:pStyle w:val="B10"/>
      </w:pPr>
      <w:bookmarkStart w:id="13" w:name="OLE_LINK1"/>
      <w:bookmarkStart w:id="14" w:name="OLE_LINK2"/>
      <w:bookmarkStart w:id="15" w:name="OLE_LINK3"/>
      <w:bookmarkStart w:id="16" w:name="OLE_LINK4"/>
      <w:r w:rsidRPr="00137EBA">
        <w:t>-</w:t>
      </w:r>
      <w:r w:rsidRPr="00137EBA">
        <w:tab/>
        <w:t>References are either specific (identified by date of publication, edition number, version number, etc.) or non</w:t>
      </w:r>
      <w:r w:rsidRPr="00137EBA">
        <w:noBreakHyphen/>
        <w:t>specific.</w:t>
      </w:r>
    </w:p>
    <w:p w14:paraId="30C3C710" w14:textId="77777777" w:rsidR="00953C2D" w:rsidRPr="00137EBA" w:rsidRDefault="00953C2D" w:rsidP="00953C2D">
      <w:pPr>
        <w:pStyle w:val="B10"/>
      </w:pPr>
      <w:r w:rsidRPr="00137EBA">
        <w:t>-</w:t>
      </w:r>
      <w:r w:rsidRPr="00137EBA">
        <w:tab/>
        <w:t>For a specific reference, subsequent revisions do not apply.</w:t>
      </w:r>
    </w:p>
    <w:p w14:paraId="61B86EED" w14:textId="77777777" w:rsidR="00953C2D" w:rsidRPr="00137EBA" w:rsidRDefault="00953C2D" w:rsidP="00953C2D">
      <w:pPr>
        <w:pStyle w:val="B10"/>
      </w:pPr>
      <w:r w:rsidRPr="00137EBA">
        <w:t>-</w:t>
      </w:r>
      <w:r w:rsidRPr="00137EBA">
        <w:tab/>
        <w:t>For a non-specific reference, the latest version applies. In the case of a reference to a 3GPP document (including a GSM document), a non-specific reference implicitly refers to the latest version of that document</w:t>
      </w:r>
      <w:r w:rsidRPr="00137EBA">
        <w:rPr>
          <w:i/>
        </w:rPr>
        <w:t xml:space="preserve"> in the same Release as the present document</w:t>
      </w:r>
      <w:r w:rsidRPr="00137EBA">
        <w:t>.</w:t>
      </w:r>
    </w:p>
    <w:p w14:paraId="7B846A30" w14:textId="77777777" w:rsidR="00953C2D" w:rsidRPr="00137EBA" w:rsidRDefault="00953C2D" w:rsidP="00CC4134">
      <w:pPr>
        <w:pStyle w:val="EX"/>
        <w:ind w:hanging="1134"/>
      </w:pPr>
      <w:r w:rsidRPr="00137EBA">
        <w:t>[1]</w:t>
      </w:r>
      <w:r w:rsidRPr="00137EBA">
        <w:tab/>
        <w:t>3GPP TR 21.905: "Vocabulary for 3GPP Specifications".</w:t>
      </w:r>
    </w:p>
    <w:bookmarkEnd w:id="13"/>
    <w:bookmarkEnd w:id="14"/>
    <w:bookmarkEnd w:id="15"/>
    <w:bookmarkEnd w:id="16"/>
    <w:p w14:paraId="21EAA974" w14:textId="77777777" w:rsidR="00033508" w:rsidRPr="00137EBA" w:rsidRDefault="00033508" w:rsidP="00033508">
      <w:pPr>
        <w:pStyle w:val="EX"/>
        <w:ind w:hanging="1134"/>
        <w:rPr>
          <w:lang w:eastAsia="zh-CN"/>
        </w:rPr>
      </w:pPr>
      <w:r w:rsidRPr="00137EBA">
        <w:t>[2]</w:t>
      </w:r>
      <w:r w:rsidRPr="00137EBA">
        <w:tab/>
        <w:t>3GPP TS 33.117: "</w:t>
      </w:r>
      <w:r w:rsidRPr="00137EBA">
        <w:rPr>
          <w:lang w:eastAsia="zh-CN"/>
        </w:rPr>
        <w:t>Catalogue of General Security Assurance Requirements"</w:t>
      </w:r>
      <w:r w:rsidR="009D662C">
        <w:rPr>
          <w:lang w:eastAsia="zh-CN"/>
        </w:rPr>
        <w:t>.</w:t>
      </w:r>
    </w:p>
    <w:p w14:paraId="42737DEA" w14:textId="77777777" w:rsidR="00033508" w:rsidRPr="00137EBA" w:rsidRDefault="00033508" w:rsidP="00033508">
      <w:pPr>
        <w:pStyle w:val="EX"/>
        <w:ind w:hanging="1134"/>
        <w:rPr>
          <w:lang w:eastAsia="zh-CN"/>
        </w:rPr>
      </w:pPr>
      <w:r w:rsidRPr="00137EBA">
        <w:rPr>
          <w:lang w:eastAsia="zh-CN"/>
        </w:rPr>
        <w:t>[3]</w:t>
      </w:r>
      <w:r w:rsidRPr="00137EBA">
        <w:rPr>
          <w:lang w:eastAsia="zh-CN"/>
        </w:rPr>
        <w:tab/>
      </w:r>
      <w:r w:rsidRPr="00137EBA">
        <w:t xml:space="preserve">3GPP TS 33.501: </w:t>
      </w:r>
      <w:r w:rsidR="00C1507C" w:rsidRPr="00137EBA">
        <w:t>"</w:t>
      </w:r>
      <w:r w:rsidRPr="00137EBA">
        <w:t>Security architecture and procedures for 5G system</w:t>
      </w:r>
      <w:r w:rsidR="00C1507C" w:rsidRPr="00137EBA">
        <w:t>"</w:t>
      </w:r>
      <w:r w:rsidR="009D662C">
        <w:t>.</w:t>
      </w:r>
    </w:p>
    <w:p w14:paraId="63B24B61" w14:textId="77777777" w:rsidR="00324CF0" w:rsidRPr="00137EBA" w:rsidRDefault="00324CF0" w:rsidP="00324CF0">
      <w:pPr>
        <w:pStyle w:val="EX"/>
        <w:ind w:hanging="1134"/>
      </w:pPr>
      <w:r w:rsidRPr="00137EBA">
        <w:rPr>
          <w:rFonts w:hint="eastAsia"/>
          <w:lang w:eastAsia="zh-CN"/>
        </w:rPr>
        <w:t>[</w:t>
      </w:r>
      <w:r w:rsidR="00FD4149" w:rsidRPr="00137EBA">
        <w:rPr>
          <w:lang w:eastAsia="zh-CN"/>
        </w:rPr>
        <w:t>4</w:t>
      </w:r>
      <w:r w:rsidRPr="00137EBA">
        <w:rPr>
          <w:rFonts w:hint="eastAsia"/>
          <w:lang w:eastAsia="zh-CN"/>
        </w:rPr>
        <w:t>]</w:t>
      </w:r>
      <w:r w:rsidRPr="00137EBA">
        <w:rPr>
          <w:lang w:eastAsia="zh-CN"/>
        </w:rPr>
        <w:tab/>
      </w:r>
      <w:r w:rsidRPr="00137EBA">
        <w:t>3GPP TR 33.926: "Security Assurance Specification (SCAS) threats and critical assets in 3GPP network product classes"</w:t>
      </w:r>
      <w:r w:rsidR="009D662C">
        <w:t>.</w:t>
      </w:r>
    </w:p>
    <w:p w14:paraId="4A02AC1E" w14:textId="77777777" w:rsidR="00A61DB4" w:rsidRDefault="00A61DB4" w:rsidP="00A61DB4">
      <w:pPr>
        <w:pStyle w:val="EX"/>
        <w:ind w:hanging="1134"/>
      </w:pPr>
      <w:r w:rsidRPr="00137EBA">
        <w:rPr>
          <w:lang w:eastAsia="zh-CN"/>
        </w:rPr>
        <w:t>[5]</w:t>
      </w:r>
      <w:r w:rsidRPr="00137EBA">
        <w:rPr>
          <w:lang w:eastAsia="zh-CN"/>
        </w:rPr>
        <w:tab/>
      </w:r>
      <w:r w:rsidR="00184BEC">
        <w:rPr>
          <w:lang w:eastAsia="zh-CN"/>
        </w:rPr>
        <w:t>Void</w:t>
      </w:r>
      <w:r w:rsidR="009D662C">
        <w:t>.</w:t>
      </w:r>
    </w:p>
    <w:p w14:paraId="6391D99B" w14:textId="77777777" w:rsidR="002E7A60" w:rsidRDefault="002E7A60" w:rsidP="00A61DB4">
      <w:pPr>
        <w:pStyle w:val="EX"/>
        <w:ind w:hanging="1134"/>
      </w:pPr>
      <w:r>
        <w:t>[6]</w:t>
      </w:r>
      <w:r>
        <w:tab/>
        <w:t>3GPP TS 29.573: "5G System; Public Land Mobile Network (PLMN) Interconnection".</w:t>
      </w:r>
    </w:p>
    <w:p w14:paraId="6D55FFEC" w14:textId="77777777" w:rsidR="00DD2EF2" w:rsidRDefault="00DD2EF2" w:rsidP="00A61DB4">
      <w:pPr>
        <w:pStyle w:val="EX"/>
        <w:ind w:hanging="1134"/>
      </w:pPr>
      <w:r>
        <w:t>[7]</w:t>
      </w:r>
      <w:r>
        <w:tab/>
        <w:t>3GPP TS 29.500: "5G System; Technical Realization of Service Based Architecture".</w:t>
      </w:r>
    </w:p>
    <w:p w14:paraId="1748012A" w14:textId="77777777" w:rsidR="005F46AD" w:rsidRDefault="005F46AD" w:rsidP="00A61DB4">
      <w:pPr>
        <w:pStyle w:val="EX"/>
        <w:ind w:hanging="1134"/>
      </w:pPr>
      <w:r>
        <w:t>[</w:t>
      </w:r>
      <w:r>
        <w:rPr>
          <w:lang w:eastAsia="zh-CN"/>
        </w:rPr>
        <w:t>8</w:t>
      </w:r>
      <w:r>
        <w:t>]</w:t>
      </w:r>
      <w:r>
        <w:tab/>
        <w:t>3GPP TS 23.501: "System Architecture for 5G System (5GS)".</w:t>
      </w:r>
    </w:p>
    <w:p w14:paraId="276E8250" w14:textId="4D19E0EB" w:rsidR="002C56F5" w:rsidRPr="00137EBA" w:rsidRDefault="002C56F5" w:rsidP="00A61DB4">
      <w:pPr>
        <w:pStyle w:val="EX"/>
        <w:ind w:hanging="1134"/>
      </w:pPr>
      <w:r>
        <w:t>[9]</w:t>
      </w:r>
      <w:r>
        <w:tab/>
      </w:r>
      <w:r>
        <w:rPr>
          <w:rFonts w:eastAsia="DengXian"/>
        </w:rPr>
        <w:t>3GPP TS 33.310: "Network Domain Security (NDS); Authentication Framework (AF)".</w:t>
      </w:r>
    </w:p>
    <w:p w14:paraId="4061689F" w14:textId="77777777" w:rsidR="00953C2D" w:rsidRPr="00137EBA" w:rsidRDefault="00953C2D" w:rsidP="00953C2D">
      <w:pPr>
        <w:pStyle w:val="Heading1"/>
      </w:pPr>
      <w:bookmarkStart w:id="17" w:name="_Toc22547679"/>
      <w:bookmarkStart w:id="18" w:name="_Toc22548231"/>
      <w:bookmarkStart w:id="19" w:name="_Toc137716228"/>
      <w:r w:rsidRPr="00137EBA">
        <w:t>3</w:t>
      </w:r>
      <w:r w:rsidRPr="00137EBA">
        <w:tab/>
        <w:t>Definitions</w:t>
      </w:r>
      <w:r w:rsidR="00033E36">
        <w:t xml:space="preserve"> of terms, symbols</w:t>
      </w:r>
      <w:r w:rsidRPr="00137EBA">
        <w:t xml:space="preserve"> and abbreviations</w:t>
      </w:r>
      <w:bookmarkEnd w:id="17"/>
      <w:bookmarkEnd w:id="18"/>
      <w:bookmarkEnd w:id="19"/>
    </w:p>
    <w:p w14:paraId="73F776B9" w14:textId="77777777" w:rsidR="00953C2D" w:rsidRPr="00137EBA" w:rsidRDefault="00953C2D" w:rsidP="00953C2D">
      <w:pPr>
        <w:pStyle w:val="Heading2"/>
      </w:pPr>
      <w:bookmarkStart w:id="20" w:name="_Toc22547680"/>
      <w:bookmarkStart w:id="21" w:name="_Toc22548232"/>
      <w:bookmarkStart w:id="22" w:name="_Toc137716229"/>
      <w:r w:rsidRPr="00137EBA">
        <w:t>3.1</w:t>
      </w:r>
      <w:r w:rsidRPr="00137EBA">
        <w:tab/>
      </w:r>
      <w:bookmarkEnd w:id="20"/>
      <w:r w:rsidR="00033E36">
        <w:t>Terms</w:t>
      </w:r>
      <w:bookmarkEnd w:id="21"/>
      <w:bookmarkEnd w:id="22"/>
    </w:p>
    <w:p w14:paraId="779284AD" w14:textId="77777777" w:rsidR="00953C2D" w:rsidRPr="00137EBA" w:rsidRDefault="00953C2D" w:rsidP="00953C2D">
      <w:r w:rsidRPr="00137EBA">
        <w:t xml:space="preserve">For the purposes of the present document, the terms given in </w:t>
      </w:r>
      <w:bookmarkStart w:id="23" w:name="OLE_LINK6"/>
      <w:bookmarkStart w:id="24" w:name="OLE_LINK7"/>
      <w:bookmarkStart w:id="25" w:name="OLE_LINK8"/>
      <w:r w:rsidRPr="00137EBA">
        <w:t xml:space="preserve">3GPP </w:t>
      </w:r>
      <w:bookmarkEnd w:id="23"/>
      <w:bookmarkEnd w:id="24"/>
      <w:bookmarkEnd w:id="25"/>
      <w:r w:rsidRPr="00137EBA">
        <w:t>TR 21.905 [1] and the following apply. A term defined in the present document takes precedence over the definition of the same term, if any, in 3GPP TR 21.905 [1].</w:t>
      </w:r>
    </w:p>
    <w:p w14:paraId="4AF8C939" w14:textId="77777777" w:rsidR="00033E36" w:rsidRDefault="00953C2D" w:rsidP="00953C2D">
      <w:pPr>
        <w:pStyle w:val="Heading2"/>
      </w:pPr>
      <w:bookmarkStart w:id="26" w:name="_Toc22548233"/>
      <w:bookmarkStart w:id="27" w:name="_Toc137716230"/>
      <w:bookmarkStart w:id="28" w:name="_Toc22547681"/>
      <w:r w:rsidRPr="00137EBA">
        <w:t>3.</w:t>
      </w:r>
      <w:r w:rsidR="006D79C8" w:rsidRPr="00137EBA">
        <w:t>2</w:t>
      </w:r>
      <w:r w:rsidRPr="00137EBA">
        <w:tab/>
      </w:r>
      <w:r w:rsidR="00033E36">
        <w:t>Symbols</w:t>
      </w:r>
      <w:bookmarkEnd w:id="26"/>
      <w:bookmarkEnd w:id="27"/>
    </w:p>
    <w:p w14:paraId="454C6A98" w14:textId="77777777" w:rsidR="00033E36" w:rsidRPr="00033E36" w:rsidRDefault="00033E36" w:rsidP="00DF0A7E">
      <w:r>
        <w:t>Void.</w:t>
      </w:r>
    </w:p>
    <w:p w14:paraId="1FA22FB9" w14:textId="77777777" w:rsidR="00953C2D" w:rsidRPr="00137EBA" w:rsidRDefault="00033E36" w:rsidP="00953C2D">
      <w:pPr>
        <w:pStyle w:val="Heading2"/>
      </w:pPr>
      <w:bookmarkStart w:id="29" w:name="_Toc22548234"/>
      <w:bookmarkStart w:id="30" w:name="_Toc137716231"/>
      <w:r>
        <w:t>3.3</w:t>
      </w:r>
      <w:r>
        <w:tab/>
      </w:r>
      <w:r w:rsidR="00953C2D" w:rsidRPr="00137EBA">
        <w:t>Abbreviations</w:t>
      </w:r>
      <w:bookmarkEnd w:id="28"/>
      <w:bookmarkEnd w:id="29"/>
      <w:bookmarkEnd w:id="30"/>
    </w:p>
    <w:p w14:paraId="2C0D9244" w14:textId="77777777" w:rsidR="00953C2D" w:rsidRDefault="00953C2D" w:rsidP="00953C2D">
      <w:pPr>
        <w:keepNext/>
      </w:pPr>
      <w:r w:rsidRPr="00137EBA">
        <w:t>For the purposes of the present document, the abbreviations given in 3GPP TR 21.905 [1] and the following apply. An abbreviation defined in the present document takes precedence over the definition of the same abbreviation, if any, in 3GPP TR 21.905 [1].</w:t>
      </w:r>
    </w:p>
    <w:p w14:paraId="1FB10E2D" w14:textId="77777777" w:rsidR="00115330" w:rsidRPr="002C56F5" w:rsidRDefault="00115330" w:rsidP="00115330">
      <w:pPr>
        <w:pStyle w:val="EW"/>
        <w:rPr>
          <w:lang w:val="fr-FR"/>
        </w:rPr>
      </w:pPr>
      <w:r w:rsidRPr="002C56F5">
        <w:rPr>
          <w:lang w:val="fr-FR"/>
        </w:rPr>
        <w:t>IPX</w:t>
      </w:r>
      <w:r w:rsidRPr="002C56F5">
        <w:rPr>
          <w:lang w:val="fr-FR"/>
        </w:rPr>
        <w:tab/>
        <w:t>IP eXchange service</w:t>
      </w:r>
    </w:p>
    <w:p w14:paraId="66799529" w14:textId="77777777" w:rsidR="00115330" w:rsidRPr="002C56F5" w:rsidRDefault="00115330" w:rsidP="00115330">
      <w:pPr>
        <w:pStyle w:val="EW"/>
        <w:rPr>
          <w:lang w:val="fr-FR"/>
        </w:rPr>
      </w:pPr>
      <w:r w:rsidRPr="002C56F5">
        <w:rPr>
          <w:lang w:val="fr-FR"/>
        </w:rPr>
        <w:t>JSON</w:t>
      </w:r>
      <w:r w:rsidRPr="002C56F5">
        <w:rPr>
          <w:lang w:val="fr-FR"/>
        </w:rPr>
        <w:tab/>
        <w:t>JavaScript Object Notation</w:t>
      </w:r>
    </w:p>
    <w:p w14:paraId="615C244D" w14:textId="77777777" w:rsidR="00115330" w:rsidRDefault="00115330" w:rsidP="00115330">
      <w:pPr>
        <w:pStyle w:val="EW"/>
      </w:pPr>
      <w:r>
        <w:t>JWS</w:t>
      </w:r>
      <w:r>
        <w:tab/>
        <w:t>JSON Web Signature</w:t>
      </w:r>
    </w:p>
    <w:p w14:paraId="26E99915" w14:textId="77777777" w:rsidR="00115330" w:rsidRDefault="00115330" w:rsidP="00115330">
      <w:pPr>
        <w:pStyle w:val="EW"/>
      </w:pPr>
      <w:r>
        <w:t>NF</w:t>
      </w:r>
      <w:r>
        <w:tab/>
        <w:t>Network Function</w:t>
      </w:r>
    </w:p>
    <w:p w14:paraId="6AA27ED0" w14:textId="77777777" w:rsidR="00115330" w:rsidRPr="00137EBA" w:rsidRDefault="00115330" w:rsidP="00155D35">
      <w:pPr>
        <w:pStyle w:val="EW"/>
      </w:pPr>
      <w:r>
        <w:t>SEPP</w:t>
      </w:r>
      <w:r>
        <w:tab/>
        <w:t>Security Edge Protection Proxy</w:t>
      </w:r>
    </w:p>
    <w:p w14:paraId="76E7D6A3" w14:textId="77777777" w:rsidR="00953C2D" w:rsidRPr="00137EBA" w:rsidRDefault="00953C2D" w:rsidP="00953C2D">
      <w:pPr>
        <w:pStyle w:val="EW"/>
      </w:pPr>
    </w:p>
    <w:p w14:paraId="37222CB1" w14:textId="77777777" w:rsidR="00953C2D" w:rsidRPr="00137EBA" w:rsidRDefault="00953C2D" w:rsidP="00953C2D">
      <w:pPr>
        <w:pStyle w:val="Heading1"/>
        <w:rPr>
          <w:highlight w:val="cyan"/>
        </w:rPr>
      </w:pPr>
      <w:bookmarkStart w:id="31" w:name="_Toc22547682"/>
      <w:bookmarkStart w:id="32" w:name="_Toc22548235"/>
      <w:bookmarkStart w:id="33" w:name="_Toc137716232"/>
      <w:r w:rsidRPr="00137EBA">
        <w:t>4</w:t>
      </w:r>
      <w:r w:rsidRPr="00137EBA">
        <w:tab/>
        <w:t>SEPP-specific security requirements and related test cases</w:t>
      </w:r>
      <w:bookmarkEnd w:id="31"/>
      <w:bookmarkEnd w:id="32"/>
      <w:bookmarkEnd w:id="33"/>
    </w:p>
    <w:p w14:paraId="35195758" w14:textId="77777777" w:rsidR="00953C2D" w:rsidRPr="00137EBA" w:rsidRDefault="00953C2D" w:rsidP="00953C2D">
      <w:pPr>
        <w:pStyle w:val="Heading2"/>
      </w:pPr>
      <w:bookmarkStart w:id="34" w:name="_Toc22547683"/>
      <w:bookmarkStart w:id="35" w:name="_Toc22548236"/>
      <w:bookmarkStart w:id="36" w:name="_Toc137716233"/>
      <w:r w:rsidRPr="00137EBA">
        <w:t>4.1</w:t>
      </w:r>
      <w:r w:rsidRPr="00137EBA">
        <w:tab/>
        <w:t>Introduction</w:t>
      </w:r>
      <w:bookmarkEnd w:id="34"/>
      <w:bookmarkEnd w:id="35"/>
      <w:bookmarkEnd w:id="36"/>
    </w:p>
    <w:p w14:paraId="2838AB07" w14:textId="77777777" w:rsidR="001A245C" w:rsidRPr="00137EBA" w:rsidRDefault="001A245C" w:rsidP="001A245C">
      <w:pPr>
        <w:rPr>
          <w:color w:val="000000"/>
        </w:rPr>
      </w:pPr>
      <w:r w:rsidRPr="00137EBA">
        <w:rPr>
          <w:color w:val="000000"/>
        </w:rPr>
        <w:t>SEPP specific security requirements include both requirements derived from SEPP-specific security functional requirements in relevant specifications as well as security requirements introduced in the present document derived from the threats specific to SEPP as described in TR 33.926 [4].</w:t>
      </w:r>
      <w:r w:rsidRPr="00137EBA" w:rsidDel="000D18E3">
        <w:rPr>
          <w:color w:val="000000"/>
        </w:rPr>
        <w:t xml:space="preserve"> </w:t>
      </w:r>
    </w:p>
    <w:p w14:paraId="21060024" w14:textId="77777777" w:rsidR="00953C2D" w:rsidRPr="00137EBA" w:rsidRDefault="00953C2D" w:rsidP="00953C2D">
      <w:pPr>
        <w:pStyle w:val="Heading2"/>
      </w:pPr>
      <w:bookmarkStart w:id="37" w:name="_Toc22547684"/>
      <w:bookmarkStart w:id="38" w:name="_Toc22548237"/>
      <w:bookmarkStart w:id="39" w:name="_Toc137716234"/>
      <w:r w:rsidRPr="00137EBA">
        <w:t>4.2</w:t>
      </w:r>
      <w:r w:rsidRPr="00137EBA">
        <w:tab/>
        <w:t>SEPP-specific adaptations of security functional requirements and related test cases</w:t>
      </w:r>
      <w:bookmarkEnd w:id="37"/>
      <w:bookmarkEnd w:id="38"/>
      <w:bookmarkEnd w:id="39"/>
    </w:p>
    <w:p w14:paraId="7E401B53" w14:textId="77777777" w:rsidR="00953C2D" w:rsidRPr="00137EBA" w:rsidRDefault="00953C2D" w:rsidP="00953C2D">
      <w:pPr>
        <w:pStyle w:val="Heading3"/>
      </w:pPr>
      <w:bookmarkStart w:id="40" w:name="_Toc22547685"/>
      <w:bookmarkStart w:id="41" w:name="_Toc22548238"/>
      <w:bookmarkStart w:id="42" w:name="_Toc137716235"/>
      <w:r w:rsidRPr="00137EBA">
        <w:t>4.2.1</w:t>
      </w:r>
      <w:r w:rsidRPr="00137EBA">
        <w:tab/>
        <w:t>Introduction</w:t>
      </w:r>
      <w:bookmarkEnd w:id="40"/>
      <w:bookmarkEnd w:id="41"/>
      <w:bookmarkEnd w:id="42"/>
    </w:p>
    <w:p w14:paraId="7C652C78" w14:textId="77777777" w:rsidR="00F26C09" w:rsidRPr="00137EBA" w:rsidRDefault="00F26C09" w:rsidP="00F26C09">
      <w:r w:rsidRPr="00137EBA">
        <w:t xml:space="preserve">The present clause describes the security functional requirements and the corresponding test cases for SEPP network product class. The proposed security requirements are classified in two groups: </w:t>
      </w:r>
    </w:p>
    <w:p w14:paraId="5067F865" w14:textId="77777777" w:rsidR="00F26C09" w:rsidRPr="00137EBA" w:rsidRDefault="00F26C09" w:rsidP="00F26C09">
      <w:pPr>
        <w:pStyle w:val="B10"/>
      </w:pPr>
      <w:r w:rsidRPr="00137EBA">
        <w:t>-</w:t>
      </w:r>
      <w:r w:rsidRPr="00137EBA">
        <w:tab/>
        <w:t>Security functional requirements derived from TS 33.501 [3] and detailed in clause 4.2.2</w:t>
      </w:r>
      <w:r w:rsidR="0049281D" w:rsidRPr="00137EBA">
        <w:t>.</w:t>
      </w:r>
    </w:p>
    <w:p w14:paraId="3FB11DD2" w14:textId="77777777" w:rsidR="00F26C09" w:rsidRPr="00137EBA" w:rsidRDefault="00F26C09" w:rsidP="00F26C09">
      <w:pPr>
        <w:pStyle w:val="B10"/>
      </w:pPr>
      <w:r w:rsidRPr="00137EBA">
        <w:t>-</w:t>
      </w:r>
      <w:r w:rsidRPr="00137EBA">
        <w:tab/>
        <w:t xml:space="preserve">General security functional requirements which include requirements not already addressed in TS 33.501 [3] but whose support is also important to ensure that SEPP conforms to a common security baseline detailed in </w:t>
      </w:r>
      <w:r w:rsidR="00E2573D" w:rsidRPr="00137EBA">
        <w:t>clause</w:t>
      </w:r>
      <w:r w:rsidR="00A12DDD">
        <w:t> </w:t>
      </w:r>
      <w:r w:rsidRPr="00137EBA">
        <w:t>4.2.3.</w:t>
      </w:r>
    </w:p>
    <w:p w14:paraId="08D1E70C" w14:textId="77777777" w:rsidR="00953C2D" w:rsidRPr="00137EBA" w:rsidRDefault="00953C2D" w:rsidP="00953C2D">
      <w:pPr>
        <w:pStyle w:val="Heading3"/>
      </w:pPr>
      <w:bookmarkStart w:id="43" w:name="_Toc22547686"/>
      <w:bookmarkStart w:id="44" w:name="_Toc22548239"/>
      <w:bookmarkStart w:id="45" w:name="_Toc137716236"/>
      <w:r w:rsidRPr="00137EBA">
        <w:t>4.2.2</w:t>
      </w:r>
      <w:r w:rsidRPr="00137EBA">
        <w:tab/>
        <w:t>Security functional requirements on the SEPP deriving from 3GPP specifications and related test cases</w:t>
      </w:r>
      <w:bookmarkEnd w:id="43"/>
      <w:bookmarkEnd w:id="44"/>
      <w:bookmarkEnd w:id="45"/>
    </w:p>
    <w:p w14:paraId="77995E18" w14:textId="77777777" w:rsidR="005570B5" w:rsidRPr="00137EBA" w:rsidRDefault="005570B5" w:rsidP="005570B5">
      <w:pPr>
        <w:pStyle w:val="Heading4"/>
      </w:pPr>
      <w:bookmarkStart w:id="46" w:name="_Toc22547687"/>
      <w:bookmarkStart w:id="47" w:name="_Toc22548240"/>
      <w:bookmarkStart w:id="48" w:name="_Toc137716237"/>
      <w:r w:rsidRPr="00137EBA">
        <w:t>4.2.2.1</w:t>
      </w:r>
      <w:r w:rsidRPr="00137EBA">
        <w:tab/>
        <w:t>Security functional requirements on the SEPP deriving from 3GPP specifications – general approach</w:t>
      </w:r>
      <w:bookmarkEnd w:id="46"/>
      <w:bookmarkEnd w:id="47"/>
      <w:bookmarkEnd w:id="48"/>
    </w:p>
    <w:p w14:paraId="51BBBB66" w14:textId="77777777" w:rsidR="005570B5" w:rsidRPr="00137EBA" w:rsidRDefault="005570B5" w:rsidP="005570B5">
      <w:r w:rsidRPr="00137EBA">
        <w:t>In addition to the requirements and test cases in TS 33.117 [2], clause 4.2.2</w:t>
      </w:r>
      <w:r w:rsidR="00115330">
        <w:t>.1</w:t>
      </w:r>
      <w:r w:rsidRPr="00137EBA">
        <w:t>, a SEPP shall satisfy the following:</w:t>
      </w:r>
    </w:p>
    <w:p w14:paraId="2A111B7C" w14:textId="77777777" w:rsidR="005570B5" w:rsidRPr="00137EBA" w:rsidRDefault="0049281D" w:rsidP="0049281D">
      <w:pPr>
        <w:pStyle w:val="B10"/>
      </w:pPr>
      <w:r w:rsidRPr="00137EBA">
        <w:t>-</w:t>
      </w:r>
      <w:r w:rsidRPr="00137EBA">
        <w:tab/>
      </w:r>
      <w:r w:rsidR="005570B5" w:rsidRPr="00137EBA">
        <w:t xml:space="preserve">It is assumed for the purpose of the present SCAS that a SEPP conforms to all mandatory security-related provisions pertaining to an SEPP in: </w:t>
      </w:r>
    </w:p>
    <w:p w14:paraId="6D583F4F" w14:textId="77777777" w:rsidR="005570B5" w:rsidRPr="00137EBA" w:rsidRDefault="005570B5" w:rsidP="0049281D">
      <w:pPr>
        <w:pStyle w:val="B2"/>
      </w:pPr>
      <w:r w:rsidRPr="00137EBA">
        <w:t>-</w:t>
      </w:r>
      <w:r w:rsidRPr="00137EBA">
        <w:tab/>
        <w:t>3GPP TS 33.501</w:t>
      </w:r>
      <w:r w:rsidR="00115330">
        <w:t xml:space="preserve"> [3]</w:t>
      </w:r>
      <w:r w:rsidRPr="00137EBA">
        <w:t>: "Security architecture and procedures for 5G system";</w:t>
      </w:r>
    </w:p>
    <w:p w14:paraId="6D819CAD" w14:textId="77777777" w:rsidR="005570B5" w:rsidRPr="00137EBA" w:rsidRDefault="005570B5" w:rsidP="00DF0A7E">
      <w:pPr>
        <w:pStyle w:val="B2"/>
      </w:pPr>
      <w:r w:rsidRPr="00137EBA">
        <w:t>-</w:t>
      </w:r>
      <w:r w:rsidRPr="00137EBA">
        <w:tab/>
        <w:t>other 3GPP specifications that make reference to TS 33.50</w:t>
      </w:r>
      <w:r w:rsidR="00115330">
        <w:t xml:space="preserve"> [3]</w:t>
      </w:r>
      <w:r w:rsidRPr="00137EBA">
        <w:t>1 or are referred to from TS 33.501</w:t>
      </w:r>
      <w:r w:rsidR="00115330">
        <w:t xml:space="preserve"> [3]</w:t>
      </w:r>
      <w:r w:rsidRPr="00137EBA">
        <w:t xml:space="preserve"> Security procedures pertaining to a SEPP are typically embedded in NF/NF service status discovery/subscribe/notify procedures across PLMNs and are hence assumed to be tested together with them. </w:t>
      </w:r>
    </w:p>
    <w:p w14:paraId="2064971B" w14:textId="77777777" w:rsidR="00E01BE4" w:rsidRPr="00137EBA" w:rsidRDefault="00E01BE4" w:rsidP="00E01BE4">
      <w:pPr>
        <w:pStyle w:val="Heading4"/>
      </w:pPr>
      <w:bookmarkStart w:id="49" w:name="_Toc22547688"/>
      <w:bookmarkStart w:id="50" w:name="_Toc22548241"/>
      <w:bookmarkStart w:id="51" w:name="_Toc137716238"/>
      <w:r w:rsidRPr="00137EBA">
        <w:t>4.2.2.2</w:t>
      </w:r>
      <w:r w:rsidRPr="00137EBA">
        <w:tab/>
        <w:t>Correct handling of cryptographic material of peer SEPPs and IPX providers</w:t>
      </w:r>
      <w:bookmarkEnd w:id="49"/>
      <w:bookmarkEnd w:id="50"/>
      <w:bookmarkEnd w:id="51"/>
    </w:p>
    <w:p w14:paraId="4E059CD5" w14:textId="77777777" w:rsidR="00E01BE4" w:rsidRPr="00137EBA" w:rsidRDefault="00E01BE4" w:rsidP="00E01BE4">
      <w:r w:rsidRPr="00137EBA">
        <w:rPr>
          <w:i/>
        </w:rPr>
        <w:t>Requirement Name:</w:t>
      </w:r>
      <w:r w:rsidRPr="00137EBA">
        <w:t xml:space="preserve"> Correct handling of cryptographic material of peer SEPPs and IPX providers</w:t>
      </w:r>
    </w:p>
    <w:p w14:paraId="485E6FCB" w14:textId="77777777" w:rsidR="001A245C" w:rsidRPr="00137EBA" w:rsidRDefault="001A245C" w:rsidP="001A245C">
      <w:r w:rsidRPr="00137EBA">
        <w:rPr>
          <w:i/>
        </w:rPr>
        <w:t xml:space="preserve">Requirement Reference: </w:t>
      </w:r>
      <w:r w:rsidRPr="00137EBA">
        <w:t>TS 33.501</w:t>
      </w:r>
      <w:r w:rsidR="00115330">
        <w:t xml:space="preserve"> [3]</w:t>
      </w:r>
      <w:r w:rsidRPr="00137EBA">
        <w:t xml:space="preserve">, clause 5.9.3.2 </w:t>
      </w:r>
    </w:p>
    <w:p w14:paraId="69F3A578" w14:textId="77777777" w:rsidR="00E01BE4" w:rsidRPr="00137EBA" w:rsidRDefault="00E01BE4" w:rsidP="00E01BE4">
      <w:pPr>
        <w:rPr>
          <w:i/>
        </w:rPr>
      </w:pPr>
      <w:r w:rsidRPr="00137EBA">
        <w:rPr>
          <w:i/>
        </w:rPr>
        <w:t xml:space="preserve">Requirement Description: </w:t>
      </w:r>
    </w:p>
    <w:p w14:paraId="431FEDEC" w14:textId="77777777" w:rsidR="00E01BE4" w:rsidRPr="00137EBA" w:rsidRDefault="00E01BE4" w:rsidP="00E01BE4">
      <w:r w:rsidRPr="00137EBA">
        <w:t xml:space="preserve">The SEPP </w:t>
      </w:r>
      <w:r w:rsidR="003E1078">
        <w:t>is</w:t>
      </w:r>
      <w:r w:rsidRPr="00137EBA">
        <w:t xml:space="preserve"> able to clearly differentiate between certificates used for authentication of peer SEPPs and certificates used for authentication of intermediates performing message modifications</w:t>
      </w:r>
      <w:r w:rsidR="00115330" w:rsidRPr="00137EBA">
        <w:t>.</w:t>
      </w:r>
    </w:p>
    <w:p w14:paraId="3AF73DD8" w14:textId="77777777" w:rsidR="00E01BE4" w:rsidRPr="00137EBA" w:rsidRDefault="00E01BE4" w:rsidP="00E01BE4">
      <w:r w:rsidRPr="00137EBA">
        <w:rPr>
          <w:i/>
        </w:rPr>
        <w:t>Threat References:</w:t>
      </w:r>
      <w:r w:rsidR="00137EBA">
        <w:t xml:space="preserve"> </w:t>
      </w:r>
      <w:r w:rsidR="001A245C" w:rsidRPr="00137EBA">
        <w:t xml:space="preserve">TR 33.926 [4], clause </w:t>
      </w:r>
      <w:r w:rsidR="00115330">
        <w:t>G</w:t>
      </w:r>
      <w:r w:rsidR="001A245C" w:rsidRPr="00137EBA">
        <w:t xml:space="preserve">.2.2.1, </w:t>
      </w:r>
      <w:r w:rsidRPr="00137EBA">
        <w:t>Misusing cryptographic material of peer SEPPs and IPX providers</w:t>
      </w:r>
    </w:p>
    <w:p w14:paraId="3A0C4968" w14:textId="77777777" w:rsidR="00E01BE4" w:rsidRPr="00137EBA" w:rsidRDefault="00E01BE4" w:rsidP="00E01BE4">
      <w:pPr>
        <w:rPr>
          <w:i/>
        </w:rPr>
      </w:pPr>
      <w:r w:rsidRPr="00137EBA">
        <w:rPr>
          <w:i/>
        </w:rPr>
        <w:t xml:space="preserve">Test Case: </w:t>
      </w:r>
    </w:p>
    <w:p w14:paraId="0468EEA1" w14:textId="77777777" w:rsidR="00E01BE4" w:rsidRPr="00137EBA" w:rsidRDefault="00E01BE4" w:rsidP="00E01BE4">
      <w:pPr>
        <w:rPr>
          <w:rFonts w:cs="Arial"/>
          <w:b/>
          <w:i/>
          <w:color w:val="000000"/>
        </w:rPr>
      </w:pPr>
      <w:r w:rsidRPr="00137EBA">
        <w:rPr>
          <w:rFonts w:cs="Arial"/>
          <w:b/>
          <w:color w:val="000000"/>
        </w:rPr>
        <w:t xml:space="preserve">Test Name: </w:t>
      </w:r>
      <w:r w:rsidRPr="00137EBA">
        <w:t>TC_CRYPT_MATERIAL_</w:t>
      </w:r>
      <w:r w:rsidRPr="00137EBA">
        <w:rPr>
          <w:rFonts w:hint="eastAsia"/>
          <w:lang w:eastAsia="zh-CN"/>
        </w:rPr>
        <w:t>SEPP</w:t>
      </w:r>
      <w:r w:rsidRPr="00137EBA">
        <w:t>_IPX_SEPARATION</w:t>
      </w:r>
    </w:p>
    <w:p w14:paraId="489753C8" w14:textId="77777777" w:rsidR="00E01BE4" w:rsidRPr="00137EBA" w:rsidRDefault="00E01BE4" w:rsidP="00E01BE4">
      <w:pPr>
        <w:rPr>
          <w:b/>
        </w:rPr>
      </w:pPr>
      <w:r w:rsidRPr="00137EBA">
        <w:rPr>
          <w:b/>
        </w:rPr>
        <w:t>Purpose:</w:t>
      </w:r>
    </w:p>
    <w:p w14:paraId="7075E975" w14:textId="77777777" w:rsidR="00E01BE4" w:rsidRPr="00137EBA" w:rsidRDefault="00E01BE4" w:rsidP="00E01BE4">
      <w:r w:rsidRPr="00137EBA">
        <w:t>Verify that the SEPP under test does not accept raw public keys/certificates by intermediate IPX-providers for N32-c TLS connection establishment. The opposite is to be ensured as well: The SEPP under test shall not accept N32-f JSON patches signed with raw public keys/certificates of peer SEPPs.</w:t>
      </w:r>
    </w:p>
    <w:p w14:paraId="768A2A7B" w14:textId="77777777" w:rsidR="00E01BE4" w:rsidRPr="00137EBA" w:rsidRDefault="00E01BE4" w:rsidP="00E01BE4">
      <w:pPr>
        <w:rPr>
          <w:rFonts w:cs="Arial"/>
          <w:b/>
          <w:color w:val="000000"/>
        </w:rPr>
      </w:pPr>
      <w:r w:rsidRPr="00137EBA">
        <w:rPr>
          <w:rFonts w:cs="Arial"/>
          <w:b/>
          <w:color w:val="000000"/>
        </w:rPr>
        <w:t>Procedure and execution steps:</w:t>
      </w:r>
    </w:p>
    <w:p w14:paraId="2D8CAFFD" w14:textId="77777777" w:rsidR="00E01BE4" w:rsidRPr="00137EBA" w:rsidRDefault="00E01BE4" w:rsidP="00E01BE4">
      <w:pPr>
        <w:rPr>
          <w:b/>
        </w:rPr>
      </w:pPr>
      <w:r w:rsidRPr="00137EBA">
        <w:rPr>
          <w:b/>
        </w:rPr>
        <w:t>Pre-Conditions:</w:t>
      </w:r>
    </w:p>
    <w:p w14:paraId="094847C4" w14:textId="77777777" w:rsidR="00E01BE4" w:rsidRPr="00137EBA" w:rsidRDefault="00E01BE4" w:rsidP="00E01BE4">
      <w:pPr>
        <w:pStyle w:val="B10"/>
      </w:pPr>
      <w:r w:rsidRPr="00137EBA">
        <w:t>-</w:t>
      </w:r>
      <w:r w:rsidRPr="00137EBA">
        <w:tab/>
        <w:t>System documentation of the SEPP under test, which details how raw public keys/certificates of peer SEPPs are to be configured and how internal log files can be accessed.</w:t>
      </w:r>
    </w:p>
    <w:p w14:paraId="34F5EF4A" w14:textId="77777777" w:rsidR="00E01BE4" w:rsidRPr="00137EBA" w:rsidRDefault="00E01BE4" w:rsidP="00E01BE4">
      <w:pPr>
        <w:pStyle w:val="B10"/>
      </w:pPr>
      <w:r w:rsidRPr="00137EBA">
        <w:t>-</w:t>
      </w:r>
      <w:r w:rsidRPr="00137EBA">
        <w:tab/>
        <w:t xml:space="preserve">A second SEPP instance for N32 communication with the SEPP under test, which allows for the creation of custom N32-f messages. This system may be simulated. </w:t>
      </w:r>
    </w:p>
    <w:p w14:paraId="59E9AF7D" w14:textId="77777777" w:rsidR="00E01BE4" w:rsidRPr="00137EBA" w:rsidRDefault="00E01BE4" w:rsidP="00E01BE4">
      <w:pPr>
        <w:pStyle w:val="B10"/>
      </w:pPr>
      <w:r w:rsidRPr="00137EBA">
        <w:t>-</w:t>
      </w:r>
      <w:r w:rsidRPr="00137EBA">
        <w:tab/>
        <w:t xml:space="preserve">Both SEPPs are to be configured with a raw public key/certificate of their communication peer to be able to establish a N32-c connection. </w:t>
      </w:r>
    </w:p>
    <w:p w14:paraId="74FE44CB" w14:textId="77777777" w:rsidR="00E01BE4" w:rsidRPr="00137EBA" w:rsidRDefault="00E01BE4" w:rsidP="00E01BE4">
      <w:pPr>
        <w:pStyle w:val="B10"/>
      </w:pPr>
      <w:r w:rsidRPr="00137EBA">
        <w:t>-</w:t>
      </w:r>
      <w:r w:rsidRPr="00137EBA">
        <w:tab/>
        <w:t>Test environment with one node simulating an IPX-provider. This functionality includes parsing N32-f messages, creation of JSON-patches for message modifications and JWS operations, among others.</w:t>
      </w:r>
    </w:p>
    <w:p w14:paraId="59A21FA6" w14:textId="77777777" w:rsidR="00E01BE4" w:rsidRPr="00137EBA" w:rsidRDefault="00E01BE4" w:rsidP="00E01BE4">
      <w:pPr>
        <w:pStyle w:val="B10"/>
      </w:pPr>
      <w:r w:rsidRPr="00137EBA">
        <w:t>-</w:t>
      </w:r>
      <w:r w:rsidRPr="00137EBA">
        <w:tab/>
        <w:t xml:space="preserve">Two public/private key pairs representing IPX-providers. These cryptographic keys </w:t>
      </w:r>
      <w:r w:rsidR="00DF0A7E">
        <w:t>need to</w:t>
      </w:r>
      <w:r w:rsidRPr="00137EBA">
        <w:t xml:space="preserve"> be different from those of the two SEPPs.</w:t>
      </w:r>
    </w:p>
    <w:p w14:paraId="3BA4FF8B" w14:textId="77777777" w:rsidR="00E01BE4" w:rsidRPr="00137EBA" w:rsidRDefault="00E01BE4" w:rsidP="00E01BE4">
      <w:pPr>
        <w:rPr>
          <w:b/>
        </w:rPr>
      </w:pPr>
      <w:r w:rsidRPr="00137EBA">
        <w:rPr>
          <w:b/>
        </w:rPr>
        <w:t>Execution Steps</w:t>
      </w:r>
    </w:p>
    <w:p w14:paraId="43EC41FA" w14:textId="77777777" w:rsidR="00E01BE4" w:rsidRPr="00137EBA" w:rsidRDefault="00E01BE4" w:rsidP="0049281D">
      <w:pPr>
        <w:pStyle w:val="B10"/>
      </w:pPr>
      <w:r w:rsidRPr="00137EBA">
        <w:t>1.1</w:t>
      </w:r>
      <w:r w:rsidRPr="00137EBA">
        <w:tab/>
        <w:t>Both SEPPs are configured for N32-f communication via the simulated IPX-system.</w:t>
      </w:r>
    </w:p>
    <w:p w14:paraId="59ABDC6D" w14:textId="77777777" w:rsidR="00E01BE4" w:rsidRPr="00137EBA" w:rsidRDefault="00E01BE4" w:rsidP="0049281D">
      <w:pPr>
        <w:pStyle w:val="B10"/>
      </w:pPr>
      <w:r w:rsidRPr="00137EBA">
        <w:t>1.2</w:t>
      </w:r>
      <w:r w:rsidRPr="00137EBA">
        <w:tab/>
        <w:t>Both SEPPs establish a N32 connection with each other. The secondary SEPP provides the IPX-provider</w:t>
      </w:r>
      <w:r w:rsidR="00033E36">
        <w:t>'</w:t>
      </w:r>
      <w:r w:rsidRPr="00137EBA">
        <w:t xml:space="preserve">s public key/certificate to the SEPP under test as part of the </w:t>
      </w:r>
      <w:r w:rsidRPr="00137EBA">
        <w:rPr>
          <w:i/>
        </w:rPr>
        <w:t>IPX security information list</w:t>
      </w:r>
      <w:r w:rsidRPr="00137EBA">
        <w:t xml:space="preserve"> via N32-c.</w:t>
      </w:r>
    </w:p>
    <w:p w14:paraId="31341BD0" w14:textId="77777777" w:rsidR="00E01BE4" w:rsidRPr="00137EBA" w:rsidRDefault="00E01BE4" w:rsidP="0049281D">
      <w:pPr>
        <w:pStyle w:val="B10"/>
      </w:pPr>
      <w:r w:rsidRPr="00137EBA">
        <w:t>1.3</w:t>
      </w:r>
      <w:r w:rsidRPr="00137EBA">
        <w:tab/>
        <w:t>While the N32 connection from the previous step is still active, the tester attempts to establish an additional N32-c TLS connection using the IPX-providers private key.</w:t>
      </w:r>
    </w:p>
    <w:p w14:paraId="371BC8B7" w14:textId="77777777" w:rsidR="00E01BE4" w:rsidRPr="00137EBA" w:rsidRDefault="00E01BE4" w:rsidP="0049281D">
      <w:pPr>
        <w:pStyle w:val="B10"/>
      </w:pPr>
      <w:r w:rsidRPr="00137EBA">
        <w:t>1.4</w:t>
      </w:r>
      <w:r w:rsidRPr="00137EBA">
        <w:tab/>
        <w:t>Based on the internal log files, the tester validates how the SEPP under test handles the N32-c connection attempt.</w:t>
      </w:r>
    </w:p>
    <w:p w14:paraId="3FEFD944" w14:textId="77777777" w:rsidR="00E01BE4" w:rsidRPr="00137EBA" w:rsidRDefault="00E01BE4" w:rsidP="0049281D">
      <w:pPr>
        <w:pStyle w:val="B10"/>
      </w:pPr>
      <w:r w:rsidRPr="00137EBA">
        <w:t>2.1</w:t>
      </w:r>
      <w:r w:rsidRPr="00137EBA">
        <w:tab/>
        <w:t>Both SEPPs are configured for N32-f communication via the simulated IPX-system.</w:t>
      </w:r>
    </w:p>
    <w:p w14:paraId="6F6ED5CD" w14:textId="77777777" w:rsidR="00E01BE4" w:rsidRPr="00137EBA" w:rsidRDefault="00E01BE4" w:rsidP="0049281D">
      <w:pPr>
        <w:pStyle w:val="B10"/>
      </w:pPr>
      <w:r w:rsidRPr="00137EBA">
        <w:t>2.2</w:t>
      </w:r>
      <w:r w:rsidRPr="00137EBA">
        <w:tab/>
        <w:t>Both SEPPs establish a N32-c connection with each other. The secondary SEPP provides the IPX-provider</w:t>
      </w:r>
      <w:r w:rsidR="00033E36">
        <w:t>'</w:t>
      </w:r>
      <w:r w:rsidRPr="00137EBA">
        <w:t xml:space="preserve">s public key/certificate to the SEPP under test as part of the </w:t>
      </w:r>
      <w:r w:rsidRPr="00137EBA">
        <w:rPr>
          <w:i/>
        </w:rPr>
        <w:t>IPX security information list</w:t>
      </w:r>
      <w:r w:rsidRPr="00137EBA">
        <w:t xml:space="preserve"> via N32-c.</w:t>
      </w:r>
    </w:p>
    <w:p w14:paraId="0A0CF9FC" w14:textId="77777777" w:rsidR="00E01BE4" w:rsidRPr="00137EBA" w:rsidRDefault="00E01BE4" w:rsidP="0049281D">
      <w:pPr>
        <w:pStyle w:val="B10"/>
      </w:pPr>
      <w:r w:rsidRPr="00137EBA">
        <w:t>2.3</w:t>
      </w:r>
      <w:r w:rsidRPr="00137EBA">
        <w:tab/>
        <w:t>The tester sends a N32-f message from the secondary SEPP via the IPX-system towards the SEPP under test.</w:t>
      </w:r>
    </w:p>
    <w:p w14:paraId="2EDEEA3A" w14:textId="77777777" w:rsidR="00E01BE4" w:rsidRPr="00137EBA" w:rsidRDefault="00E01BE4" w:rsidP="0049281D">
      <w:pPr>
        <w:pStyle w:val="B10"/>
      </w:pPr>
      <w:r w:rsidRPr="00137EBA">
        <w:t>2.4</w:t>
      </w:r>
      <w:r w:rsidRPr="00137EBA">
        <w:tab/>
        <w:t>The intermediate IPX-system appends an arbitrary JSON-(NULL-)patch to the N32-f message and signs it not with its own private key, but the private key of the secondary SEPP. The modified message is then forwarded to the SEPP under test.</w:t>
      </w:r>
    </w:p>
    <w:p w14:paraId="38CC76F5" w14:textId="77777777" w:rsidR="00E01BE4" w:rsidRPr="00137EBA" w:rsidRDefault="00E01BE4" w:rsidP="0049281D">
      <w:pPr>
        <w:pStyle w:val="B10"/>
      </w:pPr>
      <w:r w:rsidRPr="00137EBA">
        <w:t>2.5</w:t>
      </w:r>
      <w:r w:rsidRPr="00137EBA">
        <w:tab/>
        <w:t>Based on the internal log files, the tester validates how the received N32-f message is handled by the SEPP under test.</w:t>
      </w:r>
    </w:p>
    <w:p w14:paraId="16FC5E36" w14:textId="77777777" w:rsidR="00E01BE4" w:rsidRPr="00137EBA" w:rsidRDefault="00E01BE4" w:rsidP="00E01BE4">
      <w:r w:rsidRPr="00137EBA">
        <w:t>Expected Results:</w:t>
      </w:r>
    </w:p>
    <w:p w14:paraId="6AB702D9" w14:textId="77777777" w:rsidR="00E01BE4" w:rsidRPr="00137EBA" w:rsidRDefault="00E01BE4" w:rsidP="0049281D">
      <w:pPr>
        <w:pStyle w:val="B10"/>
      </w:pPr>
      <w:r w:rsidRPr="00137EBA">
        <w:t>-</w:t>
      </w:r>
      <w:r w:rsidRPr="00137EBA">
        <w:tab/>
        <w:t>The N32-c TLS connection establishment using the cryptographic material of the intermediate IPX-system fails with the SEPP to be tested (step 1.4).</w:t>
      </w:r>
    </w:p>
    <w:p w14:paraId="09F538BE" w14:textId="77777777" w:rsidR="00E01BE4" w:rsidRPr="00137EBA" w:rsidRDefault="00E01BE4" w:rsidP="0049281D">
      <w:pPr>
        <w:pStyle w:val="B10"/>
      </w:pPr>
      <w:r w:rsidRPr="00137EBA">
        <w:t>-</w:t>
      </w:r>
      <w:r w:rsidRPr="00137EBA">
        <w:tab/>
        <w:t>The JSON patch signed with the peer SEPP</w:t>
      </w:r>
      <w:r w:rsidR="00033E36">
        <w:t>'</w:t>
      </w:r>
      <w:r w:rsidRPr="00137EBA">
        <w:t>s private key is discarded by the SEPP under test (step 2.5).</w:t>
      </w:r>
    </w:p>
    <w:p w14:paraId="1F8E98CF" w14:textId="77777777" w:rsidR="003E3277" w:rsidRPr="00137EBA" w:rsidRDefault="003E3277" w:rsidP="003E3277">
      <w:r w:rsidRPr="00137EBA">
        <w:rPr>
          <w:rFonts w:cs="Arial"/>
          <w:b/>
          <w:color w:val="000000"/>
        </w:rPr>
        <w:t xml:space="preserve">Expected format of evidence: </w:t>
      </w:r>
    </w:p>
    <w:p w14:paraId="3C88F120" w14:textId="77777777" w:rsidR="003E3277" w:rsidRPr="00137EBA" w:rsidRDefault="003E3277" w:rsidP="003E3277">
      <w:r w:rsidRPr="00137EBA">
        <w:t>Logs and the communication flow saved in a .pcap file.</w:t>
      </w:r>
    </w:p>
    <w:p w14:paraId="6C972DBE" w14:textId="77777777" w:rsidR="00E01BE4" w:rsidRPr="00137EBA" w:rsidRDefault="00E01BE4" w:rsidP="00E01BE4">
      <w:pPr>
        <w:pStyle w:val="Heading4"/>
      </w:pPr>
      <w:bookmarkStart w:id="52" w:name="_Toc22547689"/>
      <w:bookmarkStart w:id="53" w:name="_Toc22548242"/>
      <w:bookmarkStart w:id="54" w:name="_Toc137716239"/>
      <w:r w:rsidRPr="00137EBA">
        <w:t>4.2.2.3</w:t>
      </w:r>
      <w:r w:rsidRPr="00137EBA">
        <w:tab/>
        <w:t>Connection-specific scope of cryptographic material by IPX-providers</w:t>
      </w:r>
      <w:bookmarkEnd w:id="52"/>
      <w:bookmarkEnd w:id="53"/>
      <w:bookmarkEnd w:id="54"/>
    </w:p>
    <w:p w14:paraId="7EC2B90C" w14:textId="77777777" w:rsidR="00E01BE4" w:rsidRPr="00137EBA" w:rsidRDefault="00E01BE4" w:rsidP="00E01BE4">
      <w:r w:rsidRPr="00137EBA">
        <w:rPr>
          <w:i/>
        </w:rPr>
        <w:t>Requirement Name:</w:t>
      </w:r>
      <w:r w:rsidRPr="00137EBA">
        <w:t xml:space="preserve"> Connection-specific scope of cryptographic material by IPX-providers </w:t>
      </w:r>
    </w:p>
    <w:p w14:paraId="0F41F846" w14:textId="7F754343" w:rsidR="001A245C" w:rsidRPr="00137EBA" w:rsidRDefault="001A245C" w:rsidP="001A245C">
      <w:r w:rsidRPr="00137EBA">
        <w:rPr>
          <w:i/>
        </w:rPr>
        <w:t xml:space="preserve">Requirement Reference: </w:t>
      </w:r>
      <w:r w:rsidR="0027052D" w:rsidRPr="0027052D">
        <w:t>TS 33.501 [3], clause 13.2.2.4.3</w:t>
      </w:r>
      <w:r w:rsidR="0027052D">
        <w:t>.</w:t>
      </w:r>
      <w:r w:rsidRPr="00137EBA">
        <w:t xml:space="preserve"> </w:t>
      </w:r>
    </w:p>
    <w:p w14:paraId="70DE5318" w14:textId="77777777" w:rsidR="00E01BE4" w:rsidRPr="00137EBA" w:rsidRDefault="00E01BE4" w:rsidP="00E01BE4">
      <w:pPr>
        <w:rPr>
          <w:i/>
        </w:rPr>
      </w:pPr>
      <w:r w:rsidRPr="00137EBA">
        <w:rPr>
          <w:i/>
        </w:rPr>
        <w:t xml:space="preserve">Requirement Description: </w:t>
      </w:r>
    </w:p>
    <w:p w14:paraId="1C26AC5E" w14:textId="77777777" w:rsidR="00E01BE4" w:rsidRPr="00137EBA" w:rsidRDefault="00E01BE4" w:rsidP="00E01BE4">
      <w:pPr>
        <w:tabs>
          <w:tab w:val="left" w:pos="990"/>
          <w:tab w:val="left" w:pos="3390"/>
        </w:tabs>
      </w:pPr>
      <w:r w:rsidRPr="00137EBA">
        <w:t xml:space="preserve">Cryptographic material from IPX providers, i.e. raw public keys or certificates, used to authenticate N32-f message modifications is only valid for the N32 connection it is exchanged in. The SEPP under test shall not accept N32-f message modifications signed by IPX-providers other than the ones whose cryptographic material has been exchanged as part of the </w:t>
      </w:r>
      <w:r w:rsidRPr="00137EBA">
        <w:rPr>
          <w:i/>
        </w:rPr>
        <w:t>IPX security information list</w:t>
      </w:r>
      <w:r w:rsidRPr="00137EBA">
        <w:t xml:space="preserve"> via the related N32-c connection.</w:t>
      </w:r>
    </w:p>
    <w:p w14:paraId="12AF5450" w14:textId="77777777" w:rsidR="00E01BE4" w:rsidRPr="00137EBA" w:rsidRDefault="00E01BE4" w:rsidP="00E01BE4">
      <w:r w:rsidRPr="00137EBA">
        <w:rPr>
          <w:i/>
        </w:rPr>
        <w:t>Threat References:</w:t>
      </w:r>
      <w:r w:rsidR="00137EBA">
        <w:t xml:space="preserve"> </w:t>
      </w:r>
      <w:r w:rsidR="001A245C" w:rsidRPr="00137EBA">
        <w:t xml:space="preserve">TR 33.926 [4], clause </w:t>
      </w:r>
      <w:r w:rsidR="00115330">
        <w:t>G</w:t>
      </w:r>
      <w:r w:rsidR="001A245C" w:rsidRPr="00137EBA">
        <w:t>.2.2.2,</w:t>
      </w:r>
      <w:r w:rsidR="001A245C" w:rsidRPr="00137EBA" w:rsidDel="00B32244">
        <w:t xml:space="preserve"> </w:t>
      </w:r>
      <w:r w:rsidRPr="00137EBA">
        <w:t>Misusing cryptographic material beyond connection-specific scope</w:t>
      </w:r>
    </w:p>
    <w:p w14:paraId="6B424372" w14:textId="77777777" w:rsidR="00E01BE4" w:rsidRPr="00137EBA" w:rsidRDefault="00E01BE4" w:rsidP="00E01BE4">
      <w:pPr>
        <w:rPr>
          <w:i/>
        </w:rPr>
      </w:pPr>
      <w:r w:rsidRPr="00137EBA">
        <w:rPr>
          <w:i/>
        </w:rPr>
        <w:t xml:space="preserve">Test Case: </w:t>
      </w:r>
    </w:p>
    <w:p w14:paraId="68226A11" w14:textId="77777777" w:rsidR="00E01BE4" w:rsidRPr="00137EBA" w:rsidRDefault="00E01BE4" w:rsidP="00E01BE4">
      <w:pPr>
        <w:rPr>
          <w:rFonts w:cs="Arial"/>
          <w:b/>
          <w:i/>
          <w:color w:val="000000"/>
        </w:rPr>
      </w:pPr>
      <w:r w:rsidRPr="00137EBA">
        <w:rPr>
          <w:rFonts w:cs="Arial"/>
          <w:b/>
          <w:color w:val="000000"/>
        </w:rPr>
        <w:t xml:space="preserve">Test Name: </w:t>
      </w:r>
      <w:r w:rsidRPr="00137EBA">
        <w:t>TC_CONNECTION_SPECIFIC_SCOPE_CRYPT_MATERIAL</w:t>
      </w:r>
    </w:p>
    <w:p w14:paraId="0B4BFF8C" w14:textId="77777777" w:rsidR="00E01BE4" w:rsidRPr="00137EBA" w:rsidRDefault="00E01BE4" w:rsidP="00E01BE4">
      <w:pPr>
        <w:rPr>
          <w:b/>
        </w:rPr>
      </w:pPr>
      <w:r w:rsidRPr="00137EBA">
        <w:rPr>
          <w:b/>
        </w:rPr>
        <w:t>Purpose:</w:t>
      </w:r>
    </w:p>
    <w:p w14:paraId="30128DAF" w14:textId="01ACF600" w:rsidR="00E01BE4" w:rsidRPr="00137EBA" w:rsidRDefault="00E01BE4" w:rsidP="00E01BE4">
      <w:pPr>
        <w:rPr>
          <w:rFonts w:cs="Arial"/>
          <w:b/>
          <w:color w:val="000000"/>
        </w:rPr>
      </w:pPr>
      <w:r w:rsidRPr="00137EBA">
        <w:t>Verify that the SEPP to be tested does not use cryptographic material from IPX-providers other than the ones whose raw public key/certificate has been exchanged in the related N32-c connection to authenticate N32-f message modifications.</w:t>
      </w:r>
    </w:p>
    <w:p w14:paraId="52D2436C" w14:textId="77777777" w:rsidR="00E01BE4" w:rsidRPr="00137EBA" w:rsidRDefault="00E01BE4" w:rsidP="00E01BE4">
      <w:pPr>
        <w:rPr>
          <w:b/>
        </w:rPr>
      </w:pPr>
      <w:r w:rsidRPr="00137EBA">
        <w:rPr>
          <w:b/>
        </w:rPr>
        <w:t>Pre-Conditions:</w:t>
      </w:r>
    </w:p>
    <w:p w14:paraId="67715FB2" w14:textId="77777777" w:rsidR="00E01BE4" w:rsidRPr="00137EBA" w:rsidRDefault="00E01BE4" w:rsidP="00E01BE4">
      <w:pPr>
        <w:pStyle w:val="B10"/>
      </w:pPr>
      <w:r w:rsidRPr="00137EBA">
        <w:t>-</w:t>
      </w:r>
      <w:r w:rsidRPr="00137EBA">
        <w:tab/>
        <w:t>System documentation of the SEPP under test, which details how raw public keys/certificates of peer SEPPs are to be configured and how internal log files can be accessed.</w:t>
      </w:r>
    </w:p>
    <w:p w14:paraId="03712B3A" w14:textId="77777777" w:rsidR="00E01BE4" w:rsidRPr="00137EBA" w:rsidRDefault="00E01BE4" w:rsidP="00E01BE4">
      <w:pPr>
        <w:pStyle w:val="B10"/>
      </w:pPr>
      <w:r w:rsidRPr="00137EBA">
        <w:t>-</w:t>
      </w:r>
      <w:r w:rsidRPr="00137EBA">
        <w:tab/>
        <w:t>Test environment with one node simulating an IPX-provider. This functionality includes parsing N32-f messages, creation of JSON-patches for message modifications and JWS operations, among others.</w:t>
      </w:r>
    </w:p>
    <w:p w14:paraId="2793F157" w14:textId="77777777" w:rsidR="00E01BE4" w:rsidRPr="00137EBA" w:rsidRDefault="00E01BE4" w:rsidP="00E01BE4">
      <w:pPr>
        <w:pStyle w:val="B10"/>
      </w:pPr>
      <w:r w:rsidRPr="00137EBA">
        <w:t>-</w:t>
      </w:r>
      <w:r w:rsidRPr="00137EBA">
        <w:tab/>
        <w:t>Two public/private key pairs representing IPX-providers.</w:t>
      </w:r>
    </w:p>
    <w:p w14:paraId="719E62F4" w14:textId="77777777" w:rsidR="00E01BE4" w:rsidRPr="00137EBA" w:rsidRDefault="00E01BE4" w:rsidP="00E01BE4">
      <w:pPr>
        <w:pStyle w:val="B10"/>
      </w:pPr>
      <w:r w:rsidRPr="00137EBA">
        <w:t>-</w:t>
      </w:r>
      <w:r w:rsidRPr="00137EBA">
        <w:tab/>
        <w:t xml:space="preserve">A second SEPP instance for N32 communication with the SEPP under test, which allows for the creation of custom N32-f messages. This system may be simulated. </w:t>
      </w:r>
    </w:p>
    <w:p w14:paraId="64472E5D" w14:textId="77777777" w:rsidR="00E01BE4" w:rsidRPr="00137EBA" w:rsidRDefault="00E01BE4" w:rsidP="00E01BE4">
      <w:pPr>
        <w:pStyle w:val="B10"/>
      </w:pPr>
      <w:r w:rsidRPr="00137EBA">
        <w:t>-</w:t>
      </w:r>
      <w:r w:rsidRPr="00137EBA">
        <w:tab/>
        <w:t xml:space="preserve">Both SEPPs are to be configured with the raw public key/certificate of their communication peer to be able to establish an N32-c TLS connection. </w:t>
      </w:r>
    </w:p>
    <w:p w14:paraId="19CA8C37" w14:textId="77777777" w:rsidR="00E01BE4" w:rsidRPr="00137EBA" w:rsidRDefault="00E01BE4" w:rsidP="00E01BE4">
      <w:pPr>
        <w:rPr>
          <w:b/>
        </w:rPr>
      </w:pPr>
      <w:r w:rsidRPr="00137EBA">
        <w:rPr>
          <w:b/>
        </w:rPr>
        <w:t>Execution Steps</w:t>
      </w:r>
    </w:p>
    <w:p w14:paraId="0A71D913" w14:textId="77777777" w:rsidR="00E01BE4" w:rsidRPr="00137EBA" w:rsidRDefault="00E01BE4" w:rsidP="0049281D">
      <w:pPr>
        <w:pStyle w:val="B10"/>
      </w:pPr>
      <w:r w:rsidRPr="00137EBA">
        <w:t>1.</w:t>
      </w:r>
      <w:r w:rsidRPr="00137EBA">
        <w:tab/>
        <w:t>Both SEPPs are configured for N32-f communication via the simulated IPX-system.</w:t>
      </w:r>
    </w:p>
    <w:p w14:paraId="4CA15F21" w14:textId="77777777" w:rsidR="00E01BE4" w:rsidRPr="00137EBA" w:rsidRDefault="00E01BE4" w:rsidP="0049281D">
      <w:pPr>
        <w:pStyle w:val="B10"/>
      </w:pPr>
      <w:r w:rsidRPr="00137EBA">
        <w:t>2.</w:t>
      </w:r>
      <w:r w:rsidRPr="00137EBA">
        <w:tab/>
        <w:t xml:space="preserve">Both SEPPs establish a mutual N32-c connection. As part of the </w:t>
      </w:r>
      <w:r w:rsidRPr="00137EBA">
        <w:rPr>
          <w:i/>
        </w:rPr>
        <w:t>IPX security information list</w:t>
      </w:r>
      <w:r w:rsidRPr="00137EBA">
        <w:t>, the secondary SEPP provides one of the prepared raw public keys/certificates of the IPX-providers (KEY_A) to the SEPP under test.</w:t>
      </w:r>
    </w:p>
    <w:p w14:paraId="65CB5BCA" w14:textId="77777777" w:rsidR="00E01BE4" w:rsidRPr="00137EBA" w:rsidRDefault="00E01BE4" w:rsidP="0049281D">
      <w:pPr>
        <w:pStyle w:val="B10"/>
      </w:pPr>
      <w:r w:rsidRPr="00137EBA">
        <w:t>3.</w:t>
      </w:r>
      <w:r w:rsidRPr="00137EBA">
        <w:tab/>
        <w:t>Parallel to the N32 connection in step 1, an additional connection is established between the two SEPPs. Within this connection, an alternate raw public key/certificate of the IPX-providers (KEY_B) shall be exchanged.</w:t>
      </w:r>
    </w:p>
    <w:p w14:paraId="458D3650" w14:textId="77777777" w:rsidR="00E01BE4" w:rsidRPr="00137EBA" w:rsidRDefault="00E01BE4" w:rsidP="0049281D">
      <w:pPr>
        <w:pStyle w:val="B10"/>
      </w:pPr>
      <w:r w:rsidRPr="00137EBA">
        <w:t>4.</w:t>
      </w:r>
      <w:r w:rsidRPr="00137EBA">
        <w:tab/>
        <w:t>Within the N32 connection established in step 1, the tester sends an N32-f message from the secondary SEPP towards the SEPP under test. The intermediate IPX-system appends an arbitrary JSON-(NULL-)patch, which is signed with the private key belonging to KEY_B, i.e. the one out of scope of this particular N32 connection. The modified message is then forwarded to the SEPP to be tested.</w:t>
      </w:r>
    </w:p>
    <w:p w14:paraId="55698469" w14:textId="77777777" w:rsidR="00E01BE4" w:rsidRPr="00137EBA" w:rsidRDefault="00E01BE4" w:rsidP="0049281D">
      <w:pPr>
        <w:pStyle w:val="B10"/>
      </w:pPr>
      <w:r w:rsidRPr="00137EBA">
        <w:t>5.</w:t>
      </w:r>
      <w:r w:rsidRPr="00137EBA">
        <w:tab/>
        <w:t>Based on the log files of the SEPP under test, the tester validates how the received N32-f message is handled.</w:t>
      </w:r>
    </w:p>
    <w:p w14:paraId="4C0998D2" w14:textId="77777777" w:rsidR="00E01BE4" w:rsidRPr="00137EBA" w:rsidRDefault="00E01BE4" w:rsidP="00E01BE4">
      <w:pPr>
        <w:rPr>
          <w:b/>
        </w:rPr>
      </w:pPr>
      <w:r w:rsidRPr="00137EBA">
        <w:rPr>
          <w:b/>
        </w:rPr>
        <w:t>Expected Results:</w:t>
      </w:r>
    </w:p>
    <w:p w14:paraId="2738809D" w14:textId="77777777" w:rsidR="00E01BE4" w:rsidRPr="00137EBA" w:rsidRDefault="00E01BE4" w:rsidP="00E01BE4">
      <w:pPr>
        <w:pStyle w:val="B10"/>
      </w:pPr>
      <w:r w:rsidRPr="00137EBA">
        <w:t>-</w:t>
      </w:r>
      <w:r w:rsidRPr="00137EBA">
        <w:tab/>
        <w:t>N32-f message modifications which have been signed by IPX-providers whose information has not been exchanged as part of the related N32-c connection are discarded by the SEPP under test.</w:t>
      </w:r>
    </w:p>
    <w:p w14:paraId="3DAAD616" w14:textId="77777777" w:rsidR="003E3277" w:rsidRPr="00137EBA" w:rsidRDefault="003E3277" w:rsidP="00DF0A7E">
      <w:pPr>
        <w:keepNext/>
      </w:pPr>
      <w:r w:rsidRPr="00137EBA">
        <w:rPr>
          <w:rFonts w:cs="Arial"/>
          <w:b/>
          <w:color w:val="000000"/>
        </w:rPr>
        <w:t xml:space="preserve">Expected format of evidence: </w:t>
      </w:r>
    </w:p>
    <w:p w14:paraId="5DE3D5AB" w14:textId="77777777" w:rsidR="003E3277" w:rsidRPr="00137EBA" w:rsidRDefault="003E3277" w:rsidP="003E3277">
      <w:r w:rsidRPr="00137EBA">
        <w:t>Logs and the communication flow saved in a .pcap file.</w:t>
      </w:r>
    </w:p>
    <w:p w14:paraId="0888EC7F" w14:textId="77777777" w:rsidR="00E01BE4" w:rsidRPr="00137EBA" w:rsidRDefault="00E01BE4" w:rsidP="00E01BE4">
      <w:pPr>
        <w:pStyle w:val="Heading4"/>
      </w:pPr>
      <w:bookmarkStart w:id="55" w:name="_Toc22547690"/>
      <w:bookmarkStart w:id="56" w:name="_Toc22548243"/>
      <w:bookmarkStart w:id="57" w:name="_Toc137716240"/>
      <w:r w:rsidRPr="00137EBA">
        <w:t>4.2.2.4</w:t>
      </w:r>
      <w:r w:rsidRPr="00137EBA">
        <w:tab/>
        <w:t>Correct handling of serving PLMN ID mismatch</w:t>
      </w:r>
      <w:bookmarkEnd w:id="55"/>
      <w:bookmarkEnd w:id="56"/>
      <w:bookmarkEnd w:id="57"/>
    </w:p>
    <w:p w14:paraId="07E582C8" w14:textId="77777777" w:rsidR="00E01BE4" w:rsidRPr="00137EBA" w:rsidRDefault="00E01BE4" w:rsidP="00E01BE4">
      <w:pPr>
        <w:ind w:left="1700" w:hangingChars="850" w:hanging="1700"/>
        <w:rPr>
          <w:strike/>
        </w:rPr>
      </w:pPr>
      <w:r w:rsidRPr="00137EBA">
        <w:rPr>
          <w:i/>
        </w:rPr>
        <w:t>Requirement Name:</w:t>
      </w:r>
      <w:r w:rsidRPr="00137EBA">
        <w:tab/>
        <w:t>Correct handling of serving PLMN ID mismatch</w:t>
      </w:r>
    </w:p>
    <w:p w14:paraId="0AD6E071" w14:textId="77777777" w:rsidR="001A245C" w:rsidRPr="00137EBA" w:rsidRDefault="001A245C" w:rsidP="001A245C">
      <w:r w:rsidRPr="00137EBA">
        <w:rPr>
          <w:i/>
        </w:rPr>
        <w:t xml:space="preserve">Requirement Reference: </w:t>
      </w:r>
      <w:r w:rsidRPr="00137EBA">
        <w:rPr>
          <w:lang w:eastAsia="zh-CN"/>
        </w:rPr>
        <w:t>TS 33.501 [3], clause 13.2.4.7, and TS 33.501 [3], clause 13.4.1.2</w:t>
      </w:r>
      <w:r w:rsidRPr="00137EBA">
        <w:t xml:space="preserve"> </w:t>
      </w:r>
    </w:p>
    <w:p w14:paraId="706D01D9" w14:textId="77777777" w:rsidR="00E01BE4" w:rsidRPr="00137EBA" w:rsidRDefault="00E01BE4" w:rsidP="00E01BE4">
      <w:pPr>
        <w:tabs>
          <w:tab w:val="left" w:pos="5674"/>
        </w:tabs>
      </w:pPr>
      <w:r w:rsidRPr="00137EBA">
        <w:rPr>
          <w:i/>
        </w:rPr>
        <w:t>Requirement Description</w:t>
      </w:r>
      <w:r w:rsidRPr="00137EBA">
        <w:t>:</w:t>
      </w:r>
    </w:p>
    <w:p w14:paraId="20ECE7E2" w14:textId="77777777" w:rsidR="00E01BE4" w:rsidRPr="00137EBA" w:rsidRDefault="00E01BE4" w:rsidP="00E01BE4">
      <w:pPr>
        <w:rPr>
          <w:lang w:eastAsia="zh-CN"/>
        </w:rPr>
      </w:pPr>
      <w:r w:rsidRPr="00137EBA">
        <w:rPr>
          <w:lang w:eastAsia="zh-CN"/>
        </w:rPr>
        <w:t>The receiving SEPP verif</w:t>
      </w:r>
      <w:r w:rsidR="003E1078">
        <w:rPr>
          <w:lang w:eastAsia="zh-CN"/>
        </w:rPr>
        <w:t>ies</w:t>
      </w:r>
      <w:r w:rsidRPr="00137EBA">
        <w:rPr>
          <w:lang w:eastAsia="zh-CN"/>
        </w:rPr>
        <w:t xml:space="preserve"> that the PLMN-ID contained in the incoming N32-f message matches the PLMN-ID in the related N32-f context as specified in TS 33.501 [3], clause 13.2.4.7.</w:t>
      </w:r>
    </w:p>
    <w:p w14:paraId="3B887AEE" w14:textId="77777777" w:rsidR="00E01BE4" w:rsidRPr="00137EBA" w:rsidRDefault="00E01BE4" w:rsidP="00E01BE4">
      <w:pPr>
        <w:rPr>
          <w:lang w:eastAsia="zh-CN"/>
        </w:rPr>
      </w:pPr>
      <w:r w:rsidRPr="00137EBA">
        <w:t>The pSEPP check</w:t>
      </w:r>
      <w:r w:rsidR="003E1078">
        <w:t>s</w:t>
      </w:r>
      <w:r w:rsidRPr="00137EBA">
        <w:t xml:space="preserve"> that the serving PLMN ID of subject claim in the access token matches the remote PLMN ID corresponding to the N32-f context Id in the N32 message</w:t>
      </w:r>
      <w:r w:rsidRPr="00137EBA">
        <w:rPr>
          <w:lang w:eastAsia="zh-CN"/>
        </w:rPr>
        <w:t>" as specified in TS 33.501 [3], clause 13.4.1.2.</w:t>
      </w:r>
    </w:p>
    <w:p w14:paraId="7DE0CE47" w14:textId="77777777" w:rsidR="00E01BE4" w:rsidRPr="00137EBA" w:rsidRDefault="00E01BE4" w:rsidP="00E01BE4">
      <w:r w:rsidRPr="00137EBA">
        <w:rPr>
          <w:i/>
        </w:rPr>
        <w:t>Threat References:</w:t>
      </w:r>
      <w:r w:rsidRPr="00137EBA">
        <w:t xml:space="preserve"> </w:t>
      </w:r>
      <w:r w:rsidR="001A245C" w:rsidRPr="00137EBA">
        <w:t xml:space="preserve">TR 33.926 [4], clause </w:t>
      </w:r>
      <w:r w:rsidR="00115330">
        <w:t>G</w:t>
      </w:r>
      <w:r w:rsidR="001A245C" w:rsidRPr="00137EBA">
        <w:t xml:space="preserve">.2.3.1, </w:t>
      </w:r>
      <w:r w:rsidRPr="00137EBA">
        <w:t>Incorrect handling for PLMN ID mismatch</w:t>
      </w:r>
    </w:p>
    <w:p w14:paraId="3456877C" w14:textId="77777777" w:rsidR="00E01BE4" w:rsidRPr="00137EBA" w:rsidRDefault="00E01BE4" w:rsidP="00E01BE4">
      <w:pPr>
        <w:pStyle w:val="B10"/>
        <w:ind w:left="0" w:firstLine="0"/>
        <w:rPr>
          <w:lang w:eastAsia="zh-CN"/>
        </w:rPr>
      </w:pPr>
      <w:r w:rsidRPr="00137EBA">
        <w:rPr>
          <w:i/>
        </w:rPr>
        <w:t>Test case</w:t>
      </w:r>
      <w:r w:rsidRPr="00137EBA">
        <w:t xml:space="preserve">: </w:t>
      </w:r>
    </w:p>
    <w:p w14:paraId="7698661A" w14:textId="77777777" w:rsidR="00E01BE4" w:rsidRPr="00137EBA" w:rsidRDefault="00E01BE4" w:rsidP="00E01BE4">
      <w:pPr>
        <w:rPr>
          <w:rFonts w:cs="Arial"/>
          <w:b/>
          <w:i/>
          <w:color w:val="000000"/>
        </w:rPr>
      </w:pPr>
      <w:r w:rsidRPr="00137EBA">
        <w:rPr>
          <w:rFonts w:cs="Arial"/>
          <w:b/>
          <w:color w:val="000000"/>
        </w:rPr>
        <w:t xml:space="preserve">Test Name: </w:t>
      </w:r>
      <w:r w:rsidRPr="00137EBA">
        <w:t>TC_PLMN_ID_MISMATCH</w:t>
      </w:r>
    </w:p>
    <w:p w14:paraId="4F91ED47" w14:textId="77777777" w:rsidR="00E01BE4" w:rsidRPr="00137EBA" w:rsidRDefault="00E01BE4" w:rsidP="00E01BE4">
      <w:pPr>
        <w:rPr>
          <w:rFonts w:cs="Arial"/>
          <w:b/>
          <w:color w:val="000000"/>
        </w:rPr>
      </w:pPr>
      <w:r w:rsidRPr="00137EBA">
        <w:rPr>
          <w:rFonts w:cs="Arial"/>
          <w:b/>
          <w:color w:val="000000"/>
        </w:rPr>
        <w:t>Purpose:</w:t>
      </w:r>
    </w:p>
    <w:p w14:paraId="2C48A41F" w14:textId="77777777" w:rsidR="00E01BE4" w:rsidRPr="00137EBA" w:rsidRDefault="00E01BE4" w:rsidP="00E01BE4">
      <w:r w:rsidRPr="00137EBA">
        <w:rPr>
          <w:lang w:eastAsia="zh-CN"/>
        </w:rPr>
        <w:t>V</w:t>
      </w:r>
      <w:r w:rsidRPr="00137EBA">
        <w:rPr>
          <w:rFonts w:hint="eastAsia"/>
          <w:lang w:eastAsia="zh-CN"/>
        </w:rPr>
        <w:t xml:space="preserve">erify </w:t>
      </w:r>
      <w:r w:rsidRPr="00137EBA">
        <w:rPr>
          <w:lang w:eastAsia="zh-CN"/>
        </w:rPr>
        <w:t>that</w:t>
      </w:r>
      <w:r w:rsidRPr="00137EBA">
        <w:t xml:space="preserve"> the SEPP under test is able to identify the mismatch between the PLMN-ID contained in the incoming N32-f message and the PLMN-ID in the related N32-f context, and take action accordingly</w:t>
      </w:r>
      <w:r w:rsidRPr="00137EBA">
        <w:rPr>
          <w:lang w:eastAsia="zh-CN"/>
        </w:rPr>
        <w:t>.</w:t>
      </w:r>
    </w:p>
    <w:p w14:paraId="79CCFF3E" w14:textId="77777777" w:rsidR="00E01BE4" w:rsidRPr="00137EBA" w:rsidRDefault="00E01BE4" w:rsidP="00E01BE4">
      <w:pPr>
        <w:rPr>
          <w:rFonts w:cs="Arial"/>
          <w:b/>
          <w:color w:val="000000"/>
        </w:rPr>
      </w:pPr>
      <w:r w:rsidRPr="00137EBA">
        <w:rPr>
          <w:rFonts w:cs="Arial"/>
          <w:b/>
          <w:color w:val="000000"/>
        </w:rPr>
        <w:t>Procedure and execution steps:</w:t>
      </w:r>
    </w:p>
    <w:p w14:paraId="4868E063" w14:textId="77777777" w:rsidR="00E01BE4" w:rsidRPr="00137EBA" w:rsidRDefault="00E01BE4" w:rsidP="00E01BE4">
      <w:pPr>
        <w:rPr>
          <w:rFonts w:cs="Arial"/>
          <w:b/>
          <w:color w:val="000000"/>
        </w:rPr>
      </w:pPr>
      <w:r w:rsidRPr="00137EBA">
        <w:rPr>
          <w:rFonts w:cs="Arial"/>
          <w:b/>
          <w:color w:val="000000"/>
        </w:rPr>
        <w:t>Pre-Conditions:</w:t>
      </w:r>
    </w:p>
    <w:p w14:paraId="7A752155" w14:textId="77777777" w:rsidR="00E01BE4" w:rsidRPr="00137EBA" w:rsidRDefault="00E01BE4" w:rsidP="00E01BE4">
      <w:pPr>
        <w:pStyle w:val="B10"/>
      </w:pPr>
      <w:r w:rsidRPr="00137EBA">
        <w:t>-</w:t>
      </w:r>
      <w:r w:rsidRPr="00137EBA">
        <w:tab/>
        <w:t>Test environment with a peer SEPP instance (as cSEPP), which may be simulated.</w:t>
      </w:r>
    </w:p>
    <w:p w14:paraId="7A8CC53E" w14:textId="77777777" w:rsidR="00E01BE4" w:rsidRPr="00137EBA" w:rsidRDefault="00E01BE4" w:rsidP="00E01BE4">
      <w:pPr>
        <w:pStyle w:val="B10"/>
      </w:pPr>
      <w:r w:rsidRPr="00137EBA">
        <w:t>-</w:t>
      </w:r>
      <w:r w:rsidRPr="00137EBA">
        <w:tab/>
        <w:t xml:space="preserve">The SEPP under test and the peer SEPP have mutually authenticated and already established N32-c connection. </w:t>
      </w:r>
    </w:p>
    <w:p w14:paraId="0577D609" w14:textId="77777777" w:rsidR="00E01BE4" w:rsidRPr="00137EBA" w:rsidRDefault="00E01BE4" w:rsidP="00E01BE4">
      <w:pPr>
        <w:pStyle w:val="B10"/>
      </w:pPr>
      <w:r w:rsidRPr="00137EBA">
        <w:t>-</w:t>
      </w:r>
      <w:r w:rsidRPr="00137EBA">
        <w:tab/>
        <w:t>The SEPP under test has established N32-f context with the peer SEPP. The SEPP under test is in possession of the N32-f peer information which contains remote PLMN ID of the peer SEPP.</w:t>
      </w:r>
    </w:p>
    <w:p w14:paraId="615ACA25" w14:textId="77777777" w:rsidR="00E01BE4" w:rsidRPr="00137EBA" w:rsidRDefault="00E01BE4" w:rsidP="00E01BE4">
      <w:pPr>
        <w:pStyle w:val="B10"/>
      </w:pPr>
      <w:r w:rsidRPr="00137EBA">
        <w:t>-</w:t>
      </w:r>
      <w:r w:rsidRPr="00137EBA">
        <w:tab/>
        <w:t>The tester shall have access to the interfaces of the SEPP under test and the peer SEPP.</w:t>
      </w:r>
    </w:p>
    <w:p w14:paraId="7309D417" w14:textId="77777777" w:rsidR="00E01BE4" w:rsidRPr="00137EBA" w:rsidRDefault="00E01BE4" w:rsidP="00E01BE4">
      <w:pPr>
        <w:rPr>
          <w:rFonts w:cs="Arial"/>
          <w:b/>
          <w:color w:val="000000"/>
        </w:rPr>
      </w:pPr>
      <w:r w:rsidRPr="00137EBA">
        <w:rPr>
          <w:rFonts w:cs="Arial"/>
          <w:b/>
          <w:color w:val="000000"/>
        </w:rPr>
        <w:t xml:space="preserve">Execution Steps: </w:t>
      </w:r>
    </w:p>
    <w:p w14:paraId="5B1A70B6" w14:textId="77777777" w:rsidR="00E01BE4" w:rsidRPr="00137EBA" w:rsidRDefault="00E01BE4" w:rsidP="00E01BE4">
      <w:pPr>
        <w:pStyle w:val="B10"/>
      </w:pPr>
      <w:r w:rsidRPr="00137EBA">
        <w:t>1.</w:t>
      </w:r>
      <w:r w:rsidRPr="00137EBA">
        <w:tab/>
      </w:r>
      <w:r w:rsidRPr="00137EBA">
        <w:rPr>
          <w:rFonts w:hint="eastAsia"/>
        </w:rPr>
        <w:t>T</w:t>
      </w:r>
      <w:r w:rsidRPr="00137EBA">
        <w:t>he test</w:t>
      </w:r>
      <w:r w:rsidR="00115330">
        <w:t>er</w:t>
      </w:r>
      <w:r w:rsidRPr="00137EBA">
        <w:t xml:space="preserve"> computes an access token correctly, except that the PLMN ID appended in the subject claim of the access token is different from PLMN ID of the peer SEPP, and then includes the access token in a NF Service Request.</w:t>
      </w:r>
    </w:p>
    <w:p w14:paraId="2062E7C9" w14:textId="77777777" w:rsidR="00E01BE4" w:rsidRPr="00137EBA" w:rsidRDefault="00E01BE4" w:rsidP="00E01BE4">
      <w:pPr>
        <w:pStyle w:val="B10"/>
      </w:pPr>
      <w:r w:rsidRPr="00137EBA">
        <w:t>2.</w:t>
      </w:r>
      <w:r w:rsidRPr="00137EBA">
        <w:tab/>
        <w:t>The peer SEPP sends to the SEPP under test a N32 message containing the NF Service Request with the access token.</w:t>
      </w:r>
    </w:p>
    <w:p w14:paraId="0D62D28E" w14:textId="77777777" w:rsidR="00E01BE4" w:rsidRPr="00137EBA" w:rsidRDefault="00E01BE4" w:rsidP="00E01BE4">
      <w:pPr>
        <w:pStyle w:val="B10"/>
      </w:pPr>
      <w:r w:rsidRPr="00137EBA">
        <w:t>3.</w:t>
      </w:r>
      <w:r w:rsidRPr="00137EBA">
        <w:tab/>
      </w:r>
      <w:r w:rsidRPr="00137EBA">
        <w:rPr>
          <w:rFonts w:hint="eastAsia"/>
        </w:rPr>
        <w:t>T</w:t>
      </w:r>
      <w:r w:rsidRPr="00137EBA">
        <w:t>he SEPP under test receives the incoming N32 message from the peer SEPP and verifies that the PLMN ID in the subject claim of the access token does not match the remote PLMN ID in the N32-f peer information in the N32-f context.</w:t>
      </w:r>
    </w:p>
    <w:p w14:paraId="23343E78" w14:textId="77777777" w:rsidR="00E01BE4" w:rsidRPr="00137EBA" w:rsidRDefault="00E01BE4" w:rsidP="00E01BE4">
      <w:pPr>
        <w:rPr>
          <w:rFonts w:cs="Arial"/>
          <w:b/>
          <w:color w:val="000000"/>
        </w:rPr>
      </w:pPr>
      <w:r w:rsidRPr="00137EBA">
        <w:rPr>
          <w:rFonts w:cs="Arial"/>
          <w:b/>
          <w:color w:val="000000"/>
        </w:rPr>
        <w:t>Expected Results:</w:t>
      </w:r>
    </w:p>
    <w:p w14:paraId="264D53DE" w14:textId="77777777" w:rsidR="00E01BE4" w:rsidRPr="00137EBA" w:rsidRDefault="00E01BE4" w:rsidP="00E01BE4">
      <w:pPr>
        <w:pStyle w:val="B10"/>
      </w:pPr>
      <w:r w:rsidRPr="00137EBA">
        <w:t>-</w:t>
      </w:r>
      <w:r w:rsidRPr="00137EBA">
        <w:tab/>
        <w:t xml:space="preserve">The SEPP under test sends an error signalling message containing the N32-f Message Id and error code to the peer SEPP on the N32-c connection. </w:t>
      </w:r>
    </w:p>
    <w:p w14:paraId="7F97300E" w14:textId="77777777" w:rsidR="00E01BE4" w:rsidRPr="00137EBA" w:rsidRDefault="00E01BE4" w:rsidP="00E01BE4">
      <w:r w:rsidRPr="00137EBA">
        <w:rPr>
          <w:rFonts w:cs="Arial"/>
          <w:b/>
          <w:color w:val="000000"/>
        </w:rPr>
        <w:t xml:space="preserve">Expected format of evidence: </w:t>
      </w:r>
    </w:p>
    <w:p w14:paraId="661B8311" w14:textId="77777777" w:rsidR="00E01BE4" w:rsidRPr="00137EBA" w:rsidRDefault="00E01BE4" w:rsidP="00E01BE4">
      <w:r w:rsidRPr="00137EBA">
        <w:t>Logs and the communication flow saved in a .pcap file.</w:t>
      </w:r>
    </w:p>
    <w:p w14:paraId="4880184A" w14:textId="77777777" w:rsidR="00BD7228" w:rsidRPr="00137EBA" w:rsidRDefault="00BD7228" w:rsidP="00BD7228">
      <w:pPr>
        <w:pStyle w:val="Heading4"/>
      </w:pPr>
      <w:bookmarkStart w:id="58" w:name="_Toc22547691"/>
      <w:bookmarkStart w:id="59" w:name="_Toc22548244"/>
      <w:bookmarkStart w:id="60" w:name="_Toc137716241"/>
      <w:r w:rsidRPr="00137EBA">
        <w:t>4.2.2.5</w:t>
      </w:r>
      <w:r w:rsidRPr="00137EBA">
        <w:tab/>
      </w:r>
      <w:r w:rsidR="002E7A60" w:rsidRPr="002E7A60">
        <w:t>C</w:t>
      </w:r>
      <w:r w:rsidRPr="00137EBA">
        <w:t>onfidential I</w:t>
      </w:r>
      <w:r w:rsidR="005631CC" w:rsidRPr="00137EBA">
        <w:t>E</w:t>
      </w:r>
      <w:r w:rsidRPr="00137EBA">
        <w:t>s</w:t>
      </w:r>
      <w:r w:rsidR="002E7A60" w:rsidRPr="002E7A60">
        <w:t xml:space="preserve"> replacement handling</w:t>
      </w:r>
      <w:r w:rsidRPr="00137EBA">
        <w:t xml:space="preserve"> in original N32-f message</w:t>
      </w:r>
      <w:bookmarkEnd w:id="58"/>
      <w:bookmarkEnd w:id="59"/>
      <w:bookmarkEnd w:id="60"/>
    </w:p>
    <w:p w14:paraId="7530A50C" w14:textId="63661C7D" w:rsidR="00BD7228" w:rsidRPr="00137EBA" w:rsidRDefault="00BD7228" w:rsidP="00BD7228">
      <w:r w:rsidRPr="00137EBA">
        <w:rPr>
          <w:i/>
        </w:rPr>
        <w:t xml:space="preserve">Requirement Name: </w:t>
      </w:r>
      <w:r w:rsidR="002E7A60" w:rsidRPr="002E7A60">
        <w:rPr>
          <w:i/>
        </w:rPr>
        <w:t>Confidential IEs replacement handling</w:t>
      </w:r>
      <w:r w:rsidRPr="00137EBA">
        <w:t xml:space="preserve"> </w:t>
      </w:r>
      <w:r w:rsidR="0027052D" w:rsidRPr="0027052D">
        <w:rPr>
          <w:i/>
          <w:iCs/>
        </w:rPr>
        <w:t>in original N32-f message</w:t>
      </w:r>
    </w:p>
    <w:p w14:paraId="6638B937" w14:textId="77777777" w:rsidR="00BD7228" w:rsidRPr="00137EBA" w:rsidRDefault="00BD7228" w:rsidP="00BD7228">
      <w:r w:rsidRPr="00137EBA">
        <w:rPr>
          <w:i/>
        </w:rPr>
        <w:t>Requirement Reference:</w:t>
      </w:r>
      <w:r w:rsidR="00137EBA">
        <w:rPr>
          <w:i/>
        </w:rPr>
        <w:t xml:space="preserve"> </w:t>
      </w:r>
      <w:r w:rsidR="001A245C" w:rsidRPr="00137EBA">
        <w:t xml:space="preserve">TS </w:t>
      </w:r>
      <w:r w:rsidR="002E7A60" w:rsidRPr="002E7A60">
        <w:t>29.573</w:t>
      </w:r>
      <w:r w:rsidR="001A245C" w:rsidRPr="00137EBA">
        <w:t xml:space="preserve"> [</w:t>
      </w:r>
      <w:r w:rsidR="002E7A60">
        <w:t>6</w:t>
      </w:r>
      <w:r w:rsidR="001A245C" w:rsidRPr="00137EBA">
        <w:t xml:space="preserve">], clause </w:t>
      </w:r>
      <w:r w:rsidR="002E7A60" w:rsidRPr="002E7A60">
        <w:t>5.3.2.3</w:t>
      </w:r>
      <w:r w:rsidRPr="00137EBA">
        <w:t xml:space="preserve"> </w:t>
      </w:r>
    </w:p>
    <w:p w14:paraId="29265690" w14:textId="77777777" w:rsidR="00BD7228" w:rsidRPr="00137EBA" w:rsidRDefault="00BD7228" w:rsidP="00BD7228">
      <w:pPr>
        <w:rPr>
          <w:i/>
        </w:rPr>
      </w:pPr>
      <w:r w:rsidRPr="00137EBA">
        <w:rPr>
          <w:i/>
        </w:rPr>
        <w:t xml:space="preserve">Requirement Description: </w:t>
      </w:r>
    </w:p>
    <w:p w14:paraId="3ED39526" w14:textId="77777777" w:rsidR="00BD7228" w:rsidRPr="00137EBA" w:rsidRDefault="002E7A60" w:rsidP="00BD7228">
      <w:r w:rsidRPr="002E7A60">
        <w:t>Based on the protection policy exchanged between the SEPPs, the sending SEPP prepares an input for the JWE ciphering and integrity protection as an array of free form JSON objects in the "DataToIntegrityProtectAndCipher" block with each entry containing either a HTTP header value or the value of a JSON payload IE of the API message being reformatted. The index value "encBlockIdx" in the payload part of DataToIntegrityProtectBlock point</w:t>
      </w:r>
      <w:r w:rsidR="003E1078">
        <w:t>s</w:t>
      </w:r>
      <w:r w:rsidRPr="002E7A60">
        <w:t xml:space="preserve"> to the index of a header value or IE value in this input array. </w:t>
      </w:r>
    </w:p>
    <w:p w14:paraId="560DAD8B" w14:textId="77777777" w:rsidR="00BD7228" w:rsidRPr="00137EBA" w:rsidRDefault="00BD7228" w:rsidP="00BD7228">
      <w:r w:rsidRPr="00137EBA">
        <w:rPr>
          <w:i/>
        </w:rPr>
        <w:t>Threat References:</w:t>
      </w:r>
      <w:r w:rsidRPr="00137EBA">
        <w:t xml:space="preserve"> </w:t>
      </w:r>
      <w:r w:rsidR="001A245C" w:rsidRPr="00137EBA">
        <w:t xml:space="preserve">TR 33.926 [4], clause </w:t>
      </w:r>
      <w:r w:rsidR="00115330">
        <w:t>G</w:t>
      </w:r>
      <w:r w:rsidR="001A245C" w:rsidRPr="00137EBA">
        <w:t>.2.</w:t>
      </w:r>
      <w:r w:rsidR="00233DE3" w:rsidRPr="00137EBA">
        <w:t>4</w:t>
      </w:r>
      <w:r w:rsidR="001A245C" w:rsidRPr="00137EBA">
        <w:t>.</w:t>
      </w:r>
      <w:r w:rsidR="00233DE3" w:rsidRPr="00137EBA">
        <w:t>2</w:t>
      </w:r>
      <w:r w:rsidR="001A245C" w:rsidRPr="00137EBA">
        <w:t xml:space="preserve">, </w:t>
      </w:r>
      <w:r w:rsidR="004B5895" w:rsidRPr="00137EBA">
        <w:t>Exposure of confidential I</w:t>
      </w:r>
      <w:r w:rsidR="0003027E" w:rsidRPr="00137EBA">
        <w:t>E</w:t>
      </w:r>
      <w:r w:rsidR="004B5895" w:rsidRPr="00137EBA">
        <w:t>s in N32-f message</w:t>
      </w:r>
      <w:r w:rsidR="004B5895" w:rsidRPr="00137EBA" w:rsidDel="001A245C">
        <w:t xml:space="preserve"> </w:t>
      </w:r>
    </w:p>
    <w:p w14:paraId="65C7860F" w14:textId="77777777" w:rsidR="00BD7228" w:rsidRDefault="00BD7228" w:rsidP="00BD7228">
      <w:pPr>
        <w:rPr>
          <w:i/>
        </w:rPr>
      </w:pPr>
      <w:r w:rsidRPr="00137EBA">
        <w:rPr>
          <w:i/>
        </w:rPr>
        <w:t xml:space="preserve">Test Case: </w:t>
      </w:r>
    </w:p>
    <w:p w14:paraId="326EE21D" w14:textId="77777777" w:rsidR="00357821" w:rsidRPr="00137EBA" w:rsidRDefault="00357821" w:rsidP="00BD7228">
      <w:pPr>
        <w:rPr>
          <w:i/>
        </w:rPr>
      </w:pPr>
      <w:r>
        <w:rPr>
          <w:b/>
        </w:rPr>
        <w:t xml:space="preserve">Test Name: </w:t>
      </w:r>
      <w:r>
        <w:t>TC_SEPP_CONFIDENTIAL_IE_REPLACEMENT_N32F</w:t>
      </w:r>
    </w:p>
    <w:p w14:paraId="62E54541" w14:textId="77777777" w:rsidR="00BD7228" w:rsidRPr="00137EBA" w:rsidRDefault="00BD7228" w:rsidP="00BD7228">
      <w:pPr>
        <w:rPr>
          <w:b/>
        </w:rPr>
      </w:pPr>
      <w:r w:rsidRPr="00137EBA">
        <w:rPr>
          <w:b/>
        </w:rPr>
        <w:t>Purpose:</w:t>
      </w:r>
    </w:p>
    <w:p w14:paraId="34BF18A3" w14:textId="7A543C97" w:rsidR="00B6587E" w:rsidRPr="00137EBA" w:rsidRDefault="00BD7228" w:rsidP="00B6587E">
      <w:pPr>
        <w:rPr>
          <w:rFonts w:cs="Arial"/>
          <w:b/>
          <w:color w:val="000000"/>
        </w:rPr>
      </w:pPr>
      <w:r w:rsidRPr="00137EBA">
        <w:t>Verify that the SEPP under test correctly replaces information elements requiring encryption with the value "</w:t>
      </w:r>
      <w:r w:rsidR="002E7A60" w:rsidRPr="002E7A60">
        <w:t xml:space="preserve"> encBlockIdx </w:t>
      </w:r>
      <w:r w:rsidRPr="00137EBA">
        <w:t>".</w:t>
      </w:r>
    </w:p>
    <w:p w14:paraId="2220F637" w14:textId="77777777" w:rsidR="00BD7228" w:rsidRPr="00137EBA" w:rsidRDefault="00BD7228" w:rsidP="00BD7228">
      <w:pPr>
        <w:rPr>
          <w:b/>
        </w:rPr>
      </w:pPr>
      <w:r w:rsidRPr="00137EBA">
        <w:rPr>
          <w:b/>
        </w:rPr>
        <w:t>Pre-Conditions:</w:t>
      </w:r>
    </w:p>
    <w:p w14:paraId="65925D04" w14:textId="77777777" w:rsidR="00BD7228" w:rsidRPr="00137EBA" w:rsidRDefault="00BD7228" w:rsidP="0049281D">
      <w:pPr>
        <w:pStyle w:val="B10"/>
      </w:pPr>
      <w:r w:rsidRPr="00137EBA">
        <w:t>-</w:t>
      </w:r>
      <w:r w:rsidRPr="00137EBA">
        <w:tab/>
        <w:t>System documentation of the SEPP under test, which details how raw public keys/certificates of peer SEPPs are to be configured and how internal log files can be accessed.</w:t>
      </w:r>
    </w:p>
    <w:p w14:paraId="3B0755C5" w14:textId="77777777" w:rsidR="00BD7228" w:rsidRPr="00137EBA" w:rsidRDefault="00BD7228" w:rsidP="0049281D">
      <w:pPr>
        <w:pStyle w:val="B10"/>
      </w:pPr>
      <w:r w:rsidRPr="00137EBA">
        <w:t>-</w:t>
      </w:r>
      <w:r w:rsidRPr="00137EBA">
        <w:tab/>
        <w:t xml:space="preserve">A second SEPP instance for N32 communication with the SEPP under test, which allows for the creation of custom N32-f messages. This system may be simulated. </w:t>
      </w:r>
    </w:p>
    <w:p w14:paraId="23722EF3" w14:textId="77777777" w:rsidR="00BD7228" w:rsidRPr="00137EBA" w:rsidRDefault="00BD7228" w:rsidP="0049281D">
      <w:pPr>
        <w:pStyle w:val="B10"/>
      </w:pPr>
      <w:r w:rsidRPr="00137EBA">
        <w:t>-</w:t>
      </w:r>
      <w:r w:rsidRPr="00137EBA">
        <w:tab/>
        <w:t xml:space="preserve">Both SEPPs are to be configured with a raw public key/certificate of their communication peer to be able to establish a N32-c connection. </w:t>
      </w:r>
    </w:p>
    <w:p w14:paraId="6E7FE595" w14:textId="77777777" w:rsidR="00BD7228" w:rsidRPr="00137EBA" w:rsidRDefault="00BD7228" w:rsidP="0049281D">
      <w:pPr>
        <w:pStyle w:val="B10"/>
      </w:pPr>
      <w:r w:rsidRPr="00137EBA">
        <w:t>-</w:t>
      </w:r>
      <w:r w:rsidRPr="00137EBA">
        <w:tab/>
        <w:t>An arbitrary Data-type encryption policy which includes at least one information element requiring encryption on N32-f. The SEPP under test is to be configured with this policy.</w:t>
      </w:r>
    </w:p>
    <w:p w14:paraId="3B978602" w14:textId="77777777" w:rsidR="00BD7228" w:rsidRPr="00137EBA" w:rsidRDefault="00BD7228" w:rsidP="00BD7228">
      <w:pPr>
        <w:rPr>
          <w:b/>
        </w:rPr>
      </w:pPr>
      <w:r w:rsidRPr="00137EBA">
        <w:rPr>
          <w:b/>
        </w:rPr>
        <w:t>Execution Steps</w:t>
      </w:r>
    </w:p>
    <w:p w14:paraId="3EFCBE63" w14:textId="77777777" w:rsidR="00BD7228" w:rsidRPr="00137EBA" w:rsidRDefault="00BD7228" w:rsidP="0049281D">
      <w:pPr>
        <w:pStyle w:val="B10"/>
      </w:pPr>
      <w:r w:rsidRPr="00137EBA">
        <w:t>1.</w:t>
      </w:r>
      <w:r w:rsidRPr="00137EBA">
        <w:tab/>
        <w:t>Both SEPPs establish a mutual N32-c connection.</w:t>
      </w:r>
    </w:p>
    <w:p w14:paraId="0120B6A2" w14:textId="77777777" w:rsidR="00BD7228" w:rsidRPr="00137EBA" w:rsidRDefault="00BD7228" w:rsidP="0049281D">
      <w:pPr>
        <w:pStyle w:val="B10"/>
      </w:pPr>
      <w:r w:rsidRPr="00137EBA">
        <w:t>2.</w:t>
      </w:r>
      <w:r w:rsidRPr="00137EBA">
        <w:tab/>
        <w:t xml:space="preserve">Via the PLMN-internal interface, the tester provides the SEPP under test with a message to be forwarded to the peer SEPP on N32. This message </w:t>
      </w:r>
      <w:r w:rsidR="00DF0A7E">
        <w:t>needs to</w:t>
      </w:r>
      <w:r w:rsidR="00DF0A7E" w:rsidRPr="00137EBA">
        <w:t xml:space="preserve"> </w:t>
      </w:r>
      <w:r w:rsidRPr="00137EBA">
        <w:t>contain at least one information element that requires encryption according to the locally configured Data-type encryption policy.</w:t>
      </w:r>
    </w:p>
    <w:p w14:paraId="5F0B1015" w14:textId="77777777" w:rsidR="00BD7228" w:rsidRPr="00137EBA" w:rsidRDefault="00BD7228" w:rsidP="0049281D">
      <w:pPr>
        <w:pStyle w:val="B10"/>
      </w:pPr>
      <w:r w:rsidRPr="00137EBA">
        <w:t>3.</w:t>
      </w:r>
      <w:r w:rsidRPr="00137EBA">
        <w:tab/>
        <w:t>The tester captures the related N32-f message after transformation by the SEPP under test.</w:t>
      </w:r>
    </w:p>
    <w:p w14:paraId="4674EE6A" w14:textId="77777777" w:rsidR="00BD7228" w:rsidRPr="00137EBA" w:rsidRDefault="00BD7228" w:rsidP="00BD7228">
      <w:pPr>
        <w:rPr>
          <w:b/>
        </w:rPr>
      </w:pPr>
      <w:r w:rsidRPr="00137EBA">
        <w:rPr>
          <w:b/>
        </w:rPr>
        <w:t>Expected Results:</w:t>
      </w:r>
    </w:p>
    <w:p w14:paraId="0EEB3652" w14:textId="77777777" w:rsidR="00BD7228" w:rsidRPr="00137EBA" w:rsidRDefault="00BD7228" w:rsidP="00BD7228">
      <w:r w:rsidRPr="00137EBA">
        <w:t>Information elements in the original message that require encryption according to the Data-type encryption policy are replaced with the value "</w:t>
      </w:r>
      <w:r w:rsidR="002E7A60" w:rsidRPr="002E7A60">
        <w:t xml:space="preserve"> encBlockIdx </w:t>
      </w:r>
      <w:r w:rsidRPr="00137EBA">
        <w:t>".</w:t>
      </w:r>
    </w:p>
    <w:p w14:paraId="708FAB26" w14:textId="77777777" w:rsidR="00BD7228" w:rsidRPr="00137EBA" w:rsidRDefault="00BD7228" w:rsidP="00BD7228">
      <w:pPr>
        <w:rPr>
          <w:b/>
        </w:rPr>
      </w:pPr>
      <w:r w:rsidRPr="00137EBA">
        <w:rPr>
          <w:b/>
        </w:rPr>
        <w:t>Expected format of evidence:</w:t>
      </w:r>
    </w:p>
    <w:p w14:paraId="52A5B5F5" w14:textId="77777777" w:rsidR="00BD7228" w:rsidRPr="00137EBA" w:rsidRDefault="00BD7228" w:rsidP="00BD7228">
      <w:r w:rsidRPr="00137EBA">
        <w:t>Evidence suitable for the interface, e.g</w:t>
      </w:r>
      <w:r w:rsidR="00B6587E" w:rsidRPr="00137EBA">
        <w:t>.</w:t>
      </w:r>
      <w:r w:rsidRPr="00137EBA">
        <w:t xml:space="preserve"> text representation of the captured N32-f message.</w:t>
      </w:r>
    </w:p>
    <w:p w14:paraId="3A425A3C" w14:textId="77777777" w:rsidR="00D33E2A" w:rsidRPr="00137EBA" w:rsidRDefault="00D33E2A" w:rsidP="00D33E2A">
      <w:pPr>
        <w:pStyle w:val="Heading4"/>
      </w:pPr>
      <w:bookmarkStart w:id="61" w:name="_Toc22547692"/>
      <w:bookmarkStart w:id="62" w:name="_Toc22548245"/>
      <w:bookmarkStart w:id="63" w:name="_Toc137716242"/>
      <w:r w:rsidRPr="00137EBA">
        <w:t>4.2.2.6</w:t>
      </w:r>
      <w:r w:rsidRPr="00137EBA">
        <w:tab/>
        <w:t>Correct handling of protection policy mismatch</w:t>
      </w:r>
      <w:bookmarkEnd w:id="61"/>
      <w:bookmarkEnd w:id="62"/>
      <w:bookmarkEnd w:id="63"/>
    </w:p>
    <w:p w14:paraId="1E8C8EA9" w14:textId="77777777" w:rsidR="00D33E2A" w:rsidRPr="00137EBA" w:rsidRDefault="00D33E2A" w:rsidP="00D33E2A">
      <w:pPr>
        <w:ind w:left="1700" w:hangingChars="850" w:hanging="1700"/>
        <w:rPr>
          <w:strike/>
        </w:rPr>
      </w:pPr>
      <w:r w:rsidRPr="00137EBA">
        <w:rPr>
          <w:i/>
        </w:rPr>
        <w:t>Requirement Name:</w:t>
      </w:r>
      <w:r w:rsidRPr="00137EBA">
        <w:tab/>
        <w:t>Correct handling of protection policy mismatch</w:t>
      </w:r>
    </w:p>
    <w:p w14:paraId="11499B3A" w14:textId="77777777" w:rsidR="00D33E2A" w:rsidRPr="00137EBA" w:rsidRDefault="00D33E2A" w:rsidP="00D33E2A">
      <w:pPr>
        <w:tabs>
          <w:tab w:val="left" w:pos="5674"/>
        </w:tabs>
      </w:pPr>
      <w:r w:rsidRPr="00137EBA">
        <w:rPr>
          <w:i/>
        </w:rPr>
        <w:t>Requirement Reference</w:t>
      </w:r>
      <w:r w:rsidRPr="00137EBA">
        <w:t xml:space="preserve">: </w:t>
      </w:r>
      <w:r w:rsidRPr="00137EBA">
        <w:rPr>
          <w:lang w:eastAsia="zh-CN"/>
        </w:rPr>
        <w:t>TS 33.501 [3], clause 13.2.3.6</w:t>
      </w:r>
    </w:p>
    <w:p w14:paraId="4FD4AB87" w14:textId="77777777" w:rsidR="00D33E2A" w:rsidRPr="00137EBA" w:rsidRDefault="00D33E2A" w:rsidP="00D33E2A">
      <w:pPr>
        <w:tabs>
          <w:tab w:val="left" w:pos="5674"/>
        </w:tabs>
      </w:pPr>
      <w:r w:rsidRPr="00137EBA">
        <w:rPr>
          <w:i/>
        </w:rPr>
        <w:t>Requirement Description</w:t>
      </w:r>
      <w:r w:rsidRPr="00137EBA">
        <w:t>:</w:t>
      </w:r>
    </w:p>
    <w:p w14:paraId="2CC5415F" w14:textId="77777777" w:rsidR="00D33E2A" w:rsidRPr="00137EBA" w:rsidRDefault="00D33E2A" w:rsidP="00D33E2A">
      <w:r w:rsidRPr="00137EBA">
        <w:rPr>
          <w:lang w:eastAsia="zh-CN"/>
        </w:rPr>
        <w:t>"</w:t>
      </w:r>
      <w:r w:rsidRPr="00137EBA">
        <w:t>When a SEPP receives a data-type encryption or modification policy on N32-c as specified in clause 13.2.2.2, it compare</w:t>
      </w:r>
      <w:r w:rsidR="003E1078">
        <w:t>s</w:t>
      </w:r>
      <w:r w:rsidRPr="00137EBA">
        <w:t xml:space="preserve"> it to the one that has been manually configured for this specific roaming partner and IPX provider. If a mismatch occurs for one of the two policies, the SEPP perform</w:t>
      </w:r>
      <w:r w:rsidR="003E1078">
        <w:t>s</w:t>
      </w:r>
      <w:r w:rsidRPr="00137EBA">
        <w:t xml:space="preserve"> one of the following actions, according to operator policy: </w:t>
      </w:r>
    </w:p>
    <w:p w14:paraId="26699F7F" w14:textId="77777777" w:rsidR="00D33E2A" w:rsidRPr="00137EBA" w:rsidRDefault="00D33E2A" w:rsidP="00D33E2A">
      <w:pPr>
        <w:pStyle w:val="B10"/>
      </w:pPr>
      <w:r w:rsidRPr="00137EBA">
        <w:t>-</w:t>
      </w:r>
      <w:r w:rsidRPr="00137EBA">
        <w:tab/>
        <w:t xml:space="preserve">Send the error message </w:t>
      </w:r>
      <w:r w:rsidR="00236CAB">
        <w:rPr>
          <w:lang w:eastAsia="x-none"/>
        </w:rPr>
        <w:t>as specified in TS 29.573 [</w:t>
      </w:r>
      <w:r w:rsidR="003E1078">
        <w:rPr>
          <w:lang w:eastAsia="x-none"/>
        </w:rPr>
        <w:t>6</w:t>
      </w:r>
      <w:r w:rsidR="00236CAB">
        <w:rPr>
          <w:lang w:eastAsia="x-none"/>
        </w:rPr>
        <w:t xml:space="preserve">], clause 6.1.4.3.2, </w:t>
      </w:r>
      <w:r w:rsidRPr="00137EBA">
        <w:t>to the peer SEPP</w:t>
      </w:r>
      <w:r w:rsidR="00357821">
        <w:t>;</w:t>
      </w:r>
    </w:p>
    <w:p w14:paraId="3D1897A4" w14:textId="77777777" w:rsidR="00D33E2A" w:rsidRPr="00137EBA" w:rsidRDefault="00D33E2A" w:rsidP="00155D35">
      <w:pPr>
        <w:pStyle w:val="B10"/>
        <w:rPr>
          <w:lang w:eastAsia="zh-CN"/>
        </w:rPr>
      </w:pPr>
      <w:r w:rsidRPr="00137EBA">
        <w:t>-</w:t>
      </w:r>
      <w:r w:rsidRPr="00137EBA">
        <w:tab/>
        <w:t>Create a local warning"</w:t>
      </w:r>
      <w:r w:rsidR="00357821">
        <w:t>.</w:t>
      </w:r>
      <w:r w:rsidRPr="00137EBA">
        <w:t xml:space="preserve"> </w:t>
      </w:r>
    </w:p>
    <w:p w14:paraId="737E3382" w14:textId="77777777" w:rsidR="00D33E2A" w:rsidRPr="00137EBA" w:rsidRDefault="00D33E2A" w:rsidP="00D33E2A">
      <w:r w:rsidRPr="00137EBA">
        <w:rPr>
          <w:i/>
        </w:rPr>
        <w:t>Threat References:</w:t>
      </w:r>
      <w:r w:rsidRPr="00137EBA">
        <w:t xml:space="preserve"> TR 33.926 [</w:t>
      </w:r>
      <w:r w:rsidR="00115330">
        <w:t>4</w:t>
      </w:r>
      <w:r w:rsidRPr="00137EBA">
        <w:t xml:space="preserve">], clause </w:t>
      </w:r>
      <w:r w:rsidR="00115330">
        <w:t>G</w:t>
      </w:r>
      <w:r w:rsidRPr="00137EBA">
        <w:t>.2.3.</w:t>
      </w:r>
      <w:r w:rsidR="00FF3E0E" w:rsidRPr="00137EBA">
        <w:t>2</w:t>
      </w:r>
      <w:r w:rsidRPr="00137EBA">
        <w:t>, Incorrect handling for protection policy mismatch</w:t>
      </w:r>
    </w:p>
    <w:p w14:paraId="4B8B06A0" w14:textId="77777777" w:rsidR="00D33E2A" w:rsidRPr="00137EBA" w:rsidRDefault="00D33E2A" w:rsidP="00D33E2A">
      <w:pPr>
        <w:pStyle w:val="B10"/>
        <w:ind w:left="0" w:firstLine="0"/>
        <w:rPr>
          <w:lang w:eastAsia="zh-CN"/>
        </w:rPr>
      </w:pPr>
      <w:r w:rsidRPr="00137EBA">
        <w:rPr>
          <w:i/>
        </w:rPr>
        <w:t>Test case</w:t>
      </w:r>
      <w:r w:rsidRPr="00137EBA">
        <w:t xml:space="preserve">: </w:t>
      </w:r>
    </w:p>
    <w:p w14:paraId="2F8A0077" w14:textId="77777777" w:rsidR="00D33E2A" w:rsidRPr="00137EBA" w:rsidRDefault="00D33E2A" w:rsidP="00D33E2A">
      <w:pPr>
        <w:rPr>
          <w:rFonts w:cs="Arial"/>
          <w:b/>
          <w:i/>
          <w:color w:val="000000"/>
        </w:rPr>
      </w:pPr>
      <w:r w:rsidRPr="00137EBA">
        <w:rPr>
          <w:rFonts w:cs="Arial"/>
          <w:b/>
          <w:color w:val="000000"/>
        </w:rPr>
        <w:t xml:space="preserve">Test Name: </w:t>
      </w:r>
      <w:r w:rsidRPr="00137EBA">
        <w:t>TC_SEPP_POLICY_MISMATCH</w:t>
      </w:r>
    </w:p>
    <w:p w14:paraId="5C40B4FD" w14:textId="77777777" w:rsidR="00D33E2A" w:rsidRPr="00137EBA" w:rsidRDefault="00D33E2A" w:rsidP="00D33E2A">
      <w:pPr>
        <w:rPr>
          <w:rFonts w:cs="Arial"/>
          <w:b/>
          <w:color w:val="000000"/>
        </w:rPr>
      </w:pPr>
      <w:r w:rsidRPr="00137EBA">
        <w:rPr>
          <w:rFonts w:cs="Arial"/>
          <w:b/>
          <w:color w:val="000000"/>
        </w:rPr>
        <w:t>Purpose:</w:t>
      </w:r>
    </w:p>
    <w:p w14:paraId="396C2CFF" w14:textId="77777777" w:rsidR="00D33E2A" w:rsidRPr="00137EBA" w:rsidRDefault="00D33E2A" w:rsidP="00D33E2A">
      <w:r w:rsidRPr="00137EBA">
        <w:rPr>
          <w:lang w:eastAsia="zh-CN"/>
        </w:rPr>
        <w:t>V</w:t>
      </w:r>
      <w:r w:rsidRPr="00137EBA">
        <w:rPr>
          <w:rFonts w:hint="eastAsia"/>
          <w:lang w:eastAsia="zh-CN"/>
        </w:rPr>
        <w:t xml:space="preserve">erify </w:t>
      </w:r>
      <w:r w:rsidRPr="00137EBA">
        <w:rPr>
          <w:lang w:eastAsia="zh-CN"/>
        </w:rPr>
        <w:t>that</w:t>
      </w:r>
      <w:r w:rsidRPr="00137EBA">
        <w:t xml:space="preserve"> the SEPP under test is able to identify the mismatch between the protection policies manually configured for a specific roaming partner and IPX provider and the protection policies received on N32-c connection, and take action accordingly</w:t>
      </w:r>
      <w:r w:rsidRPr="00137EBA">
        <w:rPr>
          <w:lang w:eastAsia="zh-CN"/>
        </w:rPr>
        <w:t>.</w:t>
      </w:r>
    </w:p>
    <w:p w14:paraId="0606F95F" w14:textId="77777777" w:rsidR="00D33E2A" w:rsidRPr="00137EBA" w:rsidRDefault="00D33E2A" w:rsidP="00D33E2A">
      <w:pPr>
        <w:rPr>
          <w:rFonts w:cs="Arial"/>
          <w:b/>
          <w:color w:val="000000"/>
        </w:rPr>
      </w:pPr>
      <w:r w:rsidRPr="00137EBA">
        <w:rPr>
          <w:rFonts w:cs="Arial"/>
          <w:b/>
          <w:color w:val="000000"/>
        </w:rPr>
        <w:t>Procedure and execution steps:</w:t>
      </w:r>
    </w:p>
    <w:p w14:paraId="549976F8" w14:textId="77777777" w:rsidR="00D33E2A" w:rsidRPr="00137EBA" w:rsidRDefault="00D33E2A" w:rsidP="00D33E2A">
      <w:pPr>
        <w:rPr>
          <w:rFonts w:cs="Arial"/>
          <w:b/>
          <w:color w:val="000000"/>
        </w:rPr>
      </w:pPr>
      <w:r w:rsidRPr="00137EBA">
        <w:rPr>
          <w:rFonts w:cs="Arial"/>
          <w:b/>
          <w:color w:val="000000"/>
        </w:rPr>
        <w:t>Pre-Conditions:</w:t>
      </w:r>
    </w:p>
    <w:p w14:paraId="1E75F08C" w14:textId="77777777" w:rsidR="00D33E2A" w:rsidRPr="00137EBA" w:rsidRDefault="00D33E2A" w:rsidP="00D33E2A">
      <w:pPr>
        <w:pStyle w:val="B10"/>
      </w:pPr>
      <w:r w:rsidRPr="00137EBA">
        <w:t>-</w:t>
      </w:r>
      <w:r w:rsidRPr="00137EBA">
        <w:tab/>
        <w:t>Test environment with a peer SEPP instance (as cSEPP), which may be simulated.</w:t>
      </w:r>
    </w:p>
    <w:p w14:paraId="2D99E647" w14:textId="77777777" w:rsidR="00D33E2A" w:rsidRPr="00137EBA" w:rsidRDefault="00D33E2A" w:rsidP="00D33E2A">
      <w:pPr>
        <w:pStyle w:val="B10"/>
      </w:pPr>
      <w:r w:rsidRPr="00137EBA">
        <w:t>-</w:t>
      </w:r>
      <w:r w:rsidRPr="00137EBA">
        <w:tab/>
        <w:t xml:space="preserve">The SEPP under test and the peer SEPP have mutually authenticated and already established N32-c connection. </w:t>
      </w:r>
    </w:p>
    <w:p w14:paraId="04240D36" w14:textId="77777777" w:rsidR="00D33E2A" w:rsidRPr="00137EBA" w:rsidRDefault="00D33E2A" w:rsidP="00D33E2A">
      <w:pPr>
        <w:pStyle w:val="B10"/>
      </w:pPr>
      <w:r w:rsidRPr="00137EBA">
        <w:t>-</w:t>
      </w:r>
      <w:r w:rsidRPr="00137EBA">
        <w:tab/>
        <w:t>Exchanging of Data-type encryption policies and Modification policies is required to be performed between the SEPP under test and the peer SEPP.</w:t>
      </w:r>
    </w:p>
    <w:p w14:paraId="761B74CE" w14:textId="77777777" w:rsidR="00D33E2A" w:rsidRPr="00137EBA" w:rsidRDefault="00D33E2A" w:rsidP="00D33E2A">
      <w:pPr>
        <w:pStyle w:val="B10"/>
      </w:pPr>
      <w:r w:rsidRPr="00137EBA">
        <w:t>-</w:t>
      </w:r>
      <w:r w:rsidRPr="00137EBA">
        <w:tab/>
        <w:t>The tester shall have access to the interfaces of the SEPP under test and the peer SEPP.</w:t>
      </w:r>
    </w:p>
    <w:p w14:paraId="165CF8C7" w14:textId="77777777" w:rsidR="00D33E2A" w:rsidRPr="00137EBA" w:rsidRDefault="00D33E2A" w:rsidP="00D33E2A">
      <w:pPr>
        <w:pStyle w:val="B10"/>
      </w:pPr>
      <w:r w:rsidRPr="00137EBA">
        <w:t>-</w:t>
      </w:r>
      <w:r w:rsidRPr="00137EBA">
        <w:tab/>
        <w:t xml:space="preserve">The tester has configured on the SEPP under test the policies for receiving messages, i.e. the Data-type encryption policy </w:t>
      </w:r>
      <w:r w:rsidRPr="00137EBA">
        <w:rPr>
          <w:i/>
        </w:rPr>
        <w:t>d</w:t>
      </w:r>
      <w:r w:rsidRPr="00137EBA">
        <w:t xml:space="preserve"> of the peer SEPP and the Modification policy </w:t>
      </w:r>
      <w:r w:rsidRPr="00137EBA">
        <w:rPr>
          <w:i/>
        </w:rPr>
        <w:t>m</w:t>
      </w:r>
      <w:r w:rsidRPr="00137EBA">
        <w:t xml:space="preserve"> for the peer SEPP and an IPX provider </w:t>
      </w:r>
      <w:r w:rsidRPr="00137EBA">
        <w:rPr>
          <w:i/>
        </w:rPr>
        <w:t>I</w:t>
      </w:r>
      <w:r w:rsidRPr="00137EBA">
        <w:t xml:space="preserve"> used for the peer SEPP.</w:t>
      </w:r>
    </w:p>
    <w:p w14:paraId="07C09A2D" w14:textId="77777777" w:rsidR="00D33E2A" w:rsidRPr="00137EBA" w:rsidRDefault="00D33E2A" w:rsidP="00D33E2A">
      <w:pPr>
        <w:pStyle w:val="B10"/>
      </w:pPr>
      <w:r w:rsidRPr="00137EBA">
        <w:t>-</w:t>
      </w:r>
      <w:r w:rsidRPr="00137EBA">
        <w:tab/>
        <w:t>The tester has configured on the peer SEPP the policies for sending, i.e. the peer SEPP</w:t>
      </w:r>
      <w:r w:rsidR="00033E36">
        <w:t>'</w:t>
      </w:r>
      <w:r w:rsidRPr="00137EBA">
        <w:t xml:space="preserve">s Data-type encryption policy </w:t>
      </w:r>
      <w:r w:rsidRPr="00137EBA">
        <w:rPr>
          <w:i/>
        </w:rPr>
        <w:t>d</w:t>
      </w:r>
      <w:r w:rsidR="00033E36">
        <w:rPr>
          <w:i/>
        </w:rPr>
        <w:t>'</w:t>
      </w:r>
      <w:r w:rsidRPr="00137EBA">
        <w:t xml:space="preserve"> and the Modification policy </w:t>
      </w:r>
      <w:r w:rsidRPr="00137EBA">
        <w:rPr>
          <w:i/>
        </w:rPr>
        <w:t>m</w:t>
      </w:r>
      <w:r w:rsidR="00033E36">
        <w:rPr>
          <w:i/>
        </w:rPr>
        <w:t>'</w:t>
      </w:r>
      <w:r w:rsidRPr="00137EBA">
        <w:t xml:space="preserve"> for the IPX provider </w:t>
      </w:r>
      <w:r w:rsidRPr="00137EBA">
        <w:rPr>
          <w:i/>
        </w:rPr>
        <w:t>I</w:t>
      </w:r>
      <w:r w:rsidRPr="00137EBA">
        <w:t xml:space="preserve"> used for the peer SEPP.</w:t>
      </w:r>
    </w:p>
    <w:p w14:paraId="02E76673" w14:textId="77777777" w:rsidR="00F81ABC" w:rsidRDefault="00D33E2A" w:rsidP="00F81ABC">
      <w:pPr>
        <w:pStyle w:val="B10"/>
      </w:pPr>
      <w:r w:rsidRPr="00137EBA">
        <w:t>-</w:t>
      </w:r>
      <w:r w:rsidRPr="00137EBA">
        <w:tab/>
      </w:r>
      <w:r w:rsidR="00F81ABC" w:rsidRPr="00F81ABC">
        <w:t xml:space="preserve"> </w:t>
      </w:r>
      <w:r w:rsidR="00F81ABC">
        <w:t>There are three cases to test:</w:t>
      </w:r>
    </w:p>
    <w:p w14:paraId="025202CD" w14:textId="77777777" w:rsidR="00F81ABC" w:rsidRDefault="00F81ABC" w:rsidP="00D83FE9">
      <w:pPr>
        <w:pStyle w:val="B2"/>
      </w:pPr>
      <w:r>
        <w:t xml:space="preserve">a) </w:t>
      </w:r>
      <w:r>
        <w:tab/>
        <w:t>the data encryption policies d and d' are identical, the modification policies m and m' are different</w:t>
      </w:r>
    </w:p>
    <w:p w14:paraId="1F422EB8" w14:textId="77777777" w:rsidR="00F81ABC" w:rsidRDefault="00F81ABC" w:rsidP="00D83FE9">
      <w:pPr>
        <w:pStyle w:val="B2"/>
      </w:pPr>
      <w:r>
        <w:t>b)</w:t>
      </w:r>
      <w:r>
        <w:tab/>
        <w:t>the data encryption policies d and d' are different, the modification policies m and m' are identical</w:t>
      </w:r>
    </w:p>
    <w:p w14:paraId="490714D1" w14:textId="77777777" w:rsidR="00F81ABC" w:rsidRDefault="00F81ABC" w:rsidP="00D83FE9">
      <w:pPr>
        <w:pStyle w:val="B2"/>
      </w:pPr>
      <w:r>
        <w:t>c)</w:t>
      </w:r>
      <w:r>
        <w:tab/>
        <w:t>both the data encryption policies d and d' and the modification policies m and m' are different</w:t>
      </w:r>
    </w:p>
    <w:p w14:paraId="2FB66F2B" w14:textId="77777777" w:rsidR="00D33E2A" w:rsidRPr="00137EBA" w:rsidRDefault="00F81ABC" w:rsidP="00D83FE9">
      <w:pPr>
        <w:pStyle w:val="NO"/>
      </w:pPr>
      <w:r>
        <w:t>NOTE:</w:t>
      </w:r>
      <w:r>
        <w:tab/>
        <w:t>The test case below only applies in case the SEPP under test supports manual configuration of the data encryption policy and/or modification policy for the specific roaming partner and IPX provider.</w:t>
      </w:r>
    </w:p>
    <w:p w14:paraId="04D384EA" w14:textId="77777777" w:rsidR="00D33E2A" w:rsidRPr="00137EBA" w:rsidRDefault="00D33E2A" w:rsidP="00D33E2A">
      <w:pPr>
        <w:pStyle w:val="B10"/>
      </w:pPr>
      <w:r w:rsidRPr="00137EBA">
        <w:t>-</w:t>
      </w:r>
      <w:r w:rsidRPr="00137EBA">
        <w:tab/>
        <w:t>The tester has configured on SEPP under test the action to be taken for policy mismatch, which is sending error message.</w:t>
      </w:r>
    </w:p>
    <w:p w14:paraId="419EB2A4" w14:textId="77777777" w:rsidR="00D33E2A" w:rsidRDefault="00D33E2A" w:rsidP="00D33E2A">
      <w:pPr>
        <w:rPr>
          <w:rFonts w:cs="Arial"/>
          <w:b/>
          <w:color w:val="000000"/>
        </w:rPr>
      </w:pPr>
      <w:r w:rsidRPr="00137EBA">
        <w:rPr>
          <w:rFonts w:cs="Arial"/>
          <w:b/>
          <w:color w:val="000000"/>
        </w:rPr>
        <w:t xml:space="preserve">Execution Steps: </w:t>
      </w:r>
    </w:p>
    <w:p w14:paraId="003808CF" w14:textId="77777777" w:rsidR="00F81ABC" w:rsidRPr="00137EBA" w:rsidRDefault="00F81ABC" w:rsidP="00D33E2A">
      <w:pPr>
        <w:rPr>
          <w:rFonts w:cs="Arial"/>
          <w:b/>
          <w:color w:val="000000"/>
        </w:rPr>
      </w:pPr>
      <w:r>
        <w:t>For each of the three cases above, the following is executed:</w:t>
      </w:r>
    </w:p>
    <w:p w14:paraId="00B6AEC4" w14:textId="77777777" w:rsidR="00D33E2A" w:rsidRPr="00137EBA" w:rsidRDefault="00D33E2A" w:rsidP="00D33E2A">
      <w:pPr>
        <w:pStyle w:val="B10"/>
      </w:pPr>
      <w:r w:rsidRPr="00137EBA">
        <w:t>1</w:t>
      </w:r>
      <w:r w:rsidR="00357821" w:rsidRPr="00137EBA">
        <w:t>.</w:t>
      </w:r>
      <w:r w:rsidR="00357821">
        <w:tab/>
      </w:r>
      <w:r w:rsidRPr="00137EBA">
        <w:t>The peer SEPP sends a Security Parameter Exchange Request message to the SEPP under test including the peer SEPP</w:t>
      </w:r>
      <w:r w:rsidR="00033E36">
        <w:t>'</w:t>
      </w:r>
      <w:r w:rsidRPr="00137EBA">
        <w:t>s Data-type encryption policy</w:t>
      </w:r>
      <w:r w:rsidRPr="00137EBA">
        <w:rPr>
          <w:i/>
        </w:rPr>
        <w:t xml:space="preserve"> d</w:t>
      </w:r>
      <w:r w:rsidR="00033E36">
        <w:rPr>
          <w:i/>
        </w:rPr>
        <w:t>'</w:t>
      </w:r>
      <w:r w:rsidRPr="00137EBA">
        <w:t>, and the Modification policy</w:t>
      </w:r>
      <w:r w:rsidRPr="00137EBA">
        <w:rPr>
          <w:i/>
        </w:rPr>
        <w:t xml:space="preserve"> m</w:t>
      </w:r>
      <w:r w:rsidR="00033E36">
        <w:rPr>
          <w:i/>
        </w:rPr>
        <w:t>'</w:t>
      </w:r>
      <w:r w:rsidRPr="00137EBA">
        <w:t>.</w:t>
      </w:r>
    </w:p>
    <w:p w14:paraId="7B5B4634" w14:textId="77777777" w:rsidR="00D33E2A" w:rsidRPr="00137EBA" w:rsidRDefault="00D33E2A" w:rsidP="00D33E2A">
      <w:pPr>
        <w:pStyle w:val="B10"/>
      </w:pPr>
      <w:r w:rsidRPr="00137EBA">
        <w:t>2</w:t>
      </w:r>
      <w:r w:rsidR="00357821" w:rsidRPr="00137EBA">
        <w:t>.</w:t>
      </w:r>
      <w:r w:rsidR="00357821">
        <w:tab/>
      </w:r>
      <w:r w:rsidRPr="00137EBA">
        <w:t>The SEPP under test stores the received Data-type encryption policy</w:t>
      </w:r>
      <w:r w:rsidRPr="00137EBA">
        <w:rPr>
          <w:i/>
        </w:rPr>
        <w:t xml:space="preserve"> d</w:t>
      </w:r>
      <w:r w:rsidR="00033E36">
        <w:rPr>
          <w:i/>
        </w:rPr>
        <w:t>'</w:t>
      </w:r>
      <w:r w:rsidRPr="00137EBA">
        <w:t xml:space="preserve"> and the Modification policy</w:t>
      </w:r>
      <w:r w:rsidRPr="00137EBA">
        <w:rPr>
          <w:i/>
        </w:rPr>
        <w:t xml:space="preserve"> m</w:t>
      </w:r>
      <w:r w:rsidR="00033E36">
        <w:rPr>
          <w:i/>
        </w:rPr>
        <w:t>'</w:t>
      </w:r>
      <w:r w:rsidRPr="00137EBA">
        <w:t xml:space="preserve">, then compare them with the Data-type encryption policy </w:t>
      </w:r>
      <w:r w:rsidRPr="00137EBA">
        <w:rPr>
          <w:i/>
        </w:rPr>
        <w:t>d</w:t>
      </w:r>
      <w:r w:rsidRPr="00137EBA">
        <w:t xml:space="preserve"> and the Modification policy </w:t>
      </w:r>
      <w:r w:rsidRPr="00137EBA">
        <w:rPr>
          <w:i/>
        </w:rPr>
        <w:t>m</w:t>
      </w:r>
      <w:r w:rsidRPr="00137EBA">
        <w:t xml:space="preserve"> configured on it.</w:t>
      </w:r>
    </w:p>
    <w:p w14:paraId="77A13F85" w14:textId="77777777" w:rsidR="00D33E2A" w:rsidRPr="00137EBA" w:rsidRDefault="00D33E2A" w:rsidP="00D33E2A">
      <w:pPr>
        <w:rPr>
          <w:rFonts w:cs="Arial"/>
          <w:b/>
          <w:color w:val="000000"/>
        </w:rPr>
      </w:pPr>
      <w:r w:rsidRPr="00137EBA">
        <w:rPr>
          <w:rFonts w:cs="Arial"/>
          <w:b/>
          <w:color w:val="000000"/>
        </w:rPr>
        <w:t>Expected Results:</w:t>
      </w:r>
    </w:p>
    <w:p w14:paraId="000ED5DE" w14:textId="77777777" w:rsidR="00D33E2A" w:rsidRPr="00137EBA" w:rsidRDefault="00D33E2A" w:rsidP="008F0704">
      <w:r w:rsidRPr="00137EBA">
        <w:t>The SEPP under test sends an error signalling message to the peer SEPP on the N32-c connection</w:t>
      </w:r>
      <w:r w:rsidR="00F81ABC">
        <w:t xml:space="preserve"> or logs the error</w:t>
      </w:r>
      <w:r w:rsidRPr="00137EBA">
        <w:t xml:space="preserve">. </w:t>
      </w:r>
    </w:p>
    <w:p w14:paraId="542F6590" w14:textId="77777777" w:rsidR="00D33E2A" w:rsidRPr="00137EBA" w:rsidRDefault="00D33E2A" w:rsidP="00D33E2A">
      <w:r w:rsidRPr="00137EBA">
        <w:rPr>
          <w:rFonts w:cs="Arial"/>
          <w:b/>
          <w:color w:val="000000"/>
        </w:rPr>
        <w:t xml:space="preserve">Expected format of evidence: </w:t>
      </w:r>
    </w:p>
    <w:p w14:paraId="39581CD5" w14:textId="77777777" w:rsidR="00D33E2A" w:rsidRPr="00137EBA" w:rsidRDefault="00D33E2A" w:rsidP="00D33E2A">
      <w:r w:rsidRPr="00137EBA">
        <w:t>Logs and the communication flow saved in a .pcap file.</w:t>
      </w:r>
    </w:p>
    <w:p w14:paraId="0456DE7D" w14:textId="77777777" w:rsidR="002831ED" w:rsidRPr="00137EBA" w:rsidRDefault="002831ED" w:rsidP="002831ED">
      <w:pPr>
        <w:pStyle w:val="Heading4"/>
      </w:pPr>
      <w:bookmarkStart w:id="64" w:name="_Toc22547693"/>
      <w:bookmarkStart w:id="65" w:name="_Toc22548246"/>
      <w:bookmarkStart w:id="66" w:name="_Toc137716243"/>
      <w:r w:rsidRPr="00137EBA">
        <w:t>4.2.2.</w:t>
      </w:r>
      <w:r w:rsidR="000C0EE8" w:rsidRPr="00137EBA">
        <w:t>7</w:t>
      </w:r>
      <w:r w:rsidRPr="00137EBA">
        <w:tab/>
        <w:t>JWS profile restriction</w:t>
      </w:r>
      <w:bookmarkEnd w:id="64"/>
      <w:bookmarkEnd w:id="65"/>
      <w:bookmarkEnd w:id="66"/>
    </w:p>
    <w:p w14:paraId="13A2235A" w14:textId="77777777" w:rsidR="002831ED" w:rsidRPr="00137EBA" w:rsidRDefault="002831ED" w:rsidP="002831ED">
      <w:pPr>
        <w:ind w:left="1700" w:hangingChars="850" w:hanging="1700"/>
        <w:rPr>
          <w:strike/>
        </w:rPr>
      </w:pPr>
      <w:r w:rsidRPr="00137EBA">
        <w:rPr>
          <w:i/>
        </w:rPr>
        <w:t>Requirement Name:</w:t>
      </w:r>
      <w:r w:rsidRPr="00137EBA">
        <w:tab/>
        <w:t>JWS profile restriction</w:t>
      </w:r>
    </w:p>
    <w:p w14:paraId="4E32E12D" w14:textId="77777777" w:rsidR="002831ED" w:rsidRPr="00137EBA" w:rsidRDefault="002831ED" w:rsidP="002831ED">
      <w:pPr>
        <w:tabs>
          <w:tab w:val="left" w:pos="5674"/>
        </w:tabs>
      </w:pPr>
      <w:r w:rsidRPr="00137EBA">
        <w:rPr>
          <w:i/>
        </w:rPr>
        <w:t>Requirement Reference</w:t>
      </w:r>
      <w:r w:rsidRPr="00137EBA">
        <w:t xml:space="preserve">: </w:t>
      </w:r>
      <w:r w:rsidRPr="00137EBA">
        <w:rPr>
          <w:lang w:eastAsia="zh-CN"/>
        </w:rPr>
        <w:t>TS 33.501 [3], clause 13.2.4.9</w:t>
      </w:r>
    </w:p>
    <w:p w14:paraId="10F55F01" w14:textId="77777777" w:rsidR="002831ED" w:rsidRPr="00137EBA" w:rsidRDefault="002831ED" w:rsidP="002831ED">
      <w:pPr>
        <w:tabs>
          <w:tab w:val="left" w:pos="5674"/>
        </w:tabs>
      </w:pPr>
      <w:r w:rsidRPr="00137EBA">
        <w:rPr>
          <w:i/>
        </w:rPr>
        <w:t>Requirement Description</w:t>
      </w:r>
      <w:r w:rsidRPr="00137EBA">
        <w:t>:</w:t>
      </w:r>
    </w:p>
    <w:p w14:paraId="304A732B" w14:textId="77777777" w:rsidR="002831ED" w:rsidRPr="00137EBA" w:rsidRDefault="002831ED" w:rsidP="002831ED">
      <w:pPr>
        <w:rPr>
          <w:lang w:eastAsia="zh-CN"/>
        </w:rPr>
      </w:pPr>
      <w:r w:rsidRPr="00137EBA">
        <w:t>SEPPs and IPXs follow the JWS profile as defined in TS 33.210 [</w:t>
      </w:r>
      <w:r w:rsidR="003E1078">
        <w:t>8</w:t>
      </w:r>
      <w:r w:rsidRPr="00137EBA">
        <w:t>] with the restriction that they shall only use ES256 algorithm</w:t>
      </w:r>
      <w:r w:rsidRPr="00137EBA">
        <w:rPr>
          <w:lang w:eastAsia="zh-CN"/>
        </w:rPr>
        <w:t>.</w:t>
      </w:r>
    </w:p>
    <w:p w14:paraId="33310F3D" w14:textId="77777777" w:rsidR="002831ED" w:rsidRPr="00137EBA" w:rsidRDefault="002831ED" w:rsidP="002831ED">
      <w:r w:rsidRPr="00137EBA">
        <w:rPr>
          <w:i/>
        </w:rPr>
        <w:t>Threat References:</w:t>
      </w:r>
      <w:r w:rsidRPr="00137EBA">
        <w:t xml:space="preserve"> TR 33.926 [</w:t>
      </w:r>
      <w:r w:rsidR="00115330">
        <w:t>4</w:t>
      </w:r>
      <w:r w:rsidRPr="00137EBA">
        <w:t xml:space="preserve">], clause </w:t>
      </w:r>
      <w:r w:rsidR="00115330">
        <w:t>G</w:t>
      </w:r>
      <w:r w:rsidRPr="00137EBA">
        <w:t>.2.4.</w:t>
      </w:r>
      <w:r w:rsidR="000775DF" w:rsidRPr="00137EBA">
        <w:t>1</w:t>
      </w:r>
      <w:r w:rsidRPr="00137EBA">
        <w:t xml:space="preserve">, Use of weak JWS algorithm </w:t>
      </w:r>
    </w:p>
    <w:p w14:paraId="7C227019" w14:textId="77777777" w:rsidR="002831ED" w:rsidRPr="00137EBA" w:rsidRDefault="002831ED" w:rsidP="0049281D">
      <w:pPr>
        <w:rPr>
          <w:i/>
          <w:lang w:eastAsia="zh-CN"/>
        </w:rPr>
      </w:pPr>
      <w:r w:rsidRPr="00137EBA">
        <w:rPr>
          <w:i/>
        </w:rPr>
        <w:t xml:space="preserve">Test case: </w:t>
      </w:r>
    </w:p>
    <w:p w14:paraId="50336039" w14:textId="77777777" w:rsidR="002831ED" w:rsidRPr="00137EBA" w:rsidRDefault="002831ED" w:rsidP="002831ED">
      <w:pPr>
        <w:rPr>
          <w:rFonts w:cs="Arial"/>
          <w:b/>
          <w:i/>
          <w:color w:val="000000"/>
        </w:rPr>
      </w:pPr>
      <w:r w:rsidRPr="00137EBA">
        <w:rPr>
          <w:rFonts w:cs="Arial"/>
          <w:b/>
          <w:color w:val="000000"/>
        </w:rPr>
        <w:t xml:space="preserve">Test Name: </w:t>
      </w:r>
      <w:r w:rsidRPr="00137EBA">
        <w:t>TC_JWS_PROFILE_RESTRICTION</w:t>
      </w:r>
    </w:p>
    <w:p w14:paraId="5DFF4F56" w14:textId="77777777" w:rsidR="002831ED" w:rsidRPr="00137EBA" w:rsidRDefault="002831ED" w:rsidP="002831ED">
      <w:pPr>
        <w:rPr>
          <w:rFonts w:cs="Arial"/>
          <w:b/>
          <w:color w:val="000000"/>
        </w:rPr>
      </w:pPr>
      <w:r w:rsidRPr="00137EBA">
        <w:rPr>
          <w:rFonts w:cs="Arial"/>
          <w:b/>
          <w:color w:val="000000"/>
        </w:rPr>
        <w:t>Purpose:</w:t>
      </w:r>
    </w:p>
    <w:p w14:paraId="26936DE9" w14:textId="77777777" w:rsidR="002831ED" w:rsidRPr="00137EBA" w:rsidRDefault="002831ED" w:rsidP="002831ED">
      <w:r w:rsidRPr="00137EBA">
        <w:rPr>
          <w:lang w:eastAsia="zh-CN"/>
        </w:rPr>
        <w:t>V</w:t>
      </w:r>
      <w:r w:rsidRPr="00137EBA">
        <w:rPr>
          <w:rFonts w:hint="eastAsia"/>
          <w:lang w:eastAsia="zh-CN"/>
        </w:rPr>
        <w:t xml:space="preserve">erify </w:t>
      </w:r>
      <w:r w:rsidRPr="00137EBA">
        <w:rPr>
          <w:lang w:eastAsia="zh-CN"/>
        </w:rPr>
        <w:t>that</w:t>
      </w:r>
      <w:r w:rsidRPr="00137EBA">
        <w:t xml:space="preserve"> the SEPP under test is able to restrict the JWS profile to only use ES256 algorithm with IPX entities</w:t>
      </w:r>
      <w:r w:rsidRPr="00137EBA">
        <w:rPr>
          <w:lang w:eastAsia="zh-CN"/>
        </w:rPr>
        <w:t>.</w:t>
      </w:r>
    </w:p>
    <w:p w14:paraId="00EC4B0E" w14:textId="77777777" w:rsidR="002831ED" w:rsidRPr="00137EBA" w:rsidRDefault="002831ED" w:rsidP="002831ED">
      <w:pPr>
        <w:rPr>
          <w:rFonts w:cs="Arial"/>
          <w:b/>
          <w:color w:val="000000"/>
        </w:rPr>
      </w:pPr>
      <w:r w:rsidRPr="00137EBA">
        <w:rPr>
          <w:rFonts w:cs="Arial"/>
          <w:b/>
          <w:color w:val="000000"/>
        </w:rPr>
        <w:t>Procedure and execution steps:</w:t>
      </w:r>
    </w:p>
    <w:p w14:paraId="04080F89" w14:textId="77777777" w:rsidR="002831ED" w:rsidRPr="00137EBA" w:rsidRDefault="002831ED" w:rsidP="002831ED">
      <w:pPr>
        <w:rPr>
          <w:rFonts w:cs="Arial"/>
          <w:b/>
          <w:color w:val="000000"/>
        </w:rPr>
      </w:pPr>
      <w:r w:rsidRPr="00137EBA">
        <w:rPr>
          <w:rFonts w:cs="Arial"/>
          <w:b/>
          <w:color w:val="000000"/>
        </w:rPr>
        <w:t>Pre-Conditions:</w:t>
      </w:r>
    </w:p>
    <w:p w14:paraId="4448BE22" w14:textId="77777777" w:rsidR="002831ED" w:rsidRPr="00137EBA" w:rsidRDefault="002831ED" w:rsidP="002831ED">
      <w:pPr>
        <w:pStyle w:val="B10"/>
      </w:pPr>
      <w:r w:rsidRPr="00137EBA">
        <w:t>-</w:t>
      </w:r>
      <w:r w:rsidRPr="00137EBA">
        <w:tab/>
        <w:t>Network product documentation of the SEPP under test, containing the information about the supported signature algorithms for JWS operation.</w:t>
      </w:r>
    </w:p>
    <w:p w14:paraId="35B2E8A4" w14:textId="77777777" w:rsidR="002831ED" w:rsidRPr="00137EBA" w:rsidRDefault="002831ED" w:rsidP="002831ED">
      <w:pPr>
        <w:pStyle w:val="B10"/>
      </w:pPr>
      <w:r w:rsidRPr="00137EBA">
        <w:t>-</w:t>
      </w:r>
      <w:r w:rsidRPr="00137EBA">
        <w:tab/>
        <w:t>Test environment with a peer SEPP instance, which may be simulated.</w:t>
      </w:r>
    </w:p>
    <w:p w14:paraId="2B939E57" w14:textId="77777777" w:rsidR="002831ED" w:rsidRPr="00137EBA" w:rsidRDefault="002831ED" w:rsidP="002831ED">
      <w:pPr>
        <w:pStyle w:val="B10"/>
      </w:pPr>
      <w:r w:rsidRPr="00137EBA">
        <w:t>-</w:t>
      </w:r>
      <w:r w:rsidRPr="00137EBA">
        <w:tab/>
        <w:t>Test environment with one node simulating an IPX-provider, which supports JWS operation among others.</w:t>
      </w:r>
    </w:p>
    <w:p w14:paraId="592E4360" w14:textId="77777777" w:rsidR="002831ED" w:rsidRPr="00137EBA" w:rsidRDefault="002831ED" w:rsidP="002831ED">
      <w:pPr>
        <w:pStyle w:val="B10"/>
      </w:pPr>
      <w:r w:rsidRPr="00137EBA">
        <w:t>-</w:t>
      </w:r>
      <w:r w:rsidRPr="00137EBA">
        <w:tab/>
        <w:t xml:space="preserve">The SEPP under test and the peer SEPP have mutually authenticated and already established N32-c connection. </w:t>
      </w:r>
    </w:p>
    <w:p w14:paraId="5EDB968F" w14:textId="77777777" w:rsidR="002831ED" w:rsidRPr="00137EBA" w:rsidRDefault="002831ED" w:rsidP="002831ED">
      <w:pPr>
        <w:pStyle w:val="B10"/>
      </w:pPr>
      <w:r w:rsidRPr="00137EBA">
        <w:t>-</w:t>
      </w:r>
      <w:r w:rsidRPr="00137EBA">
        <w:tab/>
        <w:t xml:space="preserve">The tester shall have access to the interfaces of the SEPP under test, the peer SEPP, and the </w:t>
      </w:r>
      <w:r w:rsidR="00202039" w:rsidRPr="00137EBA">
        <w:t>simulated</w:t>
      </w:r>
      <w:r w:rsidRPr="00137EBA">
        <w:t xml:space="preserve"> IPX node.</w:t>
      </w:r>
    </w:p>
    <w:p w14:paraId="292BE03D" w14:textId="77777777" w:rsidR="002831ED" w:rsidRPr="00137EBA" w:rsidRDefault="002831ED" w:rsidP="002831ED">
      <w:pPr>
        <w:pStyle w:val="B10"/>
      </w:pPr>
      <w:r w:rsidRPr="00137EBA">
        <w:t>-</w:t>
      </w:r>
      <w:r w:rsidRPr="00137EBA">
        <w:tab/>
        <w:t>The tester has configured both the SEPP under test and peer SEPP for N32-f communication via the simulated IPX node.</w:t>
      </w:r>
    </w:p>
    <w:p w14:paraId="13465A68" w14:textId="77777777" w:rsidR="002831ED" w:rsidRPr="00137EBA" w:rsidRDefault="002831ED" w:rsidP="002831ED">
      <w:pPr>
        <w:pStyle w:val="B10"/>
      </w:pPr>
      <w:r w:rsidRPr="00137EBA">
        <w:t>-</w:t>
      </w:r>
      <w:r w:rsidRPr="00137EBA">
        <w:tab/>
        <w:t>The tester has configured a JWS profile differently from what is required in TS 33.501</w:t>
      </w:r>
      <w:r w:rsidR="00115330">
        <w:t xml:space="preserve"> [3]</w:t>
      </w:r>
      <w:r w:rsidR="0049281D" w:rsidRPr="00137EBA">
        <w:t>,</w:t>
      </w:r>
      <w:r w:rsidRPr="00137EBA">
        <w:t xml:space="preserve"> clause </w:t>
      </w:r>
      <w:r w:rsidRPr="00137EBA">
        <w:rPr>
          <w:lang w:eastAsia="zh-CN"/>
        </w:rPr>
        <w:t xml:space="preserve">13.2.4.9 </w:t>
      </w:r>
      <w:r w:rsidRPr="00137EBA">
        <w:t>in the simulated IPX node for JWS operation.</w:t>
      </w:r>
    </w:p>
    <w:p w14:paraId="0D06FDE2" w14:textId="77777777" w:rsidR="002831ED" w:rsidRPr="00137EBA" w:rsidRDefault="002831ED" w:rsidP="002831ED">
      <w:pPr>
        <w:rPr>
          <w:rFonts w:cs="Arial"/>
          <w:b/>
          <w:color w:val="000000"/>
        </w:rPr>
      </w:pPr>
      <w:r w:rsidRPr="00137EBA">
        <w:rPr>
          <w:rFonts w:cs="Arial"/>
          <w:b/>
          <w:color w:val="000000"/>
        </w:rPr>
        <w:t xml:space="preserve">Execution Steps: </w:t>
      </w:r>
    </w:p>
    <w:p w14:paraId="6046801F" w14:textId="77777777" w:rsidR="002831ED" w:rsidRPr="00137EBA" w:rsidRDefault="002831ED" w:rsidP="002831ED">
      <w:pPr>
        <w:pStyle w:val="B10"/>
      </w:pPr>
      <w:r w:rsidRPr="00137EBA">
        <w:t>1.</w:t>
      </w:r>
      <w:r w:rsidRPr="00137EBA">
        <w:tab/>
        <w:t>The tester shall check that the supported JWS algorithms in the network product documentation complies with the requirement on the restriction.</w:t>
      </w:r>
    </w:p>
    <w:p w14:paraId="0BAE07DF" w14:textId="77777777" w:rsidR="002831ED" w:rsidRPr="00137EBA" w:rsidRDefault="002831ED" w:rsidP="002831ED">
      <w:pPr>
        <w:pStyle w:val="B10"/>
      </w:pPr>
      <w:r w:rsidRPr="00137EBA">
        <w:t>2.</w:t>
      </w:r>
      <w:r w:rsidRPr="00137EBA">
        <w:tab/>
        <w:t>The tester sends a N32-f message from the peer SEPP via the intermediate IPX node towards the SEPP under test.</w:t>
      </w:r>
    </w:p>
    <w:p w14:paraId="2E70AAFD" w14:textId="77777777" w:rsidR="002831ED" w:rsidRPr="00137EBA" w:rsidRDefault="002831ED" w:rsidP="002831ED">
      <w:pPr>
        <w:pStyle w:val="B10"/>
      </w:pPr>
      <w:r w:rsidRPr="00137EBA">
        <w:t>3.</w:t>
      </w:r>
      <w:r w:rsidRPr="00137EBA">
        <w:tab/>
        <w:t xml:space="preserve">The IPX node modifies one or more attributes of the N32-f message from the peer SEPP and creates a modifiedDataToIntegrityProtect object, which is protected by the IPX node using the JWS algorithm </w:t>
      </w:r>
      <w:r w:rsidR="00202039" w:rsidRPr="00137EBA">
        <w:t>configured</w:t>
      </w:r>
      <w:r w:rsidRPr="00137EBA">
        <w:t xml:space="preserve"> by the tester. </w:t>
      </w:r>
    </w:p>
    <w:p w14:paraId="335C6F7F" w14:textId="77777777" w:rsidR="002831ED" w:rsidRPr="00137EBA" w:rsidRDefault="002831ED" w:rsidP="002831ED">
      <w:pPr>
        <w:pStyle w:val="B10"/>
      </w:pPr>
      <w:r w:rsidRPr="00137EBA">
        <w:t>4.</w:t>
      </w:r>
      <w:r w:rsidRPr="00137EBA">
        <w:tab/>
        <w:t>The IPX node forwards the modified N32-f message to the SEPP under test.</w:t>
      </w:r>
    </w:p>
    <w:p w14:paraId="7C2E2ED4" w14:textId="77777777" w:rsidR="002831ED" w:rsidRPr="00137EBA" w:rsidRDefault="002831ED" w:rsidP="002831ED">
      <w:pPr>
        <w:pStyle w:val="B10"/>
      </w:pPr>
      <w:r w:rsidRPr="00137EBA">
        <w:t>5.</w:t>
      </w:r>
      <w:r w:rsidRPr="00137EBA">
        <w:tab/>
        <w:t>Based on the internal log files, the tester validates how the received N32-f message is handled by the SEPP under test.</w:t>
      </w:r>
    </w:p>
    <w:p w14:paraId="12C7771A" w14:textId="77777777" w:rsidR="002831ED" w:rsidRPr="00137EBA" w:rsidRDefault="002831ED" w:rsidP="002831ED">
      <w:pPr>
        <w:rPr>
          <w:rFonts w:cs="Arial"/>
          <w:b/>
          <w:color w:val="000000"/>
        </w:rPr>
      </w:pPr>
      <w:r w:rsidRPr="00137EBA">
        <w:rPr>
          <w:rFonts w:cs="Arial"/>
          <w:b/>
          <w:color w:val="000000"/>
        </w:rPr>
        <w:t>Expected Results:</w:t>
      </w:r>
    </w:p>
    <w:p w14:paraId="0930CC22" w14:textId="77777777" w:rsidR="002831ED" w:rsidRPr="00137EBA" w:rsidRDefault="002831ED" w:rsidP="008F0704">
      <w:r w:rsidRPr="00137EBA">
        <w:t>The modified N32-f message from the IPX node is discarded by the SEPP under test.</w:t>
      </w:r>
    </w:p>
    <w:p w14:paraId="3013E3DB" w14:textId="77777777" w:rsidR="002831ED" w:rsidRPr="00137EBA" w:rsidRDefault="002831ED" w:rsidP="002831ED">
      <w:r w:rsidRPr="00137EBA">
        <w:rPr>
          <w:rFonts w:cs="Arial"/>
          <w:b/>
          <w:color w:val="000000"/>
        </w:rPr>
        <w:t xml:space="preserve">Expected format of evidence: </w:t>
      </w:r>
    </w:p>
    <w:p w14:paraId="0619288C" w14:textId="77777777" w:rsidR="002831ED" w:rsidRPr="00137EBA" w:rsidRDefault="002831ED" w:rsidP="002831ED">
      <w:r w:rsidRPr="00137EBA">
        <w:t>Logs and the communication flow saved in a .pcap file.</w:t>
      </w:r>
    </w:p>
    <w:p w14:paraId="0E352A20" w14:textId="77777777" w:rsidR="00DF6911" w:rsidRPr="00137EBA" w:rsidRDefault="00DF6911" w:rsidP="00DF6911">
      <w:pPr>
        <w:pStyle w:val="Heading4"/>
      </w:pPr>
      <w:bookmarkStart w:id="67" w:name="_Toc22548247"/>
      <w:bookmarkStart w:id="68" w:name="_Toc137716244"/>
      <w:bookmarkStart w:id="69" w:name="_Toc22547694"/>
      <w:r w:rsidRPr="00137EBA">
        <w:t>4.2.2.8</w:t>
      </w:r>
      <w:r w:rsidRPr="00137EBA">
        <w:tab/>
        <w:t>No misplacement of encrypted IE</w:t>
      </w:r>
      <w:r w:rsidR="00737215" w:rsidRPr="00137EBA">
        <w:t>s</w:t>
      </w:r>
      <w:r w:rsidRPr="00137EBA">
        <w:t xml:space="preserve"> in JSON object by IPX</w:t>
      </w:r>
      <w:bookmarkEnd w:id="67"/>
      <w:bookmarkEnd w:id="68"/>
      <w:r w:rsidRPr="00137EBA">
        <w:t xml:space="preserve"> </w:t>
      </w:r>
      <w:bookmarkEnd w:id="69"/>
    </w:p>
    <w:p w14:paraId="289DC7FF" w14:textId="77777777" w:rsidR="00DF6911" w:rsidRPr="00137EBA" w:rsidRDefault="00DF6911" w:rsidP="00DF6911">
      <w:pPr>
        <w:ind w:left="1700" w:hangingChars="850" w:hanging="1700"/>
        <w:rPr>
          <w:strike/>
        </w:rPr>
      </w:pPr>
      <w:r w:rsidRPr="00137EBA">
        <w:rPr>
          <w:i/>
        </w:rPr>
        <w:t>Requirement Name:</w:t>
      </w:r>
      <w:r w:rsidRPr="00137EBA">
        <w:tab/>
        <w:t>No misplacement of encrypted IE in JSON object by IPX</w:t>
      </w:r>
    </w:p>
    <w:p w14:paraId="480E4838" w14:textId="77777777" w:rsidR="00DF6911" w:rsidRPr="00137EBA" w:rsidRDefault="00DF6911" w:rsidP="00DF6911">
      <w:pPr>
        <w:tabs>
          <w:tab w:val="left" w:pos="5674"/>
        </w:tabs>
      </w:pPr>
      <w:r w:rsidRPr="00137EBA">
        <w:rPr>
          <w:i/>
        </w:rPr>
        <w:t>Requirement Reference</w:t>
      </w:r>
      <w:r w:rsidRPr="00137EBA">
        <w:t xml:space="preserve">: </w:t>
      </w:r>
      <w:r w:rsidRPr="00137EBA">
        <w:rPr>
          <w:lang w:eastAsia="zh-CN"/>
        </w:rPr>
        <w:t>TS 33.501 [3], clause 13.2.3.4</w:t>
      </w:r>
      <w:r w:rsidR="0049281D" w:rsidRPr="00137EBA">
        <w:rPr>
          <w:lang w:eastAsia="zh-CN"/>
        </w:rPr>
        <w:t xml:space="preserve"> and</w:t>
      </w:r>
      <w:r w:rsidRPr="00137EBA">
        <w:rPr>
          <w:lang w:eastAsia="zh-CN"/>
        </w:rPr>
        <w:t xml:space="preserve"> clause 13.2.4.1</w:t>
      </w:r>
    </w:p>
    <w:p w14:paraId="66F56A3A" w14:textId="77777777" w:rsidR="00DF6911" w:rsidRPr="00137EBA" w:rsidRDefault="00DF6911" w:rsidP="00DF6911">
      <w:pPr>
        <w:tabs>
          <w:tab w:val="left" w:pos="5674"/>
        </w:tabs>
      </w:pPr>
      <w:r w:rsidRPr="00137EBA">
        <w:rPr>
          <w:i/>
        </w:rPr>
        <w:t>Requirement Description</w:t>
      </w:r>
      <w:r w:rsidRPr="00137EBA">
        <w:t>:</w:t>
      </w:r>
    </w:p>
    <w:p w14:paraId="6FF923C3" w14:textId="77777777" w:rsidR="00DF6911" w:rsidRPr="00137EBA" w:rsidRDefault="003E1078" w:rsidP="00DF6911">
      <w:r w:rsidRPr="003E1078">
        <w:rPr>
          <w:lang w:eastAsia="zh-CN"/>
        </w:rPr>
        <w:t>As specified in TS 33.501 [3] clause 13.2.3.4, t</w:t>
      </w:r>
      <w:r w:rsidR="00DF6911" w:rsidRPr="00137EBA">
        <w:t xml:space="preserve">he following basic validation rules </w:t>
      </w:r>
      <w:r w:rsidRPr="003E1078">
        <w:t>are</w:t>
      </w:r>
      <w:r w:rsidR="00DF6911" w:rsidRPr="00137EBA">
        <w:t xml:space="preserve"> always applied irrespective of the policy exchanged between two roaming partners:</w:t>
      </w:r>
    </w:p>
    <w:p w14:paraId="43DDD0DF" w14:textId="77777777" w:rsidR="00DF6911" w:rsidRPr="00137EBA" w:rsidRDefault="00DF6911" w:rsidP="00DF6911">
      <w:pPr>
        <w:pStyle w:val="B10"/>
      </w:pPr>
      <w:r w:rsidRPr="00137EBA">
        <w:t>-</w:t>
      </w:r>
      <w:r w:rsidRPr="00137EBA">
        <w:tab/>
        <w:t xml:space="preserve">IEs requiring encryption </w:t>
      </w:r>
      <w:r w:rsidR="003E1078" w:rsidRPr="003E1078">
        <w:t>will</w:t>
      </w:r>
      <w:r w:rsidRPr="00137EBA">
        <w:t xml:space="preserve"> not be inserted at a different location in the JSON object. </w:t>
      </w:r>
    </w:p>
    <w:p w14:paraId="2FA2DD8B" w14:textId="77777777" w:rsidR="00DF6911" w:rsidRPr="00137EBA" w:rsidRDefault="00DF6911" w:rsidP="00DF6911">
      <w:pPr>
        <w:rPr>
          <w:lang w:eastAsia="zh-CN"/>
        </w:rPr>
      </w:pPr>
      <w:r w:rsidRPr="00137EBA">
        <w:rPr>
          <w:lang w:eastAsia="zh-CN"/>
        </w:rPr>
        <w:t>A SEPP verif</w:t>
      </w:r>
      <w:r w:rsidR="003E1078" w:rsidRPr="003E1078">
        <w:rPr>
          <w:lang w:eastAsia="zh-CN"/>
        </w:rPr>
        <w:t>ies</w:t>
      </w:r>
      <w:r w:rsidRPr="00137EBA">
        <w:rPr>
          <w:lang w:eastAsia="zh-CN"/>
        </w:rPr>
        <w:t xml:space="preserve"> that an intermediate IPX has not moved or copied an encrypted IE to a location that would be reflected from the producer NF in an IE without encryption</w:t>
      </w:r>
      <w:r w:rsidRPr="00137EBA">
        <w:t xml:space="preserve">" </w:t>
      </w:r>
      <w:r w:rsidRPr="00137EBA">
        <w:rPr>
          <w:lang w:eastAsia="zh-CN"/>
        </w:rPr>
        <w:t>as specified in TS 33.501 [3], clause 13.2.4.1.</w:t>
      </w:r>
    </w:p>
    <w:p w14:paraId="1619F1DE" w14:textId="77777777" w:rsidR="00DF6911" w:rsidRPr="00137EBA" w:rsidRDefault="00DF6911" w:rsidP="00DF6911">
      <w:r w:rsidRPr="00137EBA">
        <w:rPr>
          <w:i/>
        </w:rPr>
        <w:t>Threat References:</w:t>
      </w:r>
      <w:r w:rsidRPr="00137EBA">
        <w:t xml:space="preserve"> TR 33.926 [4], clause </w:t>
      </w:r>
      <w:r w:rsidR="00115330">
        <w:t>G</w:t>
      </w:r>
      <w:r w:rsidRPr="00137EBA">
        <w:t>.2.4.2 Exposure of confidential IEs in N32-f message</w:t>
      </w:r>
    </w:p>
    <w:p w14:paraId="7C60995A" w14:textId="77777777" w:rsidR="00DF6911" w:rsidRPr="00137EBA" w:rsidRDefault="00DF6911" w:rsidP="00DF6911">
      <w:pPr>
        <w:pStyle w:val="B10"/>
        <w:ind w:left="0" w:firstLine="0"/>
        <w:rPr>
          <w:lang w:eastAsia="zh-CN"/>
        </w:rPr>
      </w:pPr>
      <w:r w:rsidRPr="00137EBA">
        <w:rPr>
          <w:i/>
        </w:rPr>
        <w:t>Test case</w:t>
      </w:r>
      <w:r w:rsidRPr="00137EBA">
        <w:t xml:space="preserve">: </w:t>
      </w:r>
    </w:p>
    <w:p w14:paraId="20E80B62" w14:textId="77777777" w:rsidR="00DF6911" w:rsidRPr="00137EBA" w:rsidRDefault="00DF6911" w:rsidP="00DF6911">
      <w:pPr>
        <w:rPr>
          <w:rFonts w:cs="Arial"/>
          <w:b/>
          <w:i/>
          <w:color w:val="000000"/>
        </w:rPr>
      </w:pPr>
      <w:r w:rsidRPr="00137EBA">
        <w:rPr>
          <w:rFonts w:cs="Arial"/>
          <w:b/>
          <w:color w:val="000000"/>
        </w:rPr>
        <w:t xml:space="preserve">Test Name: </w:t>
      </w:r>
      <w:r w:rsidRPr="00137EBA">
        <w:t>TC_NO_ENCRYPTED_IE_MISPLACEMENT</w:t>
      </w:r>
    </w:p>
    <w:p w14:paraId="0109617B" w14:textId="77777777" w:rsidR="00DF6911" w:rsidRPr="00137EBA" w:rsidRDefault="00DF6911" w:rsidP="00DF6911">
      <w:pPr>
        <w:rPr>
          <w:rFonts w:cs="Arial"/>
          <w:b/>
          <w:color w:val="000000"/>
        </w:rPr>
      </w:pPr>
      <w:r w:rsidRPr="00137EBA">
        <w:rPr>
          <w:rFonts w:cs="Arial"/>
          <w:b/>
          <w:color w:val="000000"/>
        </w:rPr>
        <w:t>Purpose:</w:t>
      </w:r>
    </w:p>
    <w:p w14:paraId="5FED6BF8" w14:textId="77777777" w:rsidR="00DF6911" w:rsidRPr="00137EBA" w:rsidRDefault="00DF6911" w:rsidP="00DF6911">
      <w:r w:rsidRPr="00137EBA">
        <w:rPr>
          <w:lang w:eastAsia="zh-CN"/>
        </w:rPr>
        <w:t>V</w:t>
      </w:r>
      <w:r w:rsidRPr="00137EBA">
        <w:rPr>
          <w:rFonts w:hint="eastAsia"/>
          <w:lang w:eastAsia="zh-CN"/>
        </w:rPr>
        <w:t xml:space="preserve">erify </w:t>
      </w:r>
      <w:r w:rsidRPr="00137EBA">
        <w:rPr>
          <w:lang w:eastAsia="zh-CN"/>
        </w:rPr>
        <w:t>that</w:t>
      </w:r>
      <w:r w:rsidRPr="00137EBA">
        <w:t xml:space="preserve"> the SEPP under test is able to verify that an intermediate IPX has not misplaced (moved or copied) an encrypted IE to a different location in a JSON object that would be reflected from the producer NF for an IE without encryption</w:t>
      </w:r>
      <w:r w:rsidRPr="00137EBA">
        <w:rPr>
          <w:lang w:eastAsia="zh-CN"/>
        </w:rPr>
        <w:t>.</w:t>
      </w:r>
    </w:p>
    <w:p w14:paraId="32540374" w14:textId="77777777" w:rsidR="00DF6911" w:rsidRPr="00137EBA" w:rsidRDefault="00DF6911" w:rsidP="00DF6911">
      <w:pPr>
        <w:rPr>
          <w:rFonts w:cs="Arial"/>
          <w:b/>
          <w:color w:val="000000"/>
        </w:rPr>
      </w:pPr>
      <w:r w:rsidRPr="00137EBA">
        <w:rPr>
          <w:rFonts w:cs="Arial"/>
          <w:b/>
          <w:color w:val="000000"/>
        </w:rPr>
        <w:t>Procedure and execution steps:</w:t>
      </w:r>
    </w:p>
    <w:p w14:paraId="5C154FD5" w14:textId="77777777" w:rsidR="00DF6911" w:rsidRPr="00137EBA" w:rsidRDefault="00DF6911" w:rsidP="00DF6911">
      <w:pPr>
        <w:rPr>
          <w:rFonts w:cs="Arial"/>
          <w:b/>
          <w:color w:val="000000"/>
        </w:rPr>
      </w:pPr>
      <w:r w:rsidRPr="00137EBA">
        <w:rPr>
          <w:rFonts w:cs="Arial"/>
          <w:b/>
          <w:color w:val="000000"/>
        </w:rPr>
        <w:t>Pre-Conditions:</w:t>
      </w:r>
    </w:p>
    <w:p w14:paraId="38A47E4A" w14:textId="77777777" w:rsidR="00DF6911" w:rsidRPr="00137EBA" w:rsidRDefault="00DF6911" w:rsidP="00DF6911">
      <w:pPr>
        <w:pStyle w:val="B10"/>
      </w:pPr>
      <w:r w:rsidRPr="00137EBA">
        <w:t>-</w:t>
      </w:r>
      <w:r w:rsidRPr="00137EBA">
        <w:tab/>
        <w:t>System documentation of the SEPP under test, which details how raw public keys/certificates of peer SEPPs are to be configured and how internal log files can be accessed.</w:t>
      </w:r>
    </w:p>
    <w:p w14:paraId="198DA38B" w14:textId="77777777" w:rsidR="00DF6911" w:rsidRPr="00137EBA" w:rsidRDefault="00DF6911" w:rsidP="00DF6911">
      <w:pPr>
        <w:pStyle w:val="B10"/>
      </w:pPr>
      <w:r w:rsidRPr="00137EBA">
        <w:t>-</w:t>
      </w:r>
      <w:r w:rsidRPr="00137EBA">
        <w:tab/>
        <w:t xml:space="preserve">A second SEPP instance for N32 communication with the SEPP under test, which allows for the creation of custom N32-f messages. This system may be simulated. </w:t>
      </w:r>
    </w:p>
    <w:p w14:paraId="69C7C9FC" w14:textId="77777777" w:rsidR="00DF6911" w:rsidRPr="00137EBA" w:rsidRDefault="00DF6911" w:rsidP="00DF6911">
      <w:pPr>
        <w:pStyle w:val="B10"/>
      </w:pPr>
      <w:r w:rsidRPr="00137EBA">
        <w:t>-</w:t>
      </w:r>
      <w:r w:rsidRPr="00137EBA">
        <w:tab/>
        <w:t xml:space="preserve">Both SEPPs are to be configured with a raw public key/certificate of their communication peer to be able to establish a N32-c connection. </w:t>
      </w:r>
    </w:p>
    <w:p w14:paraId="309CB51F" w14:textId="77777777" w:rsidR="00DF6911" w:rsidRPr="00137EBA" w:rsidRDefault="00DF6911" w:rsidP="00DF6911">
      <w:pPr>
        <w:pStyle w:val="B10"/>
      </w:pPr>
      <w:r w:rsidRPr="00137EBA">
        <w:t>-</w:t>
      </w:r>
      <w:r w:rsidRPr="00137EBA">
        <w:tab/>
        <w:t>Test environment with one node simulating an IPX-provider. This functionality includes parsing N32-f messages, creation of JSON-patches for message modifications and JWS operations, among others. It is configured with a modification policy.</w:t>
      </w:r>
    </w:p>
    <w:p w14:paraId="06DD214F" w14:textId="77777777" w:rsidR="00DF6911" w:rsidRPr="00137EBA" w:rsidRDefault="00DF6911" w:rsidP="00DF6911">
      <w:pPr>
        <w:pStyle w:val="B10"/>
      </w:pPr>
      <w:r w:rsidRPr="00137EBA">
        <w:t>-</w:t>
      </w:r>
      <w:r w:rsidRPr="00137EBA">
        <w:tab/>
        <w:t xml:space="preserve">An arbitrary Data-type encryption policy which includes at least one information element requiring encryption on N32-f. </w:t>
      </w:r>
    </w:p>
    <w:p w14:paraId="6C538C45" w14:textId="77777777" w:rsidR="00DF6911" w:rsidRPr="00137EBA" w:rsidRDefault="00DF6911" w:rsidP="00DF6911">
      <w:pPr>
        <w:pStyle w:val="B10"/>
      </w:pPr>
      <w:r w:rsidRPr="00137EBA">
        <w:t>-</w:t>
      </w:r>
      <w:r w:rsidRPr="00137EBA">
        <w:tab/>
        <w:t>The SEPP under test is to be configured with the Data-type encryption policy and the same modification policy as the one configured on the simulated IPX-system.</w:t>
      </w:r>
    </w:p>
    <w:p w14:paraId="5C391239" w14:textId="77777777" w:rsidR="00DF6911" w:rsidRPr="00137EBA" w:rsidRDefault="00DF6911" w:rsidP="00DF6911">
      <w:pPr>
        <w:rPr>
          <w:rFonts w:cs="Arial"/>
          <w:b/>
          <w:color w:val="000000"/>
        </w:rPr>
      </w:pPr>
      <w:r w:rsidRPr="00137EBA">
        <w:rPr>
          <w:rFonts w:cs="Arial"/>
          <w:b/>
          <w:color w:val="000000"/>
        </w:rPr>
        <w:t xml:space="preserve">Execution Steps: </w:t>
      </w:r>
    </w:p>
    <w:p w14:paraId="147D08EC" w14:textId="77777777" w:rsidR="00DF6911" w:rsidRPr="00137EBA" w:rsidRDefault="00DF6911" w:rsidP="0049281D">
      <w:pPr>
        <w:pStyle w:val="B10"/>
      </w:pPr>
      <w:r w:rsidRPr="00137EBA">
        <w:t>1.</w:t>
      </w:r>
      <w:r w:rsidRPr="00137EBA">
        <w:tab/>
        <w:t>Both SEPPs are configured for N32-f communication via the simulated IPX-system.</w:t>
      </w:r>
    </w:p>
    <w:p w14:paraId="1BCC1503" w14:textId="77777777" w:rsidR="00DF6911" w:rsidRPr="00137EBA" w:rsidRDefault="00DF6911" w:rsidP="0049281D">
      <w:pPr>
        <w:pStyle w:val="B10"/>
      </w:pPr>
      <w:r w:rsidRPr="00137EBA">
        <w:t>2.</w:t>
      </w:r>
      <w:r w:rsidRPr="00137EBA">
        <w:tab/>
        <w:t xml:space="preserve">Both SEPPs establish a mutual N32-c connection. </w:t>
      </w:r>
    </w:p>
    <w:p w14:paraId="7F4ECE4E" w14:textId="77777777" w:rsidR="00DF6911" w:rsidRPr="00137EBA" w:rsidRDefault="00DF6911" w:rsidP="0049281D">
      <w:pPr>
        <w:pStyle w:val="B10"/>
      </w:pPr>
      <w:r w:rsidRPr="00137EBA">
        <w:t>3.</w:t>
      </w:r>
      <w:r w:rsidRPr="00137EBA">
        <w:tab/>
        <w:t xml:space="preserve">The tester sends a N32-f message from the secondary SEPP via the IPX-system towards the SEPP under test. This message </w:t>
      </w:r>
      <w:r w:rsidR="00DF0A7E">
        <w:t>needs to</w:t>
      </w:r>
      <w:r w:rsidR="00DF0A7E" w:rsidRPr="00137EBA">
        <w:t xml:space="preserve"> </w:t>
      </w:r>
      <w:r w:rsidRPr="00137EBA">
        <w:t>contain at least one information element that requires encryption according to the locally configured Data-type encryption policy.</w:t>
      </w:r>
    </w:p>
    <w:p w14:paraId="0D4D8BB6" w14:textId="77777777" w:rsidR="00DF6911" w:rsidRPr="00137EBA" w:rsidRDefault="00DF6911" w:rsidP="0049281D">
      <w:pPr>
        <w:pStyle w:val="B10"/>
      </w:pPr>
      <w:r w:rsidRPr="00137EBA">
        <w:t>4.</w:t>
      </w:r>
      <w:r w:rsidRPr="00137EBA">
        <w:tab/>
        <w:t xml:space="preserve">The IPX-system modifies the N32-f message according to its configured modification policy. The tester then inserts the </w:t>
      </w:r>
      <w:r w:rsidR="00D96ED6">
        <w:t>encBlockIDx</w:t>
      </w:r>
      <w:r w:rsidRPr="00137EBA">
        <w:t xml:space="preserve"> into a cleartext IE in the modified N32-f message before sending to the SEPP under test.</w:t>
      </w:r>
    </w:p>
    <w:p w14:paraId="72F584E1" w14:textId="77777777" w:rsidR="00DF6911" w:rsidRPr="00137EBA" w:rsidRDefault="00DF6911" w:rsidP="0049281D">
      <w:pPr>
        <w:pStyle w:val="B10"/>
      </w:pPr>
      <w:r w:rsidRPr="00137EBA">
        <w:t>5.</w:t>
      </w:r>
      <w:r w:rsidRPr="00137EBA">
        <w:tab/>
        <w:t>The IPX-system sends the modified N32-f message to the SEPP under test.</w:t>
      </w:r>
    </w:p>
    <w:p w14:paraId="4FF79BAE" w14:textId="77777777" w:rsidR="00DF6911" w:rsidRPr="00137EBA" w:rsidRDefault="00DF6911" w:rsidP="0049281D">
      <w:pPr>
        <w:pStyle w:val="B10"/>
      </w:pPr>
      <w:r w:rsidRPr="00137EBA">
        <w:t>6.</w:t>
      </w:r>
      <w:r w:rsidRPr="00137EBA">
        <w:tab/>
        <w:t>Based on the internal log files, the tester validates how the received N32-f message is handled by the SEPP under test.</w:t>
      </w:r>
    </w:p>
    <w:p w14:paraId="691C4A6F" w14:textId="77777777" w:rsidR="00DF6911" w:rsidRPr="00137EBA" w:rsidRDefault="00DF6911" w:rsidP="00DF6911">
      <w:pPr>
        <w:rPr>
          <w:rFonts w:cs="Arial"/>
          <w:b/>
          <w:color w:val="000000"/>
        </w:rPr>
      </w:pPr>
      <w:r w:rsidRPr="00137EBA">
        <w:rPr>
          <w:rFonts w:cs="Arial"/>
          <w:b/>
          <w:color w:val="000000"/>
        </w:rPr>
        <w:t>Expected Results:</w:t>
      </w:r>
    </w:p>
    <w:p w14:paraId="7D60778F" w14:textId="77777777" w:rsidR="00DF6911" w:rsidRPr="00137EBA" w:rsidRDefault="00DF6911" w:rsidP="00DF6911">
      <w:pPr>
        <w:pStyle w:val="B10"/>
      </w:pPr>
      <w:r w:rsidRPr="00137EBA">
        <w:t>-</w:t>
      </w:r>
      <w:r w:rsidRPr="00137EBA">
        <w:tab/>
        <w:t xml:space="preserve">The N32-f message is discarded by the SEPP under test. </w:t>
      </w:r>
      <w:r w:rsidR="00D96ED6">
        <w:t>The error defined in the clause 6.1.5.3.7 of TS 29.573[6] is sent by the SEPP via N32-c interface.</w:t>
      </w:r>
    </w:p>
    <w:p w14:paraId="78D7B716" w14:textId="77777777" w:rsidR="00DF6911" w:rsidRPr="00137EBA" w:rsidRDefault="00DF6911" w:rsidP="00DF6911">
      <w:r w:rsidRPr="00137EBA">
        <w:rPr>
          <w:rFonts w:cs="Arial"/>
          <w:b/>
          <w:color w:val="000000"/>
        </w:rPr>
        <w:t xml:space="preserve">Expected format of evidence: </w:t>
      </w:r>
    </w:p>
    <w:p w14:paraId="0697B6DD" w14:textId="77777777" w:rsidR="00DF6911" w:rsidRDefault="00DF6911" w:rsidP="00DF6911">
      <w:r w:rsidRPr="00137EBA">
        <w:t>Logs and the communication flow saved in a .pcap file.</w:t>
      </w:r>
    </w:p>
    <w:p w14:paraId="054EF71C" w14:textId="77777777" w:rsidR="00DD2EF2" w:rsidRDefault="00DD2EF2" w:rsidP="00DD2EF2">
      <w:pPr>
        <w:pStyle w:val="Heading5"/>
        <w:rPr>
          <w:rFonts w:eastAsia="SimSun"/>
        </w:rPr>
      </w:pPr>
      <w:bookmarkStart w:id="70" w:name="_Toc137716245"/>
      <w:r>
        <w:rPr>
          <w:rFonts w:eastAsia="SimSun"/>
        </w:rPr>
        <w:t>4.2.2.9</w:t>
      </w:r>
      <w:r>
        <w:rPr>
          <w:rFonts w:eastAsia="SimSun"/>
        </w:rPr>
        <w:tab/>
        <w:t>Correct Handling of Inter-PLMN Routing</w:t>
      </w:r>
      <w:bookmarkEnd w:id="70"/>
    </w:p>
    <w:p w14:paraId="416A90D7" w14:textId="77777777" w:rsidR="00DD2EF2" w:rsidRDefault="00DD2EF2" w:rsidP="00DD2EF2">
      <w:pPr>
        <w:rPr>
          <w:rFonts w:eastAsia="SimSun"/>
          <w:lang w:eastAsia="zh-CN"/>
        </w:rPr>
      </w:pPr>
      <w:r>
        <w:rPr>
          <w:i/>
        </w:rPr>
        <w:t>Requirement Name</w:t>
      </w:r>
      <w:r>
        <w:t>: Correct Handling of Inter-PLMN Routing</w:t>
      </w:r>
    </w:p>
    <w:p w14:paraId="30434D44" w14:textId="77777777" w:rsidR="00DD2EF2" w:rsidRDefault="00DD2EF2" w:rsidP="00DD2EF2">
      <w:r>
        <w:rPr>
          <w:i/>
        </w:rPr>
        <w:t xml:space="preserve">Requirement Reference: </w:t>
      </w:r>
      <w:r>
        <w:t>TS 29.500 [7], clause 6.1.4.3.3</w:t>
      </w:r>
    </w:p>
    <w:p w14:paraId="20F7F648" w14:textId="77777777" w:rsidR="00DD2EF2" w:rsidRDefault="00DD2EF2" w:rsidP="00DD2EF2">
      <w:r>
        <w:rPr>
          <w:i/>
        </w:rPr>
        <w:t>Requirement Description</w:t>
      </w:r>
      <w:r>
        <w:t xml:space="preserve">: </w:t>
      </w:r>
    </w:p>
    <w:p w14:paraId="63AFF40F" w14:textId="77777777" w:rsidR="00DD2EF2" w:rsidRDefault="00DD2EF2" w:rsidP="00DD2EF2">
      <w:r>
        <w:t>If the SEPP receives an HTTP request from a NF with a request URI containing a telescopic FQDN and with a 3gpp-Sbi-Target-apiRoot header, the SEPP ignore</w:t>
      </w:r>
      <w:r w:rsidR="003E1078">
        <w:t>s</w:t>
      </w:r>
      <w:r>
        <w:t xml:space="preserve"> the 3gpp-Sbi-Target-apiRoot header and route the request using the telescopic FQDN</w:t>
      </w:r>
      <w:r>
        <w:rPr>
          <w:lang w:eastAsia="zh-CN"/>
        </w:rPr>
        <w:t>.</w:t>
      </w:r>
      <w:r>
        <w:t xml:space="preserve"> </w:t>
      </w:r>
    </w:p>
    <w:p w14:paraId="7032BD5C" w14:textId="77777777" w:rsidR="00DD2EF2" w:rsidRDefault="00DD2EF2" w:rsidP="00DD2EF2">
      <w:r>
        <w:rPr>
          <w:i/>
        </w:rPr>
        <w:t>Threat References</w:t>
      </w:r>
      <w:r>
        <w:t>: TR 33.926 [4], clause G.2.x.a, Inter</w:t>
      </w:r>
      <w:r>
        <w:rPr>
          <w:lang w:eastAsia="zh-CN"/>
        </w:rPr>
        <w:t>-PLMN routing using the incorrect reference</w:t>
      </w:r>
    </w:p>
    <w:p w14:paraId="6597716C" w14:textId="77777777" w:rsidR="00DD2EF2" w:rsidRDefault="00DD2EF2" w:rsidP="00DD2EF2">
      <w:pPr>
        <w:rPr>
          <w:b/>
          <w:lang w:eastAsia="zh-CN"/>
        </w:rPr>
      </w:pPr>
      <w:r>
        <w:rPr>
          <w:i/>
        </w:rPr>
        <w:t>Test Case</w:t>
      </w:r>
      <w:r>
        <w:t xml:space="preserve">: </w:t>
      </w:r>
    </w:p>
    <w:p w14:paraId="7DE737F0" w14:textId="77777777" w:rsidR="00DD2EF2" w:rsidRDefault="00DD2EF2" w:rsidP="00DD2EF2">
      <w:pPr>
        <w:rPr>
          <w:b/>
        </w:rPr>
      </w:pPr>
      <w:r>
        <w:rPr>
          <w:b/>
        </w:rPr>
        <w:t xml:space="preserve">Test Name: </w:t>
      </w:r>
      <w:r>
        <w:t>TC_CORRECT_INTER_PLMN_ROUTING</w:t>
      </w:r>
    </w:p>
    <w:p w14:paraId="2A59EE1F" w14:textId="77777777" w:rsidR="00DD2EF2" w:rsidRDefault="00DD2EF2" w:rsidP="00DD2EF2">
      <w:pPr>
        <w:rPr>
          <w:b/>
          <w:lang w:eastAsia="zh-CN"/>
        </w:rPr>
      </w:pPr>
      <w:r>
        <w:rPr>
          <w:b/>
          <w:lang w:eastAsia="zh-CN"/>
        </w:rPr>
        <w:t>Purpose:</w:t>
      </w:r>
    </w:p>
    <w:p w14:paraId="3D5BDD5D" w14:textId="40BD5120" w:rsidR="00DD2EF2" w:rsidRDefault="00DD2EF2" w:rsidP="00DD2EF2">
      <w:pPr>
        <w:rPr>
          <w:b/>
          <w:bCs/>
        </w:rPr>
      </w:pPr>
      <w:r>
        <w:rPr>
          <w:lang w:eastAsia="zh-CN"/>
        </w:rPr>
        <w:t>Verif</w:t>
      </w:r>
      <w:r>
        <w:t>y that the SEPP under test correctly route the NF request to a remote PLMN when receving both a 3gpp-Sbi-Target-apiRoot header and a telescopic FQDN contained in the Request URI in the HTTP request from a NF.</w:t>
      </w:r>
    </w:p>
    <w:p w14:paraId="08480FC8" w14:textId="77777777" w:rsidR="00DD2EF2" w:rsidRPr="008F0704" w:rsidRDefault="00DD2EF2" w:rsidP="008F0704">
      <w:pPr>
        <w:rPr>
          <w:b/>
          <w:bCs/>
          <w:lang w:eastAsia="zh-CN"/>
        </w:rPr>
      </w:pPr>
      <w:r w:rsidRPr="008F0704">
        <w:rPr>
          <w:b/>
          <w:bCs/>
          <w:lang w:eastAsia="zh-CN"/>
        </w:rPr>
        <w:t>Pre-Conditions:</w:t>
      </w:r>
    </w:p>
    <w:p w14:paraId="4F921AB6" w14:textId="77777777" w:rsidR="00DD2EF2" w:rsidRDefault="00DD2EF2" w:rsidP="00DD2EF2">
      <w:pPr>
        <w:pStyle w:val="B10"/>
        <w:rPr>
          <w:lang w:eastAsia="zh-CN"/>
        </w:rPr>
      </w:pPr>
      <w:r>
        <w:rPr>
          <w:lang w:eastAsia="zh-CN"/>
        </w:rPr>
        <w:t>-</w:t>
      </w:r>
      <w:r>
        <w:rPr>
          <w:lang w:eastAsia="zh-CN"/>
        </w:rPr>
        <w:tab/>
        <w:t>System documentation of the SEPP under test, which details the methods supported for TLS protection between the NF and the SEPP and how internal log files can be accessed.</w:t>
      </w:r>
    </w:p>
    <w:p w14:paraId="331794A8" w14:textId="77777777" w:rsidR="00DD2EF2" w:rsidRDefault="00DD2EF2" w:rsidP="00DD2EF2">
      <w:pPr>
        <w:pStyle w:val="B10"/>
        <w:rPr>
          <w:lang w:eastAsia="zh-CN"/>
        </w:rPr>
      </w:pPr>
      <w:r>
        <w:rPr>
          <w:lang w:eastAsia="zh-CN"/>
        </w:rPr>
        <w:t>-</w:t>
      </w:r>
      <w:r>
        <w:rPr>
          <w:lang w:eastAsia="zh-CN"/>
        </w:rPr>
        <w:tab/>
        <w:t xml:space="preserve">A peer SEPP instance of a remote PLMN for N32 communication with the SEPP under test, which may be simulated. </w:t>
      </w:r>
    </w:p>
    <w:p w14:paraId="2AAEB106" w14:textId="77777777" w:rsidR="00DD2EF2" w:rsidRDefault="00DD2EF2" w:rsidP="00DD2EF2">
      <w:pPr>
        <w:pStyle w:val="B10"/>
        <w:rPr>
          <w:lang w:eastAsia="zh-CN"/>
        </w:rPr>
      </w:pPr>
      <w:r>
        <w:rPr>
          <w:lang w:eastAsia="zh-CN"/>
        </w:rPr>
        <w:t>-</w:t>
      </w:r>
      <w:r>
        <w:rPr>
          <w:lang w:eastAsia="zh-CN"/>
        </w:rPr>
        <w:tab/>
        <w:t xml:space="preserve">A NF for sending HTTP request to the remote PLMN of the peer SEPP via the SEPP under test, which may be simulated and supports both </w:t>
      </w:r>
      <w:r>
        <w:t>telescopic FQDN and the custom 3gpp-Sbi-Target-apiRoot header</w:t>
      </w:r>
      <w:r>
        <w:rPr>
          <w:lang w:eastAsia="zh-CN"/>
        </w:rPr>
        <w:t>. The NF is configured with:</w:t>
      </w:r>
    </w:p>
    <w:p w14:paraId="0AC9EB4E" w14:textId="77777777" w:rsidR="00DD2EF2" w:rsidRDefault="00DD2EF2" w:rsidP="008F0704">
      <w:pPr>
        <w:pStyle w:val="B2"/>
      </w:pPr>
      <w:r>
        <w:rPr>
          <w:lang w:eastAsia="zh-CN"/>
        </w:rPr>
        <w:t>-</w:t>
      </w:r>
      <w:r>
        <w:rPr>
          <w:lang w:eastAsia="zh-CN"/>
        </w:rPr>
        <w:tab/>
        <w:t>The NF service profile containing service URI with "https" scheme and an authority of the remote PLMN for communication with the NF producer in the remote PLMN.</w:t>
      </w:r>
      <w:r>
        <w:t xml:space="preserve"> </w:t>
      </w:r>
    </w:p>
    <w:p w14:paraId="7F54C4AE" w14:textId="77777777" w:rsidR="00DD2EF2" w:rsidRDefault="00DD2EF2" w:rsidP="008F0704">
      <w:pPr>
        <w:pStyle w:val="B2"/>
        <w:rPr>
          <w:lang w:eastAsia="zh-CN"/>
        </w:rPr>
      </w:pPr>
      <w:r>
        <w:t>-</w:t>
      </w:r>
      <w:r>
        <w:tab/>
      </w:r>
      <w:r>
        <w:rPr>
          <w:lang w:eastAsia="zh-CN"/>
        </w:rPr>
        <w:t>The telescopic FQDN of the NF producer in the remote PLMN, having the FQDN of the SEPP under test as the trailing part.</w:t>
      </w:r>
    </w:p>
    <w:p w14:paraId="720A5400" w14:textId="77777777" w:rsidR="00DD2EF2" w:rsidRDefault="00DD2EF2" w:rsidP="008F0704">
      <w:pPr>
        <w:pStyle w:val="B2"/>
        <w:rPr>
          <w:lang w:eastAsia="zh-CN"/>
        </w:rPr>
      </w:pPr>
      <w:r>
        <w:rPr>
          <w:lang w:eastAsia="zh-CN"/>
        </w:rPr>
        <w:t>-</w:t>
      </w:r>
      <w:r>
        <w:rPr>
          <w:lang w:eastAsia="zh-CN"/>
        </w:rPr>
        <w:tab/>
        <w:t>The FQDN of the SEPP under test.</w:t>
      </w:r>
    </w:p>
    <w:p w14:paraId="11456988" w14:textId="77777777" w:rsidR="00DD2EF2" w:rsidRDefault="00DD2EF2" w:rsidP="00DD2EF2">
      <w:pPr>
        <w:pStyle w:val="B10"/>
        <w:rPr>
          <w:lang w:eastAsia="zh-CN"/>
        </w:rPr>
      </w:pPr>
      <w:r>
        <w:rPr>
          <w:lang w:eastAsia="zh-CN"/>
        </w:rPr>
        <w:t>-</w:t>
      </w:r>
      <w:r>
        <w:rPr>
          <w:lang w:eastAsia="zh-CN"/>
        </w:rPr>
        <w:tab/>
        <w:t>The SEPP under test is configured with:</w:t>
      </w:r>
    </w:p>
    <w:p w14:paraId="2EEE3EAE" w14:textId="77777777" w:rsidR="00DD2EF2" w:rsidRDefault="00DD2EF2" w:rsidP="008F0704">
      <w:pPr>
        <w:pStyle w:val="B2"/>
        <w:rPr>
          <w:lang w:eastAsia="zh-CN"/>
        </w:rPr>
      </w:pPr>
      <w:r>
        <w:rPr>
          <w:lang w:eastAsia="zh-CN"/>
        </w:rPr>
        <w:t>-</w:t>
      </w:r>
      <w:r>
        <w:rPr>
          <w:lang w:eastAsia="zh-CN"/>
        </w:rPr>
        <w:tab/>
        <w:t>The FQDN of the peer SEPP in the remote PLMN.</w:t>
      </w:r>
    </w:p>
    <w:p w14:paraId="04E75C80" w14:textId="77777777" w:rsidR="00DD2EF2" w:rsidRDefault="00DD2EF2" w:rsidP="008F0704">
      <w:pPr>
        <w:pStyle w:val="B2"/>
        <w:rPr>
          <w:lang w:eastAsia="zh-CN"/>
        </w:rPr>
      </w:pPr>
      <w:r>
        <w:rPr>
          <w:lang w:eastAsia="zh-CN"/>
        </w:rPr>
        <w:t>-</w:t>
      </w:r>
      <w:r>
        <w:rPr>
          <w:lang w:eastAsia="zh-CN"/>
        </w:rPr>
        <w:tab/>
        <w:t>The security mechanism negotiated with the peer SEPP in the remote PLMN.</w:t>
      </w:r>
    </w:p>
    <w:p w14:paraId="3AD45252" w14:textId="77777777" w:rsidR="00DD2EF2" w:rsidRDefault="00DD2EF2" w:rsidP="008F0704">
      <w:pPr>
        <w:rPr>
          <w:b/>
          <w:lang w:eastAsia="zh-CN"/>
        </w:rPr>
      </w:pPr>
      <w:r>
        <w:rPr>
          <w:b/>
          <w:lang w:eastAsia="zh-CN"/>
        </w:rPr>
        <w:t>Execution Steps</w:t>
      </w:r>
    </w:p>
    <w:p w14:paraId="7E66F9FD" w14:textId="77777777" w:rsidR="00DD2EF2" w:rsidRDefault="00DD2EF2" w:rsidP="008F0704">
      <w:pPr>
        <w:pStyle w:val="B10"/>
        <w:rPr>
          <w:lang w:eastAsia="zh-CN"/>
        </w:rPr>
      </w:pPr>
      <w:r>
        <w:rPr>
          <w:lang w:eastAsia="zh-CN"/>
        </w:rPr>
        <w:t>1)</w:t>
      </w:r>
      <w:r>
        <w:rPr>
          <w:lang w:eastAsia="zh-CN"/>
        </w:rPr>
        <w:tab/>
        <w:t>The NF sets up a TLS connection with the authoritative server for the configured telescopic FQDN, i.e. the SEPP under test.</w:t>
      </w:r>
    </w:p>
    <w:p w14:paraId="4F9155D2" w14:textId="77777777" w:rsidR="00DD2EF2" w:rsidRDefault="00DD2EF2" w:rsidP="008F0704">
      <w:pPr>
        <w:pStyle w:val="B10"/>
        <w:rPr>
          <w:lang w:eastAsia="zh-CN"/>
        </w:rPr>
      </w:pPr>
      <w:r>
        <w:rPr>
          <w:lang w:eastAsia="zh-CN"/>
        </w:rPr>
        <w:t>2)</w:t>
      </w:r>
      <w:r>
        <w:rPr>
          <w:lang w:eastAsia="zh-CN"/>
        </w:rPr>
        <w:tab/>
        <w:t xml:space="preserve">The NF sends a HTTP service request with the request URI containing the configured telescopic FQDN within the TLS connection to the SEPP under test, before which the tester inserts </w:t>
      </w:r>
      <w:r>
        <w:t>in the HTTP request</w:t>
      </w:r>
      <w:r>
        <w:rPr>
          <w:lang w:eastAsia="zh-CN"/>
        </w:rPr>
        <w:t xml:space="preserve"> a </w:t>
      </w:r>
      <w:r>
        <w:t>3gpp-Sbi-Target-apiRoot header set to the apiRoot of a NF producer in another PLMN different from the remote PLMN</w:t>
      </w:r>
      <w:r>
        <w:rPr>
          <w:lang w:eastAsia="zh-CN"/>
        </w:rPr>
        <w:t xml:space="preserve">. </w:t>
      </w:r>
    </w:p>
    <w:p w14:paraId="15963D52" w14:textId="77777777" w:rsidR="00DD2EF2" w:rsidRDefault="00DD2EF2" w:rsidP="008F0704">
      <w:pPr>
        <w:pStyle w:val="B10"/>
        <w:rPr>
          <w:lang w:eastAsia="zh-CN"/>
        </w:rPr>
      </w:pPr>
      <w:r>
        <w:rPr>
          <w:lang w:eastAsia="zh-CN"/>
        </w:rPr>
        <w:t>3)</w:t>
      </w:r>
      <w:r>
        <w:rPr>
          <w:lang w:eastAsia="zh-CN"/>
        </w:rPr>
        <w:tab/>
        <w:t xml:space="preserve">The NF sends a HTTP service request within the TLS connection to the SEPP under test, before which the tester inserts </w:t>
      </w:r>
      <w:r>
        <w:t>in the HTTP request</w:t>
      </w:r>
      <w:r>
        <w:rPr>
          <w:lang w:eastAsia="zh-CN"/>
        </w:rPr>
        <w:t xml:space="preserve"> a </w:t>
      </w:r>
      <w:r>
        <w:t xml:space="preserve">3gpp-Sbi-Target-apiRoot header set to the apiRoot of the NF producer in the remote PLMN and changes </w:t>
      </w:r>
      <w:r>
        <w:rPr>
          <w:lang w:eastAsia="zh-CN"/>
        </w:rPr>
        <w:t>the</w:t>
      </w:r>
      <w:r>
        <w:t xml:space="preserve"> </w:t>
      </w:r>
      <w:r>
        <w:rPr>
          <w:lang w:eastAsia="zh-CN"/>
        </w:rPr>
        <w:t xml:space="preserve">telescopic FQDN in request URI to be different from the configured one. </w:t>
      </w:r>
    </w:p>
    <w:p w14:paraId="3FBB3912" w14:textId="77777777" w:rsidR="00DD2EF2" w:rsidRDefault="00DD2EF2" w:rsidP="00DD2EF2">
      <w:pPr>
        <w:rPr>
          <w:b/>
          <w:lang w:eastAsia="zh-CN"/>
        </w:rPr>
      </w:pPr>
      <w:r>
        <w:rPr>
          <w:b/>
          <w:lang w:eastAsia="zh-CN"/>
        </w:rPr>
        <w:t>Expected Results:</w:t>
      </w:r>
    </w:p>
    <w:p w14:paraId="0C894FEB" w14:textId="77777777" w:rsidR="00DD2EF2" w:rsidRDefault="00DD2EF2" w:rsidP="00DD2EF2">
      <w:r>
        <w:rPr>
          <w:noProof/>
          <w:lang w:eastAsia="zh-CN"/>
        </w:rPr>
        <w:t xml:space="preserve">After step 2), the peer SEPP received the HTTP request from the </w:t>
      </w:r>
      <w:r>
        <w:t>NF through the SEPP under test.</w:t>
      </w:r>
    </w:p>
    <w:p w14:paraId="0ACB9ED3" w14:textId="77777777" w:rsidR="00DD2EF2" w:rsidRDefault="00DD2EF2" w:rsidP="00DD2EF2">
      <w:r>
        <w:t xml:space="preserve">After step 3), the peer SEPP did not receive the </w:t>
      </w:r>
      <w:r>
        <w:rPr>
          <w:noProof/>
          <w:lang w:eastAsia="zh-CN"/>
        </w:rPr>
        <w:t xml:space="preserve">HTTP request from the </w:t>
      </w:r>
      <w:r>
        <w:t>NF through the SEPP under test</w:t>
      </w:r>
    </w:p>
    <w:p w14:paraId="4098BDD3" w14:textId="77777777" w:rsidR="00DD2EF2" w:rsidRDefault="00DD2EF2" w:rsidP="00DD2EF2">
      <w:pPr>
        <w:rPr>
          <w:b/>
        </w:rPr>
      </w:pPr>
      <w:r>
        <w:rPr>
          <w:b/>
        </w:rPr>
        <w:t>Expected format of evidence:</w:t>
      </w:r>
    </w:p>
    <w:p w14:paraId="3EB711D5" w14:textId="77777777" w:rsidR="00DD2EF2" w:rsidRDefault="00DD2EF2" w:rsidP="00DD2EF2">
      <w:r>
        <w:t>Evidence suitable for the interface, e.g. screenshot containing the operational results.</w:t>
      </w:r>
    </w:p>
    <w:p w14:paraId="1033EB7A" w14:textId="77777777" w:rsidR="00DD2EF2" w:rsidRDefault="00DD2EF2" w:rsidP="00DD2EF2">
      <w:pPr>
        <w:pStyle w:val="Heading5"/>
        <w:rPr>
          <w:rFonts w:eastAsia="SimSun"/>
        </w:rPr>
      </w:pPr>
      <w:bookmarkStart w:id="71" w:name="_Toc137716246"/>
      <w:r>
        <w:rPr>
          <w:rFonts w:eastAsia="SimSun"/>
        </w:rPr>
        <w:t>4.2.2.10</w:t>
      </w:r>
      <w:r>
        <w:rPr>
          <w:rFonts w:eastAsia="SimSun"/>
        </w:rPr>
        <w:tab/>
        <w:t>Correct Handling of Custom HTTP Header with PRINS Security</w:t>
      </w:r>
      <w:bookmarkEnd w:id="71"/>
    </w:p>
    <w:p w14:paraId="32DD6BA8" w14:textId="77777777" w:rsidR="00DD2EF2" w:rsidRDefault="00DD2EF2" w:rsidP="00DD2EF2">
      <w:pPr>
        <w:rPr>
          <w:rFonts w:eastAsia="SimSun"/>
          <w:lang w:eastAsia="zh-CN"/>
        </w:rPr>
      </w:pPr>
      <w:r>
        <w:rPr>
          <w:i/>
        </w:rPr>
        <w:t>Requirement Name</w:t>
      </w:r>
      <w:r>
        <w:t>: Correct Handling of the Custom HTTP Header with PRINS Security</w:t>
      </w:r>
    </w:p>
    <w:p w14:paraId="7377D8AE" w14:textId="77777777" w:rsidR="00DD2EF2" w:rsidRDefault="00DD2EF2" w:rsidP="00DD2EF2">
      <w:r>
        <w:rPr>
          <w:i/>
        </w:rPr>
        <w:t xml:space="preserve">Requirement Reference: </w:t>
      </w:r>
      <w:r>
        <w:t>TS 29.500 [7], clause 6.1.4.3.4</w:t>
      </w:r>
    </w:p>
    <w:p w14:paraId="57C08472" w14:textId="77777777" w:rsidR="00DD2EF2" w:rsidRDefault="00DD2EF2" w:rsidP="00DD2EF2">
      <w:r>
        <w:rPr>
          <w:i/>
        </w:rPr>
        <w:t>Requirement Description</w:t>
      </w:r>
      <w:r>
        <w:t xml:space="preserve">: </w:t>
      </w:r>
    </w:p>
    <w:p w14:paraId="0FA5DF5C" w14:textId="77777777" w:rsidR="00DD2EF2" w:rsidRDefault="00DD2EF2" w:rsidP="00DD2EF2">
      <w:r>
        <w:t xml:space="preserve">The 3gpp-Sbi-Target-apiRoot header </w:t>
      </w:r>
      <w:r w:rsidR="00C64ABD">
        <w:t xml:space="preserve">is </w:t>
      </w:r>
      <w:r>
        <w:t>not used between SEPPs if PRINS security is negotiated between the SEPPs</w:t>
      </w:r>
      <w:r>
        <w:rPr>
          <w:lang w:eastAsia="zh-CN"/>
        </w:rPr>
        <w:t>.</w:t>
      </w:r>
      <w:r>
        <w:t xml:space="preserve"> </w:t>
      </w:r>
    </w:p>
    <w:p w14:paraId="69768D02" w14:textId="77777777" w:rsidR="00DD2EF2" w:rsidRDefault="00DD2EF2" w:rsidP="00DD2EF2">
      <w:bookmarkStart w:id="72" w:name="_Hlk19541373"/>
      <w:r>
        <w:rPr>
          <w:i/>
        </w:rPr>
        <w:t>Threat References</w:t>
      </w:r>
      <w:r>
        <w:t>: TR 33.926 [4], clause G.2.x.b, Tampering of target API root</w:t>
      </w:r>
    </w:p>
    <w:bookmarkEnd w:id="72"/>
    <w:p w14:paraId="040C7599" w14:textId="77777777" w:rsidR="00DD2EF2" w:rsidRDefault="00DD2EF2" w:rsidP="00DD2EF2">
      <w:pPr>
        <w:rPr>
          <w:b/>
          <w:lang w:eastAsia="zh-CN"/>
        </w:rPr>
      </w:pPr>
      <w:r>
        <w:rPr>
          <w:i/>
        </w:rPr>
        <w:t>Test Case</w:t>
      </w:r>
      <w:r>
        <w:t xml:space="preserve">: </w:t>
      </w:r>
    </w:p>
    <w:p w14:paraId="6D082953" w14:textId="77777777" w:rsidR="00DD2EF2" w:rsidRDefault="00DD2EF2" w:rsidP="00DD2EF2">
      <w:pPr>
        <w:rPr>
          <w:b/>
        </w:rPr>
      </w:pPr>
      <w:r>
        <w:rPr>
          <w:b/>
        </w:rPr>
        <w:t xml:space="preserve">Test Name: </w:t>
      </w:r>
      <w:r>
        <w:t>TC_HANDLING_CUSTOM_HTTPHEADER_WITH_PRINS</w:t>
      </w:r>
    </w:p>
    <w:p w14:paraId="6D263E93" w14:textId="77777777" w:rsidR="00DD2EF2" w:rsidRDefault="00DD2EF2" w:rsidP="00DD2EF2">
      <w:pPr>
        <w:rPr>
          <w:b/>
          <w:lang w:eastAsia="zh-CN"/>
        </w:rPr>
      </w:pPr>
      <w:r>
        <w:rPr>
          <w:b/>
          <w:lang w:eastAsia="zh-CN"/>
        </w:rPr>
        <w:t>Purpose:</w:t>
      </w:r>
    </w:p>
    <w:p w14:paraId="583BE182" w14:textId="17B94DEE" w:rsidR="00DD2EF2" w:rsidRDefault="00DD2EF2" w:rsidP="00DD2EF2">
      <w:pPr>
        <w:rPr>
          <w:b/>
          <w:bCs/>
        </w:rPr>
      </w:pPr>
      <w:r>
        <w:rPr>
          <w:lang w:eastAsia="zh-CN"/>
        </w:rPr>
        <w:t xml:space="preserve">Verify that </w:t>
      </w:r>
      <w:r>
        <w:t>the SEPP</w:t>
      </w:r>
      <w:bookmarkStart w:id="73" w:name="_Hlk2183828"/>
      <w:r>
        <w:t xml:space="preserve"> under test </w:t>
      </w:r>
      <w:bookmarkEnd w:id="73"/>
      <w:r>
        <w:t>correctly handle the 3gpp-Sbi-Target-apiRoot custom HTTP header received from a NF when PRINS security is negotiated with the peer SEPP in a remote PLMN.</w:t>
      </w:r>
    </w:p>
    <w:p w14:paraId="0C470A94" w14:textId="77777777" w:rsidR="00DD2EF2" w:rsidRDefault="00DD2EF2" w:rsidP="008F0704">
      <w:pPr>
        <w:rPr>
          <w:b/>
          <w:lang w:eastAsia="zh-CN"/>
        </w:rPr>
      </w:pPr>
      <w:r>
        <w:rPr>
          <w:b/>
          <w:lang w:eastAsia="zh-CN"/>
        </w:rPr>
        <w:t>Pre-Conditions:</w:t>
      </w:r>
    </w:p>
    <w:p w14:paraId="1C6D74C8" w14:textId="77777777" w:rsidR="00DD2EF2" w:rsidRDefault="00DD2EF2" w:rsidP="00DD2EF2">
      <w:pPr>
        <w:pStyle w:val="B10"/>
        <w:rPr>
          <w:lang w:eastAsia="zh-CN"/>
        </w:rPr>
      </w:pPr>
      <w:r>
        <w:rPr>
          <w:lang w:eastAsia="zh-CN"/>
        </w:rPr>
        <w:t>-</w:t>
      </w:r>
      <w:r>
        <w:rPr>
          <w:lang w:eastAsia="zh-CN"/>
        </w:rPr>
        <w:tab/>
        <w:t>System documentation of the SEPP under test, including the security mechanisms supported for protection between SEPPs.</w:t>
      </w:r>
    </w:p>
    <w:p w14:paraId="2E25EC28" w14:textId="77777777" w:rsidR="00DD2EF2" w:rsidRDefault="00DD2EF2" w:rsidP="00DD2EF2">
      <w:pPr>
        <w:pStyle w:val="B10"/>
        <w:rPr>
          <w:lang w:eastAsia="zh-CN"/>
        </w:rPr>
      </w:pPr>
      <w:r>
        <w:rPr>
          <w:lang w:eastAsia="zh-CN"/>
        </w:rPr>
        <w:t>-</w:t>
      </w:r>
      <w:r>
        <w:rPr>
          <w:lang w:eastAsia="zh-CN"/>
        </w:rPr>
        <w:tab/>
        <w:t xml:space="preserve">A peer SEPP instance of a remote PLMN for N32 communication with the SEPP under test, which may be simulated. </w:t>
      </w:r>
    </w:p>
    <w:p w14:paraId="7FE189A7" w14:textId="77777777" w:rsidR="00DD2EF2" w:rsidRDefault="00DD2EF2" w:rsidP="00DD2EF2">
      <w:pPr>
        <w:pStyle w:val="B10"/>
        <w:rPr>
          <w:lang w:eastAsia="zh-CN"/>
        </w:rPr>
      </w:pPr>
      <w:r>
        <w:rPr>
          <w:lang w:eastAsia="zh-CN"/>
        </w:rPr>
        <w:t>-</w:t>
      </w:r>
      <w:r>
        <w:rPr>
          <w:lang w:eastAsia="zh-CN"/>
        </w:rPr>
        <w:tab/>
        <w:t xml:space="preserve">A NF for sending HTTP request to the remote PLMN of the peer SEPP via the SEPP under test, which may be simulated and supports </w:t>
      </w:r>
      <w:r>
        <w:t>3gpp-Sbi-Target-apiRoot header</w:t>
      </w:r>
      <w:r>
        <w:rPr>
          <w:lang w:eastAsia="zh-CN"/>
        </w:rPr>
        <w:t>. The NF is configured to route all HTTP messages with inter PLMN FQDN as the "authority" part of the URI via the SEPP under test.</w:t>
      </w:r>
    </w:p>
    <w:p w14:paraId="0A6AC4AE" w14:textId="77777777" w:rsidR="00DD2EF2" w:rsidRDefault="00DD2EF2" w:rsidP="00DD2EF2">
      <w:pPr>
        <w:pStyle w:val="B10"/>
        <w:rPr>
          <w:lang w:eastAsia="zh-CN"/>
        </w:rPr>
      </w:pPr>
      <w:r>
        <w:rPr>
          <w:lang w:eastAsia="zh-CN"/>
        </w:rPr>
        <w:t>-</w:t>
      </w:r>
      <w:r>
        <w:rPr>
          <w:lang w:eastAsia="zh-CN"/>
        </w:rPr>
        <w:tab/>
        <w:t xml:space="preserve">The SEPP under test is configured with </w:t>
      </w:r>
      <w:r>
        <w:t>PRINS security as t</w:t>
      </w:r>
      <w:r>
        <w:rPr>
          <w:lang w:eastAsia="zh-CN"/>
        </w:rPr>
        <w:t>he security mechanism negotiated with the peer SEPP in the remote PLMN.</w:t>
      </w:r>
    </w:p>
    <w:p w14:paraId="3D08082D" w14:textId="77777777" w:rsidR="00DD2EF2" w:rsidRDefault="00DD2EF2" w:rsidP="00DD2EF2">
      <w:pPr>
        <w:pStyle w:val="B10"/>
        <w:rPr>
          <w:lang w:eastAsia="zh-CN"/>
        </w:rPr>
      </w:pPr>
      <w:r>
        <w:t>-</w:t>
      </w:r>
      <w:r>
        <w:tab/>
        <w:t xml:space="preserve">A TLS connection is setup between the SEPP under test and the peer SEPP </w:t>
      </w:r>
      <w:r>
        <w:rPr>
          <w:lang w:eastAsia="zh-CN"/>
        </w:rPr>
        <w:t>in the remote PLMN</w:t>
      </w:r>
      <w:r>
        <w:t xml:space="preserve"> for N32-f forwarding.</w:t>
      </w:r>
    </w:p>
    <w:p w14:paraId="782E6C54" w14:textId="220FF956" w:rsidR="00DD2EF2" w:rsidRDefault="00DD2EF2" w:rsidP="008F0704">
      <w:pPr>
        <w:rPr>
          <w:b/>
          <w:lang w:eastAsia="zh-CN"/>
        </w:rPr>
      </w:pPr>
      <w:r>
        <w:rPr>
          <w:b/>
          <w:lang w:eastAsia="zh-CN"/>
        </w:rPr>
        <w:t>Execution Steps</w:t>
      </w:r>
      <w:r w:rsidR="0027052D">
        <w:rPr>
          <w:b/>
          <w:lang w:eastAsia="zh-CN"/>
        </w:rPr>
        <w:t>:</w:t>
      </w:r>
    </w:p>
    <w:p w14:paraId="27FEC562" w14:textId="77777777" w:rsidR="00DD2EF2" w:rsidRDefault="00DD2EF2" w:rsidP="008F0704">
      <w:pPr>
        <w:pStyle w:val="B10"/>
        <w:rPr>
          <w:lang w:eastAsia="zh-CN"/>
        </w:rPr>
      </w:pPr>
      <w:r>
        <w:rPr>
          <w:lang w:eastAsia="zh-CN"/>
        </w:rPr>
        <w:t>1)</w:t>
      </w:r>
      <w:r>
        <w:rPr>
          <w:lang w:eastAsia="zh-CN"/>
        </w:rPr>
        <w:tab/>
        <w:t>The NF initiates a HTTP message sent to the SEPP under test, which includes the 3gpp-Sbi-Target-apiRoot header containing the apiRoot of the target URI in the remote PLMN and the apiRoot in the request URI set to the apiRoot of the SEPP under test.</w:t>
      </w:r>
    </w:p>
    <w:p w14:paraId="73E7059C" w14:textId="77777777" w:rsidR="00DD2EF2" w:rsidRDefault="00DD2EF2" w:rsidP="008F0704">
      <w:pPr>
        <w:pStyle w:val="B10"/>
        <w:rPr>
          <w:lang w:eastAsia="zh-CN"/>
        </w:rPr>
      </w:pPr>
      <w:r>
        <w:rPr>
          <w:lang w:eastAsia="zh-CN"/>
        </w:rPr>
        <w:t>2)</w:t>
      </w:r>
      <w:r>
        <w:rPr>
          <w:lang w:eastAsia="zh-CN"/>
        </w:rPr>
        <w:tab/>
        <w:t>The SEPP under test forwards the HTTP request to the peer SEPP in the remote PLMN</w:t>
      </w:r>
      <w:r>
        <w:t xml:space="preserve"> </w:t>
      </w:r>
      <w:r>
        <w:rPr>
          <w:lang w:eastAsia="zh-CN"/>
        </w:rPr>
        <w:t>within the N32-f TLS tunnel.</w:t>
      </w:r>
    </w:p>
    <w:p w14:paraId="00CF16AE" w14:textId="77777777" w:rsidR="00DD2EF2" w:rsidRDefault="00DD2EF2" w:rsidP="00DD2EF2">
      <w:pPr>
        <w:rPr>
          <w:b/>
          <w:lang w:eastAsia="zh-CN"/>
        </w:rPr>
      </w:pPr>
      <w:r>
        <w:rPr>
          <w:b/>
          <w:lang w:eastAsia="zh-CN"/>
        </w:rPr>
        <w:t>Expected Results:</w:t>
      </w:r>
    </w:p>
    <w:p w14:paraId="23A5BEFF" w14:textId="77777777" w:rsidR="00DD2EF2" w:rsidRDefault="00DD2EF2" w:rsidP="00DD2EF2">
      <w:r>
        <w:t xml:space="preserve">The peer SEPP received the protected </w:t>
      </w:r>
      <w:r>
        <w:rPr>
          <w:noProof/>
          <w:lang w:eastAsia="zh-CN"/>
        </w:rPr>
        <w:t xml:space="preserve">HTTP Request from the </w:t>
      </w:r>
      <w:r>
        <w:t xml:space="preserve">NF through the SEPP under test, in which the apiRoot in the request URI is the </w:t>
      </w:r>
      <w:r>
        <w:rPr>
          <w:lang w:eastAsia="zh-CN"/>
        </w:rPr>
        <w:t>apiRoot of the target URI in the remote PLMN and no 3gpp-Sbi-Target-apiRoot header is present</w:t>
      </w:r>
      <w:r>
        <w:t>.</w:t>
      </w:r>
    </w:p>
    <w:p w14:paraId="289CEF71" w14:textId="77777777" w:rsidR="00DD2EF2" w:rsidRDefault="00DD2EF2" w:rsidP="00DD2EF2">
      <w:pPr>
        <w:rPr>
          <w:b/>
        </w:rPr>
      </w:pPr>
      <w:r>
        <w:rPr>
          <w:b/>
        </w:rPr>
        <w:t>Expected format of evidence:</w:t>
      </w:r>
    </w:p>
    <w:p w14:paraId="279A86E0" w14:textId="77777777" w:rsidR="00DD2EF2" w:rsidRDefault="00DD2EF2" w:rsidP="00DD2EF2">
      <w:r>
        <w:t>Evidence suitable for the interface, e.g. screenshot containing the operational results.</w:t>
      </w:r>
    </w:p>
    <w:p w14:paraId="6E34FFC6" w14:textId="77777777" w:rsidR="00953C2D" w:rsidRPr="00137EBA" w:rsidRDefault="00953C2D" w:rsidP="00953C2D">
      <w:pPr>
        <w:pStyle w:val="Heading3"/>
      </w:pPr>
      <w:bookmarkStart w:id="74" w:name="_Toc22547695"/>
      <w:bookmarkStart w:id="75" w:name="_Toc22548248"/>
      <w:bookmarkStart w:id="76" w:name="_Toc137716247"/>
      <w:r w:rsidRPr="00137EBA">
        <w:t>4.2.3</w:t>
      </w:r>
      <w:r w:rsidRPr="00137EBA">
        <w:tab/>
        <w:t>Technical Baseline</w:t>
      </w:r>
      <w:bookmarkEnd w:id="74"/>
      <w:bookmarkEnd w:id="75"/>
      <w:bookmarkEnd w:id="76"/>
    </w:p>
    <w:p w14:paraId="02454090" w14:textId="77777777" w:rsidR="00EE7869" w:rsidRPr="00137EBA" w:rsidRDefault="00EE7869" w:rsidP="00EE7869">
      <w:pPr>
        <w:pStyle w:val="Heading4"/>
      </w:pPr>
      <w:bookmarkStart w:id="77" w:name="_Toc22547696"/>
      <w:bookmarkStart w:id="78" w:name="_Toc22548249"/>
      <w:bookmarkStart w:id="79" w:name="_Toc137716248"/>
      <w:r w:rsidRPr="00137EBA">
        <w:t>4.2.3.1</w:t>
      </w:r>
      <w:r w:rsidRPr="00137EBA">
        <w:tab/>
        <w:t>Introduction</w:t>
      </w:r>
      <w:bookmarkEnd w:id="77"/>
      <w:bookmarkEnd w:id="78"/>
      <w:bookmarkEnd w:id="79"/>
    </w:p>
    <w:p w14:paraId="35CA864A" w14:textId="77777777" w:rsidR="00EE7869" w:rsidRPr="00137EBA" w:rsidRDefault="00EE7869" w:rsidP="00EE7869">
      <w:r w:rsidRPr="00137EBA">
        <w:t>The present clause provides baseline technical requirements.</w:t>
      </w:r>
    </w:p>
    <w:p w14:paraId="358EA4A5" w14:textId="77777777" w:rsidR="00EE7869" w:rsidRPr="00137EBA" w:rsidRDefault="00EE7869" w:rsidP="00EE7869">
      <w:pPr>
        <w:pStyle w:val="Heading4"/>
        <w:keepNext w:val="0"/>
        <w:keepLines w:val="0"/>
        <w:rPr>
          <w:rFonts w:eastAsia="SimSun"/>
        </w:rPr>
      </w:pPr>
      <w:bookmarkStart w:id="80" w:name="_Toc22547697"/>
      <w:bookmarkStart w:id="81" w:name="_Toc22548250"/>
      <w:bookmarkStart w:id="82" w:name="_Toc137716249"/>
      <w:r w:rsidRPr="00137EBA">
        <w:t>4.2.3.2</w:t>
      </w:r>
      <w:r w:rsidRPr="00137EBA">
        <w:tab/>
        <w:t>Protecting</w:t>
      </w:r>
      <w:r w:rsidRPr="00137EBA">
        <w:rPr>
          <w:spacing w:val="-12"/>
        </w:rPr>
        <w:t xml:space="preserve"> </w:t>
      </w:r>
      <w:r w:rsidRPr="00137EBA">
        <w:t>data</w:t>
      </w:r>
      <w:r w:rsidRPr="00137EBA">
        <w:rPr>
          <w:spacing w:val="-5"/>
        </w:rPr>
        <w:t xml:space="preserve"> </w:t>
      </w:r>
      <w:r w:rsidRPr="00137EBA">
        <w:t>and</w:t>
      </w:r>
      <w:r w:rsidRPr="00137EBA">
        <w:rPr>
          <w:spacing w:val="-4"/>
        </w:rPr>
        <w:t xml:space="preserve"> </w:t>
      </w:r>
      <w:r w:rsidRPr="00137EBA">
        <w:t>information</w:t>
      </w:r>
      <w:bookmarkEnd w:id="80"/>
      <w:bookmarkEnd w:id="81"/>
      <w:bookmarkEnd w:id="82"/>
    </w:p>
    <w:p w14:paraId="3C4F1DAA" w14:textId="77777777" w:rsidR="00EE7869" w:rsidRPr="00137EBA" w:rsidRDefault="00EE7869" w:rsidP="00EE7869">
      <w:pPr>
        <w:pStyle w:val="Heading5"/>
      </w:pPr>
      <w:bookmarkStart w:id="83" w:name="_Toc22547698"/>
      <w:bookmarkStart w:id="84" w:name="_Toc22548251"/>
      <w:bookmarkStart w:id="85" w:name="_Toc137716250"/>
      <w:r w:rsidRPr="00137EBA">
        <w:t>4.2.3.2.1</w:t>
      </w:r>
      <w:r w:rsidRPr="00137EBA">
        <w:tab/>
        <w:t>Protecting</w:t>
      </w:r>
      <w:r w:rsidRPr="00137EBA">
        <w:rPr>
          <w:spacing w:val="-12"/>
        </w:rPr>
        <w:t xml:space="preserve"> </w:t>
      </w:r>
      <w:r w:rsidRPr="00137EBA">
        <w:t>data</w:t>
      </w:r>
      <w:r w:rsidRPr="00137EBA">
        <w:rPr>
          <w:spacing w:val="-5"/>
        </w:rPr>
        <w:t xml:space="preserve"> </w:t>
      </w:r>
      <w:r w:rsidRPr="00137EBA">
        <w:t>and</w:t>
      </w:r>
      <w:r w:rsidRPr="00137EBA">
        <w:rPr>
          <w:spacing w:val="-4"/>
        </w:rPr>
        <w:t xml:space="preserve"> </w:t>
      </w:r>
      <w:r w:rsidRPr="00137EBA">
        <w:t>information – general</w:t>
      </w:r>
      <w:bookmarkEnd w:id="83"/>
      <w:bookmarkEnd w:id="84"/>
      <w:bookmarkEnd w:id="85"/>
    </w:p>
    <w:p w14:paraId="4231E6CA" w14:textId="77777777" w:rsidR="00EE7869" w:rsidRPr="00137EBA" w:rsidRDefault="00EE7869" w:rsidP="00EE7869">
      <w:r w:rsidRPr="00137EBA">
        <w:rPr>
          <w:color w:val="000000"/>
        </w:rPr>
        <w:t>There are no SEPP-specific additions to clause 4.</w:t>
      </w:r>
      <w:r w:rsidRPr="00137EBA">
        <w:rPr>
          <w:color w:val="000000"/>
          <w:lang w:eastAsia="zh-CN"/>
        </w:rPr>
        <w:t>2</w:t>
      </w:r>
      <w:r w:rsidRPr="00137EBA">
        <w:rPr>
          <w:color w:val="000000"/>
        </w:rPr>
        <w:t>.3</w:t>
      </w:r>
      <w:r w:rsidRPr="00137EBA">
        <w:rPr>
          <w:color w:val="000000"/>
          <w:lang w:eastAsia="zh-CN"/>
        </w:rPr>
        <w:t>.2</w:t>
      </w:r>
      <w:r w:rsidRPr="00137EBA">
        <w:rPr>
          <w:color w:val="000000"/>
        </w:rPr>
        <w:t>.</w:t>
      </w:r>
      <w:r w:rsidRPr="00137EBA">
        <w:rPr>
          <w:color w:val="000000"/>
          <w:lang w:eastAsia="zh-CN"/>
        </w:rPr>
        <w:t>1</w:t>
      </w:r>
      <w:r w:rsidRPr="00137EBA">
        <w:rPr>
          <w:color w:val="000000"/>
        </w:rPr>
        <w:t xml:space="preserve"> of TS 33.117 [2].</w:t>
      </w:r>
    </w:p>
    <w:p w14:paraId="0F6F99AB" w14:textId="77777777" w:rsidR="00EE7869" w:rsidRPr="00137EBA" w:rsidRDefault="00EE7869" w:rsidP="00EE7869">
      <w:pPr>
        <w:pStyle w:val="Heading5"/>
        <w:rPr>
          <w:rFonts w:eastAsia="SimSun"/>
        </w:rPr>
      </w:pPr>
      <w:bookmarkStart w:id="86" w:name="_Toc22547699"/>
      <w:bookmarkStart w:id="87" w:name="_Toc22548252"/>
      <w:bookmarkStart w:id="88" w:name="_Toc137716251"/>
      <w:r w:rsidRPr="00137EBA">
        <w:t>4.2.3.2.2</w:t>
      </w:r>
      <w:r w:rsidRPr="00137EBA">
        <w:tab/>
        <w:t>Protecting</w:t>
      </w:r>
      <w:r w:rsidRPr="00137EBA">
        <w:rPr>
          <w:spacing w:val="-12"/>
        </w:rPr>
        <w:t xml:space="preserve"> </w:t>
      </w:r>
      <w:r w:rsidRPr="00137EBA">
        <w:t>data</w:t>
      </w:r>
      <w:r w:rsidRPr="00137EBA">
        <w:rPr>
          <w:spacing w:val="-5"/>
        </w:rPr>
        <w:t xml:space="preserve"> </w:t>
      </w:r>
      <w:r w:rsidRPr="00137EBA">
        <w:t>and</w:t>
      </w:r>
      <w:r w:rsidRPr="00137EBA">
        <w:rPr>
          <w:spacing w:val="-4"/>
        </w:rPr>
        <w:t xml:space="preserve"> </w:t>
      </w:r>
      <w:r w:rsidRPr="00137EBA">
        <w:t>information – unauthorized viewing</w:t>
      </w:r>
      <w:bookmarkEnd w:id="86"/>
      <w:bookmarkEnd w:id="87"/>
      <w:bookmarkEnd w:id="88"/>
    </w:p>
    <w:p w14:paraId="4766F722" w14:textId="77777777" w:rsidR="00EE7869" w:rsidRPr="00137EBA" w:rsidRDefault="00EE7869" w:rsidP="00EE7869">
      <w:r w:rsidRPr="00137EBA">
        <w:t xml:space="preserve">There are no </w:t>
      </w:r>
      <w:r w:rsidRPr="00137EBA">
        <w:rPr>
          <w:color w:val="000000"/>
        </w:rPr>
        <w:t>SEPP</w:t>
      </w:r>
      <w:r w:rsidRPr="00137EBA">
        <w:t>-specific additions to clause 4.2.3.2.2 of TS 33.117 [2].</w:t>
      </w:r>
    </w:p>
    <w:p w14:paraId="5423AE2A" w14:textId="77777777" w:rsidR="00EE7869" w:rsidRPr="00137EBA" w:rsidRDefault="00EE7869" w:rsidP="00EE7869">
      <w:pPr>
        <w:pStyle w:val="Heading5"/>
        <w:rPr>
          <w:rFonts w:eastAsia="SimSun"/>
        </w:rPr>
      </w:pPr>
      <w:bookmarkStart w:id="89" w:name="_Toc22547700"/>
      <w:bookmarkStart w:id="90" w:name="_Toc22548253"/>
      <w:bookmarkStart w:id="91" w:name="_Toc137716252"/>
      <w:r w:rsidRPr="00137EBA">
        <w:t>4.2.3.2.3</w:t>
      </w:r>
      <w:r w:rsidRPr="00137EBA">
        <w:tab/>
        <w:t>Protecting</w:t>
      </w:r>
      <w:r w:rsidRPr="00137EBA">
        <w:rPr>
          <w:spacing w:val="-12"/>
        </w:rPr>
        <w:t xml:space="preserve"> </w:t>
      </w:r>
      <w:r w:rsidRPr="00137EBA">
        <w:t>data</w:t>
      </w:r>
      <w:r w:rsidRPr="00137EBA">
        <w:rPr>
          <w:spacing w:val="-5"/>
        </w:rPr>
        <w:t xml:space="preserve"> </w:t>
      </w:r>
      <w:r w:rsidRPr="00137EBA">
        <w:t>and</w:t>
      </w:r>
      <w:r w:rsidRPr="00137EBA">
        <w:rPr>
          <w:spacing w:val="-4"/>
        </w:rPr>
        <w:t xml:space="preserve"> </w:t>
      </w:r>
      <w:r w:rsidRPr="00137EBA">
        <w:t>information in storage</w:t>
      </w:r>
      <w:bookmarkEnd w:id="89"/>
      <w:bookmarkEnd w:id="90"/>
      <w:bookmarkEnd w:id="91"/>
    </w:p>
    <w:p w14:paraId="77DD60CA" w14:textId="77777777" w:rsidR="00EE7869" w:rsidRPr="00137EBA" w:rsidRDefault="00EE7869" w:rsidP="00EE7869">
      <w:r w:rsidRPr="00137EBA">
        <w:t xml:space="preserve">There are no </w:t>
      </w:r>
      <w:r w:rsidRPr="00137EBA">
        <w:rPr>
          <w:color w:val="000000"/>
        </w:rPr>
        <w:t>SEPP</w:t>
      </w:r>
      <w:r w:rsidRPr="00137EBA">
        <w:t>-specific additions to clause 4.2.3.2.3 of TS 33.117 [2].</w:t>
      </w:r>
    </w:p>
    <w:p w14:paraId="02D715EE" w14:textId="77777777" w:rsidR="00EE7869" w:rsidRPr="00137EBA" w:rsidRDefault="00EE7869" w:rsidP="00EE7869">
      <w:pPr>
        <w:pStyle w:val="Heading5"/>
        <w:rPr>
          <w:rFonts w:eastAsia="SimSun"/>
        </w:rPr>
      </w:pPr>
      <w:bookmarkStart w:id="92" w:name="_Toc22547701"/>
      <w:bookmarkStart w:id="93" w:name="_Toc22548254"/>
      <w:bookmarkStart w:id="94" w:name="_Toc137716253"/>
      <w:r w:rsidRPr="00137EBA">
        <w:t>4.2.3.2.4</w:t>
      </w:r>
      <w:r w:rsidRPr="00137EBA">
        <w:tab/>
        <w:t>Protecting</w:t>
      </w:r>
      <w:r w:rsidRPr="00137EBA">
        <w:rPr>
          <w:spacing w:val="-12"/>
        </w:rPr>
        <w:t xml:space="preserve"> </w:t>
      </w:r>
      <w:r w:rsidRPr="00137EBA">
        <w:t>data</w:t>
      </w:r>
      <w:r w:rsidRPr="00137EBA">
        <w:rPr>
          <w:spacing w:val="-5"/>
        </w:rPr>
        <w:t xml:space="preserve"> </w:t>
      </w:r>
      <w:r w:rsidRPr="00137EBA">
        <w:t>and</w:t>
      </w:r>
      <w:r w:rsidRPr="00137EBA">
        <w:rPr>
          <w:spacing w:val="-4"/>
        </w:rPr>
        <w:t xml:space="preserve"> </w:t>
      </w:r>
      <w:r w:rsidRPr="00137EBA">
        <w:t>information in transfer</w:t>
      </w:r>
      <w:bookmarkEnd w:id="92"/>
      <w:bookmarkEnd w:id="93"/>
      <w:bookmarkEnd w:id="94"/>
    </w:p>
    <w:p w14:paraId="1070F859" w14:textId="77777777" w:rsidR="00EE7869" w:rsidRPr="00137EBA" w:rsidRDefault="00EE7869" w:rsidP="00EE7869">
      <w:pPr>
        <w:pStyle w:val="B10"/>
        <w:ind w:left="0" w:firstLine="0"/>
      </w:pPr>
      <w:r w:rsidRPr="00137EBA">
        <w:rPr>
          <w:color w:val="000000"/>
        </w:rPr>
        <w:t>There are no SEPP-specific additions to clause 4.</w:t>
      </w:r>
      <w:r w:rsidRPr="00137EBA">
        <w:rPr>
          <w:color w:val="000000"/>
          <w:lang w:eastAsia="zh-CN"/>
        </w:rPr>
        <w:t>2</w:t>
      </w:r>
      <w:r w:rsidRPr="00137EBA">
        <w:rPr>
          <w:color w:val="000000"/>
        </w:rPr>
        <w:t>.3</w:t>
      </w:r>
      <w:r w:rsidRPr="00137EBA">
        <w:rPr>
          <w:color w:val="000000"/>
          <w:lang w:eastAsia="zh-CN"/>
        </w:rPr>
        <w:t>.2</w:t>
      </w:r>
      <w:r w:rsidRPr="00137EBA">
        <w:rPr>
          <w:color w:val="000000"/>
        </w:rPr>
        <w:t>.</w:t>
      </w:r>
      <w:r w:rsidRPr="00137EBA">
        <w:rPr>
          <w:color w:val="000000"/>
          <w:lang w:eastAsia="zh-CN"/>
        </w:rPr>
        <w:t>4</w:t>
      </w:r>
      <w:r w:rsidRPr="00137EBA">
        <w:rPr>
          <w:color w:val="000000"/>
        </w:rPr>
        <w:t xml:space="preserve"> of TS 33.117 [2].</w:t>
      </w:r>
    </w:p>
    <w:p w14:paraId="58F41A3E" w14:textId="77777777" w:rsidR="00EE7869" w:rsidRPr="00137EBA" w:rsidRDefault="00EE7869" w:rsidP="00EE7869">
      <w:pPr>
        <w:pStyle w:val="Heading5"/>
      </w:pPr>
      <w:bookmarkStart w:id="95" w:name="_Toc22547702"/>
      <w:bookmarkStart w:id="96" w:name="_Toc22548255"/>
      <w:bookmarkStart w:id="97" w:name="_Toc137716254"/>
      <w:r w:rsidRPr="00137EBA">
        <w:t>4.2.3.2.5</w:t>
      </w:r>
      <w:r w:rsidRPr="00137EBA">
        <w:tab/>
        <w:t>Logging access to personal data</w:t>
      </w:r>
      <w:bookmarkEnd w:id="95"/>
      <w:bookmarkEnd w:id="96"/>
      <w:bookmarkEnd w:id="97"/>
    </w:p>
    <w:p w14:paraId="279F97F0" w14:textId="77777777" w:rsidR="00EE7869" w:rsidRPr="00137EBA" w:rsidRDefault="00EE7869" w:rsidP="00EE7869">
      <w:pPr>
        <w:rPr>
          <w:lang w:eastAsia="zh-CN"/>
        </w:rPr>
      </w:pPr>
      <w:r w:rsidRPr="00137EBA">
        <w:rPr>
          <w:color w:val="000000"/>
        </w:rPr>
        <w:t>There are no SEPP-specific additions to clause 4.</w:t>
      </w:r>
      <w:r w:rsidRPr="00137EBA">
        <w:rPr>
          <w:color w:val="000000"/>
          <w:lang w:eastAsia="zh-CN"/>
        </w:rPr>
        <w:t>2</w:t>
      </w:r>
      <w:r w:rsidRPr="00137EBA">
        <w:rPr>
          <w:color w:val="000000"/>
        </w:rPr>
        <w:t>.3</w:t>
      </w:r>
      <w:r w:rsidRPr="00137EBA">
        <w:rPr>
          <w:color w:val="000000"/>
          <w:lang w:eastAsia="zh-CN"/>
        </w:rPr>
        <w:t>.2</w:t>
      </w:r>
      <w:r w:rsidRPr="00137EBA">
        <w:rPr>
          <w:color w:val="000000"/>
        </w:rPr>
        <w:t>.</w:t>
      </w:r>
      <w:r w:rsidRPr="00137EBA">
        <w:rPr>
          <w:color w:val="000000"/>
          <w:lang w:eastAsia="zh-CN"/>
        </w:rPr>
        <w:t>5</w:t>
      </w:r>
      <w:r w:rsidRPr="00137EBA">
        <w:rPr>
          <w:color w:val="000000"/>
        </w:rPr>
        <w:t xml:space="preserve"> of TS 33.117 [2].</w:t>
      </w:r>
    </w:p>
    <w:p w14:paraId="30949CBE" w14:textId="77777777" w:rsidR="00EE7869" w:rsidRPr="00137EBA" w:rsidRDefault="00EE7869" w:rsidP="00EE7869">
      <w:pPr>
        <w:pStyle w:val="Heading4"/>
        <w:keepNext w:val="0"/>
        <w:keepLines w:val="0"/>
        <w:suppressLineNumbers/>
        <w:suppressAutoHyphens/>
      </w:pPr>
      <w:bookmarkStart w:id="98" w:name="_Toc22547703"/>
      <w:bookmarkStart w:id="99" w:name="_Toc22548256"/>
      <w:bookmarkStart w:id="100" w:name="_Toc137716255"/>
      <w:r w:rsidRPr="00137EBA">
        <w:t>4.2.3.3</w:t>
      </w:r>
      <w:r w:rsidRPr="00137EBA">
        <w:tab/>
        <w:t>Protecting</w:t>
      </w:r>
      <w:r w:rsidRPr="00137EBA">
        <w:rPr>
          <w:spacing w:val="-12"/>
        </w:rPr>
        <w:t xml:space="preserve"> </w:t>
      </w:r>
      <w:r w:rsidRPr="00137EBA">
        <w:t>availability</w:t>
      </w:r>
      <w:r w:rsidRPr="00137EBA">
        <w:rPr>
          <w:spacing w:val="-12"/>
        </w:rPr>
        <w:t xml:space="preserve"> </w:t>
      </w:r>
      <w:r w:rsidRPr="00137EBA">
        <w:t>and</w:t>
      </w:r>
      <w:r w:rsidRPr="00137EBA">
        <w:rPr>
          <w:spacing w:val="-4"/>
        </w:rPr>
        <w:t xml:space="preserve"> </w:t>
      </w:r>
      <w:r w:rsidRPr="00137EBA">
        <w:t>integrity</w:t>
      </w:r>
      <w:bookmarkEnd w:id="98"/>
      <w:bookmarkEnd w:id="99"/>
      <w:bookmarkEnd w:id="100"/>
    </w:p>
    <w:p w14:paraId="504DF499" w14:textId="77777777" w:rsidR="00EE7869" w:rsidRPr="00137EBA" w:rsidRDefault="00EE7869" w:rsidP="00EE7869">
      <w:pPr>
        <w:rPr>
          <w:lang w:eastAsia="zh-CN"/>
        </w:rPr>
      </w:pPr>
      <w:r w:rsidRPr="00137EBA">
        <w:rPr>
          <w:color w:val="000000"/>
        </w:rPr>
        <w:t>There are no SEPP-specific additions to clause 4.</w:t>
      </w:r>
      <w:r w:rsidRPr="00137EBA">
        <w:rPr>
          <w:color w:val="000000"/>
          <w:lang w:eastAsia="zh-CN"/>
        </w:rPr>
        <w:t>2</w:t>
      </w:r>
      <w:r w:rsidRPr="00137EBA">
        <w:rPr>
          <w:color w:val="000000"/>
        </w:rPr>
        <w:t>.3</w:t>
      </w:r>
      <w:r w:rsidRPr="00137EBA">
        <w:rPr>
          <w:color w:val="000000"/>
          <w:lang w:eastAsia="zh-CN"/>
        </w:rPr>
        <w:t>.3</w:t>
      </w:r>
      <w:r w:rsidRPr="00137EBA">
        <w:rPr>
          <w:color w:val="000000"/>
        </w:rPr>
        <w:t xml:space="preserve"> of TS 33.117 [2].</w:t>
      </w:r>
    </w:p>
    <w:p w14:paraId="59AD67AC" w14:textId="77777777" w:rsidR="00EE7869" w:rsidRPr="00137EBA" w:rsidRDefault="00EE7869" w:rsidP="00EE7869">
      <w:pPr>
        <w:pStyle w:val="Heading4"/>
        <w:keepNext w:val="0"/>
        <w:keepLines w:val="0"/>
        <w:suppressLineNumbers/>
        <w:suppressAutoHyphens/>
        <w:rPr>
          <w:rFonts w:eastAsia="SimSun"/>
        </w:rPr>
      </w:pPr>
      <w:bookmarkStart w:id="101" w:name="_Toc22547704"/>
      <w:bookmarkStart w:id="102" w:name="_Toc22548257"/>
      <w:bookmarkStart w:id="103" w:name="_Toc137716256"/>
      <w:r w:rsidRPr="00137EBA">
        <w:t>4.2.3.4</w:t>
      </w:r>
      <w:r w:rsidRPr="00137EBA">
        <w:tab/>
        <w:t>Authentication</w:t>
      </w:r>
      <w:r w:rsidRPr="00137EBA">
        <w:rPr>
          <w:spacing w:val="-17"/>
        </w:rPr>
        <w:t xml:space="preserve"> </w:t>
      </w:r>
      <w:r w:rsidRPr="00137EBA">
        <w:t>and</w:t>
      </w:r>
      <w:r w:rsidRPr="00137EBA">
        <w:rPr>
          <w:spacing w:val="-4"/>
        </w:rPr>
        <w:t xml:space="preserve"> </w:t>
      </w:r>
      <w:r w:rsidRPr="00137EBA">
        <w:t>authorization</w:t>
      </w:r>
      <w:bookmarkEnd w:id="101"/>
      <w:bookmarkEnd w:id="102"/>
      <w:bookmarkEnd w:id="103"/>
    </w:p>
    <w:p w14:paraId="6C6F265F" w14:textId="77777777" w:rsidR="00EE7869" w:rsidRPr="00137EBA" w:rsidRDefault="00EE7869" w:rsidP="00EE7869">
      <w:pPr>
        <w:rPr>
          <w:lang w:eastAsia="zh-CN"/>
        </w:rPr>
      </w:pPr>
      <w:r w:rsidRPr="00137EBA">
        <w:rPr>
          <w:color w:val="000000"/>
        </w:rPr>
        <w:t>There are no SEPP-specific additions to clause 4.</w:t>
      </w:r>
      <w:r w:rsidRPr="00137EBA">
        <w:rPr>
          <w:color w:val="000000"/>
          <w:lang w:eastAsia="zh-CN"/>
        </w:rPr>
        <w:t>2</w:t>
      </w:r>
      <w:r w:rsidRPr="00137EBA">
        <w:rPr>
          <w:color w:val="000000"/>
        </w:rPr>
        <w:t>.3</w:t>
      </w:r>
      <w:r w:rsidRPr="00137EBA">
        <w:rPr>
          <w:color w:val="000000"/>
          <w:lang w:eastAsia="zh-CN"/>
        </w:rPr>
        <w:t>.4</w:t>
      </w:r>
      <w:r w:rsidRPr="00137EBA">
        <w:rPr>
          <w:color w:val="000000"/>
        </w:rPr>
        <w:t xml:space="preserve"> of TS 33.117 [2].</w:t>
      </w:r>
    </w:p>
    <w:p w14:paraId="7F1FF222" w14:textId="77777777" w:rsidR="00EE7869" w:rsidRPr="00137EBA" w:rsidRDefault="00EE7869" w:rsidP="00EE7869">
      <w:pPr>
        <w:pStyle w:val="Heading4"/>
        <w:keepNext w:val="0"/>
        <w:keepLines w:val="0"/>
        <w:suppressLineNumbers/>
        <w:suppressAutoHyphens/>
        <w:rPr>
          <w:rFonts w:eastAsia="SimSun"/>
        </w:rPr>
      </w:pPr>
      <w:bookmarkStart w:id="104" w:name="_Toc22547705"/>
      <w:bookmarkStart w:id="105" w:name="_Toc22548258"/>
      <w:bookmarkStart w:id="106" w:name="_Toc137716257"/>
      <w:r w:rsidRPr="00137EBA">
        <w:t>4.2.3.5</w:t>
      </w:r>
      <w:r w:rsidRPr="00137EBA">
        <w:tab/>
        <w:t>Protecting</w:t>
      </w:r>
      <w:r w:rsidRPr="00137EBA">
        <w:rPr>
          <w:spacing w:val="-12"/>
        </w:rPr>
        <w:t xml:space="preserve"> </w:t>
      </w:r>
      <w:r w:rsidRPr="00137EBA">
        <w:t>sessions</w:t>
      </w:r>
      <w:bookmarkEnd w:id="104"/>
      <w:bookmarkEnd w:id="105"/>
      <w:bookmarkEnd w:id="106"/>
    </w:p>
    <w:p w14:paraId="07990AA6" w14:textId="77777777" w:rsidR="00EE7869" w:rsidRPr="00137EBA" w:rsidRDefault="00EE7869" w:rsidP="00EE7869">
      <w:pPr>
        <w:rPr>
          <w:lang w:eastAsia="zh-CN"/>
        </w:rPr>
      </w:pPr>
      <w:r w:rsidRPr="00137EBA">
        <w:rPr>
          <w:color w:val="000000"/>
        </w:rPr>
        <w:t>There are no SEPP-specific additions to clause 4.</w:t>
      </w:r>
      <w:r w:rsidRPr="00137EBA">
        <w:rPr>
          <w:color w:val="000000"/>
          <w:lang w:eastAsia="zh-CN"/>
        </w:rPr>
        <w:t>2</w:t>
      </w:r>
      <w:r w:rsidRPr="00137EBA">
        <w:rPr>
          <w:color w:val="000000"/>
        </w:rPr>
        <w:t>.3</w:t>
      </w:r>
      <w:r w:rsidRPr="00137EBA">
        <w:rPr>
          <w:color w:val="000000"/>
          <w:lang w:eastAsia="zh-CN"/>
        </w:rPr>
        <w:t>.5</w:t>
      </w:r>
      <w:r w:rsidRPr="00137EBA">
        <w:rPr>
          <w:color w:val="000000"/>
        </w:rPr>
        <w:t xml:space="preserve"> of TS 33.117 [2].</w:t>
      </w:r>
    </w:p>
    <w:p w14:paraId="153A455E" w14:textId="77777777" w:rsidR="00EE7869" w:rsidRPr="00137EBA" w:rsidRDefault="00EE7869" w:rsidP="00EE7869">
      <w:pPr>
        <w:pStyle w:val="Heading4"/>
        <w:keepNext w:val="0"/>
        <w:keepLines w:val="0"/>
        <w:suppressLineNumbers/>
        <w:suppressAutoHyphens/>
        <w:rPr>
          <w:rFonts w:eastAsia="SimSun"/>
        </w:rPr>
      </w:pPr>
      <w:bookmarkStart w:id="107" w:name="_Toc22547706"/>
      <w:bookmarkStart w:id="108" w:name="_Toc22548259"/>
      <w:bookmarkStart w:id="109" w:name="_Toc137716258"/>
      <w:r w:rsidRPr="00137EBA">
        <w:t>4.2.3.6</w:t>
      </w:r>
      <w:r w:rsidRPr="00137EBA">
        <w:tab/>
        <w:t>Logging</w:t>
      </w:r>
      <w:bookmarkEnd w:id="107"/>
      <w:bookmarkEnd w:id="108"/>
      <w:bookmarkEnd w:id="109"/>
    </w:p>
    <w:p w14:paraId="7783F06D" w14:textId="77777777" w:rsidR="00EE7869" w:rsidRPr="00137EBA" w:rsidRDefault="00EE7869" w:rsidP="00EE7869">
      <w:r w:rsidRPr="00137EBA">
        <w:rPr>
          <w:color w:val="000000"/>
        </w:rPr>
        <w:t>There are no SEPP-specific additions to clause 4.</w:t>
      </w:r>
      <w:r w:rsidRPr="00137EBA">
        <w:rPr>
          <w:color w:val="000000"/>
          <w:lang w:eastAsia="zh-CN"/>
        </w:rPr>
        <w:t>2</w:t>
      </w:r>
      <w:r w:rsidRPr="00137EBA">
        <w:rPr>
          <w:color w:val="000000"/>
        </w:rPr>
        <w:t>.3</w:t>
      </w:r>
      <w:r w:rsidRPr="00137EBA">
        <w:rPr>
          <w:color w:val="000000"/>
          <w:lang w:eastAsia="zh-CN"/>
        </w:rPr>
        <w:t>.6</w:t>
      </w:r>
      <w:r w:rsidRPr="00137EBA">
        <w:rPr>
          <w:color w:val="000000"/>
        </w:rPr>
        <w:t xml:space="preserve"> of TS 33.117 [2].</w:t>
      </w:r>
      <w:r w:rsidRPr="00137EBA">
        <w:rPr>
          <w:lang w:eastAsia="zh-CN"/>
        </w:rPr>
        <w:t xml:space="preserve"> </w:t>
      </w:r>
    </w:p>
    <w:p w14:paraId="1BAB782A" w14:textId="77777777" w:rsidR="00953C2D" w:rsidRPr="00137EBA" w:rsidRDefault="00953C2D" w:rsidP="00953C2D">
      <w:pPr>
        <w:pStyle w:val="Heading3"/>
        <w:keepNext w:val="0"/>
        <w:keepLines w:val="0"/>
        <w:suppressLineNumbers/>
        <w:suppressAutoHyphens/>
      </w:pPr>
      <w:bookmarkStart w:id="110" w:name="_Toc22547707"/>
      <w:bookmarkStart w:id="111" w:name="_Toc22548260"/>
      <w:bookmarkStart w:id="112" w:name="_Toc137716259"/>
      <w:r w:rsidRPr="00137EBA">
        <w:t>4.2.4</w:t>
      </w:r>
      <w:r w:rsidRPr="00137EBA">
        <w:tab/>
        <w:t>Operating Systems</w:t>
      </w:r>
      <w:bookmarkEnd w:id="110"/>
      <w:bookmarkEnd w:id="111"/>
      <w:bookmarkEnd w:id="112"/>
    </w:p>
    <w:p w14:paraId="1C2DB2C2" w14:textId="77777777" w:rsidR="00EE7869" w:rsidRPr="00137EBA" w:rsidRDefault="00EE7869" w:rsidP="00EE7869">
      <w:r w:rsidRPr="00137EBA">
        <w:rPr>
          <w:color w:val="000000"/>
        </w:rPr>
        <w:t>There are no SEPP-specific additions to clause 4.</w:t>
      </w:r>
      <w:r w:rsidRPr="00137EBA">
        <w:rPr>
          <w:color w:val="000000"/>
          <w:lang w:eastAsia="zh-CN"/>
        </w:rPr>
        <w:t>2</w:t>
      </w:r>
      <w:r w:rsidRPr="00137EBA">
        <w:rPr>
          <w:color w:val="000000"/>
        </w:rPr>
        <w:t>.4 of TS 33.117 [2].</w:t>
      </w:r>
    </w:p>
    <w:p w14:paraId="202F8B9A" w14:textId="77777777" w:rsidR="00953C2D" w:rsidRPr="00137EBA" w:rsidRDefault="00953C2D" w:rsidP="00953C2D">
      <w:pPr>
        <w:pStyle w:val="Heading3"/>
        <w:keepNext w:val="0"/>
        <w:keepLines w:val="0"/>
        <w:suppressLineNumbers/>
        <w:suppressAutoHyphens/>
      </w:pPr>
      <w:bookmarkStart w:id="113" w:name="_Toc22547708"/>
      <w:bookmarkStart w:id="114" w:name="_Toc22548261"/>
      <w:bookmarkStart w:id="115" w:name="_Toc137716260"/>
      <w:r w:rsidRPr="00137EBA">
        <w:t>4.2.5</w:t>
      </w:r>
      <w:r w:rsidRPr="00137EBA">
        <w:tab/>
        <w:t>Web Servers</w:t>
      </w:r>
      <w:bookmarkEnd w:id="113"/>
      <w:bookmarkEnd w:id="114"/>
      <w:bookmarkEnd w:id="115"/>
    </w:p>
    <w:p w14:paraId="5B0B6597" w14:textId="77777777" w:rsidR="00343728" w:rsidRPr="00084A19" w:rsidRDefault="00343728" w:rsidP="00343728">
      <w:pPr>
        <w:rPr>
          <w:noProof/>
        </w:rPr>
      </w:pPr>
      <w:r w:rsidRPr="000E6893">
        <w:rPr>
          <w:i/>
          <w:noProof/>
        </w:rPr>
        <w:t>Requirement Name</w:t>
      </w:r>
      <w:r w:rsidRPr="00084A19">
        <w:rPr>
          <w:noProof/>
        </w:rPr>
        <w:t xml:space="preserve">: Correct Handling of </w:t>
      </w:r>
      <w:r>
        <w:rPr>
          <w:noProof/>
        </w:rPr>
        <w:t xml:space="preserve">HTTPS </w:t>
      </w:r>
      <w:r w:rsidRPr="00084A19">
        <w:rPr>
          <w:noProof/>
        </w:rPr>
        <w:t>Trust Anchoring</w:t>
      </w:r>
    </w:p>
    <w:p w14:paraId="5F45391B" w14:textId="77777777" w:rsidR="00343728" w:rsidRPr="00084A19" w:rsidRDefault="00343728" w:rsidP="00343728">
      <w:pPr>
        <w:rPr>
          <w:noProof/>
        </w:rPr>
      </w:pPr>
      <w:r w:rsidRPr="000E6893">
        <w:rPr>
          <w:i/>
          <w:noProof/>
        </w:rPr>
        <w:t>Requirement Reference:</w:t>
      </w:r>
      <w:r>
        <w:rPr>
          <w:noProof/>
        </w:rPr>
        <w:t xml:space="preserve"> TS 33.501 [3], clause 13.1.2</w:t>
      </w:r>
    </w:p>
    <w:p w14:paraId="7DACA62F" w14:textId="47F9838D" w:rsidR="00343728" w:rsidRPr="00284956" w:rsidRDefault="00343728" w:rsidP="00343728">
      <w:pPr>
        <w:rPr>
          <w:noProof/>
        </w:rPr>
      </w:pPr>
      <w:r w:rsidRPr="000E6893">
        <w:rPr>
          <w:i/>
          <w:noProof/>
        </w:rPr>
        <w:t xml:space="preserve">Requirement Description: </w:t>
      </w:r>
      <w:r w:rsidRPr="00284956">
        <w:rPr>
          <w:noProof/>
        </w:rPr>
        <w:t>The SEPP maintain</w:t>
      </w:r>
      <w:r>
        <w:rPr>
          <w:noProof/>
        </w:rPr>
        <w:t>s</w:t>
      </w:r>
      <w:r w:rsidRPr="00284956">
        <w:rPr>
          <w:noProof/>
        </w:rPr>
        <w:t xml:space="preserve"> a set of trust anchors, each consisting of a list of trusted root certificates and a list of corresponding PLMN-IDs. Any given PLMN-ID appear</w:t>
      </w:r>
      <w:r>
        <w:rPr>
          <w:noProof/>
        </w:rPr>
        <w:t>s</w:t>
      </w:r>
      <w:r w:rsidRPr="00284956">
        <w:rPr>
          <w:noProof/>
        </w:rPr>
        <w:t xml:space="preserve"> in at most one trust anchor. During N32-c connection setup, the SEPP map</w:t>
      </w:r>
      <w:r>
        <w:rPr>
          <w:noProof/>
        </w:rPr>
        <w:t>s</w:t>
      </w:r>
      <w:r w:rsidRPr="00284956">
        <w:rPr>
          <w:noProof/>
        </w:rPr>
        <w:t xml:space="preserve"> the PLMN-ID of the remote SEPP leaf certificate to the associated trust anchor for the purposes of certificate chain verification. Only the root certificates in the associated list </w:t>
      </w:r>
      <w:r>
        <w:rPr>
          <w:noProof/>
        </w:rPr>
        <w:t xml:space="preserve">is </w:t>
      </w:r>
      <w:r w:rsidRPr="00284956">
        <w:rPr>
          <w:noProof/>
        </w:rPr>
        <w:t xml:space="preserve">treated as trusted during certificate chain verification. If the remote SEPP certificate contains multiple PLMN-IDs that are mapped to different trust anchors, then that certificate </w:t>
      </w:r>
      <w:r>
        <w:rPr>
          <w:noProof/>
        </w:rPr>
        <w:t xml:space="preserve">is </w:t>
      </w:r>
      <w:r w:rsidRPr="00284956">
        <w:rPr>
          <w:noProof/>
        </w:rPr>
        <w:t>rejected.</w:t>
      </w:r>
    </w:p>
    <w:p w14:paraId="6370500F" w14:textId="787BD3A5" w:rsidR="00343728" w:rsidRPr="00084A19" w:rsidRDefault="00343728" w:rsidP="00343728">
      <w:pPr>
        <w:rPr>
          <w:noProof/>
        </w:rPr>
      </w:pPr>
      <w:r w:rsidRPr="000E6893">
        <w:rPr>
          <w:i/>
          <w:noProof/>
        </w:rPr>
        <w:t>Threat References:</w:t>
      </w:r>
      <w:r w:rsidRPr="00084A19">
        <w:rPr>
          <w:noProof/>
        </w:rPr>
        <w:t xml:space="preserve"> TR 33.926 [4], clause 5.3.3.</w:t>
      </w:r>
      <w:r w:rsidR="00081BA2" w:rsidRPr="00081BA2">
        <w:t xml:space="preserve"> </w:t>
      </w:r>
      <w:r w:rsidR="00081BA2" w:rsidRPr="00081BA2">
        <w:rPr>
          <w:noProof/>
        </w:rPr>
        <w:t xml:space="preserve">X </w:t>
      </w:r>
      <w:r w:rsidRPr="00084A19">
        <w:rPr>
          <w:noProof/>
        </w:rPr>
        <w:t xml:space="preserve">, </w:t>
      </w:r>
      <w:r w:rsidR="00081BA2" w:rsidRPr="00081BA2">
        <w:rPr>
          <w:noProof/>
        </w:rPr>
        <w:t>Impersonation</w:t>
      </w:r>
      <w:r>
        <w:rPr>
          <w:noProof/>
        </w:rPr>
        <w:t>, clause 5.3.6.10, Insecure Network Services</w:t>
      </w:r>
      <w:r w:rsidR="00081BA2" w:rsidRPr="00081BA2">
        <w:rPr>
          <w:noProof/>
        </w:rPr>
        <w:t>, clause 5.3.6.14, Eavesdropping</w:t>
      </w:r>
      <w:r w:rsidR="00081BA2">
        <w:rPr>
          <w:noProof/>
        </w:rPr>
        <w:t>.</w:t>
      </w:r>
    </w:p>
    <w:p w14:paraId="66BC3A5F" w14:textId="77777777" w:rsidR="00343728" w:rsidRPr="000E6893" w:rsidRDefault="00343728" w:rsidP="00343728">
      <w:pPr>
        <w:rPr>
          <w:i/>
          <w:noProof/>
        </w:rPr>
      </w:pPr>
      <w:r w:rsidRPr="000E6893">
        <w:rPr>
          <w:i/>
          <w:noProof/>
        </w:rPr>
        <w:t xml:space="preserve">Test Case: </w:t>
      </w:r>
    </w:p>
    <w:p w14:paraId="5E183011" w14:textId="77777777" w:rsidR="00343728" w:rsidRPr="00084A19" w:rsidRDefault="00343728" w:rsidP="00343728">
      <w:pPr>
        <w:rPr>
          <w:noProof/>
        </w:rPr>
      </w:pPr>
      <w:r w:rsidRPr="000E6893">
        <w:rPr>
          <w:b/>
          <w:noProof/>
        </w:rPr>
        <w:t>Test Name:</w:t>
      </w:r>
      <w:r w:rsidRPr="00084A19">
        <w:rPr>
          <w:noProof/>
        </w:rPr>
        <w:t xml:space="preserve"> TC_CORRECT_TRUST_ANCHORING</w:t>
      </w:r>
    </w:p>
    <w:p w14:paraId="60F8E90B" w14:textId="77777777" w:rsidR="00343728" w:rsidRPr="000E6893" w:rsidRDefault="00343728" w:rsidP="00343728">
      <w:pPr>
        <w:rPr>
          <w:b/>
          <w:noProof/>
        </w:rPr>
      </w:pPr>
      <w:r w:rsidRPr="000E6893">
        <w:rPr>
          <w:b/>
          <w:noProof/>
        </w:rPr>
        <w:t>Purpose:</w:t>
      </w:r>
    </w:p>
    <w:p w14:paraId="48114847" w14:textId="77777777" w:rsidR="00343728" w:rsidRPr="00084A19" w:rsidRDefault="00343728" w:rsidP="00343728">
      <w:pPr>
        <w:rPr>
          <w:noProof/>
        </w:rPr>
      </w:pPr>
      <w:r w:rsidRPr="00084A19">
        <w:rPr>
          <w:noProof/>
        </w:rPr>
        <w:t>Verify that the SEPP under test correctly implements trust anchoring when setting up HTTPS (TLS) connections.</w:t>
      </w:r>
    </w:p>
    <w:p w14:paraId="5A0E9A3E" w14:textId="77777777" w:rsidR="00343728" w:rsidRPr="000E6893" w:rsidRDefault="00343728" w:rsidP="00343728">
      <w:pPr>
        <w:rPr>
          <w:b/>
          <w:noProof/>
        </w:rPr>
      </w:pPr>
      <w:r w:rsidRPr="000E6893">
        <w:rPr>
          <w:b/>
          <w:noProof/>
        </w:rPr>
        <w:t>Procedure and execution steps:</w:t>
      </w:r>
    </w:p>
    <w:p w14:paraId="7D401D2D" w14:textId="77777777" w:rsidR="00343728" w:rsidRPr="000E6893" w:rsidRDefault="00343728" w:rsidP="00343728">
      <w:pPr>
        <w:rPr>
          <w:b/>
          <w:noProof/>
        </w:rPr>
      </w:pPr>
      <w:r w:rsidRPr="000E6893">
        <w:rPr>
          <w:b/>
          <w:noProof/>
        </w:rPr>
        <w:t>Pre-Conditions:</w:t>
      </w:r>
    </w:p>
    <w:p w14:paraId="1FAC53B1" w14:textId="77777777" w:rsidR="00343728" w:rsidRPr="00084A19" w:rsidRDefault="00343728" w:rsidP="00DA667B">
      <w:pPr>
        <w:pStyle w:val="B10"/>
        <w:rPr>
          <w:noProof/>
        </w:rPr>
      </w:pPr>
      <w:r>
        <w:rPr>
          <w:noProof/>
        </w:rPr>
        <w:t xml:space="preserve"> - </w:t>
      </w:r>
      <w:r>
        <w:rPr>
          <w:noProof/>
        </w:rPr>
        <w:tab/>
      </w:r>
      <w:r w:rsidRPr="00084A19">
        <w:rPr>
          <w:noProof/>
        </w:rPr>
        <w:t>System documentation of the SEPP under test, which details the methods supported for TLS protection on N32 and how internal log files can be accessed.</w:t>
      </w:r>
    </w:p>
    <w:p w14:paraId="31136905" w14:textId="77777777" w:rsidR="00343728" w:rsidRPr="00084A19" w:rsidRDefault="00343728" w:rsidP="00DA667B">
      <w:pPr>
        <w:pStyle w:val="B10"/>
        <w:rPr>
          <w:noProof/>
        </w:rPr>
      </w:pPr>
      <w:r w:rsidRPr="00084A19">
        <w:rPr>
          <w:noProof/>
        </w:rPr>
        <w:t xml:space="preserve">- </w:t>
      </w:r>
      <w:r>
        <w:rPr>
          <w:noProof/>
        </w:rPr>
        <w:tab/>
      </w:r>
      <w:r w:rsidRPr="00084A19">
        <w:rPr>
          <w:noProof/>
        </w:rPr>
        <w:t>Two simulated, independent root CAs, denoted RCA1 and RCA2</w:t>
      </w:r>
    </w:p>
    <w:p w14:paraId="72A3B75A" w14:textId="77777777" w:rsidR="002C56F5" w:rsidRDefault="00343728" w:rsidP="002C56F5">
      <w:pPr>
        <w:pStyle w:val="B10"/>
        <w:rPr>
          <w:noProof/>
        </w:rPr>
      </w:pPr>
      <w:r w:rsidRPr="00084A19">
        <w:rPr>
          <w:noProof/>
        </w:rPr>
        <w:t>-</w:t>
      </w:r>
      <w:r w:rsidRPr="00084A19">
        <w:rPr>
          <w:noProof/>
        </w:rPr>
        <w:tab/>
        <w:t xml:space="preserve">A peer SEPP instance of a remote PLMN for N32 communication with the SEPP under test, which may be simulated. </w:t>
      </w:r>
    </w:p>
    <w:p w14:paraId="50B0B5BD" w14:textId="33AF3E1B" w:rsidR="00343728" w:rsidRPr="00084A19" w:rsidRDefault="002C56F5" w:rsidP="002C56F5">
      <w:pPr>
        <w:pStyle w:val="B10"/>
        <w:rPr>
          <w:noProof/>
        </w:rPr>
      </w:pPr>
      <w:r>
        <w:rPr>
          <w:noProof/>
        </w:rPr>
        <w:t>-</w:t>
      </w:r>
      <w:r>
        <w:rPr>
          <w:noProof/>
        </w:rPr>
        <w:tab/>
        <w:t>Certificates generated during testing should have both client and server extendedKeyUsage OIDs set per TS 33.310 [9] Table 6.1.3c.3-1, because SEPP can act both as client and server in an inter-domain (N32) scenario.</w:t>
      </w:r>
    </w:p>
    <w:p w14:paraId="2638F418" w14:textId="77777777" w:rsidR="00343728" w:rsidRPr="000E6893" w:rsidRDefault="00343728" w:rsidP="00343728">
      <w:pPr>
        <w:rPr>
          <w:b/>
          <w:noProof/>
        </w:rPr>
      </w:pPr>
      <w:r w:rsidRPr="000E6893">
        <w:rPr>
          <w:b/>
          <w:noProof/>
        </w:rPr>
        <w:t>Execution Steps</w:t>
      </w:r>
    </w:p>
    <w:p w14:paraId="71F90DCA" w14:textId="77777777" w:rsidR="00343728" w:rsidRPr="00084A19" w:rsidRDefault="00343728" w:rsidP="00DA667B">
      <w:pPr>
        <w:pStyle w:val="B10"/>
        <w:rPr>
          <w:noProof/>
        </w:rPr>
      </w:pPr>
      <w:r w:rsidRPr="00084A19">
        <w:rPr>
          <w:noProof/>
        </w:rPr>
        <w:t>1</w:t>
      </w:r>
      <w:r>
        <w:rPr>
          <w:noProof/>
        </w:rPr>
        <w:t>.</w:t>
      </w:r>
      <w:r>
        <w:rPr>
          <w:noProof/>
        </w:rPr>
        <w:tab/>
      </w:r>
      <w:r w:rsidRPr="00084A19">
        <w:rPr>
          <w:noProof/>
        </w:rPr>
        <w:t>The tester selects two different PLMN</w:t>
      </w:r>
      <w:r>
        <w:rPr>
          <w:noProof/>
        </w:rPr>
        <w:t xml:space="preserve"> </w:t>
      </w:r>
      <w:r w:rsidRPr="00084A19">
        <w:rPr>
          <w:noProof/>
        </w:rPr>
        <w:t>IDs, denoted ID1 and ID2, e.g. ID1={M</w:t>
      </w:r>
      <w:r>
        <w:rPr>
          <w:noProof/>
        </w:rPr>
        <w:t>C</w:t>
      </w:r>
      <w:r w:rsidRPr="00084A19">
        <w:rPr>
          <w:noProof/>
        </w:rPr>
        <w:t>C=262, MNC=01} and ID2={M</w:t>
      </w:r>
      <w:r>
        <w:rPr>
          <w:noProof/>
        </w:rPr>
        <w:t>C</w:t>
      </w:r>
      <w:r w:rsidRPr="00084A19">
        <w:rPr>
          <w:noProof/>
        </w:rPr>
        <w:t>C=262, MNC=02}.</w:t>
      </w:r>
    </w:p>
    <w:p w14:paraId="7A92ECC0" w14:textId="77777777" w:rsidR="00343728" w:rsidRDefault="00343728" w:rsidP="00DA667B">
      <w:pPr>
        <w:pStyle w:val="B10"/>
        <w:rPr>
          <w:noProof/>
        </w:rPr>
      </w:pPr>
      <w:r w:rsidRPr="00084A19">
        <w:rPr>
          <w:noProof/>
        </w:rPr>
        <w:t>2</w:t>
      </w:r>
      <w:r>
        <w:rPr>
          <w:noProof/>
        </w:rPr>
        <w:t>.</w:t>
      </w:r>
      <w:r>
        <w:rPr>
          <w:noProof/>
        </w:rPr>
        <w:tab/>
      </w:r>
      <w:r w:rsidRPr="00084A19">
        <w:rPr>
          <w:noProof/>
        </w:rPr>
        <w:t>The tester configures two trust anchors in the SEPP under test, as follows:</w:t>
      </w:r>
    </w:p>
    <w:p w14:paraId="71917104" w14:textId="77777777" w:rsidR="00343728" w:rsidRDefault="00343728" w:rsidP="00DA667B">
      <w:pPr>
        <w:pStyle w:val="B2"/>
        <w:rPr>
          <w:noProof/>
        </w:rPr>
      </w:pPr>
      <w:r>
        <w:rPr>
          <w:noProof/>
        </w:rPr>
        <w:t xml:space="preserve">- </w:t>
      </w:r>
      <w:r>
        <w:rPr>
          <w:noProof/>
        </w:rPr>
        <w:tab/>
      </w:r>
      <w:r w:rsidRPr="00084A19">
        <w:rPr>
          <w:noProof/>
        </w:rPr>
        <w:t xml:space="preserve">ID1 gets associated with RCA1 and </w:t>
      </w:r>
    </w:p>
    <w:p w14:paraId="73A99C9D" w14:textId="77777777" w:rsidR="00343728" w:rsidRDefault="00343728" w:rsidP="00DA667B">
      <w:pPr>
        <w:pStyle w:val="B2"/>
        <w:rPr>
          <w:noProof/>
        </w:rPr>
      </w:pPr>
      <w:r>
        <w:rPr>
          <w:noProof/>
        </w:rPr>
        <w:t>-</w:t>
      </w:r>
      <w:r>
        <w:rPr>
          <w:noProof/>
        </w:rPr>
        <w:tab/>
      </w:r>
      <w:r w:rsidRPr="00084A19">
        <w:rPr>
          <w:noProof/>
        </w:rPr>
        <w:t>ID2 gets associated with RCA2.</w:t>
      </w:r>
    </w:p>
    <w:p w14:paraId="4CEA1E1B" w14:textId="41734DBD" w:rsidR="00343728" w:rsidRDefault="00343728" w:rsidP="00DA667B">
      <w:pPr>
        <w:pStyle w:val="B10"/>
        <w:rPr>
          <w:noProof/>
        </w:rPr>
      </w:pPr>
      <w:r>
        <w:rPr>
          <w:noProof/>
        </w:rPr>
        <w:t>3. The tester generates a certificate for the SEPP under test with which it authenticates itself towards a peer SEPP. The peer SEPP is configured to accept these certificates.</w:t>
      </w:r>
    </w:p>
    <w:p w14:paraId="4C91E160" w14:textId="7F7A1B9B" w:rsidR="00343728" w:rsidRDefault="00343728" w:rsidP="00DA667B">
      <w:pPr>
        <w:pStyle w:val="B10"/>
        <w:rPr>
          <w:noProof/>
        </w:rPr>
      </w:pPr>
      <w:r>
        <w:rPr>
          <w:noProof/>
        </w:rPr>
        <w:t>4.</w:t>
      </w:r>
      <w:r>
        <w:rPr>
          <w:noProof/>
        </w:rPr>
        <w:tab/>
      </w:r>
      <w:r w:rsidRPr="00084A19">
        <w:rPr>
          <w:noProof/>
        </w:rPr>
        <w:t>The tester generates four TLS certificates C1, C2, C3, C4 for the peer SEPP, as follows</w:t>
      </w:r>
      <w:r>
        <w:rPr>
          <w:noProof/>
        </w:rPr>
        <w:t>:</w:t>
      </w:r>
    </w:p>
    <w:p w14:paraId="13800B7A" w14:textId="77777777" w:rsidR="00343728" w:rsidRDefault="00343728" w:rsidP="00DA667B">
      <w:pPr>
        <w:pStyle w:val="B2"/>
        <w:rPr>
          <w:noProof/>
        </w:rPr>
      </w:pPr>
      <w:r>
        <w:rPr>
          <w:noProof/>
        </w:rPr>
        <w:t>-</w:t>
      </w:r>
      <w:r>
        <w:rPr>
          <w:noProof/>
        </w:rPr>
        <w:tab/>
      </w:r>
      <w:r w:rsidRPr="00084A19">
        <w:rPr>
          <w:noProof/>
        </w:rPr>
        <w:t>C1 contains ID1 and is signed by RCA1 (or a subCA which is signed only by RCA1)</w:t>
      </w:r>
    </w:p>
    <w:p w14:paraId="3244F481" w14:textId="77777777" w:rsidR="00343728" w:rsidRDefault="00343728" w:rsidP="00DA667B">
      <w:pPr>
        <w:pStyle w:val="B2"/>
        <w:rPr>
          <w:noProof/>
        </w:rPr>
      </w:pPr>
      <w:r>
        <w:rPr>
          <w:noProof/>
        </w:rPr>
        <w:t>-</w:t>
      </w:r>
      <w:r>
        <w:rPr>
          <w:noProof/>
        </w:rPr>
        <w:tab/>
      </w:r>
      <w:r w:rsidRPr="00084A19">
        <w:rPr>
          <w:noProof/>
        </w:rPr>
        <w:t>C2 contains ID2 and is signed by RCA2 (or a subCA which is signed only by RCA2)</w:t>
      </w:r>
    </w:p>
    <w:p w14:paraId="1A64C0A6" w14:textId="77777777" w:rsidR="00343728" w:rsidRDefault="00343728" w:rsidP="00DA667B">
      <w:pPr>
        <w:pStyle w:val="B2"/>
        <w:rPr>
          <w:noProof/>
        </w:rPr>
      </w:pPr>
      <w:r>
        <w:rPr>
          <w:noProof/>
        </w:rPr>
        <w:t>-</w:t>
      </w:r>
      <w:r>
        <w:rPr>
          <w:noProof/>
        </w:rPr>
        <w:tab/>
      </w:r>
      <w:r w:rsidRPr="00084A19">
        <w:rPr>
          <w:noProof/>
        </w:rPr>
        <w:t xml:space="preserve">C3 contains ID1 </w:t>
      </w:r>
      <w:r>
        <w:rPr>
          <w:noProof/>
        </w:rPr>
        <w:t xml:space="preserve">and </w:t>
      </w:r>
      <w:r w:rsidRPr="00084A19">
        <w:rPr>
          <w:noProof/>
        </w:rPr>
        <w:t xml:space="preserve">is signed by RCA2 (or a subCA which is signed only by RCA2)and </w:t>
      </w:r>
    </w:p>
    <w:p w14:paraId="263F543B" w14:textId="77777777" w:rsidR="00343728" w:rsidRPr="00084A19" w:rsidRDefault="00343728" w:rsidP="00DA667B">
      <w:pPr>
        <w:pStyle w:val="B2"/>
        <w:rPr>
          <w:noProof/>
        </w:rPr>
      </w:pPr>
      <w:r>
        <w:rPr>
          <w:noProof/>
        </w:rPr>
        <w:t>-</w:t>
      </w:r>
      <w:r>
        <w:rPr>
          <w:noProof/>
        </w:rPr>
        <w:tab/>
      </w:r>
      <w:r w:rsidRPr="00084A19">
        <w:rPr>
          <w:noProof/>
        </w:rPr>
        <w:t>C4 contains both ID1 and ID2 and is signed by RCA1 or RCA2 (or a subCA which is signed by RCA1 or RCA2).</w:t>
      </w:r>
    </w:p>
    <w:p w14:paraId="668F308D" w14:textId="77777777" w:rsidR="00343728" w:rsidRPr="000E6893" w:rsidRDefault="00343728" w:rsidP="00343728">
      <w:pPr>
        <w:pStyle w:val="NO"/>
      </w:pPr>
      <w:r w:rsidRPr="000E6893">
        <w:t>NOTE</w:t>
      </w:r>
      <w:r>
        <w:t xml:space="preserve"> 1</w:t>
      </w:r>
      <w:r w:rsidRPr="000E6893">
        <w:t xml:space="preserve">: </w:t>
      </w:r>
      <w:r>
        <w:tab/>
      </w:r>
      <w:r w:rsidRPr="000E6893">
        <w:t xml:space="preserve">The expression </w:t>
      </w:r>
      <w:r>
        <w:t>"</w:t>
      </w:r>
      <w:r w:rsidRPr="000E6893">
        <w:t>contains IDX</w:t>
      </w:r>
      <w:r>
        <w:t>"</w:t>
      </w:r>
      <w:r w:rsidRPr="000E6893">
        <w:t xml:space="preserve"> means that there exists a Subject Alternative Name (SAN) field in the certificate that contains the value chosen in step 1. Examples of the SAN field contents are </w:t>
      </w:r>
      <w:r>
        <w:t>example.</w:t>
      </w:r>
      <w:r w:rsidRPr="000E6893">
        <w:t xml:space="preserve">sepp.5gc.mnc02mcc262.3gppnetwork.org and </w:t>
      </w:r>
      <w:r>
        <w:t>example.</w:t>
      </w:r>
      <w:r w:rsidRPr="000E6893">
        <w:t>sepp.5gc.mnc01mcc262.</w:t>
      </w:r>
      <w:r>
        <w:t>exampleipx.</w:t>
      </w:r>
      <w:r w:rsidRPr="000E6893">
        <w:t>ipxnetwork.org</w:t>
      </w:r>
    </w:p>
    <w:p w14:paraId="1E467840" w14:textId="77777777" w:rsidR="00343728" w:rsidRPr="00084A19" w:rsidRDefault="00343728" w:rsidP="00DA667B">
      <w:pPr>
        <w:pStyle w:val="B10"/>
        <w:rPr>
          <w:noProof/>
        </w:rPr>
      </w:pPr>
      <w:r>
        <w:rPr>
          <w:noProof/>
        </w:rPr>
        <w:t>5.</w:t>
      </w:r>
      <w:r>
        <w:rPr>
          <w:noProof/>
        </w:rPr>
        <w:tab/>
      </w:r>
      <w:r w:rsidRPr="00084A19">
        <w:rPr>
          <w:noProof/>
        </w:rPr>
        <w:t xml:space="preserve">The peer SEPP is configured to authenticate itself using C1. If C1 was issued by a SubCA, then the SubCA certificate is included in the certificate chain which the peer SEPP </w:t>
      </w:r>
      <w:r>
        <w:rPr>
          <w:noProof/>
        </w:rPr>
        <w:t xml:space="preserve">uses to </w:t>
      </w:r>
      <w:r w:rsidRPr="00084A19">
        <w:rPr>
          <w:noProof/>
        </w:rPr>
        <w:t>authenticate itself. The tester initiates an N32c connection from the SEPP under test towards the peer SEPP and observes whether the HTTPS connection succeeds, and, if not, documents the failure reasons as shown in the log files of the SEPP under test.</w:t>
      </w:r>
    </w:p>
    <w:p w14:paraId="107FFFBA" w14:textId="77777777" w:rsidR="00343728" w:rsidRDefault="00343728" w:rsidP="00DA667B">
      <w:pPr>
        <w:pStyle w:val="B10"/>
        <w:rPr>
          <w:noProof/>
        </w:rPr>
      </w:pPr>
      <w:r w:rsidRPr="00084A19">
        <w:rPr>
          <w:noProof/>
        </w:rPr>
        <w:t>6</w:t>
      </w:r>
      <w:r>
        <w:rPr>
          <w:noProof/>
        </w:rPr>
        <w:t>.</w:t>
      </w:r>
      <w:r>
        <w:rPr>
          <w:noProof/>
        </w:rPr>
        <w:tab/>
      </w:r>
      <w:r w:rsidRPr="00084A19">
        <w:rPr>
          <w:noProof/>
        </w:rPr>
        <w:t>The tester repeats step</w:t>
      </w:r>
      <w:r>
        <w:rPr>
          <w:noProof/>
        </w:rPr>
        <w:t xml:space="preserve"> </w:t>
      </w:r>
      <w:r w:rsidRPr="00084A19">
        <w:rPr>
          <w:noProof/>
        </w:rPr>
        <w:t xml:space="preserve">5,  replacing C1 with C2, C3, and C4 iteratively. </w:t>
      </w:r>
    </w:p>
    <w:p w14:paraId="19823932" w14:textId="0A82023F" w:rsidR="00343728" w:rsidRPr="00084A19" w:rsidRDefault="00343728" w:rsidP="00DA667B">
      <w:pPr>
        <w:pStyle w:val="B10"/>
        <w:rPr>
          <w:noProof/>
        </w:rPr>
      </w:pPr>
      <w:r>
        <w:rPr>
          <w:noProof/>
        </w:rPr>
        <w:t>7</w:t>
      </w:r>
      <w:r w:rsidRPr="00A263A1">
        <w:rPr>
          <w:noProof/>
        </w:rPr>
        <w:t>.</w:t>
      </w:r>
      <w:r w:rsidRPr="00A263A1">
        <w:rPr>
          <w:noProof/>
        </w:rPr>
        <w:tab/>
      </w:r>
      <w:r>
        <w:rPr>
          <w:noProof/>
        </w:rPr>
        <w:t xml:space="preserve">Steps 3 to 6 are repeated in order to test for reversed client/server roles. Specifically, in step 5 the tester initiates the connection from the peer SEPP (instead of initiating the connection from the SEPP under test). </w:t>
      </w:r>
    </w:p>
    <w:p w14:paraId="33D8F69A" w14:textId="77777777" w:rsidR="00343728" w:rsidRDefault="00343728" w:rsidP="00343728">
      <w:pPr>
        <w:rPr>
          <w:b/>
          <w:noProof/>
        </w:rPr>
      </w:pPr>
      <w:r w:rsidRPr="000E6893">
        <w:rPr>
          <w:b/>
          <w:noProof/>
        </w:rPr>
        <w:t>Expected Results:</w:t>
      </w:r>
    </w:p>
    <w:p w14:paraId="257937B5" w14:textId="77777777" w:rsidR="00343728" w:rsidRDefault="00343728" w:rsidP="00343728">
      <w:pPr>
        <w:rPr>
          <w:noProof/>
        </w:rPr>
      </w:pPr>
      <w:r w:rsidRPr="00084A19">
        <w:rPr>
          <w:noProof/>
        </w:rPr>
        <w:t>In step 5</w:t>
      </w:r>
      <w:r>
        <w:rPr>
          <w:noProof/>
        </w:rPr>
        <w:t>,</w:t>
      </w:r>
      <w:r w:rsidRPr="00084A19">
        <w:rPr>
          <w:noProof/>
        </w:rPr>
        <w:t xml:space="preserve"> the TLS (HTTPS) connection setup succeeds for the iterations with C1 and C2 and fails for the iterations with C3 and C4.</w:t>
      </w:r>
    </w:p>
    <w:p w14:paraId="365AD25A" w14:textId="76085C13" w:rsidR="00343728" w:rsidRPr="00084A19" w:rsidRDefault="00343728" w:rsidP="00343728">
      <w:pPr>
        <w:pStyle w:val="NO"/>
        <w:rPr>
          <w:noProof/>
        </w:rPr>
      </w:pPr>
      <w:r>
        <w:rPr>
          <w:noProof/>
        </w:rPr>
        <w:t>NOTE 2:</w:t>
      </w:r>
      <w:r>
        <w:rPr>
          <w:noProof/>
        </w:rPr>
        <w:tab/>
      </w:r>
      <w:r w:rsidRPr="00084A19">
        <w:rPr>
          <w:noProof/>
        </w:rPr>
        <w:t>The iteration with C3 fails because the PLMN-ID indicated in the certificate does not match any of the trusted certificates in the corresponding trust anchor. The iteration with C4 fails because the</w:t>
      </w:r>
      <w:r>
        <w:rPr>
          <w:noProof/>
        </w:rPr>
        <w:t xml:space="preserve"> </w:t>
      </w:r>
      <w:r w:rsidRPr="00084A19">
        <w:rPr>
          <w:noProof/>
        </w:rPr>
        <w:t>PLMN-IDs indicated in the certificate are not associated with the same trust anchor.</w:t>
      </w:r>
    </w:p>
    <w:p w14:paraId="554497FE" w14:textId="77777777" w:rsidR="00343728" w:rsidRPr="000E6893" w:rsidRDefault="00343728" w:rsidP="00343728">
      <w:pPr>
        <w:rPr>
          <w:b/>
          <w:noProof/>
        </w:rPr>
      </w:pPr>
      <w:r w:rsidRPr="000E6893">
        <w:rPr>
          <w:b/>
          <w:noProof/>
        </w:rPr>
        <w:t>Expected format of evidence:</w:t>
      </w:r>
    </w:p>
    <w:p w14:paraId="4387C82F" w14:textId="77777777" w:rsidR="00343728" w:rsidRPr="00084A19" w:rsidRDefault="00343728" w:rsidP="00343728">
      <w:pPr>
        <w:rPr>
          <w:noProof/>
        </w:rPr>
      </w:pPr>
      <w:r>
        <w:rPr>
          <w:noProof/>
        </w:rPr>
        <w:t xml:space="preserve">The evidence is in the form of log file entries associated with eight TLS connection establishment attempts, where </w:t>
      </w:r>
      <w:r w:rsidRPr="00084A19">
        <w:rPr>
          <w:noProof/>
        </w:rPr>
        <w:t xml:space="preserve">entries </w:t>
      </w:r>
      <w:r>
        <w:rPr>
          <w:noProof/>
        </w:rPr>
        <w:t xml:space="preserve">for the cases with C1 and C2 indicate success, and entries for the cases with C3 and C4 indicate failure and show </w:t>
      </w:r>
      <w:r w:rsidRPr="00084A19">
        <w:rPr>
          <w:noProof/>
        </w:rPr>
        <w:t xml:space="preserve">the </w:t>
      </w:r>
      <w:r>
        <w:rPr>
          <w:noProof/>
        </w:rPr>
        <w:t>corresponding failure reasons, including TLS Error Alert 48 (unknown_ca).</w:t>
      </w:r>
    </w:p>
    <w:p w14:paraId="4B1795E7" w14:textId="77777777" w:rsidR="00EE7869" w:rsidRPr="00137EBA" w:rsidRDefault="00EE7869" w:rsidP="00EE7869">
      <w:pPr>
        <w:rPr>
          <w:lang w:eastAsia="zh-CN"/>
        </w:rPr>
      </w:pPr>
    </w:p>
    <w:p w14:paraId="62DEAF29" w14:textId="77777777" w:rsidR="00953C2D" w:rsidRPr="00137EBA" w:rsidRDefault="00953C2D" w:rsidP="00953C2D">
      <w:pPr>
        <w:pStyle w:val="Heading3"/>
        <w:keepNext w:val="0"/>
        <w:keepLines w:val="0"/>
        <w:suppressLineNumbers/>
        <w:suppressAutoHyphens/>
      </w:pPr>
      <w:bookmarkStart w:id="116" w:name="_Toc22547709"/>
      <w:bookmarkStart w:id="117" w:name="_Toc22548262"/>
      <w:bookmarkStart w:id="118" w:name="_Toc137716261"/>
      <w:r w:rsidRPr="00137EBA">
        <w:t>4.2.6</w:t>
      </w:r>
      <w:r w:rsidRPr="00137EBA">
        <w:tab/>
        <w:t>Network Devices</w:t>
      </w:r>
      <w:bookmarkEnd w:id="116"/>
      <w:bookmarkEnd w:id="117"/>
      <w:bookmarkEnd w:id="118"/>
    </w:p>
    <w:p w14:paraId="13F2957C" w14:textId="77777777" w:rsidR="00EE7869" w:rsidRPr="00137EBA" w:rsidRDefault="00EE7869" w:rsidP="00EE7869">
      <w:pPr>
        <w:rPr>
          <w:lang w:eastAsia="zh-CN"/>
        </w:rPr>
      </w:pPr>
      <w:r w:rsidRPr="00137EBA">
        <w:rPr>
          <w:color w:val="000000"/>
        </w:rPr>
        <w:t xml:space="preserve">There are no SEPP-specific additions to </w:t>
      </w:r>
      <w:r w:rsidRPr="00137EBA">
        <w:rPr>
          <w:rStyle w:val="Emphasis"/>
          <w:i w:val="0"/>
        </w:rPr>
        <w:t>clause 4.2.6 in TS 33.117 [2].</w:t>
      </w:r>
    </w:p>
    <w:p w14:paraId="5C5D6480" w14:textId="77777777" w:rsidR="00953C2D" w:rsidRPr="00137EBA" w:rsidRDefault="00953C2D" w:rsidP="00953C2D">
      <w:pPr>
        <w:pStyle w:val="Heading2"/>
        <w:keepNext w:val="0"/>
        <w:keepLines w:val="0"/>
        <w:suppressLineNumbers/>
        <w:suppressAutoHyphens/>
      </w:pPr>
      <w:bookmarkStart w:id="119" w:name="_Toc22547710"/>
      <w:bookmarkStart w:id="120" w:name="_Toc22548263"/>
      <w:bookmarkStart w:id="121" w:name="_Toc137716262"/>
      <w:r w:rsidRPr="00137EBA">
        <w:t>4.3</w:t>
      </w:r>
      <w:r w:rsidRPr="00137EBA">
        <w:tab/>
        <w:t>SEPP-specific adaptations of hardening requirements and related test cases</w:t>
      </w:r>
      <w:bookmarkEnd w:id="119"/>
      <w:bookmarkEnd w:id="120"/>
      <w:bookmarkEnd w:id="121"/>
    </w:p>
    <w:p w14:paraId="05E57405" w14:textId="77777777" w:rsidR="00953C2D" w:rsidRPr="00137EBA" w:rsidRDefault="00953C2D" w:rsidP="00953C2D">
      <w:pPr>
        <w:pStyle w:val="Heading3"/>
      </w:pPr>
      <w:bookmarkStart w:id="122" w:name="_Toc22547711"/>
      <w:bookmarkStart w:id="123" w:name="_Toc22548264"/>
      <w:bookmarkStart w:id="124" w:name="_Toc137716263"/>
      <w:r w:rsidRPr="00137EBA">
        <w:t>4.3.1</w:t>
      </w:r>
      <w:r w:rsidRPr="00137EBA">
        <w:tab/>
        <w:t>Introduction</w:t>
      </w:r>
      <w:bookmarkEnd w:id="122"/>
      <w:bookmarkEnd w:id="123"/>
      <w:bookmarkEnd w:id="124"/>
    </w:p>
    <w:p w14:paraId="4EA09E69" w14:textId="77777777" w:rsidR="0038718D" w:rsidRPr="00137EBA" w:rsidRDefault="0038718D" w:rsidP="0038718D">
      <w:r w:rsidRPr="00137EBA">
        <w:t>The requirements proposed hereafter (with the relative test cases) aim to securing SEPP by reducing its surface of vulnerability. In particular, the identified requirements aim to ensure that all the default configurations of SEPP (including operating system software, firmware and applications) are appropriately set.</w:t>
      </w:r>
    </w:p>
    <w:p w14:paraId="02E9FDA3" w14:textId="77777777" w:rsidR="00953C2D" w:rsidRPr="00137EBA" w:rsidRDefault="00953C2D" w:rsidP="00953C2D">
      <w:pPr>
        <w:pStyle w:val="Heading3"/>
      </w:pPr>
      <w:bookmarkStart w:id="125" w:name="_Toc22547712"/>
      <w:bookmarkStart w:id="126" w:name="_Toc22548265"/>
      <w:bookmarkStart w:id="127" w:name="_Toc137716264"/>
      <w:r w:rsidRPr="00137EBA">
        <w:t>4.3.2</w:t>
      </w:r>
      <w:r w:rsidRPr="00137EBA">
        <w:tab/>
        <w:t xml:space="preserve">Technical </w:t>
      </w:r>
      <w:bookmarkEnd w:id="125"/>
      <w:bookmarkEnd w:id="126"/>
      <w:r w:rsidR="00113678">
        <w:t>b</w:t>
      </w:r>
      <w:r w:rsidR="00113678" w:rsidRPr="00137EBA">
        <w:t>aseline</w:t>
      </w:r>
      <w:bookmarkEnd w:id="127"/>
    </w:p>
    <w:p w14:paraId="65B4015F" w14:textId="77777777" w:rsidR="00EE7869" w:rsidRPr="00137EBA" w:rsidRDefault="00EE7869" w:rsidP="00EE7869">
      <w:pPr>
        <w:rPr>
          <w:lang w:eastAsia="zh-CN"/>
        </w:rPr>
      </w:pPr>
      <w:r w:rsidRPr="00137EBA">
        <w:rPr>
          <w:lang w:eastAsia="zh-CN"/>
        </w:rPr>
        <w:t>There are no SEPP-specific additions to clause 4.3.2 in TS 33.117 [2].</w:t>
      </w:r>
    </w:p>
    <w:p w14:paraId="45A58B55" w14:textId="77777777" w:rsidR="00953C2D" w:rsidRPr="00137EBA" w:rsidRDefault="00953C2D" w:rsidP="00953C2D">
      <w:pPr>
        <w:pStyle w:val="Heading3"/>
      </w:pPr>
      <w:bookmarkStart w:id="128" w:name="_Toc22547713"/>
      <w:bookmarkStart w:id="129" w:name="_Toc22548266"/>
      <w:bookmarkStart w:id="130" w:name="_Toc137716265"/>
      <w:r w:rsidRPr="00137EBA">
        <w:t>4.3.3</w:t>
      </w:r>
      <w:r w:rsidRPr="00137EBA">
        <w:tab/>
        <w:t xml:space="preserve">Operating </w:t>
      </w:r>
      <w:bookmarkEnd w:id="128"/>
      <w:bookmarkEnd w:id="129"/>
      <w:r w:rsidR="00113678">
        <w:t>s</w:t>
      </w:r>
      <w:r w:rsidR="00113678" w:rsidRPr="00137EBA">
        <w:t>ystems</w:t>
      </w:r>
      <w:bookmarkEnd w:id="130"/>
    </w:p>
    <w:p w14:paraId="7ADF02FC" w14:textId="77777777" w:rsidR="00EE7869" w:rsidRPr="00137EBA" w:rsidRDefault="00EE7869" w:rsidP="00EE7869">
      <w:pPr>
        <w:rPr>
          <w:lang w:eastAsia="zh-CN"/>
        </w:rPr>
      </w:pPr>
      <w:r w:rsidRPr="00137EBA">
        <w:rPr>
          <w:lang w:eastAsia="zh-CN"/>
        </w:rPr>
        <w:t>There are no SEPP-specific additions to clause 4.3.3 in TS 33.117 [2].</w:t>
      </w:r>
    </w:p>
    <w:p w14:paraId="588265D9" w14:textId="77777777" w:rsidR="00953C2D" w:rsidRPr="00137EBA" w:rsidRDefault="00953C2D" w:rsidP="00953C2D">
      <w:pPr>
        <w:pStyle w:val="Heading3"/>
      </w:pPr>
      <w:bookmarkStart w:id="131" w:name="_Toc22547714"/>
      <w:bookmarkStart w:id="132" w:name="_Toc22548267"/>
      <w:bookmarkStart w:id="133" w:name="_Toc137716266"/>
      <w:r w:rsidRPr="00137EBA">
        <w:t>4.3.4</w:t>
      </w:r>
      <w:r w:rsidRPr="00137EBA">
        <w:tab/>
        <w:t xml:space="preserve">Web </w:t>
      </w:r>
      <w:bookmarkEnd w:id="131"/>
      <w:bookmarkEnd w:id="132"/>
      <w:r w:rsidR="00113678">
        <w:t>s</w:t>
      </w:r>
      <w:r w:rsidR="00113678" w:rsidRPr="00137EBA">
        <w:t>ervers</w:t>
      </w:r>
      <w:bookmarkEnd w:id="133"/>
    </w:p>
    <w:p w14:paraId="1D8A09AE" w14:textId="77777777" w:rsidR="00EE7869" w:rsidRPr="00137EBA" w:rsidRDefault="00EE7869" w:rsidP="00EE7869">
      <w:pPr>
        <w:rPr>
          <w:lang w:eastAsia="zh-CN"/>
        </w:rPr>
      </w:pPr>
      <w:r w:rsidRPr="00137EBA">
        <w:rPr>
          <w:lang w:eastAsia="zh-CN"/>
        </w:rPr>
        <w:t>There are no SEPP-specific additions to clause 4.3.4 in TS 33.117 [2].</w:t>
      </w:r>
    </w:p>
    <w:p w14:paraId="53A21580" w14:textId="77777777" w:rsidR="00953C2D" w:rsidRPr="00137EBA" w:rsidRDefault="00953C2D" w:rsidP="00953C2D">
      <w:pPr>
        <w:pStyle w:val="Heading3"/>
      </w:pPr>
      <w:bookmarkStart w:id="134" w:name="_Toc22547715"/>
      <w:bookmarkStart w:id="135" w:name="_Toc22548268"/>
      <w:bookmarkStart w:id="136" w:name="_Toc137716267"/>
      <w:r w:rsidRPr="00137EBA">
        <w:t>4.3.5</w:t>
      </w:r>
      <w:r w:rsidRPr="00137EBA">
        <w:tab/>
        <w:t xml:space="preserve">Network </w:t>
      </w:r>
      <w:bookmarkEnd w:id="134"/>
      <w:bookmarkEnd w:id="135"/>
      <w:r w:rsidR="00113678">
        <w:t>d</w:t>
      </w:r>
      <w:r w:rsidR="00113678" w:rsidRPr="00137EBA">
        <w:t>evices</w:t>
      </w:r>
      <w:bookmarkEnd w:id="136"/>
    </w:p>
    <w:p w14:paraId="0C1FBFAC" w14:textId="77777777" w:rsidR="00EE7869" w:rsidRDefault="00EE7869" w:rsidP="00EE7869">
      <w:pPr>
        <w:rPr>
          <w:lang w:eastAsia="zh-CN"/>
        </w:rPr>
      </w:pPr>
      <w:r w:rsidRPr="00137EBA">
        <w:rPr>
          <w:lang w:eastAsia="zh-CN"/>
        </w:rPr>
        <w:t>There are no SEPP-specific additions to clause 4.3.5 in TS 33.117 [2].</w:t>
      </w:r>
    </w:p>
    <w:p w14:paraId="3908D9BD" w14:textId="77777777" w:rsidR="00115330" w:rsidRDefault="00115330" w:rsidP="00115330">
      <w:pPr>
        <w:pStyle w:val="Heading3"/>
        <w:rPr>
          <w:rFonts w:eastAsia="SimSun"/>
        </w:rPr>
      </w:pPr>
      <w:bookmarkStart w:id="137" w:name="_Toc19542453"/>
      <w:bookmarkStart w:id="138" w:name="_Toc137716268"/>
      <w:r>
        <w:rPr>
          <w:rFonts w:eastAsia="SimSun"/>
        </w:rPr>
        <w:t>4.3.6</w:t>
      </w:r>
      <w:r>
        <w:rPr>
          <w:rFonts w:eastAsia="SimSun"/>
        </w:rPr>
        <w:tab/>
        <w:t xml:space="preserve">Network </w:t>
      </w:r>
      <w:r w:rsidR="00113678">
        <w:rPr>
          <w:rFonts w:eastAsia="SimSun"/>
        </w:rPr>
        <w:t>f</w:t>
      </w:r>
      <w:r>
        <w:rPr>
          <w:rFonts w:eastAsia="SimSun"/>
        </w:rPr>
        <w:t>unctions in service-based architecture</w:t>
      </w:r>
      <w:bookmarkEnd w:id="137"/>
      <w:bookmarkEnd w:id="138"/>
    </w:p>
    <w:p w14:paraId="2396009A" w14:textId="77777777" w:rsidR="00115330" w:rsidRPr="00137EBA" w:rsidRDefault="00115330" w:rsidP="00115330">
      <w:pPr>
        <w:rPr>
          <w:lang w:eastAsia="zh-CN"/>
        </w:rPr>
      </w:pPr>
      <w:r>
        <w:rPr>
          <w:lang w:eastAsia="zh-CN"/>
        </w:rPr>
        <w:t>There are no SEPP-specific additions to clause 4.3.6 in TS 33.117 [2].</w:t>
      </w:r>
    </w:p>
    <w:p w14:paraId="4CA1DEB9" w14:textId="77777777" w:rsidR="00953C2D" w:rsidRPr="00137EBA" w:rsidRDefault="00953C2D" w:rsidP="00953C2D">
      <w:pPr>
        <w:pStyle w:val="Heading2"/>
        <w:keepNext w:val="0"/>
        <w:keepLines w:val="0"/>
        <w:suppressLineNumbers/>
        <w:suppressAutoHyphens/>
      </w:pPr>
      <w:bookmarkStart w:id="139" w:name="_Toc22547716"/>
      <w:bookmarkStart w:id="140" w:name="_Toc22548269"/>
      <w:bookmarkStart w:id="141" w:name="_Toc137716269"/>
      <w:r w:rsidRPr="00137EBA">
        <w:t>4.4</w:t>
      </w:r>
      <w:r w:rsidRPr="00137EBA">
        <w:tab/>
        <w:t>SEPP-specific adaptations of basic vulnerability testing requirements and related test cases</w:t>
      </w:r>
      <w:bookmarkEnd w:id="139"/>
      <w:bookmarkEnd w:id="140"/>
      <w:bookmarkEnd w:id="141"/>
    </w:p>
    <w:p w14:paraId="78EA43AF" w14:textId="77777777" w:rsidR="005F46AD" w:rsidRDefault="005F46AD" w:rsidP="00DA667B">
      <w:pPr>
        <w:pStyle w:val="Heading3"/>
        <w:rPr>
          <w:rFonts w:eastAsia="MS Mincho"/>
          <w:lang w:eastAsia="zh-CN"/>
        </w:rPr>
      </w:pPr>
      <w:bookmarkStart w:id="142" w:name="_Toc137716270"/>
      <w:bookmarkStart w:id="143" w:name="historyclause"/>
      <w:r>
        <w:rPr>
          <w:rFonts w:eastAsia="MS Mincho"/>
        </w:rPr>
        <w:t>4.4.1</w:t>
      </w:r>
      <w:r>
        <w:rPr>
          <w:rFonts w:eastAsia="MS Mincho"/>
        </w:rPr>
        <w:tab/>
        <w:t>Introduction</w:t>
      </w:r>
      <w:bookmarkEnd w:id="142"/>
    </w:p>
    <w:p w14:paraId="4E3380AB" w14:textId="77777777" w:rsidR="005F46AD" w:rsidRDefault="005F46AD" w:rsidP="005F46AD">
      <w:pPr>
        <w:spacing w:after="0"/>
        <w:rPr>
          <w:noProof/>
        </w:rPr>
      </w:pPr>
      <w:r w:rsidRPr="00475F4F">
        <w:rPr>
          <w:noProof/>
        </w:rPr>
        <w:t>There</w:t>
      </w:r>
      <w:r>
        <w:rPr>
          <w:noProof/>
        </w:rPr>
        <w:t xml:space="preserve"> are no SEPP specific add</w:t>
      </w:r>
      <w:r w:rsidR="00357821">
        <w:rPr>
          <w:noProof/>
        </w:rPr>
        <w:t>i</w:t>
      </w:r>
      <w:r>
        <w:rPr>
          <w:noProof/>
        </w:rPr>
        <w:t>tions to clause 4.4.1 of TS 33.117 [2].</w:t>
      </w:r>
    </w:p>
    <w:p w14:paraId="28DBEFC6" w14:textId="77777777" w:rsidR="005F46AD" w:rsidRDefault="005F46AD" w:rsidP="005F46AD">
      <w:pPr>
        <w:spacing w:after="0"/>
        <w:rPr>
          <w:noProof/>
        </w:rPr>
      </w:pPr>
    </w:p>
    <w:p w14:paraId="188A35A1" w14:textId="77777777" w:rsidR="005F46AD" w:rsidRDefault="005F46AD" w:rsidP="005F46AD">
      <w:pPr>
        <w:pStyle w:val="Heading3"/>
        <w:rPr>
          <w:rFonts w:eastAsia="MS Mincho"/>
          <w:lang w:eastAsia="zh-CN"/>
        </w:rPr>
      </w:pPr>
      <w:bookmarkStart w:id="144" w:name="_Toc35348462"/>
      <w:bookmarkStart w:id="145" w:name="_Toc114146586"/>
      <w:bookmarkStart w:id="146" w:name="_Toc137716271"/>
      <w:r>
        <w:rPr>
          <w:rFonts w:eastAsia="MS Mincho"/>
        </w:rPr>
        <w:t>4.4.2</w:t>
      </w:r>
      <w:r>
        <w:rPr>
          <w:rFonts w:eastAsia="MS Mincho"/>
        </w:rPr>
        <w:tab/>
      </w:r>
      <w:r>
        <w:rPr>
          <w:rFonts w:eastAsia="MS Mincho"/>
          <w:lang w:eastAsia="zh-CN"/>
        </w:rPr>
        <w:t>Port Scanning</w:t>
      </w:r>
      <w:bookmarkEnd w:id="144"/>
      <w:bookmarkEnd w:id="145"/>
      <w:bookmarkEnd w:id="146"/>
    </w:p>
    <w:p w14:paraId="09382BE5" w14:textId="77777777" w:rsidR="005F46AD" w:rsidRDefault="005F46AD" w:rsidP="005F46AD">
      <w:pPr>
        <w:spacing w:after="0"/>
        <w:rPr>
          <w:noProof/>
        </w:rPr>
      </w:pPr>
      <w:r w:rsidRPr="00475F4F">
        <w:rPr>
          <w:noProof/>
        </w:rPr>
        <w:t>There</w:t>
      </w:r>
      <w:r>
        <w:rPr>
          <w:noProof/>
        </w:rPr>
        <w:t xml:space="preserve"> are no SEPP specific add</w:t>
      </w:r>
      <w:r w:rsidR="00357821">
        <w:rPr>
          <w:noProof/>
        </w:rPr>
        <w:t>i</w:t>
      </w:r>
      <w:r>
        <w:rPr>
          <w:noProof/>
        </w:rPr>
        <w:t>tions to clause 4.4.2 of TS 33.117 [2].</w:t>
      </w:r>
    </w:p>
    <w:p w14:paraId="4AF8B1D4" w14:textId="77777777" w:rsidR="005F46AD" w:rsidRDefault="005F46AD" w:rsidP="005F46AD">
      <w:pPr>
        <w:spacing w:after="0"/>
        <w:rPr>
          <w:noProof/>
        </w:rPr>
      </w:pPr>
    </w:p>
    <w:p w14:paraId="41CAF05A" w14:textId="77777777" w:rsidR="005F46AD" w:rsidRDefault="005F46AD" w:rsidP="005F46AD">
      <w:pPr>
        <w:pStyle w:val="Heading3"/>
        <w:rPr>
          <w:rFonts w:eastAsia="MS Mincho"/>
          <w:lang w:eastAsia="zh-CN"/>
        </w:rPr>
      </w:pPr>
      <w:bookmarkStart w:id="147" w:name="_Toc35348463"/>
      <w:bookmarkStart w:id="148" w:name="_Toc114146587"/>
      <w:bookmarkStart w:id="149" w:name="_Toc137716272"/>
      <w:r>
        <w:rPr>
          <w:rFonts w:eastAsia="MS Mincho"/>
        </w:rPr>
        <w:t>4.4.3</w:t>
      </w:r>
      <w:r>
        <w:rPr>
          <w:rFonts w:eastAsia="MS Mincho"/>
        </w:rPr>
        <w:tab/>
      </w:r>
      <w:r>
        <w:rPr>
          <w:rFonts w:eastAsia="MS Mincho"/>
          <w:lang w:eastAsia="zh-CN"/>
        </w:rPr>
        <w:t>Vulnerability scanning</w:t>
      </w:r>
      <w:bookmarkEnd w:id="147"/>
      <w:bookmarkEnd w:id="148"/>
      <w:bookmarkEnd w:id="149"/>
    </w:p>
    <w:p w14:paraId="21737A79" w14:textId="77777777" w:rsidR="005F46AD" w:rsidRDefault="005F46AD" w:rsidP="005F46AD">
      <w:pPr>
        <w:spacing w:after="0"/>
        <w:rPr>
          <w:noProof/>
        </w:rPr>
      </w:pPr>
      <w:r w:rsidRPr="00475F4F">
        <w:rPr>
          <w:noProof/>
        </w:rPr>
        <w:t>There</w:t>
      </w:r>
      <w:r>
        <w:rPr>
          <w:noProof/>
        </w:rPr>
        <w:t xml:space="preserve"> are no SEPP specific add</w:t>
      </w:r>
      <w:r w:rsidR="00357821">
        <w:rPr>
          <w:noProof/>
        </w:rPr>
        <w:t>i</w:t>
      </w:r>
      <w:r>
        <w:rPr>
          <w:noProof/>
        </w:rPr>
        <w:t>tions to clause 4.4.3 of TS 33.117 [2].</w:t>
      </w:r>
    </w:p>
    <w:p w14:paraId="662E3C43" w14:textId="77777777" w:rsidR="005F46AD" w:rsidRDefault="005F46AD" w:rsidP="005F46AD">
      <w:pPr>
        <w:spacing w:after="0"/>
        <w:rPr>
          <w:noProof/>
        </w:rPr>
      </w:pPr>
    </w:p>
    <w:p w14:paraId="16CABB0C" w14:textId="77777777" w:rsidR="005F46AD" w:rsidRDefault="005F46AD" w:rsidP="005F46AD">
      <w:pPr>
        <w:pStyle w:val="Heading3"/>
        <w:rPr>
          <w:rFonts w:eastAsia="MS Mincho"/>
        </w:rPr>
      </w:pPr>
      <w:bookmarkStart w:id="150" w:name="_Toc35348464"/>
      <w:bookmarkStart w:id="151" w:name="_Toc114146588"/>
      <w:bookmarkStart w:id="152" w:name="_Toc137716273"/>
      <w:r>
        <w:rPr>
          <w:rFonts w:eastAsia="MS Mincho"/>
        </w:rPr>
        <w:t>4.4.4</w:t>
      </w:r>
      <w:r>
        <w:rPr>
          <w:rFonts w:eastAsia="MS Mincho"/>
        </w:rPr>
        <w:tab/>
        <w:t>Robustness and fuzz testing</w:t>
      </w:r>
      <w:bookmarkEnd w:id="150"/>
      <w:bookmarkEnd w:id="151"/>
      <w:bookmarkEnd w:id="152"/>
      <w:r>
        <w:rPr>
          <w:rFonts w:eastAsia="MS Mincho"/>
        </w:rPr>
        <w:t xml:space="preserve"> </w:t>
      </w:r>
    </w:p>
    <w:p w14:paraId="7A7673A1" w14:textId="77777777" w:rsidR="005F46AD" w:rsidRDefault="005F46AD" w:rsidP="005F46AD">
      <w:pPr>
        <w:spacing w:after="0"/>
        <w:rPr>
          <w:noProof/>
        </w:rPr>
      </w:pPr>
      <w:r>
        <w:rPr>
          <w:noProof/>
        </w:rPr>
        <w:t>The test cases under clause 4.4.4 of TS 33.117 [2] are applicable to SEPP.</w:t>
      </w:r>
    </w:p>
    <w:p w14:paraId="2D3ED123" w14:textId="77777777" w:rsidR="005F46AD" w:rsidRDefault="005F46AD" w:rsidP="005F46AD">
      <w:pPr>
        <w:spacing w:after="0"/>
        <w:rPr>
          <w:noProof/>
        </w:rPr>
      </w:pPr>
    </w:p>
    <w:p w14:paraId="5DEA0A0C" w14:textId="77777777" w:rsidR="005F46AD" w:rsidRDefault="005F46AD" w:rsidP="005F46AD">
      <w:pPr>
        <w:spacing w:after="0"/>
        <w:rPr>
          <w:noProof/>
        </w:rPr>
      </w:pPr>
      <w:r>
        <w:rPr>
          <w:noProof/>
        </w:rPr>
        <w:t>The interface defined for the SEPP are in 4.2.4 of TS 23.501 [8].</w:t>
      </w:r>
    </w:p>
    <w:p w14:paraId="7690627F" w14:textId="77777777" w:rsidR="005F46AD" w:rsidRDefault="005F46AD" w:rsidP="005F46AD">
      <w:pPr>
        <w:spacing w:after="0"/>
        <w:rPr>
          <w:noProof/>
        </w:rPr>
      </w:pPr>
    </w:p>
    <w:p w14:paraId="1C1F90CF" w14:textId="77777777" w:rsidR="005F46AD" w:rsidRDefault="005F46AD" w:rsidP="005F46AD">
      <w:pPr>
        <w:spacing w:after="0"/>
        <w:rPr>
          <w:noProof/>
        </w:rPr>
      </w:pPr>
      <w:r>
        <w:rPr>
          <w:noProof/>
        </w:rPr>
        <w:t>According to clause 4.4.4 of TS 33.117 [2], the transport protocols available on the interfaces providing IP-based protocols need to be robustness tested. Following TCP/IP</w:t>
      </w:r>
      <w:r>
        <w:rPr>
          <w:noProof/>
          <w:lang w:val="en-US"/>
        </w:rPr>
        <w:t xml:space="preserve"> layer model and c</w:t>
      </w:r>
      <w:r>
        <w:rPr>
          <w:noProof/>
        </w:rPr>
        <w:t>onsidering all the protocols over transport layer, for SEPP, the following interfaces and protocols are in the scope of the testing:</w:t>
      </w:r>
    </w:p>
    <w:p w14:paraId="0203139E" w14:textId="77777777" w:rsidR="00B269F1" w:rsidRDefault="00B269F1" w:rsidP="005F46AD">
      <w:pPr>
        <w:pStyle w:val="B10"/>
        <w:rPr>
          <w:noProof/>
        </w:rPr>
      </w:pPr>
    </w:p>
    <w:p w14:paraId="4B1453A3" w14:textId="0DE0C497" w:rsidR="005F46AD" w:rsidRDefault="005F46AD" w:rsidP="00DA667B">
      <w:pPr>
        <w:pStyle w:val="B10"/>
        <w:rPr>
          <w:noProof/>
        </w:rPr>
      </w:pPr>
      <w:r>
        <w:rPr>
          <w:noProof/>
        </w:rPr>
        <w:t>-</w:t>
      </w:r>
      <w:r>
        <w:rPr>
          <w:noProof/>
        </w:rPr>
        <w:tab/>
        <w:t xml:space="preserve">For SBI: the TCP, HTTP2 </w:t>
      </w:r>
      <w:r w:rsidR="0027052D" w:rsidRPr="0027052D">
        <w:rPr>
          <w:noProof/>
        </w:rPr>
        <w:t>protocols and the format of</w:t>
      </w:r>
      <w:r>
        <w:rPr>
          <w:noProof/>
        </w:rPr>
        <w:t xml:space="preserve"> JSON.</w:t>
      </w:r>
    </w:p>
    <w:p w14:paraId="65D979BE" w14:textId="3C33C96C" w:rsidR="005F46AD" w:rsidRDefault="005F46AD" w:rsidP="00DA667B">
      <w:pPr>
        <w:pStyle w:val="B10"/>
        <w:rPr>
          <w:noProof/>
        </w:rPr>
      </w:pPr>
      <w:r>
        <w:rPr>
          <w:noProof/>
        </w:rPr>
        <w:t>-</w:t>
      </w:r>
      <w:r>
        <w:rPr>
          <w:noProof/>
        </w:rPr>
        <w:tab/>
        <w:t xml:space="preserve">For N32-C: The TCP, HTTP2 </w:t>
      </w:r>
      <w:r w:rsidR="0027052D" w:rsidRPr="0027052D">
        <w:rPr>
          <w:noProof/>
        </w:rPr>
        <w:t>protocols and the format of</w:t>
      </w:r>
      <w:r>
        <w:rPr>
          <w:noProof/>
        </w:rPr>
        <w:t xml:space="preserve"> JSON.</w:t>
      </w:r>
    </w:p>
    <w:p w14:paraId="63206396" w14:textId="65115C26" w:rsidR="005F46AD" w:rsidRDefault="005F46AD" w:rsidP="00DA667B">
      <w:pPr>
        <w:pStyle w:val="B10"/>
        <w:rPr>
          <w:noProof/>
        </w:rPr>
      </w:pPr>
      <w:r>
        <w:rPr>
          <w:noProof/>
        </w:rPr>
        <w:t>-</w:t>
      </w:r>
      <w:r>
        <w:rPr>
          <w:noProof/>
        </w:rPr>
        <w:tab/>
        <w:t xml:space="preserve">For N32-F: The TCP, HTTP2 </w:t>
      </w:r>
      <w:r w:rsidR="0027052D" w:rsidRPr="0027052D">
        <w:rPr>
          <w:noProof/>
        </w:rPr>
        <w:t>protocols and the format of</w:t>
      </w:r>
      <w:r>
        <w:rPr>
          <w:noProof/>
        </w:rPr>
        <w:t xml:space="preserve"> JSON.</w:t>
      </w:r>
    </w:p>
    <w:p w14:paraId="6C994B1B" w14:textId="77777777" w:rsidR="005F46AD" w:rsidRDefault="005F46AD" w:rsidP="005F46AD">
      <w:pPr>
        <w:spacing w:after="0"/>
        <w:rPr>
          <w:noProof/>
        </w:rPr>
      </w:pPr>
    </w:p>
    <w:p w14:paraId="4FE32DF0" w14:textId="77777777" w:rsidR="00EE7869" w:rsidRPr="00137EBA" w:rsidRDefault="005F46AD" w:rsidP="00EE7869">
      <w:pPr>
        <w:rPr>
          <w:lang w:eastAsia="zh-CN"/>
        </w:rPr>
      </w:pPr>
      <w:r>
        <w:rPr>
          <w:noProof/>
        </w:rPr>
        <w:t>NOTE</w:t>
      </w:r>
      <w:r w:rsidR="006078EF">
        <w:rPr>
          <w:noProof/>
        </w:rPr>
        <w:t>:</w:t>
      </w:r>
      <w:r w:rsidR="006078EF">
        <w:rPr>
          <w:noProof/>
        </w:rPr>
        <w:tab/>
      </w:r>
      <w:r w:rsidRPr="00E05863">
        <w:rPr>
          <w:noProof/>
        </w:rPr>
        <w:t>There could be other interfaces and/or protocols requiring testing under clause 4.4.4 of TS 33.117 [</w:t>
      </w:r>
      <w:r>
        <w:rPr>
          <w:noProof/>
        </w:rPr>
        <w:t>2]</w:t>
      </w:r>
    </w:p>
    <w:p w14:paraId="59663604" w14:textId="77777777" w:rsidR="00953C2D" w:rsidRPr="00137EBA" w:rsidRDefault="00953C2D" w:rsidP="00953C2D">
      <w:pPr>
        <w:pStyle w:val="Heading8"/>
        <w:keepNext w:val="0"/>
        <w:keepLines w:val="0"/>
        <w:suppressLineNumbers/>
        <w:suppressAutoHyphens/>
        <w:rPr>
          <w:color w:val="FF0000"/>
        </w:rPr>
      </w:pPr>
      <w:r w:rsidRPr="00137EBA">
        <w:br w:type="page"/>
      </w:r>
      <w:bookmarkStart w:id="153" w:name="_Toc22547717"/>
      <w:bookmarkStart w:id="154" w:name="_Toc22548270"/>
      <w:bookmarkStart w:id="155" w:name="_Toc137716274"/>
      <w:r w:rsidRPr="00137EBA">
        <w:t>Annex A (informative):</w:t>
      </w:r>
      <w:r w:rsidRPr="00137EBA">
        <w:br/>
        <w:t>Change history</w:t>
      </w:r>
      <w:bookmarkEnd w:id="153"/>
      <w:bookmarkEnd w:id="154"/>
      <w:bookmarkEnd w:id="155"/>
    </w:p>
    <w:tbl>
      <w:tblPr>
        <w:tblW w:w="0" w:type="auto"/>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00"/>
        <w:gridCol w:w="800"/>
        <w:gridCol w:w="1094"/>
        <w:gridCol w:w="567"/>
        <w:gridCol w:w="425"/>
        <w:gridCol w:w="425"/>
        <w:gridCol w:w="4820"/>
        <w:gridCol w:w="708"/>
      </w:tblGrid>
      <w:tr w:rsidR="00953C2D" w:rsidRPr="00137EBA" w14:paraId="5E4DE5E0" w14:textId="77777777" w:rsidTr="007B4650">
        <w:trPr>
          <w:cantSplit/>
        </w:trPr>
        <w:tc>
          <w:tcPr>
            <w:tcW w:w="9639" w:type="dxa"/>
            <w:gridSpan w:val="8"/>
            <w:tcBorders>
              <w:bottom w:val="nil"/>
            </w:tcBorders>
            <w:shd w:val="solid" w:color="FFFFFF" w:fill="auto"/>
          </w:tcPr>
          <w:bookmarkEnd w:id="143"/>
          <w:p w14:paraId="41330B86" w14:textId="77777777" w:rsidR="00953C2D" w:rsidRPr="00137EBA" w:rsidRDefault="00953C2D" w:rsidP="007B4650">
            <w:pPr>
              <w:pStyle w:val="TAL"/>
              <w:jc w:val="center"/>
              <w:rPr>
                <w:b/>
                <w:sz w:val="16"/>
              </w:rPr>
            </w:pPr>
            <w:r w:rsidRPr="00137EBA">
              <w:rPr>
                <w:b/>
              </w:rPr>
              <w:t>Change history</w:t>
            </w:r>
          </w:p>
        </w:tc>
      </w:tr>
      <w:tr w:rsidR="00953C2D" w:rsidRPr="00137EBA" w14:paraId="262A8E48" w14:textId="77777777" w:rsidTr="007B4650">
        <w:tc>
          <w:tcPr>
            <w:tcW w:w="800" w:type="dxa"/>
            <w:shd w:val="pct10" w:color="auto" w:fill="FFFFFF"/>
          </w:tcPr>
          <w:p w14:paraId="6D78A62D" w14:textId="77777777" w:rsidR="00953C2D" w:rsidRPr="00137EBA" w:rsidRDefault="00953C2D" w:rsidP="007B4650">
            <w:pPr>
              <w:pStyle w:val="TAL"/>
              <w:rPr>
                <w:b/>
                <w:sz w:val="16"/>
              </w:rPr>
            </w:pPr>
            <w:r w:rsidRPr="00137EBA">
              <w:rPr>
                <w:b/>
                <w:sz w:val="16"/>
              </w:rPr>
              <w:t>date</w:t>
            </w:r>
          </w:p>
        </w:tc>
        <w:tc>
          <w:tcPr>
            <w:tcW w:w="800" w:type="dxa"/>
            <w:shd w:val="pct10" w:color="auto" w:fill="FFFFFF"/>
          </w:tcPr>
          <w:p w14:paraId="488C0A74" w14:textId="77777777" w:rsidR="00953C2D" w:rsidRPr="00137EBA" w:rsidRDefault="00953C2D" w:rsidP="007B4650">
            <w:pPr>
              <w:pStyle w:val="TAL"/>
              <w:rPr>
                <w:b/>
                <w:sz w:val="16"/>
              </w:rPr>
            </w:pPr>
            <w:r w:rsidRPr="00137EBA">
              <w:rPr>
                <w:b/>
                <w:sz w:val="16"/>
              </w:rPr>
              <w:t>Meeting</w:t>
            </w:r>
          </w:p>
        </w:tc>
        <w:tc>
          <w:tcPr>
            <w:tcW w:w="1094" w:type="dxa"/>
            <w:shd w:val="pct10" w:color="auto" w:fill="FFFFFF"/>
          </w:tcPr>
          <w:p w14:paraId="3F79D297" w14:textId="77777777" w:rsidR="00953C2D" w:rsidRPr="00137EBA" w:rsidRDefault="00953C2D" w:rsidP="007B4650">
            <w:pPr>
              <w:pStyle w:val="TAL"/>
              <w:rPr>
                <w:b/>
                <w:sz w:val="16"/>
              </w:rPr>
            </w:pPr>
            <w:r w:rsidRPr="00137EBA">
              <w:rPr>
                <w:b/>
                <w:sz w:val="16"/>
              </w:rPr>
              <w:t>T</w:t>
            </w:r>
            <w:r w:rsidR="00F47E28" w:rsidRPr="00137EBA">
              <w:rPr>
                <w:b/>
                <w:sz w:val="16"/>
              </w:rPr>
              <w:t>d</w:t>
            </w:r>
            <w:r w:rsidRPr="00137EBA">
              <w:rPr>
                <w:b/>
                <w:sz w:val="16"/>
              </w:rPr>
              <w:t>oc</w:t>
            </w:r>
          </w:p>
        </w:tc>
        <w:tc>
          <w:tcPr>
            <w:tcW w:w="567" w:type="dxa"/>
            <w:shd w:val="pct10" w:color="auto" w:fill="FFFFFF"/>
          </w:tcPr>
          <w:p w14:paraId="3F90CB83" w14:textId="77777777" w:rsidR="00953C2D" w:rsidRPr="00137EBA" w:rsidRDefault="00953C2D" w:rsidP="007B4650">
            <w:pPr>
              <w:pStyle w:val="TAL"/>
              <w:rPr>
                <w:b/>
                <w:sz w:val="16"/>
              </w:rPr>
            </w:pPr>
            <w:r w:rsidRPr="00137EBA">
              <w:rPr>
                <w:b/>
                <w:sz w:val="16"/>
              </w:rPr>
              <w:t>CR</w:t>
            </w:r>
          </w:p>
        </w:tc>
        <w:tc>
          <w:tcPr>
            <w:tcW w:w="425" w:type="dxa"/>
            <w:shd w:val="pct10" w:color="auto" w:fill="FFFFFF"/>
          </w:tcPr>
          <w:p w14:paraId="30DC4692" w14:textId="77777777" w:rsidR="00953C2D" w:rsidRPr="00137EBA" w:rsidRDefault="00953C2D" w:rsidP="007B4650">
            <w:pPr>
              <w:pStyle w:val="TAL"/>
              <w:rPr>
                <w:b/>
                <w:sz w:val="16"/>
              </w:rPr>
            </w:pPr>
            <w:r w:rsidRPr="00137EBA">
              <w:rPr>
                <w:b/>
                <w:sz w:val="16"/>
              </w:rPr>
              <w:t>Rev</w:t>
            </w:r>
          </w:p>
        </w:tc>
        <w:tc>
          <w:tcPr>
            <w:tcW w:w="425" w:type="dxa"/>
            <w:shd w:val="pct10" w:color="auto" w:fill="FFFFFF"/>
          </w:tcPr>
          <w:p w14:paraId="0D8C0AAF" w14:textId="77777777" w:rsidR="00953C2D" w:rsidRPr="00137EBA" w:rsidRDefault="00953C2D" w:rsidP="007B4650">
            <w:pPr>
              <w:pStyle w:val="TAL"/>
              <w:rPr>
                <w:b/>
                <w:sz w:val="16"/>
              </w:rPr>
            </w:pPr>
            <w:r w:rsidRPr="00137EBA">
              <w:rPr>
                <w:b/>
                <w:sz w:val="16"/>
              </w:rPr>
              <w:t>Cat</w:t>
            </w:r>
          </w:p>
        </w:tc>
        <w:tc>
          <w:tcPr>
            <w:tcW w:w="4820" w:type="dxa"/>
            <w:shd w:val="pct10" w:color="auto" w:fill="FFFFFF"/>
          </w:tcPr>
          <w:p w14:paraId="5082A587" w14:textId="77777777" w:rsidR="00953C2D" w:rsidRPr="00137EBA" w:rsidRDefault="00953C2D" w:rsidP="007B4650">
            <w:pPr>
              <w:pStyle w:val="TAL"/>
              <w:rPr>
                <w:b/>
                <w:sz w:val="16"/>
              </w:rPr>
            </w:pPr>
            <w:r w:rsidRPr="00137EBA">
              <w:rPr>
                <w:b/>
                <w:sz w:val="16"/>
              </w:rPr>
              <w:t>Subject/Comment</w:t>
            </w:r>
          </w:p>
        </w:tc>
        <w:tc>
          <w:tcPr>
            <w:tcW w:w="708" w:type="dxa"/>
            <w:shd w:val="pct10" w:color="auto" w:fill="FFFFFF"/>
          </w:tcPr>
          <w:p w14:paraId="3F151099" w14:textId="77777777" w:rsidR="00953C2D" w:rsidRPr="00137EBA" w:rsidRDefault="00953C2D" w:rsidP="007B4650">
            <w:pPr>
              <w:pStyle w:val="TAL"/>
              <w:rPr>
                <w:b/>
                <w:sz w:val="16"/>
              </w:rPr>
            </w:pPr>
            <w:r w:rsidRPr="00137EBA">
              <w:rPr>
                <w:b/>
                <w:sz w:val="16"/>
              </w:rPr>
              <w:t>New version</w:t>
            </w:r>
          </w:p>
        </w:tc>
      </w:tr>
      <w:tr w:rsidR="001341D6" w:rsidRPr="00481BA7" w14:paraId="22B6F26A" w14:textId="77777777" w:rsidTr="007B4650">
        <w:tc>
          <w:tcPr>
            <w:tcW w:w="800" w:type="dxa"/>
            <w:shd w:val="solid" w:color="FFFFFF" w:fill="auto"/>
          </w:tcPr>
          <w:p w14:paraId="49A12BAF" w14:textId="77777777" w:rsidR="001341D6" w:rsidRPr="00481BA7" w:rsidRDefault="001341D6" w:rsidP="00DF0A7E">
            <w:pPr>
              <w:pStyle w:val="TAL"/>
              <w:rPr>
                <w:sz w:val="16"/>
                <w:szCs w:val="16"/>
              </w:rPr>
            </w:pPr>
            <w:r w:rsidRPr="00481BA7">
              <w:rPr>
                <w:sz w:val="16"/>
                <w:szCs w:val="16"/>
              </w:rPr>
              <w:t>2019-09</w:t>
            </w:r>
          </w:p>
        </w:tc>
        <w:tc>
          <w:tcPr>
            <w:tcW w:w="800" w:type="dxa"/>
            <w:shd w:val="solid" w:color="FFFFFF" w:fill="auto"/>
          </w:tcPr>
          <w:p w14:paraId="4715B602" w14:textId="77777777" w:rsidR="001341D6" w:rsidRPr="00137EBA" w:rsidRDefault="001341D6" w:rsidP="00DF0A7E">
            <w:pPr>
              <w:pStyle w:val="TAL"/>
              <w:rPr>
                <w:sz w:val="16"/>
                <w:szCs w:val="16"/>
              </w:rPr>
            </w:pPr>
            <w:r w:rsidRPr="00137EBA">
              <w:rPr>
                <w:sz w:val="16"/>
                <w:szCs w:val="16"/>
              </w:rPr>
              <w:t>SA#85</w:t>
            </w:r>
          </w:p>
        </w:tc>
        <w:tc>
          <w:tcPr>
            <w:tcW w:w="1094" w:type="dxa"/>
            <w:shd w:val="solid" w:color="FFFFFF" w:fill="auto"/>
          </w:tcPr>
          <w:p w14:paraId="26F457F9" w14:textId="77777777" w:rsidR="001341D6" w:rsidRPr="00481BA7" w:rsidRDefault="001341D6" w:rsidP="00DF0A7E">
            <w:pPr>
              <w:pStyle w:val="TAL"/>
              <w:rPr>
                <w:sz w:val="16"/>
                <w:szCs w:val="16"/>
              </w:rPr>
            </w:pPr>
          </w:p>
        </w:tc>
        <w:tc>
          <w:tcPr>
            <w:tcW w:w="567" w:type="dxa"/>
            <w:shd w:val="solid" w:color="FFFFFF" w:fill="auto"/>
          </w:tcPr>
          <w:p w14:paraId="06DFBEDB" w14:textId="77777777" w:rsidR="001341D6" w:rsidRPr="00137EBA" w:rsidRDefault="001341D6" w:rsidP="00E2573D">
            <w:pPr>
              <w:pStyle w:val="TAL"/>
              <w:rPr>
                <w:sz w:val="16"/>
                <w:szCs w:val="16"/>
              </w:rPr>
            </w:pPr>
          </w:p>
        </w:tc>
        <w:tc>
          <w:tcPr>
            <w:tcW w:w="425" w:type="dxa"/>
            <w:shd w:val="solid" w:color="FFFFFF" w:fill="auto"/>
          </w:tcPr>
          <w:p w14:paraId="50A99167" w14:textId="77777777" w:rsidR="001341D6" w:rsidRPr="00137EBA" w:rsidRDefault="001341D6" w:rsidP="00DF0A7E">
            <w:pPr>
              <w:pStyle w:val="TAL"/>
              <w:rPr>
                <w:sz w:val="16"/>
                <w:szCs w:val="16"/>
              </w:rPr>
            </w:pPr>
          </w:p>
        </w:tc>
        <w:tc>
          <w:tcPr>
            <w:tcW w:w="425" w:type="dxa"/>
            <w:shd w:val="solid" w:color="FFFFFF" w:fill="auto"/>
          </w:tcPr>
          <w:p w14:paraId="143BFEF4" w14:textId="77777777" w:rsidR="001341D6" w:rsidRPr="00137EBA" w:rsidRDefault="001341D6" w:rsidP="00DF0A7E">
            <w:pPr>
              <w:pStyle w:val="TAL"/>
              <w:rPr>
                <w:sz w:val="16"/>
                <w:szCs w:val="16"/>
              </w:rPr>
            </w:pPr>
          </w:p>
        </w:tc>
        <w:tc>
          <w:tcPr>
            <w:tcW w:w="4820" w:type="dxa"/>
            <w:shd w:val="solid" w:color="FFFFFF" w:fill="auto"/>
          </w:tcPr>
          <w:p w14:paraId="5CB084A5" w14:textId="77777777" w:rsidR="001341D6" w:rsidRPr="00481BA7" w:rsidRDefault="001341D6" w:rsidP="00DF0A7E">
            <w:pPr>
              <w:pStyle w:val="TAL"/>
              <w:rPr>
                <w:sz w:val="16"/>
                <w:szCs w:val="16"/>
              </w:rPr>
            </w:pPr>
            <w:r w:rsidRPr="00481BA7">
              <w:rPr>
                <w:sz w:val="16"/>
                <w:szCs w:val="16"/>
              </w:rPr>
              <w:t>Change control version</w:t>
            </w:r>
          </w:p>
        </w:tc>
        <w:tc>
          <w:tcPr>
            <w:tcW w:w="708" w:type="dxa"/>
            <w:shd w:val="solid" w:color="FFFFFF" w:fill="auto"/>
          </w:tcPr>
          <w:p w14:paraId="7ADD9C02" w14:textId="77777777" w:rsidR="001341D6" w:rsidRPr="00481BA7" w:rsidRDefault="001341D6" w:rsidP="00DF0A7E">
            <w:pPr>
              <w:pStyle w:val="TAL"/>
              <w:rPr>
                <w:sz w:val="16"/>
                <w:szCs w:val="16"/>
              </w:rPr>
            </w:pPr>
            <w:r w:rsidRPr="00481BA7">
              <w:rPr>
                <w:sz w:val="16"/>
                <w:szCs w:val="16"/>
              </w:rPr>
              <w:t>16.0.0</w:t>
            </w:r>
          </w:p>
        </w:tc>
      </w:tr>
      <w:tr w:rsidR="00DF0A7E" w:rsidRPr="00481BA7" w14:paraId="784AB386" w14:textId="77777777" w:rsidTr="007B4650">
        <w:tc>
          <w:tcPr>
            <w:tcW w:w="800" w:type="dxa"/>
            <w:shd w:val="solid" w:color="FFFFFF" w:fill="auto"/>
          </w:tcPr>
          <w:p w14:paraId="5F7E7F62" w14:textId="77777777" w:rsidR="00DF0A7E" w:rsidRPr="00481BA7" w:rsidRDefault="00DF0A7E" w:rsidP="00DF0A7E">
            <w:pPr>
              <w:pStyle w:val="TAL"/>
              <w:rPr>
                <w:sz w:val="16"/>
                <w:szCs w:val="16"/>
              </w:rPr>
            </w:pPr>
            <w:r w:rsidRPr="00481BA7">
              <w:rPr>
                <w:sz w:val="16"/>
                <w:szCs w:val="16"/>
              </w:rPr>
              <w:t>2019-10</w:t>
            </w:r>
          </w:p>
        </w:tc>
        <w:tc>
          <w:tcPr>
            <w:tcW w:w="800" w:type="dxa"/>
            <w:shd w:val="solid" w:color="FFFFFF" w:fill="auto"/>
          </w:tcPr>
          <w:p w14:paraId="12E9B942" w14:textId="77777777" w:rsidR="00DF0A7E" w:rsidRPr="00137EBA" w:rsidRDefault="00DF0A7E" w:rsidP="00DF0A7E">
            <w:pPr>
              <w:pStyle w:val="TAL"/>
              <w:rPr>
                <w:sz w:val="16"/>
                <w:szCs w:val="16"/>
              </w:rPr>
            </w:pPr>
          </w:p>
        </w:tc>
        <w:tc>
          <w:tcPr>
            <w:tcW w:w="1094" w:type="dxa"/>
            <w:shd w:val="solid" w:color="FFFFFF" w:fill="auto"/>
          </w:tcPr>
          <w:p w14:paraId="2B74C69C" w14:textId="77777777" w:rsidR="00DF0A7E" w:rsidRPr="00481BA7" w:rsidRDefault="00DF0A7E" w:rsidP="00DF0A7E">
            <w:pPr>
              <w:pStyle w:val="TAL"/>
              <w:rPr>
                <w:sz w:val="16"/>
                <w:szCs w:val="16"/>
              </w:rPr>
            </w:pPr>
          </w:p>
        </w:tc>
        <w:tc>
          <w:tcPr>
            <w:tcW w:w="567" w:type="dxa"/>
            <w:shd w:val="solid" w:color="FFFFFF" w:fill="auto"/>
          </w:tcPr>
          <w:p w14:paraId="39F419E7" w14:textId="77777777" w:rsidR="00DF0A7E" w:rsidRPr="00137EBA" w:rsidRDefault="00DF0A7E" w:rsidP="00E2573D">
            <w:pPr>
              <w:pStyle w:val="TAL"/>
              <w:rPr>
                <w:sz w:val="16"/>
                <w:szCs w:val="16"/>
              </w:rPr>
            </w:pPr>
          </w:p>
        </w:tc>
        <w:tc>
          <w:tcPr>
            <w:tcW w:w="425" w:type="dxa"/>
            <w:shd w:val="solid" w:color="FFFFFF" w:fill="auto"/>
          </w:tcPr>
          <w:p w14:paraId="6492747A" w14:textId="77777777" w:rsidR="00DF0A7E" w:rsidRPr="00137EBA" w:rsidRDefault="00DF0A7E" w:rsidP="00DF0A7E">
            <w:pPr>
              <w:pStyle w:val="TAL"/>
              <w:rPr>
                <w:sz w:val="16"/>
                <w:szCs w:val="16"/>
              </w:rPr>
            </w:pPr>
          </w:p>
        </w:tc>
        <w:tc>
          <w:tcPr>
            <w:tcW w:w="425" w:type="dxa"/>
            <w:shd w:val="solid" w:color="FFFFFF" w:fill="auto"/>
          </w:tcPr>
          <w:p w14:paraId="618B6A0C" w14:textId="77777777" w:rsidR="00DF0A7E" w:rsidRPr="00137EBA" w:rsidRDefault="00DF0A7E" w:rsidP="00DF0A7E">
            <w:pPr>
              <w:pStyle w:val="TAL"/>
              <w:rPr>
                <w:sz w:val="16"/>
                <w:szCs w:val="16"/>
              </w:rPr>
            </w:pPr>
          </w:p>
        </w:tc>
        <w:tc>
          <w:tcPr>
            <w:tcW w:w="4820" w:type="dxa"/>
            <w:shd w:val="solid" w:color="FFFFFF" w:fill="auto"/>
          </w:tcPr>
          <w:p w14:paraId="3C70469F" w14:textId="77777777" w:rsidR="00DF0A7E" w:rsidRPr="00481BA7" w:rsidRDefault="00DF0A7E" w:rsidP="00DF0A7E">
            <w:pPr>
              <w:pStyle w:val="TAL"/>
              <w:rPr>
                <w:sz w:val="16"/>
                <w:szCs w:val="16"/>
              </w:rPr>
            </w:pPr>
            <w:r w:rsidRPr="00481BA7">
              <w:rPr>
                <w:sz w:val="16"/>
                <w:szCs w:val="16"/>
              </w:rPr>
              <w:t>EditHelp review</w:t>
            </w:r>
          </w:p>
        </w:tc>
        <w:tc>
          <w:tcPr>
            <w:tcW w:w="708" w:type="dxa"/>
            <w:shd w:val="solid" w:color="FFFFFF" w:fill="auto"/>
          </w:tcPr>
          <w:p w14:paraId="3A5209B2" w14:textId="77777777" w:rsidR="00DF0A7E" w:rsidRPr="00481BA7" w:rsidRDefault="00DF0A7E" w:rsidP="00DF0A7E">
            <w:pPr>
              <w:pStyle w:val="TAL"/>
              <w:rPr>
                <w:sz w:val="16"/>
                <w:szCs w:val="16"/>
              </w:rPr>
            </w:pPr>
            <w:r w:rsidRPr="00481BA7">
              <w:rPr>
                <w:sz w:val="16"/>
                <w:szCs w:val="16"/>
              </w:rPr>
              <w:t>16.0.1</w:t>
            </w:r>
          </w:p>
        </w:tc>
      </w:tr>
      <w:tr w:rsidR="00BA74B7" w:rsidRPr="00481BA7" w14:paraId="22083289" w14:textId="77777777" w:rsidTr="007B4650">
        <w:tc>
          <w:tcPr>
            <w:tcW w:w="800" w:type="dxa"/>
            <w:shd w:val="solid" w:color="FFFFFF" w:fill="auto"/>
          </w:tcPr>
          <w:p w14:paraId="64D60EEB" w14:textId="77777777" w:rsidR="00BA74B7" w:rsidRPr="00481BA7" w:rsidRDefault="00BA74B7" w:rsidP="00DF0A7E">
            <w:pPr>
              <w:pStyle w:val="TAL"/>
              <w:rPr>
                <w:sz w:val="16"/>
                <w:szCs w:val="16"/>
              </w:rPr>
            </w:pPr>
            <w:r w:rsidRPr="00481BA7">
              <w:rPr>
                <w:sz w:val="16"/>
                <w:szCs w:val="16"/>
              </w:rPr>
              <w:t>2019-12</w:t>
            </w:r>
          </w:p>
        </w:tc>
        <w:tc>
          <w:tcPr>
            <w:tcW w:w="800" w:type="dxa"/>
            <w:shd w:val="solid" w:color="FFFFFF" w:fill="auto"/>
          </w:tcPr>
          <w:p w14:paraId="0307354D" w14:textId="77777777" w:rsidR="00BA74B7" w:rsidRPr="00137EBA" w:rsidRDefault="00BA74B7" w:rsidP="00DF0A7E">
            <w:pPr>
              <w:pStyle w:val="TAL"/>
              <w:rPr>
                <w:sz w:val="16"/>
                <w:szCs w:val="16"/>
              </w:rPr>
            </w:pPr>
            <w:r>
              <w:rPr>
                <w:sz w:val="16"/>
                <w:szCs w:val="16"/>
              </w:rPr>
              <w:t>SA#86</w:t>
            </w:r>
          </w:p>
        </w:tc>
        <w:tc>
          <w:tcPr>
            <w:tcW w:w="1094" w:type="dxa"/>
            <w:shd w:val="solid" w:color="FFFFFF" w:fill="auto"/>
          </w:tcPr>
          <w:p w14:paraId="46947BFA" w14:textId="77777777" w:rsidR="00BA74B7" w:rsidRPr="00481BA7" w:rsidRDefault="00BA74B7" w:rsidP="00DF0A7E">
            <w:pPr>
              <w:pStyle w:val="TAL"/>
              <w:rPr>
                <w:sz w:val="16"/>
                <w:szCs w:val="16"/>
              </w:rPr>
            </w:pPr>
            <w:r w:rsidRPr="00481BA7">
              <w:rPr>
                <w:sz w:val="16"/>
                <w:szCs w:val="16"/>
              </w:rPr>
              <w:t>SP-191138</w:t>
            </w:r>
          </w:p>
        </w:tc>
        <w:tc>
          <w:tcPr>
            <w:tcW w:w="567" w:type="dxa"/>
            <w:shd w:val="solid" w:color="FFFFFF" w:fill="auto"/>
          </w:tcPr>
          <w:p w14:paraId="4964F7B8" w14:textId="77777777" w:rsidR="00BA74B7" w:rsidRPr="00137EBA" w:rsidRDefault="00BA74B7" w:rsidP="00E2573D">
            <w:pPr>
              <w:pStyle w:val="TAL"/>
              <w:rPr>
                <w:sz w:val="16"/>
                <w:szCs w:val="16"/>
              </w:rPr>
            </w:pPr>
            <w:r>
              <w:rPr>
                <w:sz w:val="16"/>
                <w:szCs w:val="16"/>
              </w:rPr>
              <w:t>0001</w:t>
            </w:r>
          </w:p>
        </w:tc>
        <w:tc>
          <w:tcPr>
            <w:tcW w:w="425" w:type="dxa"/>
            <w:shd w:val="solid" w:color="FFFFFF" w:fill="auto"/>
          </w:tcPr>
          <w:p w14:paraId="41802CC7" w14:textId="77777777" w:rsidR="00BA74B7" w:rsidRPr="00137EBA" w:rsidRDefault="00BA74B7" w:rsidP="00DF0A7E">
            <w:pPr>
              <w:pStyle w:val="TAL"/>
              <w:rPr>
                <w:sz w:val="16"/>
                <w:szCs w:val="16"/>
              </w:rPr>
            </w:pPr>
            <w:r>
              <w:rPr>
                <w:sz w:val="16"/>
                <w:szCs w:val="16"/>
              </w:rPr>
              <w:t>1</w:t>
            </w:r>
          </w:p>
        </w:tc>
        <w:tc>
          <w:tcPr>
            <w:tcW w:w="425" w:type="dxa"/>
            <w:shd w:val="solid" w:color="FFFFFF" w:fill="auto"/>
          </w:tcPr>
          <w:p w14:paraId="6D42AD73" w14:textId="77777777" w:rsidR="00BA74B7" w:rsidRPr="00137EBA" w:rsidRDefault="00BA74B7" w:rsidP="00DF0A7E">
            <w:pPr>
              <w:pStyle w:val="TAL"/>
              <w:rPr>
                <w:sz w:val="16"/>
                <w:szCs w:val="16"/>
              </w:rPr>
            </w:pPr>
            <w:r>
              <w:rPr>
                <w:sz w:val="16"/>
                <w:szCs w:val="16"/>
              </w:rPr>
              <w:t>F</w:t>
            </w:r>
          </w:p>
        </w:tc>
        <w:tc>
          <w:tcPr>
            <w:tcW w:w="4820" w:type="dxa"/>
            <w:shd w:val="solid" w:color="FFFFFF" w:fill="auto"/>
          </w:tcPr>
          <w:p w14:paraId="320508D8" w14:textId="77777777" w:rsidR="00BA74B7" w:rsidRPr="00481BA7" w:rsidRDefault="00BA74B7" w:rsidP="00DF0A7E">
            <w:pPr>
              <w:pStyle w:val="TAL"/>
              <w:rPr>
                <w:sz w:val="16"/>
                <w:szCs w:val="16"/>
              </w:rPr>
            </w:pPr>
            <w:r w:rsidRPr="00481BA7">
              <w:rPr>
                <w:sz w:val="16"/>
                <w:szCs w:val="16"/>
              </w:rPr>
              <w:fldChar w:fldCharType="begin"/>
            </w:r>
            <w:r w:rsidRPr="00481BA7">
              <w:rPr>
                <w:sz w:val="16"/>
                <w:szCs w:val="16"/>
              </w:rPr>
              <w:instrText xml:space="preserve"> DOCPROPERTY  CrTitle  \* MERGEFORMAT </w:instrText>
            </w:r>
            <w:r w:rsidRPr="00481BA7">
              <w:rPr>
                <w:sz w:val="16"/>
                <w:szCs w:val="16"/>
              </w:rPr>
              <w:fldChar w:fldCharType="separate"/>
            </w:r>
            <w:r w:rsidRPr="00481BA7">
              <w:rPr>
                <w:sz w:val="16"/>
                <w:szCs w:val="16"/>
              </w:rPr>
              <w:t>Adding abbreviations and corrections for alignment</w:t>
            </w:r>
            <w:r w:rsidRPr="00481BA7">
              <w:rPr>
                <w:sz w:val="16"/>
                <w:szCs w:val="16"/>
              </w:rPr>
              <w:fldChar w:fldCharType="end"/>
            </w:r>
          </w:p>
        </w:tc>
        <w:tc>
          <w:tcPr>
            <w:tcW w:w="708" w:type="dxa"/>
            <w:shd w:val="solid" w:color="FFFFFF" w:fill="auto"/>
          </w:tcPr>
          <w:p w14:paraId="063107E3" w14:textId="77777777" w:rsidR="00BA74B7" w:rsidRPr="00481BA7" w:rsidRDefault="00BA74B7" w:rsidP="00DF0A7E">
            <w:pPr>
              <w:pStyle w:val="TAL"/>
              <w:rPr>
                <w:sz w:val="16"/>
                <w:szCs w:val="16"/>
              </w:rPr>
            </w:pPr>
            <w:r w:rsidRPr="00481BA7">
              <w:rPr>
                <w:sz w:val="16"/>
                <w:szCs w:val="16"/>
              </w:rPr>
              <w:t>16.1.0</w:t>
            </w:r>
          </w:p>
        </w:tc>
      </w:tr>
      <w:tr w:rsidR="00236CAB" w:rsidRPr="00481BA7" w14:paraId="0D5F7326" w14:textId="77777777" w:rsidTr="007B4650">
        <w:tc>
          <w:tcPr>
            <w:tcW w:w="800" w:type="dxa"/>
            <w:shd w:val="solid" w:color="FFFFFF" w:fill="auto"/>
          </w:tcPr>
          <w:p w14:paraId="2F87658C" w14:textId="77777777" w:rsidR="00236CAB" w:rsidRPr="00481BA7" w:rsidRDefault="00236CAB" w:rsidP="00DF0A7E">
            <w:pPr>
              <w:pStyle w:val="TAL"/>
              <w:rPr>
                <w:sz w:val="16"/>
                <w:szCs w:val="16"/>
              </w:rPr>
            </w:pPr>
            <w:r w:rsidRPr="00481BA7">
              <w:rPr>
                <w:sz w:val="16"/>
                <w:szCs w:val="16"/>
              </w:rPr>
              <w:t>2021-03</w:t>
            </w:r>
          </w:p>
        </w:tc>
        <w:tc>
          <w:tcPr>
            <w:tcW w:w="800" w:type="dxa"/>
            <w:shd w:val="solid" w:color="FFFFFF" w:fill="auto"/>
          </w:tcPr>
          <w:p w14:paraId="784F730A" w14:textId="77777777" w:rsidR="00236CAB" w:rsidRDefault="00236CAB" w:rsidP="00DF0A7E">
            <w:pPr>
              <w:pStyle w:val="TAL"/>
              <w:rPr>
                <w:sz w:val="16"/>
                <w:szCs w:val="16"/>
              </w:rPr>
            </w:pPr>
            <w:r>
              <w:rPr>
                <w:sz w:val="16"/>
                <w:szCs w:val="16"/>
              </w:rPr>
              <w:t>SA#91e</w:t>
            </w:r>
          </w:p>
        </w:tc>
        <w:tc>
          <w:tcPr>
            <w:tcW w:w="1094" w:type="dxa"/>
            <w:shd w:val="solid" w:color="FFFFFF" w:fill="auto"/>
          </w:tcPr>
          <w:p w14:paraId="1AFD35E7" w14:textId="77777777" w:rsidR="00236CAB" w:rsidRPr="00481BA7" w:rsidRDefault="00236CAB" w:rsidP="00DF0A7E">
            <w:pPr>
              <w:pStyle w:val="TAL"/>
              <w:rPr>
                <w:sz w:val="16"/>
                <w:szCs w:val="16"/>
              </w:rPr>
            </w:pPr>
            <w:r w:rsidRPr="00481BA7">
              <w:rPr>
                <w:sz w:val="16"/>
                <w:szCs w:val="16"/>
              </w:rPr>
              <w:t>SP-210117</w:t>
            </w:r>
          </w:p>
        </w:tc>
        <w:tc>
          <w:tcPr>
            <w:tcW w:w="567" w:type="dxa"/>
            <w:shd w:val="solid" w:color="FFFFFF" w:fill="auto"/>
          </w:tcPr>
          <w:p w14:paraId="7F09AEB7" w14:textId="77777777" w:rsidR="00236CAB" w:rsidRDefault="00236CAB" w:rsidP="00E2573D">
            <w:pPr>
              <w:pStyle w:val="TAL"/>
              <w:rPr>
                <w:sz w:val="16"/>
                <w:szCs w:val="16"/>
              </w:rPr>
            </w:pPr>
            <w:r>
              <w:rPr>
                <w:sz w:val="16"/>
                <w:szCs w:val="16"/>
              </w:rPr>
              <w:t>0005</w:t>
            </w:r>
          </w:p>
        </w:tc>
        <w:tc>
          <w:tcPr>
            <w:tcW w:w="425" w:type="dxa"/>
            <w:shd w:val="solid" w:color="FFFFFF" w:fill="auto"/>
          </w:tcPr>
          <w:p w14:paraId="31808D7B" w14:textId="77777777" w:rsidR="00236CAB" w:rsidRDefault="00236CAB" w:rsidP="00DF0A7E">
            <w:pPr>
              <w:pStyle w:val="TAL"/>
              <w:rPr>
                <w:sz w:val="16"/>
                <w:szCs w:val="16"/>
              </w:rPr>
            </w:pPr>
            <w:r>
              <w:rPr>
                <w:sz w:val="16"/>
                <w:szCs w:val="16"/>
              </w:rPr>
              <w:t>1</w:t>
            </w:r>
          </w:p>
        </w:tc>
        <w:tc>
          <w:tcPr>
            <w:tcW w:w="425" w:type="dxa"/>
            <w:shd w:val="solid" w:color="FFFFFF" w:fill="auto"/>
          </w:tcPr>
          <w:p w14:paraId="2BC069D9" w14:textId="77777777" w:rsidR="00236CAB" w:rsidRDefault="00236CAB" w:rsidP="00DF0A7E">
            <w:pPr>
              <w:pStyle w:val="TAL"/>
              <w:rPr>
                <w:sz w:val="16"/>
                <w:szCs w:val="16"/>
              </w:rPr>
            </w:pPr>
            <w:r>
              <w:rPr>
                <w:sz w:val="16"/>
                <w:szCs w:val="16"/>
              </w:rPr>
              <w:t>F</w:t>
            </w:r>
          </w:p>
        </w:tc>
        <w:tc>
          <w:tcPr>
            <w:tcW w:w="4820" w:type="dxa"/>
            <w:shd w:val="solid" w:color="FFFFFF" w:fill="auto"/>
          </w:tcPr>
          <w:p w14:paraId="0FA96C39" w14:textId="77777777" w:rsidR="00236CAB" w:rsidRPr="00481BA7" w:rsidRDefault="00236CAB" w:rsidP="00DF0A7E">
            <w:pPr>
              <w:pStyle w:val="TAL"/>
              <w:rPr>
                <w:sz w:val="16"/>
                <w:szCs w:val="16"/>
              </w:rPr>
            </w:pPr>
            <w:r w:rsidRPr="00481BA7">
              <w:rPr>
                <w:sz w:val="16"/>
                <w:szCs w:val="16"/>
              </w:rPr>
              <w:t>Protection policies – TBD updated</w:t>
            </w:r>
          </w:p>
        </w:tc>
        <w:tc>
          <w:tcPr>
            <w:tcW w:w="708" w:type="dxa"/>
            <w:shd w:val="solid" w:color="FFFFFF" w:fill="auto"/>
          </w:tcPr>
          <w:p w14:paraId="71A977A2" w14:textId="77777777" w:rsidR="00236CAB" w:rsidRPr="00481BA7" w:rsidRDefault="00236CAB" w:rsidP="00DF0A7E">
            <w:pPr>
              <w:pStyle w:val="TAL"/>
              <w:rPr>
                <w:sz w:val="16"/>
                <w:szCs w:val="16"/>
              </w:rPr>
            </w:pPr>
            <w:r w:rsidRPr="00481BA7">
              <w:rPr>
                <w:sz w:val="16"/>
                <w:szCs w:val="16"/>
              </w:rPr>
              <w:t>16.2.0</w:t>
            </w:r>
          </w:p>
        </w:tc>
      </w:tr>
      <w:tr w:rsidR="00F81ABC" w:rsidRPr="00481BA7" w14:paraId="193E4D2F" w14:textId="77777777" w:rsidTr="007B4650">
        <w:tc>
          <w:tcPr>
            <w:tcW w:w="800" w:type="dxa"/>
            <w:shd w:val="solid" w:color="FFFFFF" w:fill="auto"/>
          </w:tcPr>
          <w:p w14:paraId="21D11E7F" w14:textId="77777777" w:rsidR="00F81ABC" w:rsidRPr="00481BA7" w:rsidRDefault="00F81ABC" w:rsidP="00F81ABC">
            <w:pPr>
              <w:pStyle w:val="TAL"/>
              <w:rPr>
                <w:sz w:val="16"/>
                <w:szCs w:val="16"/>
              </w:rPr>
            </w:pPr>
            <w:r w:rsidRPr="00481BA7">
              <w:rPr>
                <w:sz w:val="16"/>
                <w:szCs w:val="16"/>
              </w:rPr>
              <w:t>2021-03</w:t>
            </w:r>
          </w:p>
        </w:tc>
        <w:tc>
          <w:tcPr>
            <w:tcW w:w="800" w:type="dxa"/>
            <w:shd w:val="solid" w:color="FFFFFF" w:fill="auto"/>
          </w:tcPr>
          <w:p w14:paraId="6E8BAF9F" w14:textId="77777777" w:rsidR="00F81ABC" w:rsidRDefault="00F81ABC" w:rsidP="00F81ABC">
            <w:pPr>
              <w:pStyle w:val="TAL"/>
              <w:rPr>
                <w:sz w:val="16"/>
                <w:szCs w:val="16"/>
              </w:rPr>
            </w:pPr>
            <w:r>
              <w:rPr>
                <w:sz w:val="16"/>
                <w:szCs w:val="16"/>
              </w:rPr>
              <w:t>SA#91e</w:t>
            </w:r>
          </w:p>
        </w:tc>
        <w:tc>
          <w:tcPr>
            <w:tcW w:w="1094" w:type="dxa"/>
            <w:shd w:val="solid" w:color="FFFFFF" w:fill="auto"/>
          </w:tcPr>
          <w:p w14:paraId="7FDD5D85" w14:textId="77777777" w:rsidR="00F81ABC" w:rsidRPr="00481BA7" w:rsidRDefault="00F81ABC" w:rsidP="00F81ABC">
            <w:pPr>
              <w:pStyle w:val="TAL"/>
              <w:rPr>
                <w:sz w:val="16"/>
                <w:szCs w:val="16"/>
              </w:rPr>
            </w:pPr>
            <w:r w:rsidRPr="00481BA7">
              <w:rPr>
                <w:sz w:val="16"/>
                <w:szCs w:val="16"/>
              </w:rPr>
              <w:t>SP-210117</w:t>
            </w:r>
          </w:p>
        </w:tc>
        <w:tc>
          <w:tcPr>
            <w:tcW w:w="567" w:type="dxa"/>
            <w:shd w:val="solid" w:color="FFFFFF" w:fill="auto"/>
          </w:tcPr>
          <w:p w14:paraId="6A59B3C5" w14:textId="77777777" w:rsidR="00F81ABC" w:rsidRDefault="00F81ABC" w:rsidP="00F81ABC">
            <w:pPr>
              <w:pStyle w:val="TAL"/>
              <w:rPr>
                <w:sz w:val="16"/>
                <w:szCs w:val="16"/>
              </w:rPr>
            </w:pPr>
            <w:r>
              <w:rPr>
                <w:sz w:val="16"/>
                <w:szCs w:val="16"/>
              </w:rPr>
              <w:t>0006</w:t>
            </w:r>
          </w:p>
        </w:tc>
        <w:tc>
          <w:tcPr>
            <w:tcW w:w="425" w:type="dxa"/>
            <w:shd w:val="solid" w:color="FFFFFF" w:fill="auto"/>
          </w:tcPr>
          <w:p w14:paraId="0E528188" w14:textId="77777777" w:rsidR="00F81ABC" w:rsidRDefault="00F81ABC" w:rsidP="00F81ABC">
            <w:pPr>
              <w:pStyle w:val="TAL"/>
              <w:rPr>
                <w:sz w:val="16"/>
                <w:szCs w:val="16"/>
              </w:rPr>
            </w:pPr>
            <w:r>
              <w:rPr>
                <w:sz w:val="16"/>
                <w:szCs w:val="16"/>
              </w:rPr>
              <w:t>1</w:t>
            </w:r>
          </w:p>
        </w:tc>
        <w:tc>
          <w:tcPr>
            <w:tcW w:w="425" w:type="dxa"/>
            <w:shd w:val="solid" w:color="FFFFFF" w:fill="auto"/>
          </w:tcPr>
          <w:p w14:paraId="0E4006A4" w14:textId="77777777" w:rsidR="00F81ABC" w:rsidRDefault="00F81ABC" w:rsidP="00F81ABC">
            <w:pPr>
              <w:pStyle w:val="TAL"/>
              <w:rPr>
                <w:sz w:val="16"/>
                <w:szCs w:val="16"/>
              </w:rPr>
            </w:pPr>
            <w:r>
              <w:rPr>
                <w:sz w:val="16"/>
                <w:szCs w:val="16"/>
              </w:rPr>
              <w:t>F</w:t>
            </w:r>
          </w:p>
        </w:tc>
        <w:tc>
          <w:tcPr>
            <w:tcW w:w="4820" w:type="dxa"/>
            <w:shd w:val="solid" w:color="FFFFFF" w:fill="auto"/>
          </w:tcPr>
          <w:p w14:paraId="494B78F3" w14:textId="77777777" w:rsidR="00F81ABC" w:rsidRPr="00481BA7" w:rsidRDefault="00F81ABC" w:rsidP="00F81ABC">
            <w:pPr>
              <w:pStyle w:val="TAL"/>
              <w:rPr>
                <w:sz w:val="16"/>
                <w:szCs w:val="16"/>
              </w:rPr>
            </w:pPr>
            <w:r w:rsidRPr="00481BA7">
              <w:rPr>
                <w:sz w:val="16"/>
                <w:szCs w:val="16"/>
              </w:rPr>
              <w:t>Protection policies test case</w:t>
            </w:r>
          </w:p>
        </w:tc>
        <w:tc>
          <w:tcPr>
            <w:tcW w:w="708" w:type="dxa"/>
            <w:shd w:val="solid" w:color="FFFFFF" w:fill="auto"/>
          </w:tcPr>
          <w:p w14:paraId="6F6BE508" w14:textId="77777777" w:rsidR="00F81ABC" w:rsidRPr="00481BA7" w:rsidRDefault="00F81ABC" w:rsidP="00F81ABC">
            <w:pPr>
              <w:pStyle w:val="TAL"/>
              <w:rPr>
                <w:sz w:val="16"/>
                <w:szCs w:val="16"/>
              </w:rPr>
            </w:pPr>
            <w:r w:rsidRPr="00481BA7">
              <w:rPr>
                <w:sz w:val="16"/>
                <w:szCs w:val="16"/>
              </w:rPr>
              <w:t>16.2.0</w:t>
            </w:r>
          </w:p>
        </w:tc>
      </w:tr>
      <w:tr w:rsidR="002E7A60" w:rsidRPr="00481BA7" w14:paraId="66DC52D1" w14:textId="77777777" w:rsidTr="007B4650">
        <w:tc>
          <w:tcPr>
            <w:tcW w:w="800" w:type="dxa"/>
            <w:shd w:val="solid" w:color="FFFFFF" w:fill="auto"/>
          </w:tcPr>
          <w:p w14:paraId="0623BF7F" w14:textId="77777777" w:rsidR="002E7A60" w:rsidRPr="00481BA7" w:rsidRDefault="002E7A60" w:rsidP="002E7A60">
            <w:pPr>
              <w:pStyle w:val="TAL"/>
              <w:rPr>
                <w:sz w:val="16"/>
                <w:szCs w:val="16"/>
              </w:rPr>
            </w:pPr>
            <w:r w:rsidRPr="00481BA7">
              <w:rPr>
                <w:sz w:val="16"/>
                <w:szCs w:val="16"/>
              </w:rPr>
              <w:t>2021-03</w:t>
            </w:r>
          </w:p>
        </w:tc>
        <w:tc>
          <w:tcPr>
            <w:tcW w:w="800" w:type="dxa"/>
            <w:shd w:val="solid" w:color="FFFFFF" w:fill="auto"/>
          </w:tcPr>
          <w:p w14:paraId="24762030" w14:textId="77777777" w:rsidR="002E7A60" w:rsidRDefault="002E7A60" w:rsidP="002E7A60">
            <w:pPr>
              <w:pStyle w:val="TAL"/>
              <w:rPr>
                <w:sz w:val="16"/>
                <w:szCs w:val="16"/>
              </w:rPr>
            </w:pPr>
            <w:r>
              <w:rPr>
                <w:sz w:val="16"/>
                <w:szCs w:val="16"/>
              </w:rPr>
              <w:t>SA#91e</w:t>
            </w:r>
          </w:p>
        </w:tc>
        <w:tc>
          <w:tcPr>
            <w:tcW w:w="1094" w:type="dxa"/>
            <w:shd w:val="solid" w:color="FFFFFF" w:fill="auto"/>
          </w:tcPr>
          <w:p w14:paraId="62BD9BFD" w14:textId="77777777" w:rsidR="002E7A60" w:rsidRPr="00481BA7" w:rsidRDefault="002E7A60" w:rsidP="002E7A60">
            <w:pPr>
              <w:pStyle w:val="TAL"/>
              <w:rPr>
                <w:sz w:val="16"/>
                <w:szCs w:val="16"/>
              </w:rPr>
            </w:pPr>
            <w:r w:rsidRPr="00481BA7">
              <w:rPr>
                <w:sz w:val="16"/>
                <w:szCs w:val="16"/>
              </w:rPr>
              <w:t>SP-210117</w:t>
            </w:r>
          </w:p>
        </w:tc>
        <w:tc>
          <w:tcPr>
            <w:tcW w:w="567" w:type="dxa"/>
            <w:shd w:val="solid" w:color="FFFFFF" w:fill="auto"/>
          </w:tcPr>
          <w:p w14:paraId="1F162EDA" w14:textId="77777777" w:rsidR="002E7A60" w:rsidRDefault="002E7A60" w:rsidP="002E7A60">
            <w:pPr>
              <w:pStyle w:val="TAL"/>
              <w:rPr>
                <w:sz w:val="16"/>
                <w:szCs w:val="16"/>
              </w:rPr>
            </w:pPr>
            <w:r>
              <w:rPr>
                <w:sz w:val="16"/>
                <w:szCs w:val="16"/>
              </w:rPr>
              <w:t>0007</w:t>
            </w:r>
          </w:p>
        </w:tc>
        <w:tc>
          <w:tcPr>
            <w:tcW w:w="425" w:type="dxa"/>
            <w:shd w:val="solid" w:color="FFFFFF" w:fill="auto"/>
          </w:tcPr>
          <w:p w14:paraId="311010ED" w14:textId="77777777" w:rsidR="002E7A60" w:rsidRDefault="002E7A60" w:rsidP="002E7A60">
            <w:pPr>
              <w:pStyle w:val="TAL"/>
              <w:rPr>
                <w:sz w:val="16"/>
                <w:szCs w:val="16"/>
              </w:rPr>
            </w:pPr>
            <w:r>
              <w:rPr>
                <w:sz w:val="16"/>
                <w:szCs w:val="16"/>
              </w:rPr>
              <w:t>1</w:t>
            </w:r>
          </w:p>
        </w:tc>
        <w:tc>
          <w:tcPr>
            <w:tcW w:w="425" w:type="dxa"/>
            <w:shd w:val="solid" w:color="FFFFFF" w:fill="auto"/>
          </w:tcPr>
          <w:p w14:paraId="5066229F" w14:textId="77777777" w:rsidR="002E7A60" w:rsidRDefault="002E7A60" w:rsidP="002E7A60">
            <w:pPr>
              <w:pStyle w:val="TAL"/>
              <w:rPr>
                <w:sz w:val="16"/>
                <w:szCs w:val="16"/>
              </w:rPr>
            </w:pPr>
            <w:r>
              <w:rPr>
                <w:sz w:val="16"/>
                <w:szCs w:val="16"/>
              </w:rPr>
              <w:t>F</w:t>
            </w:r>
          </w:p>
        </w:tc>
        <w:tc>
          <w:tcPr>
            <w:tcW w:w="4820" w:type="dxa"/>
            <w:shd w:val="solid" w:color="FFFFFF" w:fill="auto"/>
          </w:tcPr>
          <w:p w14:paraId="794B1562" w14:textId="77777777" w:rsidR="002E7A60" w:rsidRPr="00481BA7" w:rsidRDefault="002E7A60" w:rsidP="002E7A60">
            <w:pPr>
              <w:pStyle w:val="TAL"/>
              <w:rPr>
                <w:sz w:val="16"/>
                <w:szCs w:val="16"/>
              </w:rPr>
            </w:pPr>
            <w:r w:rsidRPr="00481BA7">
              <w:rPr>
                <w:sz w:val="16"/>
                <w:szCs w:val="16"/>
              </w:rPr>
              <w:t>Clarification on confidential IEs replacement handling in original N32-f message</w:t>
            </w:r>
          </w:p>
        </w:tc>
        <w:tc>
          <w:tcPr>
            <w:tcW w:w="708" w:type="dxa"/>
            <w:shd w:val="solid" w:color="FFFFFF" w:fill="auto"/>
          </w:tcPr>
          <w:p w14:paraId="508058D2" w14:textId="77777777" w:rsidR="002E7A60" w:rsidRPr="00481BA7" w:rsidRDefault="002E7A60" w:rsidP="002E7A60">
            <w:pPr>
              <w:pStyle w:val="TAL"/>
              <w:rPr>
                <w:sz w:val="16"/>
                <w:szCs w:val="16"/>
              </w:rPr>
            </w:pPr>
            <w:r w:rsidRPr="00481BA7">
              <w:rPr>
                <w:sz w:val="16"/>
                <w:szCs w:val="16"/>
              </w:rPr>
              <w:t>16.2.0</w:t>
            </w:r>
          </w:p>
        </w:tc>
      </w:tr>
      <w:tr w:rsidR="007869F0" w:rsidRPr="00481BA7" w14:paraId="02BC2FD5" w14:textId="77777777" w:rsidTr="007B4650">
        <w:tc>
          <w:tcPr>
            <w:tcW w:w="800" w:type="dxa"/>
            <w:shd w:val="solid" w:color="FFFFFF" w:fill="auto"/>
          </w:tcPr>
          <w:p w14:paraId="2D6216A9" w14:textId="77777777" w:rsidR="007869F0" w:rsidRPr="00DD2EF2" w:rsidRDefault="007869F0" w:rsidP="002E7A60">
            <w:pPr>
              <w:pStyle w:val="TAL"/>
              <w:rPr>
                <w:sz w:val="16"/>
                <w:szCs w:val="16"/>
              </w:rPr>
            </w:pPr>
            <w:r w:rsidRPr="00DD2EF2">
              <w:rPr>
                <w:sz w:val="16"/>
                <w:szCs w:val="16"/>
              </w:rPr>
              <w:t>2021-06</w:t>
            </w:r>
          </w:p>
        </w:tc>
        <w:tc>
          <w:tcPr>
            <w:tcW w:w="800" w:type="dxa"/>
            <w:shd w:val="solid" w:color="FFFFFF" w:fill="auto"/>
          </w:tcPr>
          <w:p w14:paraId="270C191A" w14:textId="77777777" w:rsidR="007869F0" w:rsidRDefault="007869F0" w:rsidP="002E7A60">
            <w:pPr>
              <w:pStyle w:val="TAL"/>
              <w:rPr>
                <w:sz w:val="16"/>
                <w:szCs w:val="16"/>
              </w:rPr>
            </w:pPr>
            <w:r>
              <w:rPr>
                <w:sz w:val="16"/>
                <w:szCs w:val="16"/>
              </w:rPr>
              <w:t>SA#92e</w:t>
            </w:r>
          </w:p>
        </w:tc>
        <w:tc>
          <w:tcPr>
            <w:tcW w:w="1094" w:type="dxa"/>
            <w:shd w:val="solid" w:color="FFFFFF" w:fill="auto"/>
          </w:tcPr>
          <w:p w14:paraId="162BCDC5" w14:textId="77777777" w:rsidR="007869F0" w:rsidRPr="00DD2EF2" w:rsidRDefault="007869F0" w:rsidP="002E7A60">
            <w:pPr>
              <w:pStyle w:val="TAL"/>
              <w:rPr>
                <w:sz w:val="16"/>
                <w:szCs w:val="16"/>
              </w:rPr>
            </w:pPr>
            <w:r w:rsidRPr="00DD2EF2">
              <w:rPr>
                <w:sz w:val="16"/>
                <w:szCs w:val="16"/>
              </w:rPr>
              <w:t>SP-210446</w:t>
            </w:r>
          </w:p>
        </w:tc>
        <w:tc>
          <w:tcPr>
            <w:tcW w:w="567" w:type="dxa"/>
            <w:shd w:val="solid" w:color="FFFFFF" w:fill="auto"/>
          </w:tcPr>
          <w:p w14:paraId="2981B172" w14:textId="77777777" w:rsidR="007869F0" w:rsidRDefault="007869F0" w:rsidP="002E7A60">
            <w:pPr>
              <w:pStyle w:val="TAL"/>
              <w:rPr>
                <w:sz w:val="16"/>
                <w:szCs w:val="16"/>
              </w:rPr>
            </w:pPr>
            <w:r>
              <w:rPr>
                <w:sz w:val="16"/>
                <w:szCs w:val="16"/>
              </w:rPr>
              <w:t>0008</w:t>
            </w:r>
          </w:p>
        </w:tc>
        <w:tc>
          <w:tcPr>
            <w:tcW w:w="425" w:type="dxa"/>
            <w:shd w:val="solid" w:color="FFFFFF" w:fill="auto"/>
          </w:tcPr>
          <w:p w14:paraId="6F8122B3" w14:textId="77777777" w:rsidR="007869F0" w:rsidRDefault="007869F0" w:rsidP="002E7A60">
            <w:pPr>
              <w:pStyle w:val="TAL"/>
              <w:rPr>
                <w:sz w:val="16"/>
                <w:szCs w:val="16"/>
              </w:rPr>
            </w:pPr>
            <w:r>
              <w:rPr>
                <w:sz w:val="16"/>
                <w:szCs w:val="16"/>
              </w:rPr>
              <w:t>-</w:t>
            </w:r>
          </w:p>
        </w:tc>
        <w:tc>
          <w:tcPr>
            <w:tcW w:w="425" w:type="dxa"/>
            <w:shd w:val="solid" w:color="FFFFFF" w:fill="auto"/>
          </w:tcPr>
          <w:p w14:paraId="481D2763" w14:textId="77777777" w:rsidR="007869F0" w:rsidRDefault="007869F0" w:rsidP="002E7A60">
            <w:pPr>
              <w:pStyle w:val="TAL"/>
              <w:rPr>
                <w:sz w:val="16"/>
                <w:szCs w:val="16"/>
              </w:rPr>
            </w:pPr>
            <w:r>
              <w:rPr>
                <w:sz w:val="16"/>
                <w:szCs w:val="16"/>
              </w:rPr>
              <w:t>F</w:t>
            </w:r>
          </w:p>
        </w:tc>
        <w:tc>
          <w:tcPr>
            <w:tcW w:w="4820" w:type="dxa"/>
            <w:shd w:val="solid" w:color="FFFFFF" w:fill="auto"/>
          </w:tcPr>
          <w:p w14:paraId="217CCC45" w14:textId="77777777" w:rsidR="007869F0" w:rsidRPr="00DD2EF2" w:rsidRDefault="007869F0" w:rsidP="002E7A60">
            <w:pPr>
              <w:pStyle w:val="TAL"/>
              <w:rPr>
                <w:sz w:val="16"/>
                <w:szCs w:val="16"/>
              </w:rPr>
            </w:pPr>
            <w:r w:rsidRPr="00DD2EF2">
              <w:rPr>
                <w:sz w:val="16"/>
                <w:szCs w:val="16"/>
              </w:rPr>
              <w:t>Resolving EN on the error handling</w:t>
            </w:r>
          </w:p>
        </w:tc>
        <w:tc>
          <w:tcPr>
            <w:tcW w:w="708" w:type="dxa"/>
            <w:shd w:val="solid" w:color="FFFFFF" w:fill="auto"/>
          </w:tcPr>
          <w:p w14:paraId="4BB53B99" w14:textId="77777777" w:rsidR="007869F0" w:rsidRPr="00DD2EF2" w:rsidRDefault="007869F0" w:rsidP="002E7A60">
            <w:pPr>
              <w:pStyle w:val="TAL"/>
              <w:rPr>
                <w:sz w:val="16"/>
                <w:szCs w:val="16"/>
              </w:rPr>
            </w:pPr>
            <w:r w:rsidRPr="00DD2EF2">
              <w:rPr>
                <w:sz w:val="16"/>
                <w:szCs w:val="16"/>
              </w:rPr>
              <w:t>16.3.0</w:t>
            </w:r>
          </w:p>
        </w:tc>
      </w:tr>
      <w:tr w:rsidR="00DD2EF2" w:rsidRPr="00481BA7" w14:paraId="77108C28" w14:textId="77777777" w:rsidTr="007B4650">
        <w:tc>
          <w:tcPr>
            <w:tcW w:w="800" w:type="dxa"/>
            <w:shd w:val="solid" w:color="FFFFFF" w:fill="auto"/>
          </w:tcPr>
          <w:p w14:paraId="0883AA4A" w14:textId="77777777" w:rsidR="00DD2EF2" w:rsidRPr="00DD2EF2" w:rsidRDefault="00DD2EF2" w:rsidP="00DD2EF2">
            <w:pPr>
              <w:pStyle w:val="TAL"/>
              <w:rPr>
                <w:sz w:val="16"/>
                <w:szCs w:val="16"/>
              </w:rPr>
            </w:pPr>
            <w:r w:rsidRPr="00DD2EF2">
              <w:rPr>
                <w:sz w:val="16"/>
                <w:szCs w:val="16"/>
              </w:rPr>
              <w:t>2021-06</w:t>
            </w:r>
          </w:p>
        </w:tc>
        <w:tc>
          <w:tcPr>
            <w:tcW w:w="800" w:type="dxa"/>
            <w:shd w:val="solid" w:color="FFFFFF" w:fill="auto"/>
          </w:tcPr>
          <w:p w14:paraId="3E289D4C" w14:textId="77777777" w:rsidR="00DD2EF2" w:rsidRDefault="00DD2EF2" w:rsidP="00DD2EF2">
            <w:pPr>
              <w:pStyle w:val="TAL"/>
              <w:rPr>
                <w:sz w:val="16"/>
                <w:szCs w:val="16"/>
              </w:rPr>
            </w:pPr>
            <w:r>
              <w:rPr>
                <w:sz w:val="16"/>
                <w:szCs w:val="16"/>
              </w:rPr>
              <w:t>SA#92e</w:t>
            </w:r>
          </w:p>
        </w:tc>
        <w:tc>
          <w:tcPr>
            <w:tcW w:w="1094" w:type="dxa"/>
            <w:shd w:val="solid" w:color="FFFFFF" w:fill="auto"/>
          </w:tcPr>
          <w:p w14:paraId="372730DC" w14:textId="77777777" w:rsidR="00DD2EF2" w:rsidRPr="00DD2EF2" w:rsidRDefault="00DD2EF2" w:rsidP="00DD2EF2">
            <w:pPr>
              <w:pStyle w:val="TAL"/>
              <w:rPr>
                <w:sz w:val="16"/>
                <w:szCs w:val="16"/>
              </w:rPr>
            </w:pPr>
            <w:r>
              <w:rPr>
                <w:sz w:val="16"/>
                <w:szCs w:val="16"/>
              </w:rPr>
              <w:t>SP-210440</w:t>
            </w:r>
          </w:p>
        </w:tc>
        <w:tc>
          <w:tcPr>
            <w:tcW w:w="567" w:type="dxa"/>
            <w:shd w:val="solid" w:color="FFFFFF" w:fill="auto"/>
          </w:tcPr>
          <w:p w14:paraId="758A44AE" w14:textId="77777777" w:rsidR="00DD2EF2" w:rsidRDefault="00DD2EF2" w:rsidP="00DD2EF2">
            <w:pPr>
              <w:pStyle w:val="TAL"/>
              <w:rPr>
                <w:sz w:val="16"/>
                <w:szCs w:val="16"/>
              </w:rPr>
            </w:pPr>
            <w:r>
              <w:rPr>
                <w:sz w:val="16"/>
                <w:szCs w:val="16"/>
              </w:rPr>
              <w:t>0009</w:t>
            </w:r>
          </w:p>
        </w:tc>
        <w:tc>
          <w:tcPr>
            <w:tcW w:w="425" w:type="dxa"/>
            <w:shd w:val="solid" w:color="FFFFFF" w:fill="auto"/>
          </w:tcPr>
          <w:p w14:paraId="5479C278" w14:textId="77777777" w:rsidR="00DD2EF2" w:rsidRDefault="00DD2EF2" w:rsidP="00DD2EF2">
            <w:pPr>
              <w:pStyle w:val="TAL"/>
              <w:rPr>
                <w:sz w:val="16"/>
                <w:szCs w:val="16"/>
              </w:rPr>
            </w:pPr>
            <w:r>
              <w:rPr>
                <w:sz w:val="16"/>
                <w:szCs w:val="16"/>
              </w:rPr>
              <w:t>-</w:t>
            </w:r>
          </w:p>
        </w:tc>
        <w:tc>
          <w:tcPr>
            <w:tcW w:w="425" w:type="dxa"/>
            <w:shd w:val="solid" w:color="FFFFFF" w:fill="auto"/>
          </w:tcPr>
          <w:p w14:paraId="5E2647CA" w14:textId="77777777" w:rsidR="00DD2EF2" w:rsidRDefault="00DD2EF2" w:rsidP="00DD2EF2">
            <w:pPr>
              <w:pStyle w:val="TAL"/>
              <w:rPr>
                <w:sz w:val="16"/>
                <w:szCs w:val="16"/>
              </w:rPr>
            </w:pPr>
            <w:r>
              <w:rPr>
                <w:sz w:val="16"/>
                <w:szCs w:val="16"/>
              </w:rPr>
              <w:t>B</w:t>
            </w:r>
          </w:p>
        </w:tc>
        <w:tc>
          <w:tcPr>
            <w:tcW w:w="4820" w:type="dxa"/>
            <w:shd w:val="solid" w:color="FFFFFF" w:fill="auto"/>
          </w:tcPr>
          <w:p w14:paraId="7D9CF42F" w14:textId="77777777" w:rsidR="00DD2EF2" w:rsidRPr="00DD2EF2" w:rsidRDefault="00DD2EF2" w:rsidP="00DD2EF2">
            <w:pPr>
              <w:pStyle w:val="TAL"/>
              <w:rPr>
                <w:sz w:val="16"/>
                <w:szCs w:val="16"/>
              </w:rPr>
            </w:pPr>
            <w:r w:rsidRPr="00481BA7">
              <w:rPr>
                <w:sz w:val="16"/>
                <w:szCs w:val="16"/>
              </w:rPr>
              <w:t>CR to include R-16 feature of SEPP to 33.517</w:t>
            </w:r>
          </w:p>
        </w:tc>
        <w:tc>
          <w:tcPr>
            <w:tcW w:w="708" w:type="dxa"/>
            <w:shd w:val="solid" w:color="FFFFFF" w:fill="auto"/>
          </w:tcPr>
          <w:p w14:paraId="0950AD2F" w14:textId="77777777" w:rsidR="00DD2EF2" w:rsidRPr="00DD2EF2" w:rsidRDefault="00DD2EF2" w:rsidP="00DD2EF2">
            <w:pPr>
              <w:pStyle w:val="TAL"/>
              <w:rPr>
                <w:sz w:val="16"/>
                <w:szCs w:val="16"/>
              </w:rPr>
            </w:pPr>
            <w:r>
              <w:rPr>
                <w:sz w:val="16"/>
                <w:szCs w:val="16"/>
              </w:rPr>
              <w:t>17.0.0</w:t>
            </w:r>
          </w:p>
        </w:tc>
      </w:tr>
      <w:tr w:rsidR="00343728" w:rsidRPr="00481BA7" w14:paraId="196D83EC" w14:textId="77777777" w:rsidTr="007B4650">
        <w:tc>
          <w:tcPr>
            <w:tcW w:w="800" w:type="dxa"/>
            <w:shd w:val="solid" w:color="FFFFFF" w:fill="auto"/>
          </w:tcPr>
          <w:p w14:paraId="50DDE18D" w14:textId="77777777" w:rsidR="00343728" w:rsidRPr="00DD2EF2" w:rsidRDefault="00343728" w:rsidP="00DD2EF2">
            <w:pPr>
              <w:pStyle w:val="TAL"/>
              <w:rPr>
                <w:sz w:val="16"/>
                <w:szCs w:val="16"/>
              </w:rPr>
            </w:pPr>
            <w:r>
              <w:rPr>
                <w:sz w:val="16"/>
                <w:szCs w:val="16"/>
              </w:rPr>
              <w:t>2023-06</w:t>
            </w:r>
          </w:p>
        </w:tc>
        <w:tc>
          <w:tcPr>
            <w:tcW w:w="800" w:type="dxa"/>
            <w:shd w:val="solid" w:color="FFFFFF" w:fill="auto"/>
          </w:tcPr>
          <w:p w14:paraId="6B22C459" w14:textId="77777777" w:rsidR="00343728" w:rsidRDefault="00343728" w:rsidP="00DD2EF2">
            <w:pPr>
              <w:pStyle w:val="TAL"/>
              <w:rPr>
                <w:sz w:val="16"/>
                <w:szCs w:val="16"/>
              </w:rPr>
            </w:pPr>
            <w:r>
              <w:rPr>
                <w:sz w:val="16"/>
                <w:szCs w:val="16"/>
              </w:rPr>
              <w:t>SA#100</w:t>
            </w:r>
          </w:p>
        </w:tc>
        <w:tc>
          <w:tcPr>
            <w:tcW w:w="1094" w:type="dxa"/>
            <w:shd w:val="solid" w:color="FFFFFF" w:fill="auto"/>
          </w:tcPr>
          <w:p w14:paraId="2FD37A47" w14:textId="77777777" w:rsidR="00343728" w:rsidRDefault="00343728" w:rsidP="00DD2EF2">
            <w:pPr>
              <w:pStyle w:val="TAL"/>
              <w:rPr>
                <w:sz w:val="16"/>
                <w:szCs w:val="16"/>
              </w:rPr>
            </w:pPr>
            <w:r>
              <w:rPr>
                <w:sz w:val="16"/>
                <w:szCs w:val="16"/>
              </w:rPr>
              <w:t>SP-230677</w:t>
            </w:r>
          </w:p>
        </w:tc>
        <w:tc>
          <w:tcPr>
            <w:tcW w:w="567" w:type="dxa"/>
            <w:shd w:val="solid" w:color="FFFFFF" w:fill="auto"/>
          </w:tcPr>
          <w:p w14:paraId="5F06B7A7" w14:textId="77777777" w:rsidR="00343728" w:rsidRDefault="00343728" w:rsidP="00DD2EF2">
            <w:pPr>
              <w:pStyle w:val="TAL"/>
              <w:rPr>
                <w:sz w:val="16"/>
                <w:szCs w:val="16"/>
              </w:rPr>
            </w:pPr>
            <w:r>
              <w:rPr>
                <w:sz w:val="16"/>
                <w:szCs w:val="16"/>
              </w:rPr>
              <w:t>0010</w:t>
            </w:r>
          </w:p>
        </w:tc>
        <w:tc>
          <w:tcPr>
            <w:tcW w:w="425" w:type="dxa"/>
            <w:shd w:val="solid" w:color="FFFFFF" w:fill="auto"/>
          </w:tcPr>
          <w:p w14:paraId="1FC074E9" w14:textId="77777777" w:rsidR="00343728" w:rsidRDefault="00343728" w:rsidP="00DD2EF2">
            <w:pPr>
              <w:pStyle w:val="TAL"/>
              <w:rPr>
                <w:sz w:val="16"/>
                <w:szCs w:val="16"/>
              </w:rPr>
            </w:pPr>
            <w:r>
              <w:rPr>
                <w:sz w:val="16"/>
                <w:szCs w:val="16"/>
              </w:rPr>
              <w:t>2</w:t>
            </w:r>
          </w:p>
        </w:tc>
        <w:tc>
          <w:tcPr>
            <w:tcW w:w="425" w:type="dxa"/>
            <w:shd w:val="solid" w:color="FFFFFF" w:fill="auto"/>
          </w:tcPr>
          <w:p w14:paraId="3551D00F" w14:textId="77777777" w:rsidR="00343728" w:rsidRDefault="00343728" w:rsidP="00DD2EF2">
            <w:pPr>
              <w:pStyle w:val="TAL"/>
              <w:rPr>
                <w:sz w:val="16"/>
                <w:szCs w:val="16"/>
              </w:rPr>
            </w:pPr>
            <w:r>
              <w:rPr>
                <w:sz w:val="16"/>
                <w:szCs w:val="16"/>
              </w:rPr>
              <w:t>B</w:t>
            </w:r>
          </w:p>
        </w:tc>
        <w:tc>
          <w:tcPr>
            <w:tcW w:w="4820" w:type="dxa"/>
            <w:shd w:val="solid" w:color="FFFFFF" w:fill="auto"/>
          </w:tcPr>
          <w:p w14:paraId="1EA798E2" w14:textId="77777777" w:rsidR="00343728" w:rsidRPr="00481BA7" w:rsidRDefault="00343728" w:rsidP="00DD2EF2">
            <w:pPr>
              <w:pStyle w:val="TAL"/>
              <w:rPr>
                <w:sz w:val="16"/>
                <w:szCs w:val="16"/>
              </w:rPr>
            </w:pPr>
            <w:r>
              <w:rPr>
                <w:sz w:val="16"/>
                <w:szCs w:val="16"/>
              </w:rPr>
              <w:t>New SCAS test on trust anchoring</w:t>
            </w:r>
          </w:p>
        </w:tc>
        <w:tc>
          <w:tcPr>
            <w:tcW w:w="708" w:type="dxa"/>
            <w:shd w:val="solid" w:color="FFFFFF" w:fill="auto"/>
          </w:tcPr>
          <w:p w14:paraId="1EA0C9E1" w14:textId="77777777" w:rsidR="00343728" w:rsidRDefault="00343728" w:rsidP="00DD2EF2">
            <w:pPr>
              <w:pStyle w:val="TAL"/>
              <w:rPr>
                <w:sz w:val="16"/>
                <w:szCs w:val="16"/>
              </w:rPr>
            </w:pPr>
            <w:r>
              <w:rPr>
                <w:sz w:val="16"/>
                <w:szCs w:val="16"/>
              </w:rPr>
              <w:t>18.0.0</w:t>
            </w:r>
          </w:p>
        </w:tc>
      </w:tr>
      <w:tr w:rsidR="005F46AD" w:rsidRPr="00481BA7" w14:paraId="249AD891" w14:textId="77777777" w:rsidTr="007B4650">
        <w:tc>
          <w:tcPr>
            <w:tcW w:w="800" w:type="dxa"/>
            <w:shd w:val="solid" w:color="FFFFFF" w:fill="auto"/>
          </w:tcPr>
          <w:p w14:paraId="196ABDA4" w14:textId="77777777" w:rsidR="005F46AD" w:rsidRDefault="005F46AD" w:rsidP="005F46AD">
            <w:pPr>
              <w:pStyle w:val="TAL"/>
              <w:rPr>
                <w:sz w:val="16"/>
                <w:szCs w:val="16"/>
              </w:rPr>
            </w:pPr>
            <w:r>
              <w:rPr>
                <w:sz w:val="16"/>
                <w:szCs w:val="16"/>
              </w:rPr>
              <w:t>2023-06</w:t>
            </w:r>
          </w:p>
        </w:tc>
        <w:tc>
          <w:tcPr>
            <w:tcW w:w="800" w:type="dxa"/>
            <w:shd w:val="solid" w:color="FFFFFF" w:fill="auto"/>
          </w:tcPr>
          <w:p w14:paraId="2EFA0C4E" w14:textId="77777777" w:rsidR="005F46AD" w:rsidRDefault="005F46AD" w:rsidP="005F46AD">
            <w:pPr>
              <w:pStyle w:val="TAL"/>
              <w:rPr>
                <w:sz w:val="16"/>
                <w:szCs w:val="16"/>
              </w:rPr>
            </w:pPr>
            <w:r>
              <w:rPr>
                <w:sz w:val="16"/>
                <w:szCs w:val="16"/>
              </w:rPr>
              <w:t>SA#100</w:t>
            </w:r>
          </w:p>
        </w:tc>
        <w:tc>
          <w:tcPr>
            <w:tcW w:w="1094" w:type="dxa"/>
            <w:shd w:val="solid" w:color="FFFFFF" w:fill="auto"/>
          </w:tcPr>
          <w:p w14:paraId="49B6CA00" w14:textId="77777777" w:rsidR="005F46AD" w:rsidRDefault="005F46AD" w:rsidP="005F46AD">
            <w:pPr>
              <w:pStyle w:val="TAL"/>
              <w:rPr>
                <w:sz w:val="16"/>
                <w:szCs w:val="16"/>
              </w:rPr>
            </w:pPr>
            <w:r>
              <w:rPr>
                <w:sz w:val="16"/>
                <w:szCs w:val="16"/>
              </w:rPr>
              <w:t>SP-230677</w:t>
            </w:r>
          </w:p>
        </w:tc>
        <w:tc>
          <w:tcPr>
            <w:tcW w:w="567" w:type="dxa"/>
            <w:shd w:val="solid" w:color="FFFFFF" w:fill="auto"/>
          </w:tcPr>
          <w:p w14:paraId="04704EA6" w14:textId="77777777" w:rsidR="005F46AD" w:rsidRDefault="005F46AD" w:rsidP="005F46AD">
            <w:pPr>
              <w:pStyle w:val="TAL"/>
              <w:rPr>
                <w:sz w:val="16"/>
                <w:szCs w:val="16"/>
              </w:rPr>
            </w:pPr>
            <w:r>
              <w:rPr>
                <w:sz w:val="16"/>
                <w:szCs w:val="16"/>
              </w:rPr>
              <w:t>0011</w:t>
            </w:r>
          </w:p>
        </w:tc>
        <w:tc>
          <w:tcPr>
            <w:tcW w:w="425" w:type="dxa"/>
            <w:shd w:val="solid" w:color="FFFFFF" w:fill="auto"/>
          </w:tcPr>
          <w:p w14:paraId="6385F851" w14:textId="77777777" w:rsidR="005F46AD" w:rsidRDefault="005F46AD" w:rsidP="005F46AD">
            <w:pPr>
              <w:pStyle w:val="TAL"/>
              <w:rPr>
                <w:sz w:val="16"/>
                <w:szCs w:val="16"/>
              </w:rPr>
            </w:pPr>
            <w:r>
              <w:rPr>
                <w:sz w:val="16"/>
                <w:szCs w:val="16"/>
              </w:rPr>
              <w:t>1</w:t>
            </w:r>
          </w:p>
        </w:tc>
        <w:tc>
          <w:tcPr>
            <w:tcW w:w="425" w:type="dxa"/>
            <w:shd w:val="solid" w:color="FFFFFF" w:fill="auto"/>
          </w:tcPr>
          <w:p w14:paraId="2594163E" w14:textId="77777777" w:rsidR="005F46AD" w:rsidRDefault="005F46AD" w:rsidP="005F46AD">
            <w:pPr>
              <w:pStyle w:val="TAL"/>
              <w:rPr>
                <w:sz w:val="16"/>
                <w:szCs w:val="16"/>
              </w:rPr>
            </w:pPr>
            <w:r>
              <w:rPr>
                <w:sz w:val="16"/>
                <w:szCs w:val="16"/>
              </w:rPr>
              <w:t>B</w:t>
            </w:r>
          </w:p>
        </w:tc>
        <w:tc>
          <w:tcPr>
            <w:tcW w:w="4820" w:type="dxa"/>
            <w:shd w:val="solid" w:color="FFFFFF" w:fill="auto"/>
          </w:tcPr>
          <w:p w14:paraId="3D2601B2" w14:textId="77777777" w:rsidR="005F46AD" w:rsidRDefault="005F46AD" w:rsidP="005F46AD">
            <w:pPr>
              <w:pStyle w:val="TAL"/>
              <w:rPr>
                <w:sz w:val="16"/>
                <w:szCs w:val="16"/>
              </w:rPr>
            </w:pPr>
            <w:r>
              <w:rPr>
                <w:sz w:val="16"/>
                <w:szCs w:val="16"/>
              </w:rPr>
              <w:t>Robustness interfaces and protocols defined for SEPP</w:t>
            </w:r>
          </w:p>
        </w:tc>
        <w:tc>
          <w:tcPr>
            <w:tcW w:w="708" w:type="dxa"/>
            <w:shd w:val="solid" w:color="FFFFFF" w:fill="auto"/>
          </w:tcPr>
          <w:p w14:paraId="761BD3D7" w14:textId="77777777" w:rsidR="005F46AD" w:rsidRDefault="005F46AD" w:rsidP="005F46AD">
            <w:pPr>
              <w:pStyle w:val="TAL"/>
              <w:rPr>
                <w:sz w:val="16"/>
                <w:szCs w:val="16"/>
              </w:rPr>
            </w:pPr>
            <w:r>
              <w:rPr>
                <w:sz w:val="16"/>
                <w:szCs w:val="16"/>
              </w:rPr>
              <w:t>18.0.0</w:t>
            </w:r>
          </w:p>
        </w:tc>
      </w:tr>
      <w:tr w:rsidR="003E1078" w:rsidRPr="00481BA7" w14:paraId="2D5C9977" w14:textId="77777777" w:rsidTr="007B4650">
        <w:tc>
          <w:tcPr>
            <w:tcW w:w="800" w:type="dxa"/>
            <w:shd w:val="solid" w:color="FFFFFF" w:fill="auto"/>
          </w:tcPr>
          <w:p w14:paraId="6372F715" w14:textId="77777777" w:rsidR="003E1078" w:rsidRDefault="003E1078" w:rsidP="003E1078">
            <w:pPr>
              <w:pStyle w:val="TAL"/>
              <w:rPr>
                <w:sz w:val="16"/>
                <w:szCs w:val="16"/>
              </w:rPr>
            </w:pPr>
            <w:r>
              <w:rPr>
                <w:sz w:val="16"/>
                <w:szCs w:val="16"/>
              </w:rPr>
              <w:t>2023-06</w:t>
            </w:r>
          </w:p>
        </w:tc>
        <w:tc>
          <w:tcPr>
            <w:tcW w:w="800" w:type="dxa"/>
            <w:shd w:val="solid" w:color="FFFFFF" w:fill="auto"/>
          </w:tcPr>
          <w:p w14:paraId="4C7DDA9D" w14:textId="77777777" w:rsidR="003E1078" w:rsidRDefault="003E1078" w:rsidP="003E1078">
            <w:pPr>
              <w:pStyle w:val="TAL"/>
              <w:rPr>
                <w:sz w:val="16"/>
                <w:szCs w:val="16"/>
              </w:rPr>
            </w:pPr>
            <w:r>
              <w:rPr>
                <w:sz w:val="16"/>
                <w:szCs w:val="16"/>
              </w:rPr>
              <w:t>SA#100</w:t>
            </w:r>
          </w:p>
        </w:tc>
        <w:tc>
          <w:tcPr>
            <w:tcW w:w="1094" w:type="dxa"/>
            <w:shd w:val="solid" w:color="FFFFFF" w:fill="auto"/>
          </w:tcPr>
          <w:p w14:paraId="133887CA" w14:textId="77777777" w:rsidR="003E1078" w:rsidRDefault="003E1078" w:rsidP="003E1078">
            <w:pPr>
              <w:pStyle w:val="TAL"/>
              <w:rPr>
                <w:sz w:val="16"/>
                <w:szCs w:val="16"/>
              </w:rPr>
            </w:pPr>
            <w:r>
              <w:rPr>
                <w:sz w:val="16"/>
                <w:szCs w:val="16"/>
              </w:rPr>
              <w:t>SP-230677</w:t>
            </w:r>
          </w:p>
        </w:tc>
        <w:tc>
          <w:tcPr>
            <w:tcW w:w="567" w:type="dxa"/>
            <w:shd w:val="solid" w:color="FFFFFF" w:fill="auto"/>
          </w:tcPr>
          <w:p w14:paraId="7ABE002F" w14:textId="77777777" w:rsidR="003E1078" w:rsidRDefault="003E1078" w:rsidP="003E1078">
            <w:pPr>
              <w:pStyle w:val="TAL"/>
              <w:rPr>
                <w:sz w:val="16"/>
                <w:szCs w:val="16"/>
              </w:rPr>
            </w:pPr>
            <w:r>
              <w:rPr>
                <w:sz w:val="16"/>
                <w:szCs w:val="16"/>
              </w:rPr>
              <w:t>0012</w:t>
            </w:r>
          </w:p>
        </w:tc>
        <w:tc>
          <w:tcPr>
            <w:tcW w:w="425" w:type="dxa"/>
            <w:shd w:val="solid" w:color="FFFFFF" w:fill="auto"/>
          </w:tcPr>
          <w:p w14:paraId="661A06EE" w14:textId="77777777" w:rsidR="003E1078" w:rsidRDefault="003E1078" w:rsidP="003E1078">
            <w:pPr>
              <w:pStyle w:val="TAL"/>
              <w:rPr>
                <w:sz w:val="16"/>
                <w:szCs w:val="16"/>
              </w:rPr>
            </w:pPr>
            <w:r>
              <w:rPr>
                <w:sz w:val="16"/>
                <w:szCs w:val="16"/>
              </w:rPr>
              <w:t>1</w:t>
            </w:r>
          </w:p>
        </w:tc>
        <w:tc>
          <w:tcPr>
            <w:tcW w:w="425" w:type="dxa"/>
            <w:shd w:val="solid" w:color="FFFFFF" w:fill="auto"/>
          </w:tcPr>
          <w:p w14:paraId="0F88BC0B" w14:textId="77777777" w:rsidR="003E1078" w:rsidRDefault="003E1078" w:rsidP="003E1078">
            <w:pPr>
              <w:pStyle w:val="TAL"/>
              <w:rPr>
                <w:sz w:val="16"/>
                <w:szCs w:val="16"/>
              </w:rPr>
            </w:pPr>
            <w:r>
              <w:rPr>
                <w:sz w:val="16"/>
                <w:szCs w:val="16"/>
              </w:rPr>
              <w:t>F</w:t>
            </w:r>
          </w:p>
        </w:tc>
        <w:tc>
          <w:tcPr>
            <w:tcW w:w="4820" w:type="dxa"/>
            <w:shd w:val="solid" w:color="FFFFFF" w:fill="auto"/>
          </w:tcPr>
          <w:p w14:paraId="0BA2B4D6" w14:textId="77777777" w:rsidR="003E1078" w:rsidRDefault="003E1078" w:rsidP="003E1078">
            <w:pPr>
              <w:pStyle w:val="TAL"/>
              <w:rPr>
                <w:sz w:val="16"/>
                <w:szCs w:val="16"/>
              </w:rPr>
            </w:pPr>
            <w:r>
              <w:rPr>
                <w:sz w:val="16"/>
                <w:szCs w:val="16"/>
              </w:rPr>
              <w:t>SCAS release reference corrections</w:t>
            </w:r>
          </w:p>
        </w:tc>
        <w:tc>
          <w:tcPr>
            <w:tcW w:w="708" w:type="dxa"/>
            <w:shd w:val="solid" w:color="FFFFFF" w:fill="auto"/>
          </w:tcPr>
          <w:p w14:paraId="7C002A1D" w14:textId="77777777" w:rsidR="003E1078" w:rsidRDefault="003E1078" w:rsidP="003E1078">
            <w:pPr>
              <w:pStyle w:val="TAL"/>
              <w:rPr>
                <w:sz w:val="16"/>
                <w:szCs w:val="16"/>
              </w:rPr>
            </w:pPr>
            <w:r>
              <w:rPr>
                <w:sz w:val="16"/>
                <w:szCs w:val="16"/>
              </w:rPr>
              <w:t>18.0.0</w:t>
            </w:r>
          </w:p>
        </w:tc>
      </w:tr>
      <w:tr w:rsidR="00357821" w:rsidRPr="00481BA7" w14:paraId="6B82A2AD" w14:textId="77777777" w:rsidTr="007B4650">
        <w:tc>
          <w:tcPr>
            <w:tcW w:w="800" w:type="dxa"/>
            <w:shd w:val="solid" w:color="FFFFFF" w:fill="auto"/>
          </w:tcPr>
          <w:p w14:paraId="547838AE" w14:textId="77777777" w:rsidR="00357821" w:rsidRDefault="00357821" w:rsidP="003E1078">
            <w:pPr>
              <w:pStyle w:val="TAL"/>
              <w:rPr>
                <w:sz w:val="16"/>
                <w:szCs w:val="16"/>
              </w:rPr>
            </w:pPr>
            <w:r>
              <w:rPr>
                <w:sz w:val="16"/>
                <w:szCs w:val="16"/>
              </w:rPr>
              <w:t>2025-07</w:t>
            </w:r>
          </w:p>
        </w:tc>
        <w:tc>
          <w:tcPr>
            <w:tcW w:w="800" w:type="dxa"/>
            <w:shd w:val="solid" w:color="FFFFFF" w:fill="auto"/>
          </w:tcPr>
          <w:p w14:paraId="23234BDF" w14:textId="77777777" w:rsidR="00357821" w:rsidRDefault="00357821" w:rsidP="003E1078">
            <w:pPr>
              <w:pStyle w:val="TAL"/>
              <w:rPr>
                <w:sz w:val="16"/>
                <w:szCs w:val="16"/>
              </w:rPr>
            </w:pPr>
            <w:r>
              <w:rPr>
                <w:sz w:val="16"/>
                <w:szCs w:val="16"/>
              </w:rPr>
              <w:t>SA#108</w:t>
            </w:r>
          </w:p>
        </w:tc>
        <w:tc>
          <w:tcPr>
            <w:tcW w:w="1094" w:type="dxa"/>
            <w:shd w:val="solid" w:color="FFFFFF" w:fill="auto"/>
          </w:tcPr>
          <w:p w14:paraId="1C2269A1" w14:textId="77777777" w:rsidR="00357821" w:rsidRDefault="00357821" w:rsidP="003E1078">
            <w:pPr>
              <w:pStyle w:val="TAL"/>
              <w:rPr>
                <w:sz w:val="16"/>
                <w:szCs w:val="16"/>
              </w:rPr>
            </w:pPr>
            <w:r>
              <w:rPr>
                <w:sz w:val="16"/>
                <w:szCs w:val="16"/>
              </w:rPr>
              <w:t>SP-250657</w:t>
            </w:r>
          </w:p>
        </w:tc>
        <w:tc>
          <w:tcPr>
            <w:tcW w:w="567" w:type="dxa"/>
            <w:shd w:val="solid" w:color="FFFFFF" w:fill="auto"/>
          </w:tcPr>
          <w:p w14:paraId="6F3B0121" w14:textId="77777777" w:rsidR="00357821" w:rsidRDefault="00357821" w:rsidP="003E1078">
            <w:pPr>
              <w:pStyle w:val="TAL"/>
              <w:rPr>
                <w:sz w:val="16"/>
                <w:szCs w:val="16"/>
              </w:rPr>
            </w:pPr>
            <w:r>
              <w:rPr>
                <w:sz w:val="16"/>
                <w:szCs w:val="16"/>
              </w:rPr>
              <w:t>0013</w:t>
            </w:r>
          </w:p>
        </w:tc>
        <w:tc>
          <w:tcPr>
            <w:tcW w:w="425" w:type="dxa"/>
            <w:shd w:val="solid" w:color="FFFFFF" w:fill="auto"/>
          </w:tcPr>
          <w:p w14:paraId="45A73F4E" w14:textId="77777777" w:rsidR="00357821" w:rsidRDefault="00357821" w:rsidP="003E1078">
            <w:pPr>
              <w:pStyle w:val="TAL"/>
              <w:rPr>
                <w:sz w:val="16"/>
                <w:szCs w:val="16"/>
              </w:rPr>
            </w:pPr>
            <w:r>
              <w:rPr>
                <w:sz w:val="16"/>
                <w:szCs w:val="16"/>
              </w:rPr>
              <w:t>-</w:t>
            </w:r>
          </w:p>
        </w:tc>
        <w:tc>
          <w:tcPr>
            <w:tcW w:w="425" w:type="dxa"/>
            <w:shd w:val="solid" w:color="FFFFFF" w:fill="auto"/>
          </w:tcPr>
          <w:p w14:paraId="3C3477F7" w14:textId="77777777" w:rsidR="00357821" w:rsidRDefault="00357821" w:rsidP="003E1078">
            <w:pPr>
              <w:pStyle w:val="TAL"/>
              <w:rPr>
                <w:sz w:val="16"/>
                <w:szCs w:val="16"/>
              </w:rPr>
            </w:pPr>
            <w:r>
              <w:rPr>
                <w:sz w:val="16"/>
                <w:szCs w:val="16"/>
              </w:rPr>
              <w:t>F</w:t>
            </w:r>
          </w:p>
        </w:tc>
        <w:tc>
          <w:tcPr>
            <w:tcW w:w="4820" w:type="dxa"/>
            <w:shd w:val="solid" w:color="FFFFFF" w:fill="auto"/>
          </w:tcPr>
          <w:p w14:paraId="43EB1666" w14:textId="77777777" w:rsidR="00357821" w:rsidRDefault="00357821" w:rsidP="003E1078">
            <w:pPr>
              <w:pStyle w:val="TAL"/>
              <w:rPr>
                <w:sz w:val="16"/>
                <w:szCs w:val="16"/>
              </w:rPr>
            </w:pPr>
            <w:r>
              <w:rPr>
                <w:sz w:val="16"/>
                <w:szCs w:val="16"/>
              </w:rPr>
              <w:t>Addition of test name and clean up of 33.517</w:t>
            </w:r>
          </w:p>
        </w:tc>
        <w:tc>
          <w:tcPr>
            <w:tcW w:w="708" w:type="dxa"/>
            <w:shd w:val="solid" w:color="FFFFFF" w:fill="auto"/>
          </w:tcPr>
          <w:p w14:paraId="2CC70E76" w14:textId="77777777" w:rsidR="00357821" w:rsidRDefault="00357821" w:rsidP="003E1078">
            <w:pPr>
              <w:pStyle w:val="TAL"/>
              <w:rPr>
                <w:sz w:val="16"/>
                <w:szCs w:val="16"/>
              </w:rPr>
            </w:pPr>
            <w:r>
              <w:rPr>
                <w:sz w:val="16"/>
                <w:szCs w:val="16"/>
              </w:rPr>
              <w:t>19.0.0</w:t>
            </w:r>
          </w:p>
        </w:tc>
      </w:tr>
      <w:tr w:rsidR="0027052D" w:rsidRPr="00481BA7" w14:paraId="5D8B20DF" w14:textId="77777777" w:rsidTr="007B4650">
        <w:tc>
          <w:tcPr>
            <w:tcW w:w="800" w:type="dxa"/>
            <w:shd w:val="solid" w:color="FFFFFF" w:fill="auto"/>
          </w:tcPr>
          <w:p w14:paraId="47825B4A" w14:textId="0784393C" w:rsidR="0027052D" w:rsidRDefault="0027052D" w:rsidP="003E1078">
            <w:pPr>
              <w:pStyle w:val="TAL"/>
              <w:rPr>
                <w:sz w:val="16"/>
                <w:szCs w:val="16"/>
              </w:rPr>
            </w:pPr>
            <w:r>
              <w:rPr>
                <w:sz w:val="16"/>
                <w:szCs w:val="16"/>
              </w:rPr>
              <w:t>2026-03</w:t>
            </w:r>
          </w:p>
        </w:tc>
        <w:tc>
          <w:tcPr>
            <w:tcW w:w="800" w:type="dxa"/>
            <w:shd w:val="solid" w:color="FFFFFF" w:fill="auto"/>
          </w:tcPr>
          <w:p w14:paraId="6EF4FF58" w14:textId="72573053" w:rsidR="0027052D" w:rsidRDefault="0027052D" w:rsidP="003E1078">
            <w:pPr>
              <w:pStyle w:val="TAL"/>
              <w:rPr>
                <w:sz w:val="16"/>
                <w:szCs w:val="16"/>
              </w:rPr>
            </w:pPr>
            <w:r>
              <w:rPr>
                <w:sz w:val="16"/>
                <w:szCs w:val="16"/>
              </w:rPr>
              <w:t>SA#111</w:t>
            </w:r>
          </w:p>
        </w:tc>
        <w:tc>
          <w:tcPr>
            <w:tcW w:w="1094" w:type="dxa"/>
            <w:shd w:val="solid" w:color="FFFFFF" w:fill="auto"/>
          </w:tcPr>
          <w:p w14:paraId="47F4CE86" w14:textId="6E3BF2C3" w:rsidR="0027052D" w:rsidRDefault="0027052D" w:rsidP="003E1078">
            <w:pPr>
              <w:pStyle w:val="TAL"/>
              <w:rPr>
                <w:sz w:val="16"/>
                <w:szCs w:val="16"/>
              </w:rPr>
            </w:pPr>
            <w:r>
              <w:rPr>
                <w:sz w:val="16"/>
                <w:szCs w:val="16"/>
              </w:rPr>
              <w:t>SP-260161</w:t>
            </w:r>
          </w:p>
        </w:tc>
        <w:tc>
          <w:tcPr>
            <w:tcW w:w="567" w:type="dxa"/>
            <w:shd w:val="solid" w:color="FFFFFF" w:fill="auto"/>
          </w:tcPr>
          <w:p w14:paraId="15A3D8C1" w14:textId="0C6878F6" w:rsidR="0027052D" w:rsidRDefault="0027052D" w:rsidP="003E1078">
            <w:pPr>
              <w:pStyle w:val="TAL"/>
              <w:rPr>
                <w:sz w:val="16"/>
                <w:szCs w:val="16"/>
              </w:rPr>
            </w:pPr>
            <w:r>
              <w:rPr>
                <w:sz w:val="16"/>
                <w:szCs w:val="16"/>
              </w:rPr>
              <w:t>0015</w:t>
            </w:r>
          </w:p>
        </w:tc>
        <w:tc>
          <w:tcPr>
            <w:tcW w:w="425" w:type="dxa"/>
            <w:shd w:val="solid" w:color="FFFFFF" w:fill="auto"/>
          </w:tcPr>
          <w:p w14:paraId="49BF1112" w14:textId="3F5A9A74" w:rsidR="0027052D" w:rsidRDefault="0027052D" w:rsidP="003E1078">
            <w:pPr>
              <w:pStyle w:val="TAL"/>
              <w:rPr>
                <w:sz w:val="16"/>
                <w:szCs w:val="16"/>
              </w:rPr>
            </w:pPr>
            <w:r>
              <w:rPr>
                <w:sz w:val="16"/>
                <w:szCs w:val="16"/>
              </w:rPr>
              <w:t>-</w:t>
            </w:r>
          </w:p>
        </w:tc>
        <w:tc>
          <w:tcPr>
            <w:tcW w:w="425" w:type="dxa"/>
            <w:shd w:val="solid" w:color="FFFFFF" w:fill="auto"/>
          </w:tcPr>
          <w:p w14:paraId="41FEB8C7" w14:textId="21C805F5" w:rsidR="0027052D" w:rsidRDefault="0027052D" w:rsidP="003E1078">
            <w:pPr>
              <w:pStyle w:val="TAL"/>
              <w:rPr>
                <w:sz w:val="16"/>
                <w:szCs w:val="16"/>
              </w:rPr>
            </w:pPr>
            <w:r>
              <w:rPr>
                <w:sz w:val="16"/>
                <w:szCs w:val="16"/>
              </w:rPr>
              <w:t>F</w:t>
            </w:r>
          </w:p>
        </w:tc>
        <w:tc>
          <w:tcPr>
            <w:tcW w:w="4820" w:type="dxa"/>
            <w:shd w:val="solid" w:color="FFFFFF" w:fill="auto"/>
          </w:tcPr>
          <w:p w14:paraId="640390F1" w14:textId="1816F0DE" w:rsidR="0027052D" w:rsidRDefault="0027052D" w:rsidP="003E1078">
            <w:pPr>
              <w:pStyle w:val="TAL"/>
              <w:rPr>
                <w:sz w:val="16"/>
                <w:szCs w:val="16"/>
              </w:rPr>
            </w:pPr>
            <w:r w:rsidRPr="0027052D">
              <w:rPr>
                <w:sz w:val="16"/>
                <w:szCs w:val="16"/>
              </w:rPr>
              <w:t>Update references test names based on NESASG comments in TS 33.517</w:t>
            </w:r>
          </w:p>
        </w:tc>
        <w:tc>
          <w:tcPr>
            <w:tcW w:w="708" w:type="dxa"/>
            <w:shd w:val="solid" w:color="FFFFFF" w:fill="auto"/>
          </w:tcPr>
          <w:p w14:paraId="77DC67E8" w14:textId="34271F8B" w:rsidR="0027052D" w:rsidRDefault="0027052D" w:rsidP="003E1078">
            <w:pPr>
              <w:pStyle w:val="TAL"/>
              <w:rPr>
                <w:sz w:val="16"/>
                <w:szCs w:val="16"/>
              </w:rPr>
            </w:pPr>
            <w:r>
              <w:rPr>
                <w:sz w:val="16"/>
                <w:szCs w:val="16"/>
              </w:rPr>
              <w:t>20.0.0</w:t>
            </w:r>
          </w:p>
        </w:tc>
      </w:tr>
      <w:tr w:rsidR="002C56F5" w:rsidRPr="00481BA7" w14:paraId="0AB78A1C" w14:textId="77777777" w:rsidTr="007B4650">
        <w:tc>
          <w:tcPr>
            <w:tcW w:w="800" w:type="dxa"/>
            <w:shd w:val="solid" w:color="FFFFFF" w:fill="auto"/>
          </w:tcPr>
          <w:p w14:paraId="12309418" w14:textId="3E3A1B6E" w:rsidR="002C56F5" w:rsidRDefault="002C56F5" w:rsidP="003E1078">
            <w:pPr>
              <w:pStyle w:val="TAL"/>
              <w:rPr>
                <w:sz w:val="16"/>
                <w:szCs w:val="16"/>
              </w:rPr>
            </w:pPr>
            <w:r>
              <w:rPr>
                <w:sz w:val="16"/>
                <w:szCs w:val="16"/>
              </w:rPr>
              <w:t>2026-09</w:t>
            </w:r>
          </w:p>
        </w:tc>
        <w:tc>
          <w:tcPr>
            <w:tcW w:w="800" w:type="dxa"/>
            <w:shd w:val="solid" w:color="FFFFFF" w:fill="auto"/>
          </w:tcPr>
          <w:p w14:paraId="6CAE29F8" w14:textId="563B1AD5" w:rsidR="002C56F5" w:rsidRDefault="002C56F5" w:rsidP="003E1078">
            <w:pPr>
              <w:pStyle w:val="TAL"/>
              <w:rPr>
                <w:sz w:val="16"/>
                <w:szCs w:val="16"/>
              </w:rPr>
            </w:pPr>
            <w:r>
              <w:rPr>
                <w:sz w:val="16"/>
                <w:szCs w:val="16"/>
              </w:rPr>
              <w:t>SA#113</w:t>
            </w:r>
          </w:p>
        </w:tc>
        <w:tc>
          <w:tcPr>
            <w:tcW w:w="1094" w:type="dxa"/>
            <w:shd w:val="solid" w:color="FFFFFF" w:fill="auto"/>
          </w:tcPr>
          <w:p w14:paraId="708CF358" w14:textId="44230A88" w:rsidR="002C56F5" w:rsidRDefault="002C56F5" w:rsidP="003E1078">
            <w:pPr>
              <w:pStyle w:val="TAL"/>
              <w:rPr>
                <w:sz w:val="16"/>
                <w:szCs w:val="16"/>
              </w:rPr>
            </w:pPr>
            <w:r>
              <w:rPr>
                <w:sz w:val="16"/>
                <w:szCs w:val="16"/>
              </w:rPr>
              <w:t>SP-260816</w:t>
            </w:r>
          </w:p>
        </w:tc>
        <w:tc>
          <w:tcPr>
            <w:tcW w:w="567" w:type="dxa"/>
            <w:shd w:val="solid" w:color="FFFFFF" w:fill="auto"/>
          </w:tcPr>
          <w:p w14:paraId="6A6078AB" w14:textId="34814F59" w:rsidR="002C56F5" w:rsidRDefault="002C56F5" w:rsidP="003E1078">
            <w:pPr>
              <w:pStyle w:val="TAL"/>
              <w:rPr>
                <w:sz w:val="16"/>
                <w:szCs w:val="16"/>
              </w:rPr>
            </w:pPr>
            <w:r>
              <w:rPr>
                <w:sz w:val="16"/>
                <w:szCs w:val="16"/>
              </w:rPr>
              <w:t>0016</w:t>
            </w:r>
          </w:p>
        </w:tc>
        <w:tc>
          <w:tcPr>
            <w:tcW w:w="425" w:type="dxa"/>
            <w:shd w:val="solid" w:color="FFFFFF" w:fill="auto"/>
          </w:tcPr>
          <w:p w14:paraId="12022226" w14:textId="5FCDC75F" w:rsidR="002C56F5" w:rsidRDefault="002C56F5" w:rsidP="003E1078">
            <w:pPr>
              <w:pStyle w:val="TAL"/>
              <w:rPr>
                <w:sz w:val="16"/>
                <w:szCs w:val="16"/>
              </w:rPr>
            </w:pPr>
            <w:r>
              <w:rPr>
                <w:sz w:val="16"/>
                <w:szCs w:val="16"/>
              </w:rPr>
              <w:t>1</w:t>
            </w:r>
          </w:p>
        </w:tc>
        <w:tc>
          <w:tcPr>
            <w:tcW w:w="425" w:type="dxa"/>
            <w:shd w:val="solid" w:color="FFFFFF" w:fill="auto"/>
          </w:tcPr>
          <w:p w14:paraId="76E4C01A" w14:textId="746670A2" w:rsidR="002C56F5" w:rsidRDefault="002C56F5" w:rsidP="003E1078">
            <w:pPr>
              <w:pStyle w:val="TAL"/>
              <w:rPr>
                <w:sz w:val="16"/>
                <w:szCs w:val="16"/>
              </w:rPr>
            </w:pPr>
            <w:r>
              <w:rPr>
                <w:sz w:val="16"/>
                <w:szCs w:val="16"/>
              </w:rPr>
              <w:t>F</w:t>
            </w:r>
          </w:p>
        </w:tc>
        <w:tc>
          <w:tcPr>
            <w:tcW w:w="4820" w:type="dxa"/>
            <w:shd w:val="solid" w:color="FFFFFF" w:fill="auto"/>
          </w:tcPr>
          <w:p w14:paraId="40AA9D68" w14:textId="18FBF0FD" w:rsidR="002C56F5" w:rsidRPr="0027052D" w:rsidRDefault="002C56F5" w:rsidP="003E1078">
            <w:pPr>
              <w:pStyle w:val="TAL"/>
              <w:rPr>
                <w:sz w:val="16"/>
                <w:szCs w:val="16"/>
              </w:rPr>
            </w:pPr>
            <w:r>
              <w:rPr>
                <w:sz w:val="16"/>
                <w:szCs w:val="16"/>
              </w:rPr>
              <w:t>Fix SCAS for SEPP TC_CORRECT_TRUST_ANCHORING</w:t>
            </w:r>
          </w:p>
        </w:tc>
        <w:tc>
          <w:tcPr>
            <w:tcW w:w="708" w:type="dxa"/>
            <w:shd w:val="solid" w:color="FFFFFF" w:fill="auto"/>
          </w:tcPr>
          <w:p w14:paraId="6C657146" w14:textId="1458D063" w:rsidR="002C56F5" w:rsidRDefault="002C56F5" w:rsidP="003E1078">
            <w:pPr>
              <w:pStyle w:val="TAL"/>
              <w:rPr>
                <w:sz w:val="16"/>
                <w:szCs w:val="16"/>
              </w:rPr>
            </w:pPr>
            <w:r>
              <w:rPr>
                <w:sz w:val="16"/>
                <w:szCs w:val="16"/>
              </w:rPr>
              <w:t>20.1.0</w:t>
            </w:r>
          </w:p>
        </w:tc>
      </w:tr>
      <w:tr w:rsidR="00081BA2" w:rsidRPr="00481BA7" w14:paraId="3B08DBD4" w14:textId="77777777" w:rsidTr="007B4650">
        <w:tc>
          <w:tcPr>
            <w:tcW w:w="800" w:type="dxa"/>
            <w:shd w:val="solid" w:color="FFFFFF" w:fill="auto"/>
          </w:tcPr>
          <w:p w14:paraId="5DF924FB" w14:textId="5DE639EB" w:rsidR="00081BA2" w:rsidRDefault="00081BA2" w:rsidP="00081BA2">
            <w:pPr>
              <w:pStyle w:val="TAL"/>
              <w:rPr>
                <w:sz w:val="16"/>
                <w:szCs w:val="16"/>
              </w:rPr>
            </w:pPr>
            <w:r>
              <w:rPr>
                <w:sz w:val="16"/>
                <w:szCs w:val="16"/>
              </w:rPr>
              <w:t>2026-09</w:t>
            </w:r>
          </w:p>
        </w:tc>
        <w:tc>
          <w:tcPr>
            <w:tcW w:w="800" w:type="dxa"/>
            <w:shd w:val="solid" w:color="FFFFFF" w:fill="auto"/>
          </w:tcPr>
          <w:p w14:paraId="3A0CA27A" w14:textId="6448C768" w:rsidR="00081BA2" w:rsidRDefault="00081BA2" w:rsidP="00081BA2">
            <w:pPr>
              <w:pStyle w:val="TAL"/>
              <w:rPr>
                <w:sz w:val="16"/>
                <w:szCs w:val="16"/>
              </w:rPr>
            </w:pPr>
            <w:r>
              <w:rPr>
                <w:sz w:val="16"/>
                <w:szCs w:val="16"/>
              </w:rPr>
              <w:t>SA#113</w:t>
            </w:r>
          </w:p>
        </w:tc>
        <w:tc>
          <w:tcPr>
            <w:tcW w:w="1094" w:type="dxa"/>
            <w:shd w:val="solid" w:color="FFFFFF" w:fill="auto"/>
          </w:tcPr>
          <w:p w14:paraId="11C1EE60" w14:textId="3BBBFE9A" w:rsidR="00081BA2" w:rsidRDefault="00081BA2" w:rsidP="00081BA2">
            <w:pPr>
              <w:pStyle w:val="TAL"/>
              <w:rPr>
                <w:sz w:val="16"/>
                <w:szCs w:val="16"/>
              </w:rPr>
            </w:pPr>
            <w:r>
              <w:rPr>
                <w:sz w:val="16"/>
                <w:szCs w:val="16"/>
              </w:rPr>
              <w:t>SP-260816</w:t>
            </w:r>
          </w:p>
        </w:tc>
        <w:tc>
          <w:tcPr>
            <w:tcW w:w="567" w:type="dxa"/>
            <w:shd w:val="solid" w:color="FFFFFF" w:fill="auto"/>
          </w:tcPr>
          <w:p w14:paraId="57E29A5C" w14:textId="5716D538" w:rsidR="00081BA2" w:rsidRDefault="00081BA2" w:rsidP="00081BA2">
            <w:pPr>
              <w:pStyle w:val="TAL"/>
              <w:rPr>
                <w:sz w:val="16"/>
                <w:szCs w:val="16"/>
              </w:rPr>
            </w:pPr>
            <w:r>
              <w:rPr>
                <w:sz w:val="16"/>
                <w:szCs w:val="16"/>
              </w:rPr>
              <w:t>0017</w:t>
            </w:r>
          </w:p>
        </w:tc>
        <w:tc>
          <w:tcPr>
            <w:tcW w:w="425" w:type="dxa"/>
            <w:shd w:val="solid" w:color="FFFFFF" w:fill="auto"/>
          </w:tcPr>
          <w:p w14:paraId="2B48B22F" w14:textId="21FEA986" w:rsidR="00081BA2" w:rsidRDefault="00081BA2" w:rsidP="00081BA2">
            <w:pPr>
              <w:pStyle w:val="TAL"/>
              <w:rPr>
                <w:sz w:val="16"/>
                <w:szCs w:val="16"/>
              </w:rPr>
            </w:pPr>
            <w:r>
              <w:rPr>
                <w:sz w:val="16"/>
                <w:szCs w:val="16"/>
              </w:rPr>
              <w:t>1</w:t>
            </w:r>
          </w:p>
        </w:tc>
        <w:tc>
          <w:tcPr>
            <w:tcW w:w="425" w:type="dxa"/>
            <w:shd w:val="solid" w:color="FFFFFF" w:fill="auto"/>
          </w:tcPr>
          <w:p w14:paraId="1EE88B18" w14:textId="41BA4DE6" w:rsidR="00081BA2" w:rsidRDefault="00081BA2" w:rsidP="00081BA2">
            <w:pPr>
              <w:pStyle w:val="TAL"/>
              <w:rPr>
                <w:sz w:val="16"/>
                <w:szCs w:val="16"/>
              </w:rPr>
            </w:pPr>
            <w:r>
              <w:rPr>
                <w:sz w:val="16"/>
                <w:szCs w:val="16"/>
              </w:rPr>
              <w:t>F</w:t>
            </w:r>
          </w:p>
        </w:tc>
        <w:tc>
          <w:tcPr>
            <w:tcW w:w="4820" w:type="dxa"/>
            <w:shd w:val="solid" w:color="FFFFFF" w:fill="auto"/>
          </w:tcPr>
          <w:p w14:paraId="5A2CDF46" w14:textId="234B50B1" w:rsidR="00081BA2" w:rsidRDefault="00081BA2" w:rsidP="00081BA2">
            <w:pPr>
              <w:pStyle w:val="TAL"/>
              <w:rPr>
                <w:sz w:val="16"/>
                <w:szCs w:val="16"/>
              </w:rPr>
            </w:pPr>
            <w:r>
              <w:rPr>
                <w:sz w:val="16"/>
                <w:szCs w:val="16"/>
              </w:rPr>
              <w:t>changing threat reference</w:t>
            </w:r>
          </w:p>
        </w:tc>
        <w:tc>
          <w:tcPr>
            <w:tcW w:w="708" w:type="dxa"/>
            <w:shd w:val="solid" w:color="FFFFFF" w:fill="auto"/>
          </w:tcPr>
          <w:p w14:paraId="067E6C2E" w14:textId="1B634B81" w:rsidR="00081BA2" w:rsidRDefault="00081BA2" w:rsidP="00081BA2">
            <w:pPr>
              <w:pStyle w:val="TAL"/>
              <w:rPr>
                <w:sz w:val="16"/>
                <w:szCs w:val="16"/>
              </w:rPr>
            </w:pPr>
            <w:r>
              <w:rPr>
                <w:sz w:val="16"/>
                <w:szCs w:val="16"/>
              </w:rPr>
              <w:t>20.1.0</w:t>
            </w:r>
          </w:p>
        </w:tc>
      </w:tr>
    </w:tbl>
    <w:p w14:paraId="0DA7B093" w14:textId="77777777" w:rsidR="00953C2D" w:rsidRPr="00481BA7" w:rsidRDefault="00953C2D" w:rsidP="004C6687">
      <w:pPr>
        <w:rPr>
          <w:rFonts w:ascii="Arial" w:hAnsi="Arial"/>
          <w:sz w:val="16"/>
          <w:szCs w:val="16"/>
        </w:rPr>
      </w:pPr>
    </w:p>
    <w:p w14:paraId="752DB644" w14:textId="77777777" w:rsidR="00953C2D" w:rsidRPr="00137EBA" w:rsidRDefault="00953C2D" w:rsidP="004C6687"/>
    <w:p w14:paraId="75B637C0" w14:textId="77777777" w:rsidR="003C3971" w:rsidRPr="00137EBA" w:rsidRDefault="003C3971" w:rsidP="00953C2D"/>
    <w:sectPr w:rsidR="003C3971" w:rsidRPr="00137EBA">
      <w:headerReference w:type="default" r:id="rId24"/>
      <w:footerReference w:type="default" r:id="rId25"/>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8CDC7" w14:textId="77777777" w:rsidR="00C45ADD" w:rsidRDefault="00C45ADD">
      <w:r>
        <w:separator/>
      </w:r>
    </w:p>
  </w:endnote>
  <w:endnote w:type="continuationSeparator" w:id="0">
    <w:p w14:paraId="33B36A8B" w14:textId="77777777" w:rsidR="00C45ADD" w:rsidRDefault="00C4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DAF1" w14:textId="77777777" w:rsidR="00CD77B0" w:rsidRDefault="00CD77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C2B4" w14:textId="77777777" w:rsidR="00CD77B0" w:rsidRDefault="00CD77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4CF6" w14:textId="77777777" w:rsidR="00CD77B0" w:rsidRDefault="00CD77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7B34" w14:textId="77777777" w:rsidR="00080512" w:rsidRDefault="00080512">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B052D" w14:textId="77777777" w:rsidR="00C45ADD" w:rsidRDefault="00C45ADD">
      <w:r>
        <w:separator/>
      </w:r>
    </w:p>
  </w:footnote>
  <w:footnote w:type="continuationSeparator" w:id="0">
    <w:p w14:paraId="1A49F85A" w14:textId="77777777" w:rsidR="00C45ADD" w:rsidRDefault="00C4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7A16" w14:textId="77777777" w:rsidR="00CD77B0" w:rsidRDefault="00CD7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E35C" w14:textId="77777777" w:rsidR="00CD77B0" w:rsidRDefault="00CD77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C048" w14:textId="77777777" w:rsidR="00CD77B0" w:rsidRDefault="00CD77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70AD" w14:textId="0513E361" w:rsidR="00080512" w:rsidDel="00CD77B0" w:rsidRDefault="00080512">
    <w:pPr>
      <w:framePr w:h="284" w:hRule="exact" w:wrap="around" w:vAnchor="text" w:hAnchor="margin" w:xAlign="right" w:y="1"/>
      <w:rPr>
        <w:del w:id="156" w:author="33.517_CR0017R1_(Rel-20)_SCAS_5GA" w:date="2026-09-28T10:02:00Z"/>
        <w:rFonts w:ascii="Arial" w:hAnsi="Arial" w:cs="Arial"/>
        <w:b/>
        <w:sz w:val="18"/>
        <w:szCs w:val="18"/>
      </w:rPr>
    </w:pPr>
    <w:del w:id="157" w:author="33.517_CR0017R1_(Rel-20)_SCAS_5GA" w:date="2026-09-28T10:02:00Z">
      <w:r w:rsidDel="00CD77B0">
        <w:rPr>
          <w:rFonts w:ascii="Arial" w:hAnsi="Arial" w:cs="Arial"/>
          <w:b/>
          <w:sz w:val="18"/>
          <w:szCs w:val="18"/>
        </w:rPr>
        <w:fldChar w:fldCharType="begin"/>
      </w:r>
      <w:r w:rsidDel="00CD77B0">
        <w:rPr>
          <w:rFonts w:ascii="Arial" w:hAnsi="Arial" w:cs="Arial"/>
          <w:b/>
          <w:sz w:val="18"/>
          <w:szCs w:val="18"/>
        </w:rPr>
        <w:delInstrText xml:space="preserve"> STYLEREF ZA </w:delInstrText>
      </w:r>
      <w:r w:rsidDel="00CD77B0">
        <w:rPr>
          <w:rFonts w:ascii="Arial" w:hAnsi="Arial" w:cs="Arial"/>
          <w:b/>
          <w:sz w:val="18"/>
          <w:szCs w:val="18"/>
        </w:rPr>
        <w:fldChar w:fldCharType="separate"/>
      </w:r>
      <w:r w:rsidR="002C56F5" w:rsidDel="00CD77B0">
        <w:rPr>
          <w:rFonts w:ascii="Arial" w:hAnsi="Arial" w:cs="Arial"/>
          <w:b/>
          <w:noProof/>
          <w:sz w:val="18"/>
          <w:szCs w:val="18"/>
        </w:rPr>
        <w:delText>3GPP TS 33.517 V20.0.0 (2026-03)</w:delText>
      </w:r>
      <w:r w:rsidDel="00CD77B0">
        <w:rPr>
          <w:rFonts w:ascii="Arial" w:hAnsi="Arial" w:cs="Arial"/>
          <w:b/>
          <w:sz w:val="18"/>
          <w:szCs w:val="18"/>
        </w:rPr>
        <w:fldChar w:fldCharType="end"/>
      </w:r>
    </w:del>
  </w:p>
  <w:p w14:paraId="695F9DCC" w14:textId="3B245C6B" w:rsidR="00080512" w:rsidDel="00CD77B0" w:rsidRDefault="00080512">
    <w:pPr>
      <w:framePr w:h="284" w:hRule="exact" w:wrap="around" w:vAnchor="text" w:hAnchor="margin" w:xAlign="center" w:y="7"/>
      <w:rPr>
        <w:del w:id="158" w:author="33.517_CR0017R1_(Rel-20)_SCAS_5GA" w:date="2026-09-28T10:02:00Z"/>
        <w:rFonts w:ascii="Arial" w:hAnsi="Arial" w:cs="Arial"/>
        <w:b/>
        <w:sz w:val="18"/>
        <w:szCs w:val="18"/>
      </w:rPr>
    </w:pPr>
    <w:del w:id="159" w:author="33.517_CR0017R1_(Rel-20)_SCAS_5GA" w:date="2026-09-28T10:02:00Z">
      <w:r w:rsidDel="00CD77B0">
        <w:rPr>
          <w:rFonts w:ascii="Arial" w:hAnsi="Arial" w:cs="Arial"/>
          <w:b/>
          <w:sz w:val="18"/>
          <w:szCs w:val="18"/>
        </w:rPr>
        <w:fldChar w:fldCharType="begin"/>
      </w:r>
      <w:r w:rsidDel="00CD77B0">
        <w:rPr>
          <w:rFonts w:ascii="Arial" w:hAnsi="Arial" w:cs="Arial"/>
          <w:b/>
          <w:sz w:val="18"/>
          <w:szCs w:val="18"/>
        </w:rPr>
        <w:delInstrText xml:space="preserve"> PAGE </w:delInstrText>
      </w:r>
      <w:r w:rsidDel="00CD77B0">
        <w:rPr>
          <w:rFonts w:ascii="Arial" w:hAnsi="Arial" w:cs="Arial"/>
          <w:b/>
          <w:sz w:val="18"/>
          <w:szCs w:val="18"/>
        </w:rPr>
        <w:fldChar w:fldCharType="separate"/>
      </w:r>
      <w:r w:rsidR="00125246" w:rsidDel="00CD77B0">
        <w:rPr>
          <w:rFonts w:ascii="Arial" w:hAnsi="Arial" w:cs="Arial"/>
          <w:b/>
          <w:noProof/>
          <w:sz w:val="18"/>
          <w:szCs w:val="18"/>
        </w:rPr>
        <w:delText>2</w:delText>
      </w:r>
      <w:r w:rsidDel="00CD77B0">
        <w:rPr>
          <w:rFonts w:ascii="Arial" w:hAnsi="Arial" w:cs="Arial"/>
          <w:b/>
          <w:sz w:val="18"/>
          <w:szCs w:val="18"/>
        </w:rPr>
        <w:fldChar w:fldCharType="end"/>
      </w:r>
    </w:del>
  </w:p>
  <w:p w14:paraId="14358C2E" w14:textId="3B1F8764" w:rsidR="00080512" w:rsidDel="00CD77B0" w:rsidRDefault="00080512">
    <w:pPr>
      <w:framePr w:h="284" w:hRule="exact" w:wrap="around" w:vAnchor="text" w:hAnchor="margin" w:y="7"/>
      <w:rPr>
        <w:del w:id="160" w:author="33.517_CR0017R1_(Rel-20)_SCAS_5GA" w:date="2026-09-28T10:02:00Z"/>
        <w:rFonts w:ascii="Arial" w:hAnsi="Arial" w:cs="Arial"/>
        <w:b/>
        <w:sz w:val="18"/>
        <w:szCs w:val="18"/>
      </w:rPr>
    </w:pPr>
    <w:del w:id="161" w:author="33.517_CR0017R1_(Rel-20)_SCAS_5GA" w:date="2026-09-28T10:02:00Z">
      <w:r w:rsidDel="00CD77B0">
        <w:rPr>
          <w:rFonts w:ascii="Arial" w:hAnsi="Arial" w:cs="Arial"/>
          <w:b/>
          <w:sz w:val="18"/>
          <w:szCs w:val="18"/>
        </w:rPr>
        <w:fldChar w:fldCharType="begin"/>
      </w:r>
      <w:r w:rsidDel="00CD77B0">
        <w:rPr>
          <w:rFonts w:ascii="Arial" w:hAnsi="Arial" w:cs="Arial"/>
          <w:b/>
          <w:sz w:val="18"/>
          <w:szCs w:val="18"/>
        </w:rPr>
        <w:delInstrText xml:space="preserve"> STYLEREF ZGSM </w:delInstrText>
      </w:r>
      <w:r w:rsidDel="00CD77B0">
        <w:rPr>
          <w:rFonts w:ascii="Arial" w:hAnsi="Arial" w:cs="Arial"/>
          <w:b/>
          <w:sz w:val="18"/>
          <w:szCs w:val="18"/>
        </w:rPr>
        <w:fldChar w:fldCharType="separate"/>
      </w:r>
      <w:r w:rsidR="002C56F5" w:rsidDel="00CD77B0">
        <w:rPr>
          <w:rFonts w:ascii="Arial" w:hAnsi="Arial" w:cs="Arial"/>
          <w:b/>
          <w:noProof/>
          <w:sz w:val="18"/>
          <w:szCs w:val="18"/>
        </w:rPr>
        <w:delText>Release 20</w:delText>
      </w:r>
      <w:r w:rsidDel="00CD77B0">
        <w:rPr>
          <w:rFonts w:ascii="Arial" w:hAnsi="Arial" w:cs="Arial"/>
          <w:b/>
          <w:sz w:val="18"/>
          <w:szCs w:val="18"/>
        </w:rPr>
        <w:fldChar w:fldCharType="end"/>
      </w:r>
    </w:del>
  </w:p>
  <w:p w14:paraId="654F77DB" w14:textId="77777777" w:rsidR="00080512" w:rsidRDefault="00080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6BCE6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92965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236AEB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50C73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5E9A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A24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298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0013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C89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EEC3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F2553B"/>
    <w:multiLevelType w:val="hybridMultilevel"/>
    <w:tmpl w:val="DAD8533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654FCD"/>
    <w:multiLevelType w:val="hybridMultilevel"/>
    <w:tmpl w:val="6CBC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18955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304745473">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3" w16cid:durableId="687491888">
    <w:abstractNumId w:val="11"/>
  </w:num>
  <w:num w:numId="4" w16cid:durableId="1204908003">
    <w:abstractNumId w:val="9"/>
  </w:num>
  <w:num w:numId="5" w16cid:durableId="868252478">
    <w:abstractNumId w:val="7"/>
  </w:num>
  <w:num w:numId="6" w16cid:durableId="1144389932">
    <w:abstractNumId w:val="6"/>
  </w:num>
  <w:num w:numId="7" w16cid:durableId="290329183">
    <w:abstractNumId w:val="5"/>
  </w:num>
  <w:num w:numId="8" w16cid:durableId="210306230">
    <w:abstractNumId w:val="4"/>
  </w:num>
  <w:num w:numId="9" w16cid:durableId="1661041564">
    <w:abstractNumId w:val="8"/>
  </w:num>
  <w:num w:numId="10" w16cid:durableId="1393577912">
    <w:abstractNumId w:val="3"/>
  </w:num>
  <w:num w:numId="11" w16cid:durableId="180633274">
    <w:abstractNumId w:val="12"/>
  </w:num>
  <w:num w:numId="12" w16cid:durableId="810365966">
    <w:abstractNumId w:val="12"/>
  </w:num>
  <w:num w:numId="13" w16cid:durableId="786437027">
    <w:abstractNumId w:val="2"/>
  </w:num>
  <w:num w:numId="14" w16cid:durableId="366027434">
    <w:abstractNumId w:val="1"/>
  </w:num>
  <w:num w:numId="15" w16cid:durableId="489760805">
    <w:abstractNumId w:val="0"/>
  </w:num>
  <w:num w:numId="16" w16cid:durableId="160152880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3.517_CR0017R1_(Rel-20)_SCAS_5GA">
    <w15:presenceInfo w15:providerId="None" w15:userId="33.517_CR0017R1_(Rel-20)_SCAS_5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lignTablesRowByRow/>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213A"/>
    <w:rsid w:val="00006B30"/>
    <w:rsid w:val="000203E3"/>
    <w:rsid w:val="0003027E"/>
    <w:rsid w:val="00033397"/>
    <w:rsid w:val="00033508"/>
    <w:rsid w:val="00033E36"/>
    <w:rsid w:val="00035D9A"/>
    <w:rsid w:val="00040095"/>
    <w:rsid w:val="00051834"/>
    <w:rsid w:val="00054A22"/>
    <w:rsid w:val="000571D1"/>
    <w:rsid w:val="000655A6"/>
    <w:rsid w:val="0007676B"/>
    <w:rsid w:val="000775DF"/>
    <w:rsid w:val="00080512"/>
    <w:rsid w:val="00081BA2"/>
    <w:rsid w:val="000B34FB"/>
    <w:rsid w:val="000C0EE8"/>
    <w:rsid w:val="000C20E3"/>
    <w:rsid w:val="000D58AB"/>
    <w:rsid w:val="00113678"/>
    <w:rsid w:val="00115330"/>
    <w:rsid w:val="00125246"/>
    <w:rsid w:val="001341D6"/>
    <w:rsid w:val="00137EBA"/>
    <w:rsid w:val="001415BF"/>
    <w:rsid w:val="00155D35"/>
    <w:rsid w:val="00160901"/>
    <w:rsid w:val="0018242A"/>
    <w:rsid w:val="00184BEC"/>
    <w:rsid w:val="00191414"/>
    <w:rsid w:val="001964A2"/>
    <w:rsid w:val="001A245C"/>
    <w:rsid w:val="001C5109"/>
    <w:rsid w:val="001C7DAD"/>
    <w:rsid w:val="001D02C2"/>
    <w:rsid w:val="001E66A9"/>
    <w:rsid w:val="001F168B"/>
    <w:rsid w:val="001F2914"/>
    <w:rsid w:val="00202039"/>
    <w:rsid w:val="00202617"/>
    <w:rsid w:val="00205548"/>
    <w:rsid w:val="0021706D"/>
    <w:rsid w:val="00220AD9"/>
    <w:rsid w:val="0022421C"/>
    <w:rsid w:val="00233DE3"/>
    <w:rsid w:val="002347A2"/>
    <w:rsid w:val="00236CAB"/>
    <w:rsid w:val="0027052D"/>
    <w:rsid w:val="0027161E"/>
    <w:rsid w:val="002831ED"/>
    <w:rsid w:val="00294665"/>
    <w:rsid w:val="002C56F5"/>
    <w:rsid w:val="002E7A60"/>
    <w:rsid w:val="002F1157"/>
    <w:rsid w:val="00301307"/>
    <w:rsid w:val="00302DCF"/>
    <w:rsid w:val="003115D4"/>
    <w:rsid w:val="00313715"/>
    <w:rsid w:val="003172DC"/>
    <w:rsid w:val="00324CF0"/>
    <w:rsid w:val="0032762C"/>
    <w:rsid w:val="00343728"/>
    <w:rsid w:val="0035462D"/>
    <w:rsid w:val="00357821"/>
    <w:rsid w:val="003742AC"/>
    <w:rsid w:val="0038718D"/>
    <w:rsid w:val="00394912"/>
    <w:rsid w:val="003B4736"/>
    <w:rsid w:val="003B614D"/>
    <w:rsid w:val="003C3971"/>
    <w:rsid w:val="003C6D09"/>
    <w:rsid w:val="003C77CF"/>
    <w:rsid w:val="003E1078"/>
    <w:rsid w:val="003E3277"/>
    <w:rsid w:val="003F580A"/>
    <w:rsid w:val="00405277"/>
    <w:rsid w:val="00415FE0"/>
    <w:rsid w:val="0043152C"/>
    <w:rsid w:val="00457467"/>
    <w:rsid w:val="00481BA7"/>
    <w:rsid w:val="00482AD5"/>
    <w:rsid w:val="0049281D"/>
    <w:rsid w:val="004B5895"/>
    <w:rsid w:val="004C6687"/>
    <w:rsid w:val="004D1C6C"/>
    <w:rsid w:val="004D3578"/>
    <w:rsid w:val="004E213A"/>
    <w:rsid w:val="00506AF3"/>
    <w:rsid w:val="00537082"/>
    <w:rsid w:val="00541BA9"/>
    <w:rsid w:val="00543E6C"/>
    <w:rsid w:val="0055518B"/>
    <w:rsid w:val="005570B5"/>
    <w:rsid w:val="005631CC"/>
    <w:rsid w:val="00565087"/>
    <w:rsid w:val="00565DDE"/>
    <w:rsid w:val="00596B95"/>
    <w:rsid w:val="005B0CA2"/>
    <w:rsid w:val="005B731F"/>
    <w:rsid w:val="005C7C23"/>
    <w:rsid w:val="005D2E01"/>
    <w:rsid w:val="005D2FF4"/>
    <w:rsid w:val="005F46AD"/>
    <w:rsid w:val="0060358B"/>
    <w:rsid w:val="006078EF"/>
    <w:rsid w:val="0061333C"/>
    <w:rsid w:val="00614FDF"/>
    <w:rsid w:val="0062419B"/>
    <w:rsid w:val="006265B5"/>
    <w:rsid w:val="006275E5"/>
    <w:rsid w:val="0063128B"/>
    <w:rsid w:val="00633435"/>
    <w:rsid w:val="006720A7"/>
    <w:rsid w:val="0067650A"/>
    <w:rsid w:val="00681CCC"/>
    <w:rsid w:val="00686C5D"/>
    <w:rsid w:val="006C23F8"/>
    <w:rsid w:val="006D79C8"/>
    <w:rsid w:val="006E5C86"/>
    <w:rsid w:val="006F5D16"/>
    <w:rsid w:val="00715A72"/>
    <w:rsid w:val="00727E3E"/>
    <w:rsid w:val="00734A5B"/>
    <w:rsid w:val="0073700C"/>
    <w:rsid w:val="00737215"/>
    <w:rsid w:val="00741D32"/>
    <w:rsid w:val="0074276A"/>
    <w:rsid w:val="00744E76"/>
    <w:rsid w:val="007802D5"/>
    <w:rsid w:val="00781F0F"/>
    <w:rsid w:val="007869F0"/>
    <w:rsid w:val="007B1864"/>
    <w:rsid w:val="007B387B"/>
    <w:rsid w:val="007B4650"/>
    <w:rsid w:val="007B5D7E"/>
    <w:rsid w:val="007B76C8"/>
    <w:rsid w:val="007D014C"/>
    <w:rsid w:val="007D2384"/>
    <w:rsid w:val="007D5D38"/>
    <w:rsid w:val="007E4921"/>
    <w:rsid w:val="008028A4"/>
    <w:rsid w:val="00825176"/>
    <w:rsid w:val="00845AD7"/>
    <w:rsid w:val="008720FD"/>
    <w:rsid w:val="008768CA"/>
    <w:rsid w:val="00876FB0"/>
    <w:rsid w:val="008A0C48"/>
    <w:rsid w:val="008A1657"/>
    <w:rsid w:val="008A68BD"/>
    <w:rsid w:val="008D0A9A"/>
    <w:rsid w:val="008D1504"/>
    <w:rsid w:val="008E1D3E"/>
    <w:rsid w:val="008E4F50"/>
    <w:rsid w:val="008F0018"/>
    <w:rsid w:val="008F0704"/>
    <w:rsid w:val="0090271F"/>
    <w:rsid w:val="00902E23"/>
    <w:rsid w:val="00905ECC"/>
    <w:rsid w:val="0091348E"/>
    <w:rsid w:val="00917CCB"/>
    <w:rsid w:val="00934503"/>
    <w:rsid w:val="00942EC2"/>
    <w:rsid w:val="00953C2D"/>
    <w:rsid w:val="00957D49"/>
    <w:rsid w:val="009640AF"/>
    <w:rsid w:val="00970463"/>
    <w:rsid w:val="009838E5"/>
    <w:rsid w:val="00997909"/>
    <w:rsid w:val="009A3FE1"/>
    <w:rsid w:val="009B28BC"/>
    <w:rsid w:val="009C5FD3"/>
    <w:rsid w:val="009C788B"/>
    <w:rsid w:val="009D662C"/>
    <w:rsid w:val="009F2306"/>
    <w:rsid w:val="009F37B7"/>
    <w:rsid w:val="009F397D"/>
    <w:rsid w:val="00A03BF7"/>
    <w:rsid w:val="00A10F02"/>
    <w:rsid w:val="00A12DDD"/>
    <w:rsid w:val="00A164B4"/>
    <w:rsid w:val="00A451DD"/>
    <w:rsid w:val="00A53724"/>
    <w:rsid w:val="00A61DB4"/>
    <w:rsid w:val="00A648A8"/>
    <w:rsid w:val="00A82346"/>
    <w:rsid w:val="00A834EA"/>
    <w:rsid w:val="00A95F0A"/>
    <w:rsid w:val="00A96199"/>
    <w:rsid w:val="00A97FD4"/>
    <w:rsid w:val="00AB1900"/>
    <w:rsid w:val="00AB2E2C"/>
    <w:rsid w:val="00B03FDC"/>
    <w:rsid w:val="00B116D1"/>
    <w:rsid w:val="00B13A7F"/>
    <w:rsid w:val="00B15449"/>
    <w:rsid w:val="00B269F1"/>
    <w:rsid w:val="00B33FB0"/>
    <w:rsid w:val="00B50DAF"/>
    <w:rsid w:val="00B536BA"/>
    <w:rsid w:val="00B55076"/>
    <w:rsid w:val="00B6587E"/>
    <w:rsid w:val="00BA74B7"/>
    <w:rsid w:val="00BA7F1A"/>
    <w:rsid w:val="00BC0F7D"/>
    <w:rsid w:val="00BC29C0"/>
    <w:rsid w:val="00BC515E"/>
    <w:rsid w:val="00BD5737"/>
    <w:rsid w:val="00BD7228"/>
    <w:rsid w:val="00BF10C4"/>
    <w:rsid w:val="00BF278F"/>
    <w:rsid w:val="00C1507C"/>
    <w:rsid w:val="00C33079"/>
    <w:rsid w:val="00C36EF0"/>
    <w:rsid w:val="00C45231"/>
    <w:rsid w:val="00C45ADD"/>
    <w:rsid w:val="00C64ABD"/>
    <w:rsid w:val="00C72833"/>
    <w:rsid w:val="00C85235"/>
    <w:rsid w:val="00C93F40"/>
    <w:rsid w:val="00CA3D0C"/>
    <w:rsid w:val="00CC4134"/>
    <w:rsid w:val="00CD0E10"/>
    <w:rsid w:val="00CD58C7"/>
    <w:rsid w:val="00CD77B0"/>
    <w:rsid w:val="00D154D9"/>
    <w:rsid w:val="00D26335"/>
    <w:rsid w:val="00D3025A"/>
    <w:rsid w:val="00D33E2A"/>
    <w:rsid w:val="00D407A5"/>
    <w:rsid w:val="00D62472"/>
    <w:rsid w:val="00D738D6"/>
    <w:rsid w:val="00D755EB"/>
    <w:rsid w:val="00D77413"/>
    <w:rsid w:val="00D83FE9"/>
    <w:rsid w:val="00D87E00"/>
    <w:rsid w:val="00D9134D"/>
    <w:rsid w:val="00D92C7B"/>
    <w:rsid w:val="00D96ED6"/>
    <w:rsid w:val="00DA667B"/>
    <w:rsid w:val="00DA7A03"/>
    <w:rsid w:val="00DA7FEE"/>
    <w:rsid w:val="00DB1818"/>
    <w:rsid w:val="00DB6CCB"/>
    <w:rsid w:val="00DC309B"/>
    <w:rsid w:val="00DC4DA2"/>
    <w:rsid w:val="00DD2EF2"/>
    <w:rsid w:val="00DD3651"/>
    <w:rsid w:val="00DF0A7E"/>
    <w:rsid w:val="00DF2B1F"/>
    <w:rsid w:val="00DF62CD"/>
    <w:rsid w:val="00DF6911"/>
    <w:rsid w:val="00E01BE4"/>
    <w:rsid w:val="00E17AA3"/>
    <w:rsid w:val="00E2573D"/>
    <w:rsid w:val="00E326D6"/>
    <w:rsid w:val="00E54FE5"/>
    <w:rsid w:val="00E56218"/>
    <w:rsid w:val="00E56798"/>
    <w:rsid w:val="00E57AE5"/>
    <w:rsid w:val="00E77645"/>
    <w:rsid w:val="00E92180"/>
    <w:rsid w:val="00E9449F"/>
    <w:rsid w:val="00EB1693"/>
    <w:rsid w:val="00EC4A25"/>
    <w:rsid w:val="00EE6EB7"/>
    <w:rsid w:val="00EE7869"/>
    <w:rsid w:val="00F025A2"/>
    <w:rsid w:val="00F04712"/>
    <w:rsid w:val="00F10E8A"/>
    <w:rsid w:val="00F12796"/>
    <w:rsid w:val="00F163EA"/>
    <w:rsid w:val="00F17520"/>
    <w:rsid w:val="00F21CA9"/>
    <w:rsid w:val="00F22EC7"/>
    <w:rsid w:val="00F26C09"/>
    <w:rsid w:val="00F343B9"/>
    <w:rsid w:val="00F47E28"/>
    <w:rsid w:val="00F653B8"/>
    <w:rsid w:val="00F714C7"/>
    <w:rsid w:val="00F81ABC"/>
    <w:rsid w:val="00F94D16"/>
    <w:rsid w:val="00FA1266"/>
    <w:rsid w:val="00FB4C9B"/>
    <w:rsid w:val="00FC0DD0"/>
    <w:rsid w:val="00FC1192"/>
    <w:rsid w:val="00FC4E2C"/>
    <w:rsid w:val="00FD4149"/>
    <w:rsid w:val="00FE180A"/>
    <w:rsid w:val="00FF3E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352B5"/>
  <w15:chartTrackingRefBased/>
  <w15:docId w15:val="{117D306A-870A-43D2-92C7-C7AC8BCC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8"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6AF3"/>
    <w:pPr>
      <w:overflowPunct w:val="0"/>
      <w:autoSpaceDE w:val="0"/>
      <w:autoSpaceDN w:val="0"/>
      <w:adjustRightInd w:val="0"/>
      <w:spacing w:after="180"/>
      <w:textAlignment w:val="baseline"/>
    </w:pPr>
    <w:rPr>
      <w:rFonts w:eastAsia="Times New Roman"/>
      <w:lang w:eastAsia="en-US"/>
    </w:rPr>
  </w:style>
  <w:style w:type="paragraph" w:styleId="Heading1">
    <w:name w:val="heading 1"/>
    <w:next w:val="Normal"/>
    <w:qFormat/>
    <w:rsid w:val="00506AF3"/>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eastAsia="en-US"/>
    </w:rPr>
  </w:style>
  <w:style w:type="paragraph" w:styleId="Heading2">
    <w:name w:val="heading 2"/>
    <w:basedOn w:val="Heading1"/>
    <w:next w:val="Normal"/>
    <w:qFormat/>
    <w:rsid w:val="00506AF3"/>
    <w:pPr>
      <w:pBdr>
        <w:top w:val="none" w:sz="0" w:space="0" w:color="auto"/>
      </w:pBdr>
      <w:spacing w:before="180"/>
      <w:outlineLvl w:val="1"/>
    </w:pPr>
    <w:rPr>
      <w:sz w:val="32"/>
    </w:rPr>
  </w:style>
  <w:style w:type="paragraph" w:styleId="Heading3">
    <w:name w:val="heading 3"/>
    <w:basedOn w:val="Heading2"/>
    <w:next w:val="Normal"/>
    <w:link w:val="Heading3Char"/>
    <w:qFormat/>
    <w:rsid w:val="00506AF3"/>
    <w:pPr>
      <w:spacing w:before="120"/>
      <w:outlineLvl w:val="2"/>
    </w:pPr>
    <w:rPr>
      <w:sz w:val="28"/>
    </w:rPr>
  </w:style>
  <w:style w:type="paragraph" w:styleId="Heading4">
    <w:name w:val="heading 4"/>
    <w:basedOn w:val="Heading3"/>
    <w:next w:val="Normal"/>
    <w:qFormat/>
    <w:rsid w:val="00506AF3"/>
    <w:pPr>
      <w:ind w:left="1418" w:hanging="1418"/>
      <w:outlineLvl w:val="3"/>
    </w:pPr>
    <w:rPr>
      <w:sz w:val="24"/>
    </w:rPr>
  </w:style>
  <w:style w:type="paragraph" w:styleId="Heading5">
    <w:name w:val="heading 5"/>
    <w:basedOn w:val="Heading4"/>
    <w:next w:val="Normal"/>
    <w:link w:val="Heading5Char"/>
    <w:qFormat/>
    <w:rsid w:val="00506AF3"/>
    <w:pPr>
      <w:ind w:left="1701" w:hanging="1701"/>
      <w:outlineLvl w:val="4"/>
    </w:pPr>
    <w:rPr>
      <w:sz w:val="22"/>
    </w:rPr>
  </w:style>
  <w:style w:type="paragraph" w:styleId="Heading6">
    <w:name w:val="heading 6"/>
    <w:basedOn w:val="H6"/>
    <w:next w:val="Normal"/>
    <w:qFormat/>
    <w:rsid w:val="00506AF3"/>
    <w:pPr>
      <w:outlineLvl w:val="5"/>
    </w:pPr>
  </w:style>
  <w:style w:type="paragraph" w:styleId="Heading7">
    <w:name w:val="heading 7"/>
    <w:basedOn w:val="H6"/>
    <w:next w:val="Normal"/>
    <w:qFormat/>
    <w:rsid w:val="00506AF3"/>
    <w:pPr>
      <w:outlineLvl w:val="6"/>
    </w:pPr>
  </w:style>
  <w:style w:type="paragraph" w:styleId="Heading8">
    <w:name w:val="heading 8"/>
    <w:basedOn w:val="Heading1"/>
    <w:next w:val="Normal"/>
    <w:qFormat/>
    <w:rsid w:val="00506AF3"/>
    <w:pPr>
      <w:ind w:left="0" w:firstLine="0"/>
      <w:outlineLvl w:val="7"/>
    </w:pPr>
  </w:style>
  <w:style w:type="paragraph" w:styleId="Heading9">
    <w:name w:val="heading 9"/>
    <w:basedOn w:val="Heading8"/>
    <w:next w:val="Normal"/>
    <w:qFormat/>
    <w:rsid w:val="00506AF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506AF3"/>
    <w:pPr>
      <w:ind w:left="1985" w:hanging="1985"/>
      <w:outlineLvl w:val="9"/>
    </w:pPr>
    <w:rPr>
      <w:sz w:val="20"/>
    </w:rPr>
  </w:style>
  <w:style w:type="paragraph" w:styleId="TOC9">
    <w:name w:val="toc 9"/>
    <w:basedOn w:val="TOC8"/>
    <w:semiHidden/>
    <w:rsid w:val="00506AF3"/>
    <w:pPr>
      <w:ind w:left="1418" w:hanging="1418"/>
    </w:pPr>
  </w:style>
  <w:style w:type="paragraph" w:styleId="TOC8">
    <w:name w:val="toc 8"/>
    <w:basedOn w:val="TOC1"/>
    <w:uiPriority w:val="39"/>
    <w:rsid w:val="00506AF3"/>
    <w:pPr>
      <w:spacing w:before="180"/>
      <w:ind w:left="2693" w:hanging="2693"/>
    </w:pPr>
    <w:rPr>
      <w:b/>
    </w:rPr>
  </w:style>
  <w:style w:type="paragraph" w:styleId="TOC1">
    <w:name w:val="toc 1"/>
    <w:uiPriority w:val="39"/>
    <w:rsid w:val="00506AF3"/>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sz w:val="22"/>
      <w:lang w:eastAsia="en-US"/>
    </w:rPr>
  </w:style>
  <w:style w:type="paragraph" w:customStyle="1" w:styleId="EQ">
    <w:name w:val="EQ"/>
    <w:basedOn w:val="Normal"/>
    <w:next w:val="Normal"/>
    <w:rsid w:val="00506AF3"/>
    <w:pPr>
      <w:keepLines/>
      <w:tabs>
        <w:tab w:val="center" w:pos="4536"/>
        <w:tab w:val="right" w:pos="9072"/>
      </w:tabs>
    </w:pPr>
  </w:style>
  <w:style w:type="character" w:customStyle="1" w:styleId="ZGSM">
    <w:name w:val="ZGSM"/>
    <w:rsid w:val="00506AF3"/>
  </w:style>
  <w:style w:type="paragraph" w:styleId="Header">
    <w:name w:val="header"/>
    <w:rsid w:val="00506AF3"/>
    <w:pPr>
      <w:widowControl w:val="0"/>
      <w:overflowPunct w:val="0"/>
      <w:autoSpaceDE w:val="0"/>
      <w:autoSpaceDN w:val="0"/>
      <w:adjustRightInd w:val="0"/>
      <w:textAlignment w:val="baseline"/>
    </w:pPr>
    <w:rPr>
      <w:rFonts w:ascii="Arial" w:eastAsia="Times New Roman" w:hAnsi="Arial"/>
      <w:b/>
      <w:sz w:val="18"/>
      <w:lang w:eastAsia="en-US"/>
    </w:rPr>
  </w:style>
  <w:style w:type="paragraph" w:customStyle="1" w:styleId="ZD">
    <w:name w:val="ZD"/>
    <w:rsid w:val="00506AF3"/>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eastAsia="en-US"/>
    </w:rPr>
  </w:style>
  <w:style w:type="paragraph" w:styleId="TOC5">
    <w:name w:val="toc 5"/>
    <w:basedOn w:val="TOC4"/>
    <w:uiPriority w:val="39"/>
    <w:rsid w:val="00506AF3"/>
    <w:pPr>
      <w:ind w:left="1701" w:hanging="1701"/>
    </w:pPr>
  </w:style>
  <w:style w:type="paragraph" w:styleId="TOC4">
    <w:name w:val="toc 4"/>
    <w:basedOn w:val="TOC3"/>
    <w:uiPriority w:val="39"/>
    <w:rsid w:val="00506AF3"/>
    <w:pPr>
      <w:ind w:left="1418" w:hanging="1418"/>
    </w:pPr>
  </w:style>
  <w:style w:type="paragraph" w:styleId="TOC3">
    <w:name w:val="toc 3"/>
    <w:basedOn w:val="TOC2"/>
    <w:uiPriority w:val="39"/>
    <w:rsid w:val="00506AF3"/>
    <w:pPr>
      <w:ind w:left="1134" w:hanging="1134"/>
    </w:pPr>
  </w:style>
  <w:style w:type="paragraph" w:styleId="TOC2">
    <w:name w:val="toc 2"/>
    <w:basedOn w:val="TOC1"/>
    <w:uiPriority w:val="39"/>
    <w:rsid w:val="00506AF3"/>
    <w:pPr>
      <w:spacing w:before="0"/>
      <w:ind w:left="851" w:hanging="851"/>
    </w:pPr>
    <w:rPr>
      <w:sz w:val="20"/>
    </w:rPr>
  </w:style>
  <w:style w:type="paragraph" w:styleId="Footer">
    <w:name w:val="footer"/>
    <w:basedOn w:val="Header"/>
    <w:rsid w:val="00506AF3"/>
    <w:pPr>
      <w:jc w:val="center"/>
    </w:pPr>
    <w:rPr>
      <w:i/>
    </w:rPr>
  </w:style>
  <w:style w:type="paragraph" w:customStyle="1" w:styleId="TT">
    <w:name w:val="TT"/>
    <w:basedOn w:val="Heading1"/>
    <w:next w:val="Normal"/>
    <w:rsid w:val="00506AF3"/>
    <w:pPr>
      <w:outlineLvl w:val="9"/>
    </w:pPr>
  </w:style>
  <w:style w:type="paragraph" w:customStyle="1" w:styleId="NF">
    <w:name w:val="NF"/>
    <w:basedOn w:val="NO"/>
    <w:rsid w:val="00506AF3"/>
    <w:pPr>
      <w:keepNext/>
      <w:spacing w:after="0"/>
    </w:pPr>
    <w:rPr>
      <w:rFonts w:ascii="Arial" w:hAnsi="Arial"/>
      <w:sz w:val="18"/>
    </w:rPr>
  </w:style>
  <w:style w:type="paragraph" w:customStyle="1" w:styleId="NO">
    <w:name w:val="NO"/>
    <w:basedOn w:val="Normal"/>
    <w:link w:val="NOZchn"/>
    <w:rsid w:val="00506AF3"/>
    <w:pPr>
      <w:keepLines/>
      <w:ind w:left="1135" w:hanging="851"/>
    </w:pPr>
  </w:style>
  <w:style w:type="paragraph" w:customStyle="1" w:styleId="PL">
    <w:name w:val="PL"/>
    <w:rsid w:val="00506AF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sz w:val="16"/>
      <w:lang w:eastAsia="en-US"/>
    </w:rPr>
  </w:style>
  <w:style w:type="paragraph" w:customStyle="1" w:styleId="TAR">
    <w:name w:val="TAR"/>
    <w:basedOn w:val="TAL"/>
    <w:rsid w:val="00506AF3"/>
    <w:pPr>
      <w:jc w:val="right"/>
    </w:pPr>
  </w:style>
  <w:style w:type="paragraph" w:customStyle="1" w:styleId="TAL">
    <w:name w:val="TAL"/>
    <w:basedOn w:val="Normal"/>
    <w:rsid w:val="00506AF3"/>
    <w:pPr>
      <w:keepNext/>
      <w:keepLines/>
      <w:spacing w:after="0"/>
    </w:pPr>
    <w:rPr>
      <w:rFonts w:ascii="Arial" w:hAnsi="Arial"/>
      <w:sz w:val="18"/>
    </w:rPr>
  </w:style>
  <w:style w:type="paragraph" w:customStyle="1" w:styleId="TAH">
    <w:name w:val="TAH"/>
    <w:basedOn w:val="TAC"/>
    <w:rsid w:val="00506AF3"/>
    <w:rPr>
      <w:b/>
    </w:rPr>
  </w:style>
  <w:style w:type="paragraph" w:customStyle="1" w:styleId="TAC">
    <w:name w:val="TAC"/>
    <w:basedOn w:val="TAL"/>
    <w:rsid w:val="00506AF3"/>
    <w:pPr>
      <w:jc w:val="center"/>
    </w:pPr>
  </w:style>
  <w:style w:type="paragraph" w:customStyle="1" w:styleId="LD">
    <w:name w:val="LD"/>
    <w:rsid w:val="00506AF3"/>
    <w:pPr>
      <w:keepNext/>
      <w:keepLines/>
      <w:overflowPunct w:val="0"/>
      <w:autoSpaceDE w:val="0"/>
      <w:autoSpaceDN w:val="0"/>
      <w:adjustRightInd w:val="0"/>
      <w:spacing w:line="180" w:lineRule="exact"/>
      <w:textAlignment w:val="baseline"/>
    </w:pPr>
    <w:rPr>
      <w:rFonts w:ascii="Courier New" w:eastAsia="Times New Roman" w:hAnsi="Courier New"/>
      <w:lang w:eastAsia="en-US"/>
    </w:rPr>
  </w:style>
  <w:style w:type="paragraph" w:customStyle="1" w:styleId="EX">
    <w:name w:val="EX"/>
    <w:basedOn w:val="Normal"/>
    <w:rsid w:val="00506AF3"/>
    <w:pPr>
      <w:keepLines/>
      <w:ind w:left="1702" w:hanging="1418"/>
    </w:pPr>
  </w:style>
  <w:style w:type="paragraph" w:customStyle="1" w:styleId="FP">
    <w:name w:val="FP"/>
    <w:basedOn w:val="Normal"/>
    <w:rsid w:val="00506AF3"/>
    <w:pPr>
      <w:spacing w:after="0"/>
    </w:pPr>
  </w:style>
  <w:style w:type="paragraph" w:customStyle="1" w:styleId="NW">
    <w:name w:val="NW"/>
    <w:basedOn w:val="NO"/>
    <w:rsid w:val="00506AF3"/>
    <w:pPr>
      <w:spacing w:after="0"/>
    </w:pPr>
  </w:style>
  <w:style w:type="paragraph" w:customStyle="1" w:styleId="EW">
    <w:name w:val="EW"/>
    <w:basedOn w:val="EX"/>
    <w:rsid w:val="00506AF3"/>
    <w:pPr>
      <w:spacing w:after="0"/>
    </w:pPr>
  </w:style>
  <w:style w:type="paragraph" w:customStyle="1" w:styleId="B10">
    <w:name w:val="B1"/>
    <w:basedOn w:val="List"/>
    <w:link w:val="B1Char"/>
    <w:qFormat/>
    <w:rsid w:val="00506AF3"/>
  </w:style>
  <w:style w:type="paragraph" w:styleId="TOC6">
    <w:name w:val="toc 6"/>
    <w:basedOn w:val="TOC5"/>
    <w:next w:val="Normal"/>
    <w:semiHidden/>
    <w:rsid w:val="00506AF3"/>
    <w:pPr>
      <w:ind w:left="1985" w:hanging="1985"/>
    </w:pPr>
  </w:style>
  <w:style w:type="paragraph" w:styleId="TOC7">
    <w:name w:val="toc 7"/>
    <w:basedOn w:val="TOC6"/>
    <w:next w:val="Normal"/>
    <w:semiHidden/>
    <w:rsid w:val="00506AF3"/>
    <w:pPr>
      <w:ind w:left="2268" w:hanging="2268"/>
    </w:pPr>
  </w:style>
  <w:style w:type="paragraph" w:customStyle="1" w:styleId="EditorsNote">
    <w:name w:val="Editor's Note"/>
    <w:basedOn w:val="NO"/>
    <w:link w:val="EditorsNoteChar"/>
    <w:rsid w:val="00506AF3"/>
    <w:rPr>
      <w:color w:val="FF0000"/>
    </w:rPr>
  </w:style>
  <w:style w:type="paragraph" w:customStyle="1" w:styleId="TH">
    <w:name w:val="TH"/>
    <w:basedOn w:val="Normal"/>
    <w:rsid w:val="00506AF3"/>
    <w:pPr>
      <w:keepNext/>
      <w:keepLines/>
      <w:spacing w:before="60"/>
      <w:jc w:val="center"/>
    </w:pPr>
    <w:rPr>
      <w:rFonts w:ascii="Arial" w:hAnsi="Arial"/>
      <w:b/>
    </w:rPr>
  </w:style>
  <w:style w:type="paragraph" w:customStyle="1" w:styleId="ZA">
    <w:name w:val="ZA"/>
    <w:rsid w:val="00506AF3"/>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eastAsia="en-US"/>
    </w:rPr>
  </w:style>
  <w:style w:type="paragraph" w:customStyle="1" w:styleId="ZB">
    <w:name w:val="ZB"/>
    <w:rsid w:val="00506AF3"/>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eastAsia="en-US"/>
    </w:rPr>
  </w:style>
  <w:style w:type="paragraph" w:customStyle="1" w:styleId="ZT">
    <w:name w:val="ZT"/>
    <w:rsid w:val="00506AF3"/>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lang w:eastAsia="en-US"/>
    </w:rPr>
  </w:style>
  <w:style w:type="paragraph" w:customStyle="1" w:styleId="ZU">
    <w:name w:val="ZU"/>
    <w:rsid w:val="00506AF3"/>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eastAsia="en-US"/>
    </w:rPr>
  </w:style>
  <w:style w:type="paragraph" w:customStyle="1" w:styleId="TAN">
    <w:name w:val="TAN"/>
    <w:basedOn w:val="TAL"/>
    <w:rsid w:val="00506AF3"/>
    <w:pPr>
      <w:ind w:left="851" w:hanging="851"/>
    </w:pPr>
  </w:style>
  <w:style w:type="paragraph" w:customStyle="1" w:styleId="ZH">
    <w:name w:val="ZH"/>
    <w:rsid w:val="00506AF3"/>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eastAsia="en-US"/>
    </w:rPr>
  </w:style>
  <w:style w:type="paragraph" w:customStyle="1" w:styleId="TF">
    <w:name w:val="TF"/>
    <w:basedOn w:val="TH"/>
    <w:rsid w:val="00506AF3"/>
    <w:pPr>
      <w:keepNext w:val="0"/>
      <w:spacing w:before="0" w:after="240"/>
    </w:pPr>
  </w:style>
  <w:style w:type="paragraph" w:customStyle="1" w:styleId="ZG">
    <w:name w:val="ZG"/>
    <w:rsid w:val="00506AF3"/>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eastAsia="en-US"/>
    </w:rPr>
  </w:style>
  <w:style w:type="paragraph" w:customStyle="1" w:styleId="B2">
    <w:name w:val="B2"/>
    <w:basedOn w:val="List2"/>
    <w:link w:val="B2Char"/>
    <w:rsid w:val="00506AF3"/>
  </w:style>
  <w:style w:type="paragraph" w:customStyle="1" w:styleId="B3">
    <w:name w:val="B3"/>
    <w:basedOn w:val="List3"/>
    <w:rsid w:val="00506AF3"/>
  </w:style>
  <w:style w:type="paragraph" w:customStyle="1" w:styleId="B4">
    <w:name w:val="B4"/>
    <w:basedOn w:val="List4"/>
    <w:rsid w:val="00506AF3"/>
  </w:style>
  <w:style w:type="paragraph" w:customStyle="1" w:styleId="B5">
    <w:name w:val="B5"/>
    <w:basedOn w:val="List5"/>
    <w:rsid w:val="00506AF3"/>
  </w:style>
  <w:style w:type="paragraph" w:customStyle="1" w:styleId="ZTD">
    <w:name w:val="ZTD"/>
    <w:basedOn w:val="ZB"/>
    <w:rsid w:val="00506AF3"/>
    <w:pPr>
      <w:framePr w:hRule="auto" w:wrap="notBeside" w:y="852"/>
    </w:pPr>
    <w:rPr>
      <w:i w:val="0"/>
      <w:sz w:val="40"/>
    </w:rPr>
  </w:style>
  <w:style w:type="paragraph" w:customStyle="1" w:styleId="ZV">
    <w:name w:val="ZV"/>
    <w:basedOn w:val="ZU"/>
    <w:rsid w:val="00506AF3"/>
    <w:pPr>
      <w:framePr w:wrap="notBeside" w:y="16161"/>
    </w:pPr>
  </w:style>
  <w:style w:type="character" w:styleId="CommentReference">
    <w:name w:val="annotation reference"/>
    <w:rsid w:val="00033E36"/>
    <w:rPr>
      <w:sz w:val="16"/>
      <w:szCs w:val="16"/>
    </w:rPr>
  </w:style>
  <w:style w:type="paragraph" w:styleId="CommentText">
    <w:name w:val="annotation text"/>
    <w:basedOn w:val="Normal"/>
    <w:link w:val="CommentTextChar"/>
    <w:rsid w:val="00033E36"/>
  </w:style>
  <w:style w:type="character" w:customStyle="1" w:styleId="NOZchn">
    <w:name w:val="NO Zchn"/>
    <w:link w:val="NO"/>
    <w:rsid w:val="007D014C"/>
    <w:rPr>
      <w:rFonts w:eastAsia="Times New Roman"/>
      <w:lang w:eastAsia="en-US"/>
    </w:rPr>
  </w:style>
  <w:style w:type="character" w:customStyle="1" w:styleId="B1Char">
    <w:name w:val="B1 Char"/>
    <w:link w:val="B10"/>
    <w:rsid w:val="007D014C"/>
    <w:rPr>
      <w:rFonts w:eastAsia="Times New Roman"/>
      <w:lang w:eastAsia="en-US"/>
    </w:rPr>
  </w:style>
  <w:style w:type="paragraph" w:styleId="BalloonText">
    <w:name w:val="Balloon Text"/>
    <w:basedOn w:val="Normal"/>
    <w:link w:val="BalloonTextChar"/>
    <w:rsid w:val="00A97FD4"/>
    <w:pPr>
      <w:spacing w:after="0"/>
    </w:pPr>
    <w:rPr>
      <w:sz w:val="18"/>
      <w:szCs w:val="18"/>
    </w:rPr>
  </w:style>
  <w:style w:type="character" w:customStyle="1" w:styleId="BalloonTextChar">
    <w:name w:val="Balloon Text Char"/>
    <w:link w:val="BalloonText"/>
    <w:rsid w:val="00A97FD4"/>
    <w:rPr>
      <w:rFonts w:eastAsia="Times New Roman"/>
      <w:sz w:val="18"/>
      <w:szCs w:val="18"/>
      <w:lang w:eastAsia="en-US"/>
    </w:rPr>
  </w:style>
  <w:style w:type="character" w:styleId="Hyperlink">
    <w:name w:val="Hyperlink"/>
    <w:rsid w:val="00F47E28"/>
    <w:rPr>
      <w:color w:val="0563C1"/>
      <w:u w:val="single"/>
    </w:rPr>
  </w:style>
  <w:style w:type="character" w:styleId="UnresolvedMention">
    <w:name w:val="Unresolved Mention"/>
    <w:uiPriority w:val="99"/>
    <w:semiHidden/>
    <w:unhideWhenUsed/>
    <w:rsid w:val="00F47E28"/>
    <w:rPr>
      <w:color w:val="808080"/>
      <w:shd w:val="clear" w:color="auto" w:fill="E6E6E6"/>
    </w:rPr>
  </w:style>
  <w:style w:type="paragraph" w:styleId="List">
    <w:name w:val="List"/>
    <w:basedOn w:val="Normal"/>
    <w:rsid w:val="00506AF3"/>
    <w:pPr>
      <w:ind w:left="568" w:hanging="284"/>
    </w:pPr>
  </w:style>
  <w:style w:type="character" w:styleId="Emphasis">
    <w:name w:val="Emphasis"/>
    <w:qFormat/>
    <w:rsid w:val="00EE7869"/>
    <w:rPr>
      <w:i/>
      <w:iCs/>
    </w:rPr>
  </w:style>
  <w:style w:type="character" w:customStyle="1" w:styleId="EditorsNoteChar">
    <w:name w:val="Editor's Note Char"/>
    <w:link w:val="EditorsNote"/>
    <w:rsid w:val="00DF6911"/>
    <w:rPr>
      <w:rFonts w:eastAsia="Times New Roman"/>
      <w:color w:val="FF0000"/>
      <w:lang w:eastAsia="en-US"/>
    </w:rPr>
  </w:style>
  <w:style w:type="paragraph" w:styleId="List2">
    <w:name w:val="List 2"/>
    <w:basedOn w:val="List"/>
    <w:rsid w:val="00506AF3"/>
    <w:pPr>
      <w:ind w:left="851"/>
    </w:pPr>
  </w:style>
  <w:style w:type="paragraph" w:styleId="List3">
    <w:name w:val="List 3"/>
    <w:basedOn w:val="List2"/>
    <w:rsid w:val="00506AF3"/>
    <w:pPr>
      <w:ind w:left="1135"/>
    </w:pPr>
  </w:style>
  <w:style w:type="paragraph" w:styleId="List4">
    <w:name w:val="List 4"/>
    <w:basedOn w:val="List3"/>
    <w:rsid w:val="00506AF3"/>
    <w:pPr>
      <w:ind w:left="1418"/>
    </w:pPr>
  </w:style>
  <w:style w:type="paragraph" w:styleId="List5">
    <w:name w:val="List 5"/>
    <w:basedOn w:val="List4"/>
    <w:rsid w:val="00506AF3"/>
    <w:pPr>
      <w:ind w:left="1702"/>
    </w:pPr>
  </w:style>
  <w:style w:type="character" w:styleId="FootnoteReference">
    <w:name w:val="footnote reference"/>
    <w:rsid w:val="00506AF3"/>
    <w:rPr>
      <w:b/>
      <w:position w:val="6"/>
      <w:sz w:val="16"/>
    </w:rPr>
  </w:style>
  <w:style w:type="paragraph" w:styleId="FootnoteText">
    <w:name w:val="footnote text"/>
    <w:basedOn w:val="Normal"/>
    <w:link w:val="FootnoteTextChar"/>
    <w:rsid w:val="00506AF3"/>
    <w:pPr>
      <w:keepLines/>
      <w:ind w:left="454" w:hanging="454"/>
    </w:pPr>
    <w:rPr>
      <w:sz w:val="16"/>
    </w:rPr>
  </w:style>
  <w:style w:type="character" w:customStyle="1" w:styleId="FootnoteTextChar">
    <w:name w:val="Footnote Text Char"/>
    <w:link w:val="FootnoteText"/>
    <w:rsid w:val="00506AF3"/>
    <w:rPr>
      <w:rFonts w:eastAsia="Times New Roman"/>
      <w:sz w:val="16"/>
      <w:lang w:eastAsia="en-US"/>
    </w:rPr>
  </w:style>
  <w:style w:type="paragraph" w:styleId="Index1">
    <w:name w:val="index 1"/>
    <w:basedOn w:val="Normal"/>
    <w:rsid w:val="00506AF3"/>
    <w:pPr>
      <w:keepLines/>
    </w:pPr>
  </w:style>
  <w:style w:type="paragraph" w:styleId="Index2">
    <w:name w:val="index 2"/>
    <w:basedOn w:val="Index1"/>
    <w:rsid w:val="00506AF3"/>
    <w:pPr>
      <w:ind w:left="284"/>
    </w:pPr>
  </w:style>
  <w:style w:type="paragraph" w:styleId="ListBullet">
    <w:name w:val="List Bullet"/>
    <w:basedOn w:val="List"/>
    <w:rsid w:val="00506AF3"/>
  </w:style>
  <w:style w:type="paragraph" w:styleId="ListBullet2">
    <w:name w:val="List Bullet 2"/>
    <w:basedOn w:val="ListBullet"/>
    <w:rsid w:val="00506AF3"/>
    <w:pPr>
      <w:ind w:left="851"/>
    </w:pPr>
  </w:style>
  <w:style w:type="paragraph" w:styleId="ListBullet3">
    <w:name w:val="List Bullet 3"/>
    <w:basedOn w:val="ListBullet2"/>
    <w:rsid w:val="00506AF3"/>
    <w:pPr>
      <w:ind w:left="1135"/>
    </w:pPr>
  </w:style>
  <w:style w:type="paragraph" w:styleId="ListBullet4">
    <w:name w:val="List Bullet 4"/>
    <w:basedOn w:val="ListBullet3"/>
    <w:rsid w:val="00506AF3"/>
    <w:pPr>
      <w:ind w:left="1418"/>
    </w:pPr>
  </w:style>
  <w:style w:type="paragraph" w:styleId="ListBullet5">
    <w:name w:val="List Bullet 5"/>
    <w:basedOn w:val="ListBullet4"/>
    <w:rsid w:val="00506AF3"/>
    <w:pPr>
      <w:ind w:left="1702"/>
    </w:pPr>
  </w:style>
  <w:style w:type="paragraph" w:styleId="ListNumber">
    <w:name w:val="List Number"/>
    <w:basedOn w:val="List"/>
    <w:rsid w:val="00506AF3"/>
  </w:style>
  <w:style w:type="paragraph" w:styleId="ListNumber2">
    <w:name w:val="List Number 2"/>
    <w:basedOn w:val="ListNumber"/>
    <w:rsid w:val="00506AF3"/>
    <w:pPr>
      <w:ind w:left="851"/>
    </w:pPr>
  </w:style>
  <w:style w:type="paragraph" w:customStyle="1" w:styleId="FL">
    <w:name w:val="FL"/>
    <w:basedOn w:val="Normal"/>
    <w:rsid w:val="00506AF3"/>
    <w:pPr>
      <w:keepNext/>
      <w:keepLines/>
      <w:spacing w:before="60"/>
      <w:jc w:val="center"/>
    </w:pPr>
    <w:rPr>
      <w:rFonts w:ascii="Arial" w:hAnsi="Arial"/>
      <w:b/>
    </w:rPr>
  </w:style>
  <w:style w:type="character" w:customStyle="1" w:styleId="CommentTextChar">
    <w:name w:val="Comment Text Char"/>
    <w:link w:val="CommentText"/>
    <w:rsid w:val="00033E36"/>
    <w:rPr>
      <w:rFonts w:eastAsia="Times New Roman"/>
      <w:lang w:eastAsia="en-US"/>
    </w:rPr>
  </w:style>
  <w:style w:type="paragraph" w:styleId="CommentSubject">
    <w:name w:val="annotation subject"/>
    <w:basedOn w:val="CommentText"/>
    <w:next w:val="CommentText"/>
    <w:link w:val="CommentSubjectChar"/>
    <w:rsid w:val="00033E36"/>
    <w:rPr>
      <w:b/>
      <w:bCs/>
    </w:rPr>
  </w:style>
  <w:style w:type="character" w:customStyle="1" w:styleId="CommentSubjectChar">
    <w:name w:val="Comment Subject Char"/>
    <w:link w:val="CommentSubject"/>
    <w:rsid w:val="00033E36"/>
    <w:rPr>
      <w:rFonts w:eastAsia="Times New Roman"/>
      <w:b/>
      <w:bCs/>
      <w:lang w:eastAsia="en-US"/>
    </w:rPr>
  </w:style>
  <w:style w:type="paragraph" w:styleId="Revision">
    <w:name w:val="Revision"/>
    <w:hidden/>
    <w:uiPriority w:val="99"/>
    <w:semiHidden/>
    <w:rsid w:val="009D662C"/>
    <w:rPr>
      <w:rFonts w:eastAsia="Times New Roman"/>
      <w:lang w:eastAsia="en-US"/>
    </w:rPr>
  </w:style>
  <w:style w:type="character" w:customStyle="1" w:styleId="B1Car">
    <w:name w:val="B1+ Car"/>
    <w:link w:val="B1"/>
    <w:locked/>
    <w:rsid w:val="009D662C"/>
    <w:rPr>
      <w:rFonts w:eastAsia="Times New Roman"/>
      <w:lang w:eastAsia="en-US"/>
    </w:rPr>
  </w:style>
  <w:style w:type="paragraph" w:customStyle="1" w:styleId="B1">
    <w:name w:val="B1+"/>
    <w:basedOn w:val="Normal"/>
    <w:link w:val="B1Car"/>
    <w:rsid w:val="009D662C"/>
    <w:pPr>
      <w:numPr>
        <w:numId w:val="11"/>
      </w:numPr>
      <w:textAlignment w:val="auto"/>
    </w:pPr>
  </w:style>
  <w:style w:type="character" w:customStyle="1" w:styleId="Heading3Char">
    <w:name w:val="Heading 3 Char"/>
    <w:link w:val="Heading3"/>
    <w:rsid w:val="00115330"/>
    <w:rPr>
      <w:rFonts w:ascii="Arial" w:eastAsia="Times New Roman" w:hAnsi="Arial"/>
      <w:sz w:val="28"/>
      <w:lang w:eastAsia="en-US"/>
    </w:rPr>
  </w:style>
  <w:style w:type="character" w:customStyle="1" w:styleId="Heading5Char">
    <w:name w:val="Heading 5 Char"/>
    <w:link w:val="Heading5"/>
    <w:rsid w:val="00DD2EF2"/>
    <w:rPr>
      <w:rFonts w:ascii="Arial" w:eastAsia="Times New Roman" w:hAnsi="Arial"/>
      <w:sz w:val="22"/>
      <w:lang w:eastAsia="en-US"/>
    </w:rPr>
  </w:style>
  <w:style w:type="character" w:customStyle="1" w:styleId="B2Char">
    <w:name w:val="B2 Char"/>
    <w:link w:val="B2"/>
    <w:locked/>
    <w:rsid w:val="00DD2EF2"/>
    <w:rPr>
      <w:rFonts w:eastAsia="Times New Roman"/>
      <w:lang w:eastAsia="en-US"/>
    </w:rPr>
  </w:style>
  <w:style w:type="paragraph" w:styleId="Bibliography">
    <w:name w:val="Bibliography"/>
    <w:basedOn w:val="Normal"/>
    <w:next w:val="Normal"/>
    <w:uiPriority w:val="37"/>
    <w:semiHidden/>
    <w:unhideWhenUsed/>
    <w:rsid w:val="00343728"/>
  </w:style>
  <w:style w:type="paragraph" w:styleId="BlockText">
    <w:name w:val="Block Text"/>
    <w:basedOn w:val="Normal"/>
    <w:rsid w:val="00343728"/>
    <w:pPr>
      <w:spacing w:after="120"/>
      <w:ind w:left="1440" w:right="1440"/>
    </w:pPr>
  </w:style>
  <w:style w:type="paragraph" w:styleId="BodyText">
    <w:name w:val="Body Text"/>
    <w:basedOn w:val="Normal"/>
    <w:link w:val="BodyTextChar"/>
    <w:rsid w:val="00343728"/>
    <w:pPr>
      <w:spacing w:after="120"/>
    </w:pPr>
  </w:style>
  <w:style w:type="character" w:customStyle="1" w:styleId="BodyTextChar">
    <w:name w:val="Body Text Char"/>
    <w:link w:val="BodyText"/>
    <w:rsid w:val="00343728"/>
    <w:rPr>
      <w:rFonts w:eastAsia="Times New Roman"/>
      <w:lang w:eastAsia="en-US"/>
    </w:rPr>
  </w:style>
  <w:style w:type="paragraph" w:styleId="BodyText2">
    <w:name w:val="Body Text 2"/>
    <w:basedOn w:val="Normal"/>
    <w:link w:val="BodyText2Char"/>
    <w:rsid w:val="00343728"/>
    <w:pPr>
      <w:spacing w:after="120" w:line="480" w:lineRule="auto"/>
    </w:pPr>
  </w:style>
  <w:style w:type="character" w:customStyle="1" w:styleId="BodyText2Char">
    <w:name w:val="Body Text 2 Char"/>
    <w:link w:val="BodyText2"/>
    <w:rsid w:val="00343728"/>
    <w:rPr>
      <w:rFonts w:eastAsia="Times New Roman"/>
      <w:lang w:eastAsia="en-US"/>
    </w:rPr>
  </w:style>
  <w:style w:type="paragraph" w:styleId="BodyText3">
    <w:name w:val="Body Text 3"/>
    <w:basedOn w:val="Normal"/>
    <w:link w:val="BodyText3Char"/>
    <w:rsid w:val="00343728"/>
    <w:pPr>
      <w:spacing w:after="120"/>
    </w:pPr>
    <w:rPr>
      <w:sz w:val="16"/>
      <w:szCs w:val="16"/>
    </w:rPr>
  </w:style>
  <w:style w:type="character" w:customStyle="1" w:styleId="BodyText3Char">
    <w:name w:val="Body Text 3 Char"/>
    <w:link w:val="BodyText3"/>
    <w:rsid w:val="00343728"/>
    <w:rPr>
      <w:rFonts w:eastAsia="Times New Roman"/>
      <w:sz w:val="16"/>
      <w:szCs w:val="16"/>
      <w:lang w:eastAsia="en-US"/>
    </w:rPr>
  </w:style>
  <w:style w:type="paragraph" w:styleId="BodyTextFirstIndent">
    <w:name w:val="Body Text First Indent"/>
    <w:basedOn w:val="BodyText"/>
    <w:link w:val="BodyTextFirstIndentChar"/>
    <w:rsid w:val="00343728"/>
    <w:pPr>
      <w:ind w:firstLine="210"/>
    </w:pPr>
  </w:style>
  <w:style w:type="character" w:customStyle="1" w:styleId="BodyTextFirstIndentChar">
    <w:name w:val="Body Text First Indent Char"/>
    <w:link w:val="BodyTextFirstIndent"/>
    <w:rsid w:val="00343728"/>
    <w:rPr>
      <w:rFonts w:eastAsia="Times New Roman"/>
      <w:lang w:eastAsia="en-US"/>
    </w:rPr>
  </w:style>
  <w:style w:type="paragraph" w:styleId="BodyTextIndent">
    <w:name w:val="Body Text Indent"/>
    <w:basedOn w:val="Normal"/>
    <w:link w:val="BodyTextIndentChar"/>
    <w:rsid w:val="00343728"/>
    <w:pPr>
      <w:spacing w:after="120"/>
      <w:ind w:left="283"/>
    </w:pPr>
  </w:style>
  <w:style w:type="character" w:customStyle="1" w:styleId="BodyTextIndentChar">
    <w:name w:val="Body Text Indent Char"/>
    <w:link w:val="BodyTextIndent"/>
    <w:rsid w:val="00343728"/>
    <w:rPr>
      <w:rFonts w:eastAsia="Times New Roman"/>
      <w:lang w:eastAsia="en-US"/>
    </w:rPr>
  </w:style>
  <w:style w:type="paragraph" w:styleId="BodyTextFirstIndent2">
    <w:name w:val="Body Text First Indent 2"/>
    <w:basedOn w:val="BodyTextIndent"/>
    <w:link w:val="BodyTextFirstIndent2Char"/>
    <w:rsid w:val="00343728"/>
    <w:pPr>
      <w:ind w:firstLine="210"/>
    </w:pPr>
  </w:style>
  <w:style w:type="character" w:customStyle="1" w:styleId="BodyTextFirstIndent2Char">
    <w:name w:val="Body Text First Indent 2 Char"/>
    <w:link w:val="BodyTextFirstIndent2"/>
    <w:rsid w:val="00343728"/>
    <w:rPr>
      <w:rFonts w:eastAsia="Times New Roman"/>
      <w:lang w:eastAsia="en-US"/>
    </w:rPr>
  </w:style>
  <w:style w:type="paragraph" w:styleId="BodyTextIndent2">
    <w:name w:val="Body Text Indent 2"/>
    <w:basedOn w:val="Normal"/>
    <w:link w:val="BodyTextIndent2Char"/>
    <w:rsid w:val="00343728"/>
    <w:pPr>
      <w:spacing w:after="120" w:line="480" w:lineRule="auto"/>
      <w:ind w:left="283"/>
    </w:pPr>
  </w:style>
  <w:style w:type="character" w:customStyle="1" w:styleId="BodyTextIndent2Char">
    <w:name w:val="Body Text Indent 2 Char"/>
    <w:link w:val="BodyTextIndent2"/>
    <w:rsid w:val="00343728"/>
    <w:rPr>
      <w:rFonts w:eastAsia="Times New Roman"/>
      <w:lang w:eastAsia="en-US"/>
    </w:rPr>
  </w:style>
  <w:style w:type="paragraph" w:styleId="BodyTextIndent3">
    <w:name w:val="Body Text Indent 3"/>
    <w:basedOn w:val="Normal"/>
    <w:link w:val="BodyTextIndent3Char"/>
    <w:rsid w:val="00343728"/>
    <w:pPr>
      <w:spacing w:after="120"/>
      <w:ind w:left="283"/>
    </w:pPr>
    <w:rPr>
      <w:sz w:val="16"/>
      <w:szCs w:val="16"/>
    </w:rPr>
  </w:style>
  <w:style w:type="character" w:customStyle="1" w:styleId="BodyTextIndent3Char">
    <w:name w:val="Body Text Indent 3 Char"/>
    <w:link w:val="BodyTextIndent3"/>
    <w:rsid w:val="00343728"/>
    <w:rPr>
      <w:rFonts w:eastAsia="Times New Roman"/>
      <w:sz w:val="16"/>
      <w:szCs w:val="16"/>
      <w:lang w:eastAsia="en-US"/>
    </w:rPr>
  </w:style>
  <w:style w:type="paragraph" w:styleId="Caption">
    <w:name w:val="caption"/>
    <w:basedOn w:val="Normal"/>
    <w:next w:val="Normal"/>
    <w:semiHidden/>
    <w:unhideWhenUsed/>
    <w:qFormat/>
    <w:rsid w:val="00343728"/>
    <w:rPr>
      <w:b/>
      <w:bCs/>
    </w:rPr>
  </w:style>
  <w:style w:type="paragraph" w:styleId="Closing">
    <w:name w:val="Closing"/>
    <w:basedOn w:val="Normal"/>
    <w:link w:val="ClosingChar"/>
    <w:rsid w:val="00343728"/>
    <w:pPr>
      <w:ind w:left="4252"/>
    </w:pPr>
  </w:style>
  <w:style w:type="character" w:customStyle="1" w:styleId="ClosingChar">
    <w:name w:val="Closing Char"/>
    <w:link w:val="Closing"/>
    <w:rsid w:val="00343728"/>
    <w:rPr>
      <w:rFonts w:eastAsia="Times New Roman"/>
      <w:lang w:eastAsia="en-US"/>
    </w:rPr>
  </w:style>
  <w:style w:type="paragraph" w:styleId="Date">
    <w:name w:val="Date"/>
    <w:basedOn w:val="Normal"/>
    <w:next w:val="Normal"/>
    <w:link w:val="DateChar"/>
    <w:rsid w:val="00343728"/>
  </w:style>
  <w:style w:type="character" w:customStyle="1" w:styleId="DateChar">
    <w:name w:val="Date Char"/>
    <w:link w:val="Date"/>
    <w:rsid w:val="00343728"/>
    <w:rPr>
      <w:rFonts w:eastAsia="Times New Roman"/>
      <w:lang w:eastAsia="en-US"/>
    </w:rPr>
  </w:style>
  <w:style w:type="paragraph" w:styleId="DocumentMap">
    <w:name w:val="Document Map"/>
    <w:basedOn w:val="Normal"/>
    <w:link w:val="DocumentMapChar"/>
    <w:rsid w:val="00343728"/>
    <w:rPr>
      <w:rFonts w:ascii="Segoe UI" w:hAnsi="Segoe UI" w:cs="Segoe UI"/>
      <w:sz w:val="16"/>
      <w:szCs w:val="16"/>
    </w:rPr>
  </w:style>
  <w:style w:type="character" w:customStyle="1" w:styleId="DocumentMapChar">
    <w:name w:val="Document Map Char"/>
    <w:link w:val="DocumentMap"/>
    <w:rsid w:val="00343728"/>
    <w:rPr>
      <w:rFonts w:ascii="Segoe UI" w:eastAsia="Times New Roman" w:hAnsi="Segoe UI" w:cs="Segoe UI"/>
      <w:sz w:val="16"/>
      <w:szCs w:val="16"/>
      <w:lang w:eastAsia="en-US"/>
    </w:rPr>
  </w:style>
  <w:style w:type="paragraph" w:styleId="E-mailSignature">
    <w:name w:val="E-mail Signature"/>
    <w:basedOn w:val="Normal"/>
    <w:link w:val="E-mailSignatureChar"/>
    <w:rsid w:val="00343728"/>
  </w:style>
  <w:style w:type="character" w:customStyle="1" w:styleId="E-mailSignatureChar">
    <w:name w:val="E-mail Signature Char"/>
    <w:link w:val="E-mailSignature"/>
    <w:rsid w:val="00343728"/>
    <w:rPr>
      <w:rFonts w:eastAsia="Times New Roman"/>
      <w:lang w:eastAsia="en-US"/>
    </w:rPr>
  </w:style>
  <w:style w:type="paragraph" w:styleId="EndnoteText">
    <w:name w:val="endnote text"/>
    <w:basedOn w:val="Normal"/>
    <w:link w:val="EndnoteTextChar"/>
    <w:rsid w:val="00343728"/>
  </w:style>
  <w:style w:type="character" w:customStyle="1" w:styleId="EndnoteTextChar">
    <w:name w:val="Endnote Text Char"/>
    <w:link w:val="EndnoteText"/>
    <w:rsid w:val="00343728"/>
    <w:rPr>
      <w:rFonts w:eastAsia="Times New Roman"/>
      <w:lang w:eastAsia="en-US"/>
    </w:rPr>
  </w:style>
  <w:style w:type="paragraph" w:styleId="EnvelopeAddress">
    <w:name w:val="envelope address"/>
    <w:basedOn w:val="Normal"/>
    <w:rsid w:val="00343728"/>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rsid w:val="00343728"/>
    <w:rPr>
      <w:rFonts w:ascii="Calibri Light" w:hAnsi="Calibri Light"/>
    </w:rPr>
  </w:style>
  <w:style w:type="paragraph" w:styleId="HTMLAddress">
    <w:name w:val="HTML Address"/>
    <w:basedOn w:val="Normal"/>
    <w:link w:val="HTMLAddressChar"/>
    <w:rsid w:val="00343728"/>
    <w:rPr>
      <w:i/>
      <w:iCs/>
    </w:rPr>
  </w:style>
  <w:style w:type="character" w:customStyle="1" w:styleId="HTMLAddressChar">
    <w:name w:val="HTML Address Char"/>
    <w:link w:val="HTMLAddress"/>
    <w:rsid w:val="00343728"/>
    <w:rPr>
      <w:rFonts w:eastAsia="Times New Roman"/>
      <w:i/>
      <w:iCs/>
      <w:lang w:eastAsia="en-US"/>
    </w:rPr>
  </w:style>
  <w:style w:type="paragraph" w:styleId="HTMLPreformatted">
    <w:name w:val="HTML Preformatted"/>
    <w:basedOn w:val="Normal"/>
    <w:link w:val="HTMLPreformattedChar"/>
    <w:rsid w:val="00343728"/>
    <w:rPr>
      <w:rFonts w:ascii="Courier New" w:hAnsi="Courier New" w:cs="Courier New"/>
    </w:rPr>
  </w:style>
  <w:style w:type="character" w:customStyle="1" w:styleId="HTMLPreformattedChar">
    <w:name w:val="HTML Preformatted Char"/>
    <w:link w:val="HTMLPreformatted"/>
    <w:rsid w:val="00343728"/>
    <w:rPr>
      <w:rFonts w:ascii="Courier New" w:eastAsia="Times New Roman" w:hAnsi="Courier New" w:cs="Courier New"/>
      <w:lang w:eastAsia="en-US"/>
    </w:rPr>
  </w:style>
  <w:style w:type="paragraph" w:styleId="Index3">
    <w:name w:val="index 3"/>
    <w:basedOn w:val="Normal"/>
    <w:next w:val="Normal"/>
    <w:rsid w:val="00343728"/>
    <w:pPr>
      <w:ind w:left="600" w:hanging="200"/>
    </w:pPr>
  </w:style>
  <w:style w:type="paragraph" w:styleId="Index4">
    <w:name w:val="index 4"/>
    <w:basedOn w:val="Normal"/>
    <w:next w:val="Normal"/>
    <w:rsid w:val="00343728"/>
    <w:pPr>
      <w:ind w:left="800" w:hanging="200"/>
    </w:pPr>
  </w:style>
  <w:style w:type="paragraph" w:styleId="Index5">
    <w:name w:val="index 5"/>
    <w:basedOn w:val="Normal"/>
    <w:next w:val="Normal"/>
    <w:rsid w:val="00343728"/>
    <w:pPr>
      <w:ind w:left="1000" w:hanging="200"/>
    </w:pPr>
  </w:style>
  <w:style w:type="paragraph" w:styleId="Index6">
    <w:name w:val="index 6"/>
    <w:basedOn w:val="Normal"/>
    <w:next w:val="Normal"/>
    <w:rsid w:val="00343728"/>
    <w:pPr>
      <w:ind w:left="1200" w:hanging="200"/>
    </w:pPr>
  </w:style>
  <w:style w:type="paragraph" w:styleId="Index7">
    <w:name w:val="index 7"/>
    <w:basedOn w:val="Normal"/>
    <w:next w:val="Normal"/>
    <w:rsid w:val="00343728"/>
    <w:pPr>
      <w:ind w:left="1400" w:hanging="200"/>
    </w:pPr>
  </w:style>
  <w:style w:type="paragraph" w:styleId="Index8">
    <w:name w:val="index 8"/>
    <w:basedOn w:val="Normal"/>
    <w:next w:val="Normal"/>
    <w:rsid w:val="00343728"/>
    <w:pPr>
      <w:ind w:left="1600" w:hanging="200"/>
    </w:pPr>
  </w:style>
  <w:style w:type="paragraph" w:styleId="Index9">
    <w:name w:val="index 9"/>
    <w:basedOn w:val="Normal"/>
    <w:next w:val="Normal"/>
    <w:rsid w:val="00343728"/>
    <w:pPr>
      <w:ind w:left="1800" w:hanging="200"/>
    </w:pPr>
  </w:style>
  <w:style w:type="paragraph" w:styleId="IndexHeading">
    <w:name w:val="index heading"/>
    <w:basedOn w:val="Normal"/>
    <w:next w:val="Index1"/>
    <w:rsid w:val="00343728"/>
    <w:rPr>
      <w:rFonts w:ascii="Calibri Light" w:hAnsi="Calibri Light"/>
      <w:b/>
      <w:bCs/>
    </w:rPr>
  </w:style>
  <w:style w:type="paragraph" w:styleId="IntenseQuote">
    <w:name w:val="Intense Quote"/>
    <w:basedOn w:val="Normal"/>
    <w:next w:val="Normal"/>
    <w:link w:val="IntenseQuoteChar"/>
    <w:uiPriority w:val="30"/>
    <w:qFormat/>
    <w:rsid w:val="00343728"/>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343728"/>
    <w:rPr>
      <w:rFonts w:eastAsia="Times New Roman"/>
      <w:i/>
      <w:iCs/>
      <w:color w:val="4472C4"/>
      <w:lang w:eastAsia="en-US"/>
    </w:rPr>
  </w:style>
  <w:style w:type="paragraph" w:styleId="ListContinue">
    <w:name w:val="List Continue"/>
    <w:basedOn w:val="Normal"/>
    <w:rsid w:val="00343728"/>
    <w:pPr>
      <w:spacing w:after="120"/>
      <w:ind w:left="283"/>
      <w:contextualSpacing/>
    </w:pPr>
  </w:style>
  <w:style w:type="paragraph" w:styleId="ListContinue2">
    <w:name w:val="List Continue 2"/>
    <w:basedOn w:val="Normal"/>
    <w:rsid w:val="00343728"/>
    <w:pPr>
      <w:spacing w:after="120"/>
      <w:ind w:left="566"/>
      <w:contextualSpacing/>
    </w:pPr>
  </w:style>
  <w:style w:type="paragraph" w:styleId="ListContinue3">
    <w:name w:val="List Continue 3"/>
    <w:basedOn w:val="Normal"/>
    <w:rsid w:val="00343728"/>
    <w:pPr>
      <w:spacing w:after="120"/>
      <w:ind w:left="849"/>
      <w:contextualSpacing/>
    </w:pPr>
  </w:style>
  <w:style w:type="paragraph" w:styleId="ListContinue4">
    <w:name w:val="List Continue 4"/>
    <w:basedOn w:val="Normal"/>
    <w:rsid w:val="00343728"/>
    <w:pPr>
      <w:spacing w:after="120"/>
      <w:ind w:left="1132"/>
      <w:contextualSpacing/>
    </w:pPr>
  </w:style>
  <w:style w:type="paragraph" w:styleId="ListContinue5">
    <w:name w:val="List Continue 5"/>
    <w:basedOn w:val="Normal"/>
    <w:rsid w:val="00343728"/>
    <w:pPr>
      <w:spacing w:after="120"/>
      <w:ind w:left="1415"/>
      <w:contextualSpacing/>
    </w:pPr>
  </w:style>
  <w:style w:type="paragraph" w:styleId="ListNumber3">
    <w:name w:val="List Number 3"/>
    <w:basedOn w:val="Normal"/>
    <w:rsid w:val="00343728"/>
    <w:pPr>
      <w:numPr>
        <w:numId w:val="13"/>
      </w:numPr>
      <w:contextualSpacing/>
    </w:pPr>
  </w:style>
  <w:style w:type="paragraph" w:styleId="ListNumber4">
    <w:name w:val="List Number 4"/>
    <w:basedOn w:val="Normal"/>
    <w:rsid w:val="00343728"/>
    <w:pPr>
      <w:numPr>
        <w:numId w:val="14"/>
      </w:numPr>
      <w:contextualSpacing/>
    </w:pPr>
  </w:style>
  <w:style w:type="paragraph" w:styleId="ListNumber5">
    <w:name w:val="List Number 5"/>
    <w:basedOn w:val="Normal"/>
    <w:rsid w:val="00343728"/>
    <w:pPr>
      <w:numPr>
        <w:numId w:val="15"/>
      </w:numPr>
      <w:contextualSpacing/>
    </w:pPr>
  </w:style>
  <w:style w:type="paragraph" w:styleId="ListParagraph">
    <w:name w:val="List Paragraph"/>
    <w:basedOn w:val="Normal"/>
    <w:uiPriority w:val="34"/>
    <w:qFormat/>
    <w:rsid w:val="00343728"/>
    <w:pPr>
      <w:ind w:left="720"/>
    </w:pPr>
  </w:style>
  <w:style w:type="paragraph" w:styleId="MacroText">
    <w:name w:val="macro"/>
    <w:link w:val="MacroTextChar"/>
    <w:rsid w:val="00343728"/>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eastAsia="Times New Roman" w:hAnsi="Courier New" w:cs="Courier New"/>
      <w:lang w:eastAsia="en-US"/>
    </w:rPr>
  </w:style>
  <w:style w:type="character" w:customStyle="1" w:styleId="MacroTextChar">
    <w:name w:val="Macro Text Char"/>
    <w:link w:val="MacroText"/>
    <w:rsid w:val="00343728"/>
    <w:rPr>
      <w:rFonts w:ascii="Courier New" w:eastAsia="Times New Roman" w:hAnsi="Courier New" w:cs="Courier New"/>
      <w:lang w:eastAsia="en-US"/>
    </w:rPr>
  </w:style>
  <w:style w:type="paragraph" w:styleId="MessageHeader">
    <w:name w:val="Message Header"/>
    <w:basedOn w:val="Normal"/>
    <w:link w:val="MessageHeaderChar"/>
    <w:rsid w:val="00343728"/>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rsid w:val="00343728"/>
    <w:rPr>
      <w:rFonts w:ascii="Calibri Light" w:eastAsia="Times New Roman" w:hAnsi="Calibri Light"/>
      <w:sz w:val="24"/>
      <w:szCs w:val="24"/>
      <w:shd w:val="pct20" w:color="auto" w:fill="auto"/>
      <w:lang w:eastAsia="en-US"/>
    </w:rPr>
  </w:style>
  <w:style w:type="paragraph" w:styleId="NoSpacing">
    <w:name w:val="No Spacing"/>
    <w:uiPriority w:val="1"/>
    <w:qFormat/>
    <w:rsid w:val="00343728"/>
    <w:pPr>
      <w:overflowPunct w:val="0"/>
      <w:autoSpaceDE w:val="0"/>
      <w:autoSpaceDN w:val="0"/>
      <w:adjustRightInd w:val="0"/>
      <w:textAlignment w:val="baseline"/>
    </w:pPr>
    <w:rPr>
      <w:rFonts w:eastAsia="Times New Roman"/>
      <w:lang w:eastAsia="en-US"/>
    </w:rPr>
  </w:style>
  <w:style w:type="paragraph" w:styleId="NormalWeb">
    <w:name w:val="Normal (Web)"/>
    <w:basedOn w:val="Normal"/>
    <w:rsid w:val="00343728"/>
    <w:rPr>
      <w:sz w:val="24"/>
      <w:szCs w:val="24"/>
    </w:rPr>
  </w:style>
  <w:style w:type="paragraph" w:styleId="NormalIndent">
    <w:name w:val="Normal Indent"/>
    <w:basedOn w:val="Normal"/>
    <w:rsid w:val="00343728"/>
    <w:pPr>
      <w:ind w:left="720"/>
    </w:pPr>
  </w:style>
  <w:style w:type="paragraph" w:styleId="NoteHeading">
    <w:name w:val="Note Heading"/>
    <w:basedOn w:val="Normal"/>
    <w:next w:val="Normal"/>
    <w:link w:val="NoteHeadingChar"/>
    <w:rsid w:val="00343728"/>
  </w:style>
  <w:style w:type="character" w:customStyle="1" w:styleId="NoteHeadingChar">
    <w:name w:val="Note Heading Char"/>
    <w:link w:val="NoteHeading"/>
    <w:rsid w:val="00343728"/>
    <w:rPr>
      <w:rFonts w:eastAsia="Times New Roman"/>
      <w:lang w:eastAsia="en-US"/>
    </w:rPr>
  </w:style>
  <w:style w:type="paragraph" w:styleId="PlainText">
    <w:name w:val="Plain Text"/>
    <w:basedOn w:val="Normal"/>
    <w:link w:val="PlainTextChar"/>
    <w:rsid w:val="00343728"/>
    <w:rPr>
      <w:rFonts w:ascii="Courier New" w:hAnsi="Courier New" w:cs="Courier New"/>
    </w:rPr>
  </w:style>
  <w:style w:type="character" w:customStyle="1" w:styleId="PlainTextChar">
    <w:name w:val="Plain Text Char"/>
    <w:link w:val="PlainText"/>
    <w:rsid w:val="00343728"/>
    <w:rPr>
      <w:rFonts w:ascii="Courier New" w:eastAsia="Times New Roman" w:hAnsi="Courier New" w:cs="Courier New"/>
      <w:lang w:eastAsia="en-US"/>
    </w:rPr>
  </w:style>
  <w:style w:type="paragraph" w:styleId="Quote">
    <w:name w:val="Quote"/>
    <w:basedOn w:val="Normal"/>
    <w:next w:val="Normal"/>
    <w:link w:val="QuoteChar"/>
    <w:uiPriority w:val="29"/>
    <w:qFormat/>
    <w:rsid w:val="00343728"/>
    <w:pPr>
      <w:spacing w:before="200" w:after="160"/>
      <w:ind w:left="864" w:right="864"/>
      <w:jc w:val="center"/>
    </w:pPr>
    <w:rPr>
      <w:i/>
      <w:iCs/>
      <w:color w:val="404040"/>
    </w:rPr>
  </w:style>
  <w:style w:type="character" w:customStyle="1" w:styleId="QuoteChar">
    <w:name w:val="Quote Char"/>
    <w:link w:val="Quote"/>
    <w:uiPriority w:val="29"/>
    <w:rsid w:val="00343728"/>
    <w:rPr>
      <w:rFonts w:eastAsia="Times New Roman"/>
      <w:i/>
      <w:iCs/>
      <w:color w:val="404040"/>
      <w:lang w:eastAsia="en-US"/>
    </w:rPr>
  </w:style>
  <w:style w:type="paragraph" w:styleId="Salutation">
    <w:name w:val="Salutation"/>
    <w:basedOn w:val="Normal"/>
    <w:next w:val="Normal"/>
    <w:link w:val="SalutationChar"/>
    <w:rsid w:val="00343728"/>
  </w:style>
  <w:style w:type="character" w:customStyle="1" w:styleId="SalutationChar">
    <w:name w:val="Salutation Char"/>
    <w:link w:val="Salutation"/>
    <w:rsid w:val="00343728"/>
    <w:rPr>
      <w:rFonts w:eastAsia="Times New Roman"/>
      <w:lang w:eastAsia="en-US"/>
    </w:rPr>
  </w:style>
  <w:style w:type="paragraph" w:styleId="Signature">
    <w:name w:val="Signature"/>
    <w:basedOn w:val="Normal"/>
    <w:link w:val="SignatureChar"/>
    <w:rsid w:val="00343728"/>
    <w:pPr>
      <w:ind w:left="4252"/>
    </w:pPr>
  </w:style>
  <w:style w:type="character" w:customStyle="1" w:styleId="SignatureChar">
    <w:name w:val="Signature Char"/>
    <w:link w:val="Signature"/>
    <w:rsid w:val="00343728"/>
    <w:rPr>
      <w:rFonts w:eastAsia="Times New Roman"/>
      <w:lang w:eastAsia="en-US"/>
    </w:rPr>
  </w:style>
  <w:style w:type="paragraph" w:styleId="Subtitle">
    <w:name w:val="Subtitle"/>
    <w:basedOn w:val="Normal"/>
    <w:next w:val="Normal"/>
    <w:link w:val="SubtitleChar"/>
    <w:qFormat/>
    <w:rsid w:val="00343728"/>
    <w:pPr>
      <w:spacing w:after="60"/>
      <w:jc w:val="center"/>
      <w:outlineLvl w:val="1"/>
    </w:pPr>
    <w:rPr>
      <w:rFonts w:ascii="Calibri Light" w:hAnsi="Calibri Light"/>
      <w:sz w:val="24"/>
      <w:szCs w:val="24"/>
    </w:rPr>
  </w:style>
  <w:style w:type="character" w:customStyle="1" w:styleId="SubtitleChar">
    <w:name w:val="Subtitle Char"/>
    <w:link w:val="Subtitle"/>
    <w:rsid w:val="00343728"/>
    <w:rPr>
      <w:rFonts w:ascii="Calibri Light" w:eastAsia="Times New Roman" w:hAnsi="Calibri Light"/>
      <w:sz w:val="24"/>
      <w:szCs w:val="24"/>
      <w:lang w:eastAsia="en-US"/>
    </w:rPr>
  </w:style>
  <w:style w:type="paragraph" w:styleId="TableofAuthorities">
    <w:name w:val="table of authorities"/>
    <w:basedOn w:val="Normal"/>
    <w:next w:val="Normal"/>
    <w:rsid w:val="00343728"/>
    <w:pPr>
      <w:ind w:left="200" w:hanging="200"/>
    </w:pPr>
  </w:style>
  <w:style w:type="paragraph" w:styleId="TableofFigures">
    <w:name w:val="table of figures"/>
    <w:basedOn w:val="Normal"/>
    <w:next w:val="Normal"/>
    <w:rsid w:val="00343728"/>
  </w:style>
  <w:style w:type="paragraph" w:styleId="Title">
    <w:name w:val="Title"/>
    <w:basedOn w:val="Normal"/>
    <w:next w:val="Normal"/>
    <w:link w:val="TitleChar"/>
    <w:qFormat/>
    <w:rsid w:val="00343728"/>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343728"/>
    <w:rPr>
      <w:rFonts w:ascii="Calibri Light" w:eastAsia="Times New Roman" w:hAnsi="Calibri Light"/>
      <w:b/>
      <w:bCs/>
      <w:kern w:val="28"/>
      <w:sz w:val="32"/>
      <w:szCs w:val="32"/>
      <w:lang w:eastAsia="en-US"/>
    </w:rPr>
  </w:style>
  <w:style w:type="paragraph" w:styleId="TOAHeading">
    <w:name w:val="toa heading"/>
    <w:basedOn w:val="Normal"/>
    <w:next w:val="Normal"/>
    <w:rsid w:val="00343728"/>
    <w:pPr>
      <w:spacing w:before="120"/>
    </w:pPr>
    <w:rPr>
      <w:rFonts w:ascii="Calibri Light" w:hAnsi="Calibri Light"/>
      <w:b/>
      <w:bCs/>
      <w:sz w:val="24"/>
      <w:szCs w:val="24"/>
    </w:rPr>
  </w:style>
  <w:style w:type="paragraph" w:styleId="TOCHeading">
    <w:name w:val="TOC Heading"/>
    <w:basedOn w:val="Heading1"/>
    <w:next w:val="Normal"/>
    <w:uiPriority w:val="39"/>
    <w:semiHidden/>
    <w:unhideWhenUsed/>
    <w:qFormat/>
    <w:rsid w:val="00343728"/>
    <w:pPr>
      <w:keepLines w:val="0"/>
      <w:pBdr>
        <w:top w:val="none" w:sz="0" w:space="0" w:color="auto"/>
      </w:pBdr>
      <w:spacing w:after="60"/>
      <w:ind w:left="0" w:firstLine="0"/>
      <w:outlineLvl w:val="9"/>
    </w:pPr>
    <w:rPr>
      <w:rFonts w:ascii="Calibri Light" w:hAnsi="Calibri Light"/>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647027">
      <w:bodyDiv w:val="1"/>
      <w:marLeft w:val="0"/>
      <w:marRight w:val="0"/>
      <w:marTop w:val="0"/>
      <w:marBottom w:val="0"/>
      <w:divBdr>
        <w:top w:val="none" w:sz="0" w:space="0" w:color="auto"/>
        <w:left w:val="none" w:sz="0" w:space="0" w:color="auto"/>
        <w:bottom w:val="none" w:sz="0" w:space="0" w:color="auto"/>
        <w:right w:val="none" w:sz="0" w:space="0" w:color="auto"/>
      </w:divBdr>
    </w:div>
    <w:div w:id="683634652">
      <w:bodyDiv w:val="1"/>
      <w:marLeft w:val="0"/>
      <w:marRight w:val="0"/>
      <w:marTop w:val="0"/>
      <w:marBottom w:val="0"/>
      <w:divBdr>
        <w:top w:val="none" w:sz="0" w:space="0" w:color="auto"/>
        <w:left w:val="none" w:sz="0" w:space="0" w:color="auto"/>
        <w:bottom w:val="none" w:sz="0" w:space="0" w:color="auto"/>
        <w:right w:val="none" w:sz="0" w:space="0" w:color="auto"/>
      </w:divBdr>
    </w:div>
    <w:div w:id="839582598">
      <w:bodyDiv w:val="1"/>
      <w:marLeft w:val="0"/>
      <w:marRight w:val="0"/>
      <w:marTop w:val="0"/>
      <w:marBottom w:val="0"/>
      <w:divBdr>
        <w:top w:val="none" w:sz="0" w:space="0" w:color="auto"/>
        <w:left w:val="none" w:sz="0" w:space="0" w:color="auto"/>
        <w:bottom w:val="none" w:sz="0" w:space="0" w:color="auto"/>
        <w:right w:val="none" w:sz="0" w:space="0" w:color="auto"/>
      </w:divBdr>
    </w:div>
    <w:div w:id="977564918">
      <w:bodyDiv w:val="1"/>
      <w:marLeft w:val="0"/>
      <w:marRight w:val="0"/>
      <w:marTop w:val="0"/>
      <w:marBottom w:val="0"/>
      <w:divBdr>
        <w:top w:val="none" w:sz="0" w:space="0" w:color="auto"/>
        <w:left w:val="none" w:sz="0" w:space="0" w:color="auto"/>
        <w:bottom w:val="none" w:sz="0" w:space="0" w:color="auto"/>
        <w:right w:val="none" w:sz="0" w:space="0" w:color="auto"/>
      </w:divBdr>
    </w:div>
    <w:div w:id="1168716200">
      <w:bodyDiv w:val="1"/>
      <w:marLeft w:val="0"/>
      <w:marRight w:val="0"/>
      <w:marTop w:val="0"/>
      <w:marBottom w:val="0"/>
      <w:divBdr>
        <w:top w:val="none" w:sz="0" w:space="0" w:color="auto"/>
        <w:left w:val="none" w:sz="0" w:space="0" w:color="auto"/>
        <w:bottom w:val="none" w:sz="0" w:space="0" w:color="auto"/>
        <w:right w:val="none" w:sz="0" w:space="0" w:color="auto"/>
      </w:divBdr>
    </w:div>
    <w:div w:id="1473787356">
      <w:bodyDiv w:val="1"/>
      <w:marLeft w:val="0"/>
      <w:marRight w:val="0"/>
      <w:marTop w:val="0"/>
      <w:marBottom w:val="0"/>
      <w:divBdr>
        <w:top w:val="none" w:sz="0" w:space="0" w:color="auto"/>
        <w:left w:val="none" w:sz="0" w:space="0" w:color="auto"/>
        <w:bottom w:val="none" w:sz="0" w:space="0" w:color="auto"/>
        <w:right w:val="none" w:sz="0" w:space="0" w:color="auto"/>
      </w:divBdr>
    </w:div>
    <w:div w:id="1805074759">
      <w:bodyDiv w:val="1"/>
      <w:marLeft w:val="0"/>
      <w:marRight w:val="0"/>
      <w:marTop w:val="0"/>
      <w:marBottom w:val="0"/>
      <w:divBdr>
        <w:top w:val="none" w:sz="0" w:space="0" w:color="auto"/>
        <w:left w:val="none" w:sz="0" w:space="0" w:color="auto"/>
        <w:bottom w:val="none" w:sz="0" w:space="0" w:color="auto"/>
        <w:right w:val="none" w:sz="0" w:space="0" w:color="auto"/>
      </w:divBdr>
    </w:div>
    <w:div w:id="183652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2.xml"/><Relationship Id="rId21" Type="http://schemas.openxmlformats.org/officeDocument/2006/relationships/header" Target="header3.xml"/><Relationship Id="rId7" Type="http://schemas.openxmlformats.org/officeDocument/2006/relationships/customXml" Target="../customXml/item6.xml"/><Relationship Id="rId12" Type="http://schemas.openxmlformats.org/officeDocument/2006/relationships/footnotes" Target="footnotes.xml"/><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webSettings" Target="webSettings.xml"/><Relationship Id="rId24" Type="http://schemas.openxmlformats.org/officeDocument/2006/relationships/header" Target="header4.xml"/><Relationship Id="rId5" Type="http://schemas.openxmlformats.org/officeDocument/2006/relationships/customXml" Target="../customXml/item4.xml"/><Relationship Id="rId15" Type="http://schemas.openxmlformats.org/officeDocument/2006/relationships/oleObject" Target="embeddings/oleObject1.bin"/><Relationship Id="rId23" Type="http://schemas.openxmlformats.org/officeDocument/2006/relationships/hyperlink" Target="http://www.3gpp.org" TargetMode="External"/><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image" Target="media/image1.emf"/><Relationship Id="rId22" Type="http://schemas.openxmlformats.org/officeDocument/2006/relationships/footer" Target="footer3.xm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nosoveri\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B1698D62D3F4345A12A6B71F8F8D7FE" ma:contentTypeVersion="11" ma:contentTypeDescription="Create a new document." ma:contentTypeScope="" ma:versionID="fa25dd27f2c188eecd8d3352b5735acf">
  <xsd:schema xmlns:xsd="http://www.w3.org/2001/XMLSchema" xmlns:xs="http://www.w3.org/2001/XMLSchema" xmlns:p="http://schemas.microsoft.com/office/2006/metadata/properties" xmlns:ns3="71c5aaf6-e6ce-465b-b873-5148d2a4c105" xmlns:ns4="7bc0358c-ab62-4515-ae47-8bab9c1fea1d" targetNamespace="http://schemas.microsoft.com/office/2006/metadata/properties" ma:root="true" ma:fieldsID="e3ca4240a341f7ccc21049723acf1d3b" ns3:_="" ns4:_="">
    <xsd:import namespace="71c5aaf6-e6ce-465b-b873-5148d2a4c105"/>
    <xsd:import namespace="7bc0358c-ab62-4515-ae47-8bab9c1fea1d"/>
    <xsd:element name="properties">
      <xsd:complexType>
        <xsd:sequence>
          <xsd:element name="documentManagement">
            <xsd:complexType>
              <xsd:all>
                <xsd:element ref="ns3:_dlc_DocId" minOccurs="0"/>
                <xsd:element ref="ns3:_dlc_DocIdUrl" minOccurs="0"/>
                <xsd:element ref="ns3:_dlc_DocIdPersistId" minOccurs="0"/>
                <xsd:element ref="ns3:HideFromDelve"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c0358c-ab62-4515-ae47-8bab9c1fea1d"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HideFromDelve xmlns="71c5aaf6-e6ce-465b-b873-5148d2a4c105">false</HideFromDelve>
  </documentManagement>
</p:properties>
</file>

<file path=customXml/item5.xml><?xml version="1.0" encoding="utf-8"?>
<?mso-contentType ?>
<SharedContentType xmlns="Microsoft.SharePoint.Taxonomy.ContentTypeSync" SourceId="34c87397-5fc1-491e-85e7-d6110dbe9cbd" ContentTypeId="0x0101"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7F4CA6-96A6-42FD-A3D2-69B4DD9DD5A0}">
  <ds:schemaRefs>
    <ds:schemaRef ds:uri="http://schemas.microsoft.com/sharepoint/events"/>
  </ds:schemaRefs>
</ds:datastoreItem>
</file>

<file path=customXml/itemProps2.xml><?xml version="1.0" encoding="utf-8"?>
<ds:datastoreItem xmlns:ds="http://schemas.openxmlformats.org/officeDocument/2006/customXml" ds:itemID="{92B96648-D9B2-4548-861C-AB416CEB1C41}">
  <ds:schemaRefs>
    <ds:schemaRef ds:uri="http://schemas.openxmlformats.org/officeDocument/2006/bibliography"/>
  </ds:schemaRefs>
</ds:datastoreItem>
</file>

<file path=customXml/itemProps3.xml><?xml version="1.0" encoding="utf-8"?>
<ds:datastoreItem xmlns:ds="http://schemas.openxmlformats.org/officeDocument/2006/customXml" ds:itemID="{3616FD45-C90E-4E65-BAE7-B1307721A7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7bc0358c-ab62-4515-ae47-8bab9c1fea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DD8AFA-85DE-489C-8A77-7D1F957D67DE}">
  <ds:schemaRefs>
    <ds:schemaRef ds:uri="http://schemas.microsoft.com/office/2006/metadata/properties"/>
    <ds:schemaRef ds:uri="http://schemas.microsoft.com/office/infopath/2007/PartnerControls"/>
    <ds:schemaRef ds:uri="71c5aaf6-e6ce-465b-b873-5148d2a4c105"/>
  </ds:schemaRefs>
</ds:datastoreItem>
</file>

<file path=customXml/itemProps5.xml><?xml version="1.0" encoding="utf-8"?>
<ds:datastoreItem xmlns:ds="http://schemas.openxmlformats.org/officeDocument/2006/customXml" ds:itemID="{95A7E42F-9905-4A93-A092-AB74A9C46C61}">
  <ds:schemaRefs>
    <ds:schemaRef ds:uri="Microsoft.SharePoint.Taxonomy.ContentTypeSync"/>
  </ds:schemaRefs>
</ds:datastoreItem>
</file>

<file path=customXml/itemProps6.xml><?xml version="1.0" encoding="utf-8"?>
<ds:datastoreItem xmlns:ds="http://schemas.openxmlformats.org/officeDocument/2006/customXml" ds:itemID="{B26C19FB-EB3D-4D74-B915-76735BD927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3</Pages>
  <Words>7104</Words>
  <Characters>40497</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3GPP TS ab.cde</vt:lpstr>
    </vt:vector>
  </TitlesOfParts>
  <Company>ETSI</Company>
  <LinksUpToDate>false</LinksUpToDate>
  <CharactersWithSpaces>47506</CharactersWithSpaces>
  <SharedDoc>false</SharedDoc>
  <HyperlinkBase/>
  <HLinks>
    <vt:vector size="6" baseType="variant">
      <vt:variant>
        <vt:i4>1769551</vt:i4>
      </vt:variant>
      <vt:variant>
        <vt:i4>3</vt:i4>
      </vt:variant>
      <vt:variant>
        <vt:i4>0</vt:i4>
      </vt:variant>
      <vt:variant>
        <vt:i4>5</vt:i4>
      </vt:variant>
      <vt:variant>
        <vt:lpwstr>http://www.3gpp.org/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ab.cde</dc:title>
  <dc:subject>&lt;Title 1; Title 2&gt; (Release 14 | 13 |12)</dc:subject>
  <dc:creator>MCC Support</dc:creator>
  <cp:keywords>&lt;keyword[, keyword, ]&gt;</cp:keywords>
  <cp:lastModifiedBy>35.240_CR0002_(Rel-20)_TEI20</cp:lastModifiedBy>
  <cp:revision>2</cp:revision>
  <dcterms:created xsi:type="dcterms:W3CDTF">2026-09-28T14:00:00Z</dcterms:created>
  <dcterms:modified xsi:type="dcterms:W3CDTF">2026-09-28T14:00:00Z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0x010100BB1698D62D3F4345A12A6B71F8F8D7FE</vt:lpwstr>
  </property>
  <property fmtid="{D5CDD505-2E9C-101B-9397-08002B2CF9AE}" pid="3" name="MCCCRsImpl1">
    <vt:lpwstr>16%</vt:lpwstr>
  </property>
</Properties>
</file>