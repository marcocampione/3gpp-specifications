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23" w:type="dxa"/>
        <w:tblLook w:val="04A0" w:firstRow="1" w:lastRow="0" w:firstColumn="1" w:lastColumn="0" w:noHBand="0" w:noVBand="1"/>
      </w:tblPr>
      <w:tblGrid>
        <w:gridCol w:w="10423"/>
      </w:tblGrid>
      <w:tr w:rsidR="00B76D0F" w:rsidRPr="00E81D73" w14:paraId="2C471710" w14:textId="77777777">
        <w:tc>
          <w:tcPr>
            <w:tcW w:w="10423" w:type="dxa"/>
          </w:tcPr>
          <w:p w14:paraId="2C47170F" w14:textId="567F197F" w:rsidR="00B76D0F" w:rsidRPr="00E81D73" w:rsidRDefault="00FA484A" w:rsidP="008F4FBA">
            <w:pPr>
              <w:pStyle w:val="ZA"/>
              <w:framePr w:w="0" w:hRule="auto" w:wrap="notBeside" w:vAnchor="margin" w:hAnchor="text" w:yAlign="inline"/>
              <w:rPr>
                <w:noProof w:val="0"/>
              </w:rPr>
            </w:pPr>
            <w:bookmarkStart w:id="0" w:name="page1"/>
            <w:r w:rsidRPr="00E81D73">
              <w:rPr>
                <w:noProof w:val="0"/>
                <w:sz w:val="64"/>
              </w:rPr>
              <w:t xml:space="preserve">3GPP </w:t>
            </w:r>
            <w:bookmarkStart w:id="1" w:name="specType1"/>
            <w:r w:rsidRPr="00E81D73">
              <w:rPr>
                <w:noProof w:val="0"/>
                <w:sz w:val="64"/>
              </w:rPr>
              <w:t>TS</w:t>
            </w:r>
            <w:bookmarkEnd w:id="1"/>
            <w:r w:rsidRPr="00E81D73">
              <w:rPr>
                <w:noProof w:val="0"/>
                <w:sz w:val="64"/>
              </w:rPr>
              <w:t xml:space="preserve"> </w:t>
            </w:r>
            <w:bookmarkStart w:id="2" w:name="specNumber"/>
            <w:r w:rsidRPr="00E81D73">
              <w:rPr>
                <w:noProof w:val="0"/>
                <w:sz w:val="64"/>
              </w:rPr>
              <w:t>33.</w:t>
            </w:r>
            <w:bookmarkEnd w:id="2"/>
            <w:r w:rsidRPr="00E81D73">
              <w:rPr>
                <w:noProof w:val="0"/>
                <w:sz w:val="64"/>
              </w:rPr>
              <w:t xml:space="preserve">521 </w:t>
            </w:r>
            <w:r w:rsidR="009E74AF" w:rsidRPr="00E81D73">
              <w:rPr>
                <w:noProof w:val="0"/>
              </w:rPr>
              <w:t>V</w:t>
            </w:r>
            <w:r w:rsidR="00427C6A">
              <w:rPr>
                <w:noProof w:val="0"/>
              </w:rPr>
              <w:t>20.2.0</w:t>
            </w:r>
            <w:r w:rsidRPr="00E81D73">
              <w:rPr>
                <w:noProof w:val="0"/>
              </w:rPr>
              <w:t xml:space="preserve"> </w:t>
            </w:r>
            <w:r w:rsidRPr="00E81D73">
              <w:rPr>
                <w:noProof w:val="0"/>
                <w:sz w:val="32"/>
              </w:rPr>
              <w:t>(</w:t>
            </w:r>
            <w:r w:rsidR="00427C6A">
              <w:rPr>
                <w:noProof w:val="0"/>
                <w:sz w:val="32"/>
              </w:rPr>
              <w:t>2026-09</w:t>
            </w:r>
            <w:r w:rsidRPr="00E81D73">
              <w:rPr>
                <w:noProof w:val="0"/>
                <w:sz w:val="32"/>
              </w:rPr>
              <w:t>)</w:t>
            </w:r>
          </w:p>
        </w:tc>
      </w:tr>
      <w:tr w:rsidR="00B76D0F" w:rsidRPr="00E81D73" w14:paraId="2C471713" w14:textId="77777777">
        <w:trPr>
          <w:trHeight w:hRule="exact" w:val="1134"/>
        </w:trPr>
        <w:tc>
          <w:tcPr>
            <w:tcW w:w="10423" w:type="dxa"/>
          </w:tcPr>
          <w:p w14:paraId="2C471711" w14:textId="77777777" w:rsidR="00B76D0F" w:rsidRPr="00E81D73" w:rsidRDefault="00FA484A">
            <w:pPr>
              <w:pStyle w:val="ZB"/>
              <w:framePr w:w="0" w:hRule="auto" w:wrap="notBeside" w:vAnchor="margin" w:hAnchor="text" w:yAlign="inline"/>
              <w:rPr>
                <w:noProof w:val="0"/>
              </w:rPr>
            </w:pPr>
            <w:r w:rsidRPr="00E81D73">
              <w:rPr>
                <w:noProof w:val="0"/>
              </w:rPr>
              <w:t xml:space="preserve">Technical </w:t>
            </w:r>
            <w:bookmarkStart w:id="3" w:name="spectype2"/>
            <w:r w:rsidRPr="00E81D73">
              <w:rPr>
                <w:noProof w:val="0"/>
              </w:rPr>
              <w:t>Specification</w:t>
            </w:r>
            <w:bookmarkEnd w:id="3"/>
          </w:p>
          <w:p w14:paraId="2C471712" w14:textId="77777777" w:rsidR="00B76D0F" w:rsidRPr="00E81D73" w:rsidRDefault="00FA484A">
            <w:pPr>
              <w:framePr w:wrap="around" w:hAnchor="text"/>
            </w:pPr>
            <w:r w:rsidRPr="00E81D73">
              <w:br/>
            </w:r>
            <w:r w:rsidRPr="00E81D73">
              <w:br/>
            </w:r>
          </w:p>
        </w:tc>
      </w:tr>
      <w:tr w:rsidR="00B76D0F" w:rsidRPr="00E81D73" w14:paraId="2C471719" w14:textId="77777777">
        <w:trPr>
          <w:trHeight w:hRule="exact" w:val="3686"/>
        </w:trPr>
        <w:tc>
          <w:tcPr>
            <w:tcW w:w="10423" w:type="dxa"/>
          </w:tcPr>
          <w:p w14:paraId="545F8C0F" w14:textId="77777777" w:rsidR="00AD4500" w:rsidRPr="007B0C8B" w:rsidRDefault="00AD4500" w:rsidP="00AD4500">
            <w:pPr>
              <w:pStyle w:val="ZT"/>
              <w:framePr w:wrap="notBeside" w:hAnchor="text" w:yAlign="inline"/>
            </w:pPr>
            <w:r w:rsidRPr="007B0C8B">
              <w:t>3</w:t>
            </w:r>
            <w:r w:rsidRPr="00AD4500">
              <w:t>rd</w:t>
            </w:r>
            <w:r w:rsidRPr="007B0C8B">
              <w:t xml:space="preserve"> Generation Partnership Project;</w:t>
            </w:r>
          </w:p>
          <w:p w14:paraId="708CF55C" w14:textId="77777777" w:rsidR="00AD4500" w:rsidRPr="007B0C8B" w:rsidRDefault="00AD4500" w:rsidP="00AD4500">
            <w:pPr>
              <w:pStyle w:val="ZT"/>
              <w:framePr w:wrap="notBeside" w:hAnchor="text" w:yAlign="inline"/>
            </w:pPr>
            <w:r w:rsidRPr="007B0C8B">
              <w:t>Technical Specification Group Services and System Aspects;</w:t>
            </w:r>
          </w:p>
          <w:p w14:paraId="028C1D36" w14:textId="77777777" w:rsidR="00AD4500" w:rsidRPr="00AD4500" w:rsidRDefault="00AD4500" w:rsidP="00AD4500">
            <w:pPr>
              <w:pStyle w:val="ZT"/>
              <w:framePr w:wrap="notBeside" w:hAnchor="text" w:yAlign="inline"/>
            </w:pPr>
            <w:r w:rsidRPr="00AD4500">
              <w:t>5G Security Assurance Specification (SCAS);</w:t>
            </w:r>
          </w:p>
          <w:p w14:paraId="6AADC96C" w14:textId="0CBB2521" w:rsidR="00AD4500" w:rsidRPr="007B0C8B" w:rsidRDefault="00AD4500" w:rsidP="00AD4500">
            <w:pPr>
              <w:pStyle w:val="ZT"/>
              <w:framePr w:wrap="notBeside" w:hAnchor="text" w:yAlign="inline"/>
            </w:pPr>
            <w:r w:rsidRPr="00AD4500">
              <w:t>Network Data Analytics Function (NWDAF)</w:t>
            </w:r>
          </w:p>
          <w:p w14:paraId="2C471718" w14:textId="2652EFFC" w:rsidR="00B76D0F" w:rsidRPr="006E4780" w:rsidRDefault="00AD4500" w:rsidP="00AD4500">
            <w:pPr>
              <w:pStyle w:val="ZT"/>
              <w:framePr w:wrap="notBeside" w:hAnchor="text" w:yAlign="inline"/>
            </w:pPr>
            <w:r w:rsidRPr="007B0C8B">
              <w:t>(</w:t>
            </w:r>
            <w:r w:rsidRPr="009F309D">
              <w:rPr>
                <w:rStyle w:val="ZGSM"/>
              </w:rPr>
              <w:t>Release</w:t>
            </w:r>
            <w:r w:rsidR="001825A2">
              <w:rPr>
                <w:rStyle w:val="ZGSM"/>
              </w:rPr>
              <w:t xml:space="preserve"> </w:t>
            </w:r>
            <w:r w:rsidR="009E74AF">
              <w:rPr>
                <w:rStyle w:val="ZGSM"/>
              </w:rPr>
              <w:t>20</w:t>
            </w:r>
            <w:r w:rsidRPr="007B0C8B">
              <w:t>)</w:t>
            </w:r>
          </w:p>
        </w:tc>
      </w:tr>
      <w:tr w:rsidR="00B76D0F" w:rsidRPr="00E81D73" w14:paraId="2C47171B" w14:textId="77777777">
        <w:tc>
          <w:tcPr>
            <w:tcW w:w="10423" w:type="dxa"/>
          </w:tcPr>
          <w:p w14:paraId="2C47171A" w14:textId="77777777" w:rsidR="00B76D0F" w:rsidRPr="00E81D73" w:rsidRDefault="00FA484A">
            <w:pPr>
              <w:pStyle w:val="ZU"/>
              <w:framePr w:w="0" w:wrap="notBeside" w:vAnchor="margin" w:hAnchor="text" w:yAlign="inline"/>
              <w:tabs>
                <w:tab w:val="right" w:pos="10206"/>
              </w:tabs>
              <w:jc w:val="left"/>
              <w:rPr>
                <w:noProof w:val="0"/>
                <w:color w:val="0000FF"/>
              </w:rPr>
            </w:pPr>
            <w:r w:rsidRPr="00E81D73">
              <w:rPr>
                <w:noProof w:val="0"/>
                <w:color w:val="0000FF"/>
              </w:rPr>
              <w:tab/>
            </w:r>
          </w:p>
        </w:tc>
      </w:tr>
    </w:tbl>
    <w:tbl>
      <w:tblPr>
        <w:tblW w:w="10423" w:type="dxa"/>
        <w:tblLook w:val="04A0" w:firstRow="1" w:lastRow="0" w:firstColumn="1" w:lastColumn="0" w:noHBand="0" w:noVBand="1"/>
      </w:tblPr>
      <w:tblGrid>
        <w:gridCol w:w="4883"/>
        <w:gridCol w:w="5540"/>
      </w:tblGrid>
      <w:tr w:rsidR="00B76D0F" w:rsidRPr="00E81D73" w14:paraId="2C47171E" w14:textId="77777777">
        <w:trPr>
          <w:trHeight w:hRule="exact" w:val="1531"/>
        </w:trPr>
        <w:tc>
          <w:tcPr>
            <w:tcW w:w="4883" w:type="dxa"/>
          </w:tcPr>
          <w:bookmarkStart w:id="4" w:name="_MON_1684549432"/>
          <w:bookmarkEnd w:id="4"/>
          <w:p w14:paraId="2C47171C" w14:textId="1E81B745" w:rsidR="00B76D0F" w:rsidRPr="00E81D73" w:rsidRDefault="00DA55E7">
            <w:r w:rsidRPr="00DA55E7">
              <w:rPr>
                <w:i/>
                <w:noProof/>
                <w:lang w:eastAsia="en-GB"/>
              </w:rPr>
              <w:object w:dxaOrig="2026" w:dyaOrig="1251" w14:anchorId="6DF6B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62.25pt" o:ole="">
                  <v:imagedata r:id="rId10" o:title=""/>
                </v:shape>
                <o:OLEObject Type="Embed" ProgID="Word.Picture.8" ShapeID="_x0000_i1025" DrawAspect="Content" ObjectID="_1852117261" r:id="rId11"/>
              </w:object>
            </w:r>
          </w:p>
        </w:tc>
        <w:tc>
          <w:tcPr>
            <w:tcW w:w="5540" w:type="dxa"/>
          </w:tcPr>
          <w:p w14:paraId="2C47171D" w14:textId="77777777" w:rsidR="00B76D0F" w:rsidRPr="00E81D73" w:rsidRDefault="00FA484A">
            <w:pPr>
              <w:jc w:val="right"/>
            </w:pPr>
            <w:bookmarkStart w:id="5" w:name="logos"/>
            <w:r w:rsidRPr="00E81D73">
              <w:rPr>
                <w:noProof/>
                <w:lang w:eastAsia="en-GB"/>
              </w:rPr>
              <w:drawing>
                <wp:inline distT="0" distB="0" distL="0" distR="0" wp14:anchorId="2C47182B" wp14:editId="2C47182C">
                  <wp:extent cx="1623060" cy="942975"/>
                  <wp:effectExtent l="19050" t="0" r="0" b="0"/>
                  <wp:docPr id="2" name="图片 2" descr="3GPP-logo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GPP-logo_web"/>
                          <pic:cNvPicPr>
                            <a:picLocks noChangeAspect="1" noChangeArrowheads="1"/>
                          </pic:cNvPicPr>
                        </pic:nvPicPr>
                        <pic:blipFill>
                          <a:blip r:embed="rId12" cstate="print"/>
                          <a:srcRect/>
                          <a:stretch>
                            <a:fillRect/>
                          </a:stretch>
                        </pic:blipFill>
                        <pic:spPr>
                          <a:xfrm>
                            <a:off x="0" y="0"/>
                            <a:ext cx="1623060" cy="942975"/>
                          </a:xfrm>
                          <a:prstGeom prst="rect">
                            <a:avLst/>
                          </a:prstGeom>
                          <a:noFill/>
                          <a:ln w="9525">
                            <a:noFill/>
                            <a:miter lim="800000"/>
                            <a:headEnd/>
                            <a:tailEnd/>
                          </a:ln>
                        </pic:spPr>
                      </pic:pic>
                    </a:graphicData>
                  </a:graphic>
                </wp:inline>
              </w:drawing>
            </w:r>
            <w:bookmarkEnd w:id="5"/>
          </w:p>
        </w:tc>
      </w:tr>
      <w:tr w:rsidR="00B76D0F" w:rsidRPr="00E81D73" w14:paraId="2C471720" w14:textId="77777777">
        <w:trPr>
          <w:trHeight w:hRule="exact" w:val="5783"/>
        </w:trPr>
        <w:tc>
          <w:tcPr>
            <w:tcW w:w="10423" w:type="dxa"/>
            <w:gridSpan w:val="2"/>
          </w:tcPr>
          <w:p w14:paraId="2C47171F" w14:textId="77777777" w:rsidR="00B76D0F" w:rsidRPr="00E81D73" w:rsidRDefault="00B76D0F">
            <w:pPr>
              <w:rPr>
                <w:b/>
              </w:rPr>
            </w:pPr>
          </w:p>
        </w:tc>
      </w:tr>
      <w:tr w:rsidR="00B76D0F" w:rsidRPr="00E81D73" w14:paraId="2C471724" w14:textId="77777777">
        <w:trPr>
          <w:cantSplit/>
          <w:trHeight w:hRule="exact" w:val="964"/>
        </w:trPr>
        <w:tc>
          <w:tcPr>
            <w:tcW w:w="10423" w:type="dxa"/>
            <w:gridSpan w:val="2"/>
          </w:tcPr>
          <w:p w14:paraId="2C471721" w14:textId="77777777" w:rsidR="00B76D0F" w:rsidRPr="00E81D73" w:rsidRDefault="00FA484A">
            <w:pPr>
              <w:rPr>
                <w:sz w:val="16"/>
              </w:rPr>
            </w:pPr>
            <w:bookmarkStart w:id="6" w:name="warningNotice"/>
            <w:r w:rsidRPr="00E81D73">
              <w:rPr>
                <w:sz w:val="16"/>
              </w:rPr>
              <w:t>The present document has been developed within the 3rd Generation Partnership Project (3GPP</w:t>
            </w:r>
            <w:r w:rsidRPr="00E81D73">
              <w:rPr>
                <w:sz w:val="16"/>
                <w:vertAlign w:val="superscript"/>
              </w:rPr>
              <w:t xml:space="preserve"> TM</w:t>
            </w:r>
            <w:r w:rsidRPr="00E81D73">
              <w:rPr>
                <w:sz w:val="16"/>
              </w:rPr>
              <w:t>) and may be further elaborated for the purposes of 3GPP.</w:t>
            </w:r>
            <w:r w:rsidRPr="00E81D73">
              <w:rPr>
                <w:sz w:val="16"/>
              </w:rPr>
              <w:br/>
              <w:t>The present document has not been subject to any approval process by the 3GPP</w:t>
            </w:r>
            <w:r w:rsidRPr="00E81D73">
              <w:rPr>
                <w:sz w:val="16"/>
                <w:vertAlign w:val="superscript"/>
              </w:rPr>
              <w:t xml:space="preserve"> </w:t>
            </w:r>
            <w:r w:rsidRPr="00E81D73">
              <w:rPr>
                <w:sz w:val="16"/>
              </w:rPr>
              <w:t>Organizational Partners and shall not be implemented.</w:t>
            </w:r>
            <w:r w:rsidRPr="00E81D73">
              <w:rPr>
                <w:sz w:val="16"/>
              </w:rPr>
              <w:br/>
              <w:t>This Specification is provided for future development work within 3GPP</w:t>
            </w:r>
            <w:r w:rsidRPr="00E81D73">
              <w:rPr>
                <w:sz w:val="16"/>
                <w:vertAlign w:val="superscript"/>
              </w:rPr>
              <w:t xml:space="preserve"> </w:t>
            </w:r>
            <w:r w:rsidRPr="00E81D73">
              <w:rPr>
                <w:sz w:val="16"/>
              </w:rPr>
              <w:t>only. The Organizational Partners accept no liability for any use of this Specification.</w:t>
            </w:r>
            <w:r w:rsidRPr="00E81D73">
              <w:rPr>
                <w:sz w:val="16"/>
              </w:rPr>
              <w:br/>
              <w:t>Specifications and Reports for implementation of the 3GPP</w:t>
            </w:r>
            <w:r w:rsidRPr="00E81D73">
              <w:rPr>
                <w:sz w:val="16"/>
                <w:vertAlign w:val="superscript"/>
              </w:rPr>
              <w:t xml:space="preserve"> TM</w:t>
            </w:r>
            <w:r w:rsidRPr="00E81D73">
              <w:rPr>
                <w:sz w:val="16"/>
              </w:rPr>
              <w:t xml:space="preserve"> system should be obtained via the 3GPP Organizational Partners' Publications Offices.</w:t>
            </w:r>
            <w:bookmarkEnd w:id="6"/>
          </w:p>
          <w:p w14:paraId="2C471722" w14:textId="77777777" w:rsidR="00B76D0F" w:rsidRPr="00E81D73" w:rsidRDefault="00B76D0F">
            <w:pPr>
              <w:pStyle w:val="ZV"/>
              <w:framePr w:wrap="notBeside"/>
              <w:rPr>
                <w:noProof w:val="0"/>
              </w:rPr>
            </w:pPr>
          </w:p>
          <w:p w14:paraId="2C471723" w14:textId="77777777" w:rsidR="00B76D0F" w:rsidRPr="00E81D73" w:rsidRDefault="00B76D0F">
            <w:pPr>
              <w:rPr>
                <w:sz w:val="16"/>
              </w:rPr>
            </w:pPr>
          </w:p>
        </w:tc>
      </w:tr>
      <w:bookmarkEnd w:id="0"/>
    </w:tbl>
    <w:p w14:paraId="2C471725" w14:textId="77777777" w:rsidR="00B76D0F" w:rsidRPr="00E81D73" w:rsidRDefault="00B76D0F">
      <w:pPr>
        <w:sectPr w:rsidR="00B76D0F" w:rsidRPr="00E81D73">
          <w:headerReference w:type="even" r:id="rId13"/>
          <w:headerReference w:type="default" r:id="rId14"/>
          <w:footerReference w:type="even" r:id="rId15"/>
          <w:footerReference w:type="default" r:id="rId16"/>
          <w:headerReference w:type="first" r:id="rId17"/>
          <w:footerReference w:type="first" r:id="rId18"/>
          <w:footnotePr>
            <w:numRestart w:val="eachSect"/>
          </w:footnotePr>
          <w:pgSz w:w="11907" w:h="16840"/>
          <w:pgMar w:top="1134" w:right="851" w:bottom="397" w:left="851" w:header="0" w:footer="0" w:gutter="0"/>
          <w:cols w:space="720"/>
        </w:sectPr>
      </w:pPr>
    </w:p>
    <w:tbl>
      <w:tblPr>
        <w:tblW w:w="10423" w:type="dxa"/>
        <w:tblLook w:val="04A0" w:firstRow="1" w:lastRow="0" w:firstColumn="1" w:lastColumn="0" w:noHBand="0" w:noVBand="1"/>
      </w:tblPr>
      <w:tblGrid>
        <w:gridCol w:w="10423"/>
      </w:tblGrid>
      <w:tr w:rsidR="00B76D0F" w:rsidRPr="00E81D73" w14:paraId="2C471727" w14:textId="77777777">
        <w:trPr>
          <w:trHeight w:hRule="exact" w:val="5670"/>
        </w:trPr>
        <w:tc>
          <w:tcPr>
            <w:tcW w:w="10423" w:type="dxa"/>
          </w:tcPr>
          <w:p w14:paraId="2C471726" w14:textId="77777777" w:rsidR="00B76D0F" w:rsidRPr="00E81D73" w:rsidRDefault="00B76D0F">
            <w:bookmarkStart w:id="7" w:name="page2"/>
          </w:p>
        </w:tc>
      </w:tr>
      <w:tr w:rsidR="00B76D0F" w:rsidRPr="00E81D73" w14:paraId="2C471732" w14:textId="77777777">
        <w:trPr>
          <w:trHeight w:hRule="exact" w:val="5387"/>
        </w:trPr>
        <w:tc>
          <w:tcPr>
            <w:tcW w:w="10423" w:type="dxa"/>
          </w:tcPr>
          <w:p w14:paraId="2C471728" w14:textId="77777777" w:rsidR="00B76D0F" w:rsidRPr="00E81D73" w:rsidRDefault="00FA484A">
            <w:pPr>
              <w:pStyle w:val="FP"/>
              <w:spacing w:after="240"/>
              <w:ind w:left="2835" w:right="2835"/>
              <w:jc w:val="center"/>
              <w:rPr>
                <w:rFonts w:ascii="Arial" w:hAnsi="Arial"/>
                <w:b/>
                <w:i/>
              </w:rPr>
            </w:pPr>
            <w:bookmarkStart w:id="8" w:name="coords3gpp"/>
            <w:r w:rsidRPr="00E81D73">
              <w:rPr>
                <w:rFonts w:ascii="Arial" w:hAnsi="Arial"/>
                <w:b/>
                <w:i/>
              </w:rPr>
              <w:t>3GPP</w:t>
            </w:r>
          </w:p>
          <w:p w14:paraId="2C471729" w14:textId="77777777" w:rsidR="00B76D0F" w:rsidRPr="00E81D73" w:rsidRDefault="00FA484A">
            <w:pPr>
              <w:pStyle w:val="FP"/>
              <w:pBdr>
                <w:bottom w:val="single" w:sz="6" w:space="1" w:color="auto"/>
              </w:pBdr>
              <w:ind w:left="2835" w:right="2835"/>
              <w:jc w:val="center"/>
            </w:pPr>
            <w:r w:rsidRPr="00E81D73">
              <w:t>Postal address</w:t>
            </w:r>
          </w:p>
          <w:p w14:paraId="2C47172A" w14:textId="77777777" w:rsidR="00B76D0F" w:rsidRPr="00E81D73" w:rsidRDefault="00B76D0F">
            <w:pPr>
              <w:pStyle w:val="FP"/>
              <w:ind w:left="2835" w:right="2835"/>
              <w:jc w:val="center"/>
              <w:rPr>
                <w:rFonts w:ascii="Arial" w:hAnsi="Arial"/>
                <w:sz w:val="18"/>
              </w:rPr>
            </w:pPr>
          </w:p>
          <w:p w14:paraId="2C47172B" w14:textId="77777777" w:rsidR="00B76D0F" w:rsidRPr="00E81D73" w:rsidRDefault="00FA484A">
            <w:pPr>
              <w:pStyle w:val="FP"/>
              <w:pBdr>
                <w:bottom w:val="single" w:sz="6" w:space="1" w:color="auto"/>
              </w:pBdr>
              <w:spacing w:before="240"/>
              <w:ind w:left="2835" w:right="2835"/>
              <w:jc w:val="center"/>
            </w:pPr>
            <w:r w:rsidRPr="00E81D73">
              <w:t>3GPP support office address</w:t>
            </w:r>
          </w:p>
          <w:p w14:paraId="2C47172C" w14:textId="77777777" w:rsidR="00B76D0F" w:rsidRPr="0046384E" w:rsidRDefault="00FA484A">
            <w:pPr>
              <w:pStyle w:val="FP"/>
              <w:ind w:left="2835" w:right="2835"/>
              <w:jc w:val="center"/>
              <w:rPr>
                <w:rFonts w:ascii="Arial" w:hAnsi="Arial"/>
                <w:sz w:val="18"/>
                <w:lang w:val="fr-FR"/>
              </w:rPr>
            </w:pPr>
            <w:r w:rsidRPr="0046384E">
              <w:rPr>
                <w:rFonts w:ascii="Arial" w:hAnsi="Arial"/>
                <w:sz w:val="18"/>
                <w:lang w:val="fr-FR"/>
              </w:rPr>
              <w:t>650 Route des Lucioles - Sophia Antipolis</w:t>
            </w:r>
          </w:p>
          <w:p w14:paraId="2C47172D" w14:textId="77777777" w:rsidR="00B76D0F" w:rsidRPr="0046384E" w:rsidRDefault="00FA484A">
            <w:pPr>
              <w:pStyle w:val="FP"/>
              <w:ind w:left="2835" w:right="2835"/>
              <w:jc w:val="center"/>
              <w:rPr>
                <w:rFonts w:ascii="Arial" w:hAnsi="Arial"/>
                <w:sz w:val="18"/>
                <w:lang w:val="fr-FR"/>
              </w:rPr>
            </w:pPr>
            <w:r w:rsidRPr="0046384E">
              <w:rPr>
                <w:rFonts w:ascii="Arial" w:hAnsi="Arial"/>
                <w:sz w:val="18"/>
                <w:lang w:val="fr-FR"/>
              </w:rPr>
              <w:t>Valbonne - FRANCE</w:t>
            </w:r>
          </w:p>
          <w:p w14:paraId="2C47172E" w14:textId="77777777" w:rsidR="00B76D0F" w:rsidRPr="00E81D73" w:rsidRDefault="00FA484A">
            <w:pPr>
              <w:pStyle w:val="FP"/>
              <w:spacing w:after="20"/>
              <w:ind w:left="2835" w:right="2835"/>
              <w:jc w:val="center"/>
              <w:rPr>
                <w:rFonts w:ascii="Arial" w:hAnsi="Arial"/>
                <w:sz w:val="18"/>
              </w:rPr>
            </w:pPr>
            <w:r w:rsidRPr="00E81D73">
              <w:rPr>
                <w:rFonts w:ascii="Arial" w:hAnsi="Arial"/>
                <w:sz w:val="18"/>
              </w:rPr>
              <w:t>Tel.: +33 4 92 94 42 00 Fax: +33 4 93 65 47 16</w:t>
            </w:r>
          </w:p>
          <w:p w14:paraId="2C47172F" w14:textId="77777777" w:rsidR="00B76D0F" w:rsidRPr="00E81D73" w:rsidRDefault="00FA484A">
            <w:pPr>
              <w:pStyle w:val="FP"/>
              <w:pBdr>
                <w:bottom w:val="single" w:sz="6" w:space="1" w:color="auto"/>
              </w:pBdr>
              <w:spacing w:before="240"/>
              <w:ind w:left="2835" w:right="2835"/>
              <w:jc w:val="center"/>
            </w:pPr>
            <w:r w:rsidRPr="00E81D73">
              <w:t>Internet</w:t>
            </w:r>
          </w:p>
          <w:p w14:paraId="2C471730" w14:textId="77777777" w:rsidR="00B76D0F" w:rsidRPr="00E81D73" w:rsidRDefault="00FA484A">
            <w:pPr>
              <w:pStyle w:val="FP"/>
              <w:ind w:left="2835" w:right="2835"/>
              <w:jc w:val="center"/>
              <w:rPr>
                <w:rFonts w:ascii="Arial" w:hAnsi="Arial"/>
                <w:sz w:val="18"/>
              </w:rPr>
            </w:pPr>
            <w:r w:rsidRPr="00E81D73">
              <w:rPr>
                <w:rFonts w:ascii="Arial" w:hAnsi="Arial"/>
                <w:sz w:val="18"/>
              </w:rPr>
              <w:t>http://www.3gpp.org</w:t>
            </w:r>
            <w:bookmarkEnd w:id="8"/>
          </w:p>
          <w:p w14:paraId="2C471731" w14:textId="77777777" w:rsidR="00B76D0F" w:rsidRPr="00E81D73" w:rsidRDefault="00B76D0F"/>
        </w:tc>
      </w:tr>
      <w:tr w:rsidR="00B76D0F" w:rsidRPr="00E81D73" w14:paraId="2C47173D" w14:textId="77777777">
        <w:tc>
          <w:tcPr>
            <w:tcW w:w="10423" w:type="dxa"/>
            <w:vAlign w:val="bottom"/>
          </w:tcPr>
          <w:p w14:paraId="2C471733" w14:textId="77777777" w:rsidR="00B76D0F" w:rsidRPr="00E81D73" w:rsidRDefault="00FA484A">
            <w:pPr>
              <w:pStyle w:val="FP"/>
              <w:pBdr>
                <w:bottom w:val="single" w:sz="6" w:space="1" w:color="auto"/>
              </w:pBdr>
              <w:spacing w:after="240"/>
              <w:jc w:val="center"/>
              <w:rPr>
                <w:rFonts w:ascii="Arial" w:hAnsi="Arial"/>
                <w:b/>
                <w:i/>
              </w:rPr>
            </w:pPr>
            <w:bookmarkStart w:id="9" w:name="copyrightNotification"/>
            <w:r w:rsidRPr="00E81D73">
              <w:rPr>
                <w:rFonts w:ascii="Arial" w:hAnsi="Arial"/>
                <w:b/>
                <w:i/>
              </w:rPr>
              <w:t>Copyright Notification</w:t>
            </w:r>
          </w:p>
          <w:p w14:paraId="2C471734" w14:textId="77777777" w:rsidR="00B76D0F" w:rsidRPr="00E81D73" w:rsidRDefault="00FA484A">
            <w:pPr>
              <w:pStyle w:val="FP"/>
              <w:jc w:val="center"/>
            </w:pPr>
            <w:r w:rsidRPr="00E81D73">
              <w:t>No part may be reproduced except as authorized by written permission.</w:t>
            </w:r>
            <w:r w:rsidRPr="00E81D73">
              <w:br/>
              <w:t>The copyright and the foregoing restriction extend to reproduction in all media.</w:t>
            </w:r>
          </w:p>
          <w:p w14:paraId="2C471735" w14:textId="77777777" w:rsidR="00B76D0F" w:rsidRPr="00E81D73" w:rsidRDefault="00B76D0F">
            <w:pPr>
              <w:pStyle w:val="FP"/>
              <w:jc w:val="center"/>
            </w:pPr>
          </w:p>
          <w:p w14:paraId="2C471736" w14:textId="7095990B" w:rsidR="00B76D0F" w:rsidRPr="00E81D73" w:rsidRDefault="00FA484A">
            <w:pPr>
              <w:pStyle w:val="FP"/>
              <w:jc w:val="center"/>
              <w:rPr>
                <w:sz w:val="18"/>
              </w:rPr>
            </w:pPr>
            <w:r w:rsidRPr="00E81D73">
              <w:rPr>
                <w:sz w:val="18"/>
              </w:rPr>
              <w:t>©</w:t>
            </w:r>
            <w:r w:rsidR="001825A2">
              <w:rPr>
                <w:sz w:val="18"/>
              </w:rPr>
              <w:t xml:space="preserve"> 202</w:t>
            </w:r>
            <w:r w:rsidR="009E74AF">
              <w:rPr>
                <w:sz w:val="18"/>
              </w:rPr>
              <w:t>6</w:t>
            </w:r>
            <w:r w:rsidRPr="00E81D73">
              <w:rPr>
                <w:sz w:val="18"/>
              </w:rPr>
              <w:t>, 3GPP Organizational Partners (ARIB, ATIS, CCSA, ETSI, TSDSI, TTA, TTC).</w:t>
            </w:r>
            <w:bookmarkStart w:id="10" w:name="copyrightaddon"/>
            <w:bookmarkEnd w:id="10"/>
          </w:p>
          <w:p w14:paraId="2C471737" w14:textId="77777777" w:rsidR="00B76D0F" w:rsidRPr="00E81D73" w:rsidRDefault="00FA484A">
            <w:pPr>
              <w:pStyle w:val="FP"/>
              <w:jc w:val="center"/>
              <w:rPr>
                <w:sz w:val="18"/>
              </w:rPr>
            </w:pPr>
            <w:r w:rsidRPr="00E81D73">
              <w:rPr>
                <w:sz w:val="18"/>
              </w:rPr>
              <w:t>All rights reserved.</w:t>
            </w:r>
          </w:p>
          <w:p w14:paraId="2C471738" w14:textId="77777777" w:rsidR="00B76D0F" w:rsidRPr="00E81D73" w:rsidRDefault="00B76D0F">
            <w:pPr>
              <w:pStyle w:val="FP"/>
              <w:rPr>
                <w:sz w:val="18"/>
              </w:rPr>
            </w:pPr>
          </w:p>
          <w:p w14:paraId="2C471739" w14:textId="77777777" w:rsidR="00B76D0F" w:rsidRPr="00E81D73" w:rsidRDefault="00FA484A">
            <w:pPr>
              <w:pStyle w:val="FP"/>
              <w:rPr>
                <w:sz w:val="18"/>
              </w:rPr>
            </w:pPr>
            <w:r w:rsidRPr="00E81D73">
              <w:rPr>
                <w:sz w:val="18"/>
              </w:rPr>
              <w:t>UMTS™ is a Trade Mark of ETSI registered for the benefit of its members</w:t>
            </w:r>
          </w:p>
          <w:p w14:paraId="2C47173A" w14:textId="77777777" w:rsidR="00B76D0F" w:rsidRPr="00E81D73" w:rsidRDefault="00FA484A">
            <w:pPr>
              <w:pStyle w:val="FP"/>
              <w:rPr>
                <w:sz w:val="18"/>
              </w:rPr>
            </w:pPr>
            <w:r w:rsidRPr="00E81D73">
              <w:rPr>
                <w:sz w:val="18"/>
              </w:rPr>
              <w:t>3GPP™ is a Trade Mark of ETSI registered for the benefit of its Members and of the 3GPP Organizational Partners</w:t>
            </w:r>
            <w:r w:rsidRPr="00E81D73">
              <w:rPr>
                <w:sz w:val="18"/>
              </w:rPr>
              <w:br/>
              <w:t>LTE™ is a Trade Mark of ETSI registered for the benefit of its Members and of the 3GPP Organizational Partners</w:t>
            </w:r>
          </w:p>
          <w:p w14:paraId="2C47173B" w14:textId="77777777" w:rsidR="00B76D0F" w:rsidRPr="00E81D73" w:rsidRDefault="00FA484A">
            <w:pPr>
              <w:pStyle w:val="FP"/>
              <w:rPr>
                <w:sz w:val="18"/>
              </w:rPr>
            </w:pPr>
            <w:r w:rsidRPr="00E81D73">
              <w:rPr>
                <w:sz w:val="18"/>
              </w:rPr>
              <w:t>GSM® and the GSM logo are registered and owned by the GSM Association</w:t>
            </w:r>
            <w:bookmarkEnd w:id="9"/>
          </w:p>
          <w:p w14:paraId="2C47173C" w14:textId="77777777" w:rsidR="00B76D0F" w:rsidRPr="00E81D73" w:rsidRDefault="00B76D0F"/>
        </w:tc>
      </w:tr>
      <w:bookmarkEnd w:id="7"/>
    </w:tbl>
    <w:p w14:paraId="2C47173E" w14:textId="77777777" w:rsidR="00B76D0F" w:rsidRPr="00E81D73" w:rsidRDefault="00FA484A">
      <w:pPr>
        <w:pStyle w:val="TT"/>
      </w:pPr>
      <w:r w:rsidRPr="00E81D73">
        <w:br w:type="page"/>
      </w:r>
      <w:bookmarkStart w:id="11" w:name="tableOfContents"/>
      <w:bookmarkEnd w:id="11"/>
      <w:r w:rsidRPr="00E81D73">
        <w:lastRenderedPageBreak/>
        <w:t>Contents</w:t>
      </w:r>
    </w:p>
    <w:p w14:paraId="2DABB522" w14:textId="38CADFCC" w:rsidR="00091EDC" w:rsidRDefault="00F36ABA">
      <w:pPr>
        <w:pStyle w:val="TOC1"/>
        <w:rPr>
          <w:rFonts w:asciiTheme="minorHAnsi" w:eastAsiaTheme="minorEastAsia" w:hAnsiTheme="minorHAnsi" w:cstheme="minorBidi"/>
          <w:noProof/>
          <w:kern w:val="2"/>
          <w:sz w:val="24"/>
          <w:szCs w:val="24"/>
          <w:lang w:eastAsia="en-GB"/>
          <w14:ligatures w14:val="standardContextual"/>
        </w:rPr>
      </w:pPr>
      <w:r>
        <w:rPr>
          <w:noProof/>
        </w:rPr>
        <w:fldChar w:fldCharType="begin"/>
      </w:r>
      <w:r>
        <w:instrText xml:space="preserve"> TOC \o \w "1-9"</w:instrText>
      </w:r>
      <w:r>
        <w:rPr>
          <w:noProof/>
        </w:rPr>
        <w:fldChar w:fldCharType="separate"/>
      </w:r>
      <w:r w:rsidR="00091EDC">
        <w:rPr>
          <w:noProof/>
        </w:rPr>
        <w:t>Foreword</w:t>
      </w:r>
      <w:r w:rsidR="00091EDC">
        <w:rPr>
          <w:noProof/>
        </w:rPr>
        <w:tab/>
      </w:r>
      <w:r w:rsidR="00091EDC">
        <w:rPr>
          <w:noProof/>
        </w:rPr>
        <w:fldChar w:fldCharType="begin"/>
      </w:r>
      <w:r w:rsidR="00091EDC">
        <w:rPr>
          <w:noProof/>
        </w:rPr>
        <w:instrText xml:space="preserve"> PAGEREF _Toc233198642 \h </w:instrText>
      </w:r>
      <w:r w:rsidR="00091EDC">
        <w:rPr>
          <w:noProof/>
        </w:rPr>
      </w:r>
      <w:r w:rsidR="00091EDC">
        <w:rPr>
          <w:noProof/>
        </w:rPr>
        <w:fldChar w:fldCharType="separate"/>
      </w:r>
      <w:r w:rsidR="00091EDC">
        <w:rPr>
          <w:noProof/>
        </w:rPr>
        <w:t>4</w:t>
      </w:r>
      <w:r w:rsidR="00091EDC">
        <w:rPr>
          <w:noProof/>
        </w:rPr>
        <w:fldChar w:fldCharType="end"/>
      </w:r>
    </w:p>
    <w:p w14:paraId="2F509D76" w14:textId="2A9FD3A2" w:rsidR="00091EDC" w:rsidRDefault="00091EDC">
      <w:pPr>
        <w:pStyle w:val="TOC1"/>
        <w:rPr>
          <w:rFonts w:asciiTheme="minorHAnsi" w:eastAsiaTheme="minorEastAsia" w:hAnsiTheme="minorHAnsi" w:cstheme="minorBidi"/>
          <w:noProof/>
          <w:kern w:val="2"/>
          <w:sz w:val="24"/>
          <w:szCs w:val="24"/>
          <w:lang w:eastAsia="en-GB"/>
          <w14:ligatures w14:val="standardContextual"/>
        </w:rPr>
      </w:pPr>
      <w:r>
        <w:rPr>
          <w:noProof/>
        </w:rPr>
        <w:t>1</w:t>
      </w:r>
      <w:r>
        <w:rPr>
          <w:noProof/>
        </w:rPr>
        <w:tab/>
        <w:t>Scope</w:t>
      </w:r>
      <w:r>
        <w:rPr>
          <w:noProof/>
        </w:rPr>
        <w:tab/>
      </w:r>
      <w:r>
        <w:rPr>
          <w:noProof/>
        </w:rPr>
        <w:fldChar w:fldCharType="begin"/>
      </w:r>
      <w:r>
        <w:rPr>
          <w:noProof/>
        </w:rPr>
        <w:instrText xml:space="preserve"> PAGEREF _Toc233198643 \h </w:instrText>
      </w:r>
      <w:r>
        <w:rPr>
          <w:noProof/>
        </w:rPr>
      </w:r>
      <w:r>
        <w:rPr>
          <w:noProof/>
        </w:rPr>
        <w:fldChar w:fldCharType="separate"/>
      </w:r>
      <w:r>
        <w:rPr>
          <w:noProof/>
        </w:rPr>
        <w:t>6</w:t>
      </w:r>
      <w:r>
        <w:rPr>
          <w:noProof/>
        </w:rPr>
        <w:fldChar w:fldCharType="end"/>
      </w:r>
    </w:p>
    <w:p w14:paraId="42B595FA" w14:textId="5A1E2BB6" w:rsidR="00091EDC" w:rsidRDefault="00091EDC">
      <w:pPr>
        <w:pStyle w:val="TOC1"/>
        <w:rPr>
          <w:rFonts w:asciiTheme="minorHAnsi" w:eastAsiaTheme="minorEastAsia" w:hAnsiTheme="minorHAnsi" w:cstheme="minorBidi"/>
          <w:noProof/>
          <w:kern w:val="2"/>
          <w:sz w:val="24"/>
          <w:szCs w:val="24"/>
          <w:lang w:eastAsia="en-GB"/>
          <w14:ligatures w14:val="standardContextual"/>
        </w:rPr>
      </w:pPr>
      <w:r>
        <w:rPr>
          <w:noProof/>
        </w:rPr>
        <w:t>2</w:t>
      </w:r>
      <w:r>
        <w:rPr>
          <w:noProof/>
        </w:rPr>
        <w:tab/>
        <w:t>References</w:t>
      </w:r>
      <w:r>
        <w:rPr>
          <w:noProof/>
        </w:rPr>
        <w:tab/>
      </w:r>
      <w:r>
        <w:rPr>
          <w:noProof/>
        </w:rPr>
        <w:fldChar w:fldCharType="begin"/>
      </w:r>
      <w:r>
        <w:rPr>
          <w:noProof/>
        </w:rPr>
        <w:instrText xml:space="preserve"> PAGEREF _Toc233198644 \h </w:instrText>
      </w:r>
      <w:r>
        <w:rPr>
          <w:noProof/>
        </w:rPr>
      </w:r>
      <w:r>
        <w:rPr>
          <w:noProof/>
        </w:rPr>
        <w:fldChar w:fldCharType="separate"/>
      </w:r>
      <w:r>
        <w:rPr>
          <w:noProof/>
        </w:rPr>
        <w:t>6</w:t>
      </w:r>
      <w:r>
        <w:rPr>
          <w:noProof/>
        </w:rPr>
        <w:fldChar w:fldCharType="end"/>
      </w:r>
    </w:p>
    <w:p w14:paraId="4B47770E" w14:textId="08CDBA30" w:rsidR="00091EDC" w:rsidRDefault="00091EDC">
      <w:pPr>
        <w:pStyle w:val="TOC1"/>
        <w:rPr>
          <w:rFonts w:asciiTheme="minorHAnsi" w:eastAsiaTheme="minorEastAsia" w:hAnsiTheme="minorHAnsi" w:cstheme="minorBidi"/>
          <w:noProof/>
          <w:kern w:val="2"/>
          <w:sz w:val="24"/>
          <w:szCs w:val="24"/>
          <w:lang w:eastAsia="en-GB"/>
          <w14:ligatures w14:val="standardContextual"/>
        </w:rPr>
      </w:pPr>
      <w:r>
        <w:rPr>
          <w:noProof/>
        </w:rPr>
        <w:t>3</w:t>
      </w:r>
      <w:r>
        <w:rPr>
          <w:noProof/>
        </w:rPr>
        <w:tab/>
        <w:t>Definitions of terms, symbols and abbreviations</w:t>
      </w:r>
      <w:r>
        <w:rPr>
          <w:noProof/>
        </w:rPr>
        <w:tab/>
      </w:r>
      <w:r>
        <w:rPr>
          <w:noProof/>
        </w:rPr>
        <w:fldChar w:fldCharType="begin"/>
      </w:r>
      <w:r>
        <w:rPr>
          <w:noProof/>
        </w:rPr>
        <w:instrText xml:space="preserve"> PAGEREF _Toc233198645 \h </w:instrText>
      </w:r>
      <w:r>
        <w:rPr>
          <w:noProof/>
        </w:rPr>
      </w:r>
      <w:r>
        <w:rPr>
          <w:noProof/>
        </w:rPr>
        <w:fldChar w:fldCharType="separate"/>
      </w:r>
      <w:r>
        <w:rPr>
          <w:noProof/>
        </w:rPr>
        <w:t>6</w:t>
      </w:r>
      <w:r>
        <w:rPr>
          <w:noProof/>
        </w:rPr>
        <w:fldChar w:fldCharType="end"/>
      </w:r>
    </w:p>
    <w:p w14:paraId="0FAF28C2" w14:textId="7A427C56" w:rsidR="00091EDC" w:rsidRDefault="00091EDC">
      <w:pPr>
        <w:pStyle w:val="TOC2"/>
        <w:rPr>
          <w:rFonts w:asciiTheme="minorHAnsi" w:eastAsiaTheme="minorEastAsia" w:hAnsiTheme="minorHAnsi" w:cstheme="minorBidi"/>
          <w:noProof/>
          <w:kern w:val="2"/>
          <w:sz w:val="24"/>
          <w:szCs w:val="24"/>
          <w:lang w:eastAsia="en-GB"/>
          <w14:ligatures w14:val="standardContextual"/>
        </w:rPr>
      </w:pPr>
      <w:r>
        <w:rPr>
          <w:noProof/>
        </w:rPr>
        <w:t>3.1</w:t>
      </w:r>
      <w:r>
        <w:rPr>
          <w:noProof/>
        </w:rPr>
        <w:tab/>
        <w:t>Terms</w:t>
      </w:r>
      <w:r>
        <w:rPr>
          <w:noProof/>
        </w:rPr>
        <w:tab/>
      </w:r>
      <w:r>
        <w:rPr>
          <w:noProof/>
        </w:rPr>
        <w:fldChar w:fldCharType="begin"/>
      </w:r>
      <w:r>
        <w:rPr>
          <w:noProof/>
        </w:rPr>
        <w:instrText xml:space="preserve"> PAGEREF _Toc233198646 \h </w:instrText>
      </w:r>
      <w:r>
        <w:rPr>
          <w:noProof/>
        </w:rPr>
      </w:r>
      <w:r>
        <w:rPr>
          <w:noProof/>
        </w:rPr>
        <w:fldChar w:fldCharType="separate"/>
      </w:r>
      <w:r>
        <w:rPr>
          <w:noProof/>
        </w:rPr>
        <w:t>6</w:t>
      </w:r>
      <w:r>
        <w:rPr>
          <w:noProof/>
        </w:rPr>
        <w:fldChar w:fldCharType="end"/>
      </w:r>
    </w:p>
    <w:p w14:paraId="4DBB57B1" w14:textId="61D4674C" w:rsidR="00091EDC" w:rsidRDefault="00091EDC">
      <w:pPr>
        <w:pStyle w:val="TOC2"/>
        <w:rPr>
          <w:rFonts w:asciiTheme="minorHAnsi" w:eastAsiaTheme="minorEastAsia" w:hAnsiTheme="minorHAnsi" w:cstheme="minorBidi"/>
          <w:noProof/>
          <w:kern w:val="2"/>
          <w:sz w:val="24"/>
          <w:szCs w:val="24"/>
          <w:lang w:eastAsia="en-GB"/>
          <w14:ligatures w14:val="standardContextual"/>
        </w:rPr>
      </w:pPr>
      <w:r>
        <w:rPr>
          <w:noProof/>
        </w:rPr>
        <w:t>3.2</w:t>
      </w:r>
      <w:r>
        <w:rPr>
          <w:noProof/>
        </w:rPr>
        <w:tab/>
        <w:t>Symbols</w:t>
      </w:r>
      <w:r>
        <w:rPr>
          <w:noProof/>
        </w:rPr>
        <w:tab/>
      </w:r>
      <w:r>
        <w:rPr>
          <w:noProof/>
        </w:rPr>
        <w:fldChar w:fldCharType="begin"/>
      </w:r>
      <w:r>
        <w:rPr>
          <w:noProof/>
        </w:rPr>
        <w:instrText xml:space="preserve"> PAGEREF _Toc233198647 \h </w:instrText>
      </w:r>
      <w:r>
        <w:rPr>
          <w:noProof/>
        </w:rPr>
      </w:r>
      <w:r>
        <w:rPr>
          <w:noProof/>
        </w:rPr>
        <w:fldChar w:fldCharType="separate"/>
      </w:r>
      <w:r>
        <w:rPr>
          <w:noProof/>
        </w:rPr>
        <w:t>6</w:t>
      </w:r>
      <w:r>
        <w:rPr>
          <w:noProof/>
        </w:rPr>
        <w:fldChar w:fldCharType="end"/>
      </w:r>
    </w:p>
    <w:p w14:paraId="27200A80" w14:textId="05F22822" w:rsidR="00091EDC" w:rsidRDefault="00091EDC">
      <w:pPr>
        <w:pStyle w:val="TOC2"/>
        <w:rPr>
          <w:rFonts w:asciiTheme="minorHAnsi" w:eastAsiaTheme="minorEastAsia" w:hAnsiTheme="minorHAnsi" w:cstheme="minorBidi"/>
          <w:noProof/>
          <w:kern w:val="2"/>
          <w:sz w:val="24"/>
          <w:szCs w:val="24"/>
          <w:lang w:eastAsia="en-GB"/>
          <w14:ligatures w14:val="standardContextual"/>
        </w:rPr>
      </w:pPr>
      <w:r>
        <w:rPr>
          <w:noProof/>
        </w:rPr>
        <w:t>3.3</w:t>
      </w:r>
      <w:r>
        <w:rPr>
          <w:noProof/>
        </w:rPr>
        <w:tab/>
        <w:t>Abbreviations</w:t>
      </w:r>
      <w:r>
        <w:rPr>
          <w:noProof/>
        </w:rPr>
        <w:tab/>
      </w:r>
      <w:r>
        <w:rPr>
          <w:noProof/>
        </w:rPr>
        <w:fldChar w:fldCharType="begin"/>
      </w:r>
      <w:r>
        <w:rPr>
          <w:noProof/>
        </w:rPr>
        <w:instrText xml:space="preserve"> PAGEREF _Toc233198648 \h </w:instrText>
      </w:r>
      <w:r>
        <w:rPr>
          <w:noProof/>
        </w:rPr>
      </w:r>
      <w:r>
        <w:rPr>
          <w:noProof/>
        </w:rPr>
        <w:fldChar w:fldCharType="separate"/>
      </w:r>
      <w:r>
        <w:rPr>
          <w:noProof/>
        </w:rPr>
        <w:t>6</w:t>
      </w:r>
      <w:r>
        <w:rPr>
          <w:noProof/>
        </w:rPr>
        <w:fldChar w:fldCharType="end"/>
      </w:r>
    </w:p>
    <w:p w14:paraId="133FAB3E" w14:textId="5EFEA2BB" w:rsidR="00091EDC" w:rsidRDefault="00091EDC">
      <w:pPr>
        <w:pStyle w:val="TOC1"/>
        <w:rPr>
          <w:rFonts w:asciiTheme="minorHAnsi" w:eastAsiaTheme="minorEastAsia" w:hAnsiTheme="minorHAnsi" w:cstheme="minorBidi"/>
          <w:noProof/>
          <w:kern w:val="2"/>
          <w:sz w:val="24"/>
          <w:szCs w:val="24"/>
          <w:lang w:eastAsia="en-GB"/>
          <w14:ligatures w14:val="standardContextual"/>
        </w:rPr>
      </w:pPr>
      <w:r>
        <w:rPr>
          <w:noProof/>
        </w:rPr>
        <w:t>4</w:t>
      </w:r>
      <w:r>
        <w:rPr>
          <w:noProof/>
        </w:rPr>
        <w:tab/>
        <w:t>NWDAF-specific security requirements and related test cases</w:t>
      </w:r>
      <w:r>
        <w:rPr>
          <w:noProof/>
        </w:rPr>
        <w:tab/>
      </w:r>
      <w:r>
        <w:rPr>
          <w:noProof/>
        </w:rPr>
        <w:fldChar w:fldCharType="begin"/>
      </w:r>
      <w:r>
        <w:rPr>
          <w:noProof/>
        </w:rPr>
        <w:instrText xml:space="preserve"> PAGEREF _Toc233198649 \h </w:instrText>
      </w:r>
      <w:r>
        <w:rPr>
          <w:noProof/>
        </w:rPr>
      </w:r>
      <w:r>
        <w:rPr>
          <w:noProof/>
        </w:rPr>
        <w:fldChar w:fldCharType="separate"/>
      </w:r>
      <w:r>
        <w:rPr>
          <w:noProof/>
        </w:rPr>
        <w:t>7</w:t>
      </w:r>
      <w:r>
        <w:rPr>
          <w:noProof/>
        </w:rPr>
        <w:fldChar w:fldCharType="end"/>
      </w:r>
    </w:p>
    <w:p w14:paraId="0C991BBB" w14:textId="7CAA46D4" w:rsidR="00091EDC" w:rsidRDefault="00091EDC">
      <w:pPr>
        <w:pStyle w:val="TOC2"/>
        <w:rPr>
          <w:rFonts w:asciiTheme="minorHAnsi" w:eastAsiaTheme="minorEastAsia" w:hAnsiTheme="minorHAnsi" w:cstheme="minorBidi"/>
          <w:noProof/>
          <w:kern w:val="2"/>
          <w:sz w:val="24"/>
          <w:szCs w:val="24"/>
          <w:lang w:eastAsia="en-GB"/>
          <w14:ligatures w14:val="standardContextual"/>
        </w:rPr>
      </w:pPr>
      <w:r>
        <w:rPr>
          <w:noProof/>
        </w:rPr>
        <w:t>4.1</w:t>
      </w:r>
      <w:r>
        <w:rPr>
          <w:noProof/>
        </w:rPr>
        <w:tab/>
        <w:t>Introduction</w:t>
      </w:r>
      <w:r>
        <w:rPr>
          <w:noProof/>
        </w:rPr>
        <w:tab/>
      </w:r>
      <w:r>
        <w:rPr>
          <w:noProof/>
        </w:rPr>
        <w:fldChar w:fldCharType="begin"/>
      </w:r>
      <w:r>
        <w:rPr>
          <w:noProof/>
        </w:rPr>
        <w:instrText xml:space="preserve"> PAGEREF _Toc233198650 \h </w:instrText>
      </w:r>
      <w:r>
        <w:rPr>
          <w:noProof/>
        </w:rPr>
      </w:r>
      <w:r>
        <w:rPr>
          <w:noProof/>
        </w:rPr>
        <w:fldChar w:fldCharType="separate"/>
      </w:r>
      <w:r>
        <w:rPr>
          <w:noProof/>
        </w:rPr>
        <w:t>7</w:t>
      </w:r>
      <w:r>
        <w:rPr>
          <w:noProof/>
        </w:rPr>
        <w:fldChar w:fldCharType="end"/>
      </w:r>
    </w:p>
    <w:p w14:paraId="68C97CDE" w14:textId="722F0EEB" w:rsidR="00091EDC" w:rsidRDefault="00091EDC">
      <w:pPr>
        <w:pStyle w:val="TOC2"/>
        <w:rPr>
          <w:rFonts w:asciiTheme="minorHAnsi" w:eastAsiaTheme="minorEastAsia" w:hAnsiTheme="minorHAnsi" w:cstheme="minorBidi"/>
          <w:noProof/>
          <w:kern w:val="2"/>
          <w:sz w:val="24"/>
          <w:szCs w:val="24"/>
          <w:lang w:eastAsia="en-GB"/>
          <w14:ligatures w14:val="standardContextual"/>
        </w:rPr>
      </w:pPr>
      <w:r>
        <w:rPr>
          <w:noProof/>
        </w:rPr>
        <w:t>4.2</w:t>
      </w:r>
      <w:r>
        <w:rPr>
          <w:noProof/>
        </w:rPr>
        <w:tab/>
        <w:t>NWDAF-specific security functional requirements and related test cases</w:t>
      </w:r>
      <w:r>
        <w:rPr>
          <w:noProof/>
        </w:rPr>
        <w:tab/>
      </w:r>
      <w:r>
        <w:rPr>
          <w:noProof/>
        </w:rPr>
        <w:fldChar w:fldCharType="begin"/>
      </w:r>
      <w:r>
        <w:rPr>
          <w:noProof/>
        </w:rPr>
        <w:instrText xml:space="preserve"> PAGEREF _Toc233198651 \h </w:instrText>
      </w:r>
      <w:r>
        <w:rPr>
          <w:noProof/>
        </w:rPr>
      </w:r>
      <w:r>
        <w:rPr>
          <w:noProof/>
        </w:rPr>
        <w:fldChar w:fldCharType="separate"/>
      </w:r>
      <w:r>
        <w:rPr>
          <w:noProof/>
        </w:rPr>
        <w:t>7</w:t>
      </w:r>
      <w:r>
        <w:rPr>
          <w:noProof/>
        </w:rPr>
        <w:fldChar w:fldCharType="end"/>
      </w:r>
    </w:p>
    <w:p w14:paraId="14C849BC" w14:textId="75F421F1"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ab/>
        <w:t>Technical baseline</w:t>
      </w:r>
      <w:r>
        <w:rPr>
          <w:noProof/>
        </w:rPr>
        <w:tab/>
      </w:r>
      <w:r>
        <w:rPr>
          <w:noProof/>
        </w:rPr>
        <w:fldChar w:fldCharType="begin"/>
      </w:r>
      <w:r>
        <w:rPr>
          <w:noProof/>
        </w:rPr>
        <w:instrText xml:space="preserve"> PAGEREF _Toc233198652 \h </w:instrText>
      </w:r>
      <w:r>
        <w:rPr>
          <w:noProof/>
        </w:rPr>
      </w:r>
      <w:r>
        <w:rPr>
          <w:noProof/>
        </w:rPr>
        <w:fldChar w:fldCharType="separate"/>
      </w:r>
      <w:r>
        <w:rPr>
          <w:noProof/>
        </w:rPr>
        <w:t>7</w:t>
      </w:r>
      <w:r>
        <w:rPr>
          <w:noProof/>
        </w:rPr>
        <w:fldChar w:fldCharType="end"/>
      </w:r>
    </w:p>
    <w:p w14:paraId="62C17927" w14:textId="3E4BD095" w:rsidR="00091EDC" w:rsidRDefault="00091EDC">
      <w:pPr>
        <w:pStyle w:val="TOC4"/>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.1</w:t>
      </w:r>
      <w:r>
        <w:rPr>
          <w:noProof/>
        </w:rPr>
        <w:tab/>
        <w:t>General</w:t>
      </w:r>
      <w:r>
        <w:rPr>
          <w:noProof/>
        </w:rPr>
        <w:tab/>
      </w:r>
      <w:r>
        <w:rPr>
          <w:noProof/>
        </w:rPr>
        <w:fldChar w:fldCharType="begin"/>
      </w:r>
      <w:r>
        <w:rPr>
          <w:noProof/>
        </w:rPr>
        <w:instrText xml:space="preserve"> PAGEREF _Toc233198653 \h </w:instrText>
      </w:r>
      <w:r>
        <w:rPr>
          <w:noProof/>
        </w:rPr>
      </w:r>
      <w:r>
        <w:rPr>
          <w:noProof/>
        </w:rPr>
        <w:fldChar w:fldCharType="separate"/>
      </w:r>
      <w:r>
        <w:rPr>
          <w:noProof/>
        </w:rPr>
        <w:t>7</w:t>
      </w:r>
      <w:r>
        <w:rPr>
          <w:noProof/>
        </w:rPr>
        <w:fldChar w:fldCharType="end"/>
      </w:r>
    </w:p>
    <w:p w14:paraId="3351AE6D" w14:textId="4119CC23" w:rsidR="00091EDC" w:rsidRDefault="00091EDC">
      <w:pPr>
        <w:pStyle w:val="TOC4"/>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.2</w:t>
      </w:r>
      <w:r>
        <w:rPr>
          <w:noProof/>
        </w:rPr>
        <w:tab/>
        <w:t>Protecting data and information</w:t>
      </w:r>
      <w:r>
        <w:rPr>
          <w:noProof/>
        </w:rPr>
        <w:tab/>
      </w:r>
      <w:r>
        <w:rPr>
          <w:noProof/>
        </w:rPr>
        <w:fldChar w:fldCharType="begin"/>
      </w:r>
      <w:r>
        <w:rPr>
          <w:noProof/>
        </w:rPr>
        <w:instrText xml:space="preserve"> PAGEREF _Toc233198654 \h </w:instrText>
      </w:r>
      <w:r>
        <w:rPr>
          <w:noProof/>
        </w:rPr>
      </w:r>
      <w:r>
        <w:rPr>
          <w:noProof/>
        </w:rPr>
        <w:fldChar w:fldCharType="separate"/>
      </w:r>
      <w:r>
        <w:rPr>
          <w:noProof/>
        </w:rPr>
        <w:t>7</w:t>
      </w:r>
      <w:r>
        <w:rPr>
          <w:noProof/>
        </w:rPr>
        <w:fldChar w:fldCharType="end"/>
      </w:r>
    </w:p>
    <w:p w14:paraId="5F9D5C98" w14:textId="7DC8B5C1" w:rsidR="00091EDC" w:rsidRDefault="00091EDC">
      <w:pPr>
        <w:pStyle w:val="TOC5"/>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.2.1</w:t>
      </w:r>
      <w:r>
        <w:rPr>
          <w:noProof/>
        </w:rPr>
        <w:tab/>
        <w:t>Protecting</w:t>
      </w:r>
      <w:r w:rsidRPr="00651F29">
        <w:rPr>
          <w:noProof/>
          <w:spacing w:val="-12"/>
        </w:rPr>
        <w:t xml:space="preserve"> </w:t>
      </w:r>
      <w:r>
        <w:rPr>
          <w:noProof/>
        </w:rPr>
        <w:t>data</w:t>
      </w:r>
      <w:r w:rsidRPr="00651F29">
        <w:rPr>
          <w:noProof/>
          <w:spacing w:val="-5"/>
        </w:rPr>
        <w:t xml:space="preserve"> </w:t>
      </w:r>
      <w:r>
        <w:rPr>
          <w:noProof/>
        </w:rPr>
        <w:t>and</w:t>
      </w:r>
      <w:r w:rsidRPr="00651F29">
        <w:rPr>
          <w:noProof/>
          <w:spacing w:val="-4"/>
        </w:rPr>
        <w:t xml:space="preserve"> </w:t>
      </w:r>
      <w:r>
        <w:rPr>
          <w:noProof/>
        </w:rPr>
        <w:t>information – general</w:t>
      </w:r>
      <w:r>
        <w:rPr>
          <w:noProof/>
        </w:rPr>
        <w:tab/>
      </w:r>
      <w:r>
        <w:rPr>
          <w:noProof/>
        </w:rPr>
        <w:fldChar w:fldCharType="begin"/>
      </w:r>
      <w:r>
        <w:rPr>
          <w:noProof/>
        </w:rPr>
        <w:instrText xml:space="preserve"> PAGEREF _Toc233198655 \h </w:instrText>
      </w:r>
      <w:r>
        <w:rPr>
          <w:noProof/>
        </w:rPr>
      </w:r>
      <w:r>
        <w:rPr>
          <w:noProof/>
        </w:rPr>
        <w:fldChar w:fldCharType="separate"/>
      </w:r>
      <w:r>
        <w:rPr>
          <w:noProof/>
        </w:rPr>
        <w:t>7</w:t>
      </w:r>
      <w:r>
        <w:rPr>
          <w:noProof/>
        </w:rPr>
        <w:fldChar w:fldCharType="end"/>
      </w:r>
    </w:p>
    <w:p w14:paraId="32F61A9F" w14:textId="2C2E5E36" w:rsidR="00091EDC" w:rsidRDefault="00091EDC">
      <w:pPr>
        <w:pStyle w:val="TOC5"/>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.2.2</w:t>
      </w:r>
      <w:r>
        <w:rPr>
          <w:noProof/>
        </w:rPr>
        <w:tab/>
        <w:t>Protecting</w:t>
      </w:r>
      <w:r w:rsidRPr="00651F29">
        <w:rPr>
          <w:noProof/>
          <w:spacing w:val="-12"/>
        </w:rPr>
        <w:t xml:space="preserve"> </w:t>
      </w:r>
      <w:r>
        <w:rPr>
          <w:noProof/>
        </w:rPr>
        <w:t>data</w:t>
      </w:r>
      <w:r w:rsidRPr="00651F29">
        <w:rPr>
          <w:noProof/>
          <w:spacing w:val="-5"/>
        </w:rPr>
        <w:t xml:space="preserve"> </w:t>
      </w:r>
      <w:r>
        <w:rPr>
          <w:noProof/>
        </w:rPr>
        <w:t>and</w:t>
      </w:r>
      <w:r w:rsidRPr="00651F29">
        <w:rPr>
          <w:noProof/>
          <w:spacing w:val="-4"/>
        </w:rPr>
        <w:t xml:space="preserve"> </w:t>
      </w:r>
      <w:r>
        <w:rPr>
          <w:noProof/>
        </w:rPr>
        <w:t>information – Confidential System Internal Data</w:t>
      </w:r>
      <w:r>
        <w:rPr>
          <w:noProof/>
        </w:rPr>
        <w:tab/>
      </w:r>
      <w:r>
        <w:rPr>
          <w:noProof/>
        </w:rPr>
        <w:fldChar w:fldCharType="begin"/>
      </w:r>
      <w:r>
        <w:rPr>
          <w:noProof/>
        </w:rPr>
        <w:instrText xml:space="preserve"> PAGEREF _Toc233198656 \h </w:instrText>
      </w:r>
      <w:r>
        <w:rPr>
          <w:noProof/>
        </w:rPr>
      </w:r>
      <w:r>
        <w:rPr>
          <w:noProof/>
        </w:rPr>
        <w:fldChar w:fldCharType="separate"/>
      </w:r>
      <w:r>
        <w:rPr>
          <w:noProof/>
        </w:rPr>
        <w:t>7</w:t>
      </w:r>
      <w:r>
        <w:rPr>
          <w:noProof/>
        </w:rPr>
        <w:fldChar w:fldCharType="end"/>
      </w:r>
    </w:p>
    <w:p w14:paraId="266812B7" w14:textId="185F76EF" w:rsidR="00091EDC" w:rsidRDefault="00091EDC">
      <w:pPr>
        <w:pStyle w:val="TOC5"/>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.2.3</w:t>
      </w:r>
      <w:r>
        <w:rPr>
          <w:noProof/>
        </w:rPr>
        <w:tab/>
        <w:t>Protecting</w:t>
      </w:r>
      <w:r w:rsidRPr="00651F29">
        <w:rPr>
          <w:noProof/>
          <w:spacing w:val="-12"/>
        </w:rPr>
        <w:t xml:space="preserve"> </w:t>
      </w:r>
      <w:r>
        <w:rPr>
          <w:noProof/>
        </w:rPr>
        <w:t>data</w:t>
      </w:r>
      <w:r w:rsidRPr="00651F29">
        <w:rPr>
          <w:noProof/>
          <w:spacing w:val="-5"/>
        </w:rPr>
        <w:t xml:space="preserve"> </w:t>
      </w:r>
      <w:r>
        <w:rPr>
          <w:noProof/>
        </w:rPr>
        <w:t>and</w:t>
      </w:r>
      <w:r w:rsidRPr="00651F29">
        <w:rPr>
          <w:noProof/>
          <w:spacing w:val="-4"/>
        </w:rPr>
        <w:t xml:space="preserve"> </w:t>
      </w:r>
      <w:r>
        <w:rPr>
          <w:noProof/>
        </w:rPr>
        <w:t>information in storage</w:t>
      </w:r>
      <w:r>
        <w:rPr>
          <w:noProof/>
        </w:rPr>
        <w:tab/>
      </w:r>
      <w:r>
        <w:rPr>
          <w:noProof/>
        </w:rPr>
        <w:fldChar w:fldCharType="begin"/>
      </w:r>
      <w:r>
        <w:rPr>
          <w:noProof/>
        </w:rPr>
        <w:instrText xml:space="preserve"> PAGEREF _Toc233198657 \h </w:instrText>
      </w:r>
      <w:r>
        <w:rPr>
          <w:noProof/>
        </w:rPr>
      </w:r>
      <w:r>
        <w:rPr>
          <w:noProof/>
        </w:rPr>
        <w:fldChar w:fldCharType="separate"/>
      </w:r>
      <w:r>
        <w:rPr>
          <w:noProof/>
        </w:rPr>
        <w:t>7</w:t>
      </w:r>
      <w:r>
        <w:rPr>
          <w:noProof/>
        </w:rPr>
        <w:fldChar w:fldCharType="end"/>
      </w:r>
    </w:p>
    <w:p w14:paraId="01A2BEDE" w14:textId="568753F6" w:rsidR="00091EDC" w:rsidRDefault="00091EDC">
      <w:pPr>
        <w:pStyle w:val="TOC5"/>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.2.4</w:t>
      </w:r>
      <w:r>
        <w:rPr>
          <w:noProof/>
        </w:rPr>
        <w:tab/>
        <w:t>Protecting</w:t>
      </w:r>
      <w:r w:rsidRPr="00651F29">
        <w:rPr>
          <w:noProof/>
          <w:spacing w:val="-12"/>
        </w:rPr>
        <w:t xml:space="preserve"> </w:t>
      </w:r>
      <w:r>
        <w:rPr>
          <w:noProof/>
        </w:rPr>
        <w:t>data</w:t>
      </w:r>
      <w:r w:rsidRPr="00651F29">
        <w:rPr>
          <w:noProof/>
          <w:spacing w:val="-5"/>
        </w:rPr>
        <w:t xml:space="preserve"> </w:t>
      </w:r>
      <w:r>
        <w:rPr>
          <w:noProof/>
        </w:rPr>
        <w:t>and</w:t>
      </w:r>
      <w:r w:rsidRPr="00651F29">
        <w:rPr>
          <w:noProof/>
          <w:spacing w:val="-4"/>
        </w:rPr>
        <w:t xml:space="preserve"> </w:t>
      </w:r>
      <w:r>
        <w:rPr>
          <w:noProof/>
        </w:rPr>
        <w:t>information in transfer</w:t>
      </w:r>
      <w:r>
        <w:rPr>
          <w:noProof/>
        </w:rPr>
        <w:tab/>
      </w:r>
      <w:r>
        <w:rPr>
          <w:noProof/>
        </w:rPr>
        <w:fldChar w:fldCharType="begin"/>
      </w:r>
      <w:r>
        <w:rPr>
          <w:noProof/>
        </w:rPr>
        <w:instrText xml:space="preserve"> PAGEREF _Toc233198658 \h </w:instrText>
      </w:r>
      <w:r>
        <w:rPr>
          <w:noProof/>
        </w:rPr>
      </w:r>
      <w:r>
        <w:rPr>
          <w:noProof/>
        </w:rPr>
        <w:fldChar w:fldCharType="separate"/>
      </w:r>
      <w:r>
        <w:rPr>
          <w:noProof/>
        </w:rPr>
        <w:t>7</w:t>
      </w:r>
      <w:r>
        <w:rPr>
          <w:noProof/>
        </w:rPr>
        <w:fldChar w:fldCharType="end"/>
      </w:r>
    </w:p>
    <w:p w14:paraId="5B80E998" w14:textId="263C61BE" w:rsidR="00091EDC" w:rsidRDefault="00091EDC">
      <w:pPr>
        <w:pStyle w:val="TOC5"/>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.2.5</w:t>
      </w:r>
      <w:r>
        <w:rPr>
          <w:noProof/>
        </w:rPr>
        <w:tab/>
        <w:t>Logging access to personal data</w:t>
      </w:r>
      <w:r>
        <w:rPr>
          <w:noProof/>
        </w:rPr>
        <w:tab/>
      </w:r>
      <w:r>
        <w:rPr>
          <w:noProof/>
        </w:rPr>
        <w:fldChar w:fldCharType="begin"/>
      </w:r>
      <w:r>
        <w:rPr>
          <w:noProof/>
        </w:rPr>
        <w:instrText xml:space="preserve"> PAGEREF _Toc233198659 \h </w:instrText>
      </w:r>
      <w:r>
        <w:rPr>
          <w:noProof/>
        </w:rPr>
      </w:r>
      <w:r>
        <w:rPr>
          <w:noProof/>
        </w:rPr>
        <w:fldChar w:fldCharType="separate"/>
      </w:r>
      <w:r>
        <w:rPr>
          <w:noProof/>
        </w:rPr>
        <w:t>7</w:t>
      </w:r>
      <w:r>
        <w:rPr>
          <w:noProof/>
        </w:rPr>
        <w:fldChar w:fldCharType="end"/>
      </w:r>
    </w:p>
    <w:p w14:paraId="7B8E46BB" w14:textId="1028E814" w:rsidR="00091EDC" w:rsidRDefault="00091EDC">
      <w:pPr>
        <w:pStyle w:val="TOC5"/>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.2.6</w:t>
      </w:r>
      <w:r>
        <w:rPr>
          <w:noProof/>
        </w:rPr>
        <w:tab/>
        <w:t>Protecting data and information – Data masking on integration analysis</w:t>
      </w:r>
      <w:r>
        <w:rPr>
          <w:noProof/>
        </w:rPr>
        <w:tab/>
      </w:r>
      <w:r>
        <w:rPr>
          <w:noProof/>
        </w:rPr>
        <w:fldChar w:fldCharType="begin"/>
      </w:r>
      <w:r>
        <w:rPr>
          <w:noProof/>
        </w:rPr>
        <w:instrText xml:space="preserve"> PAGEREF _Toc233198660 \h </w:instrText>
      </w:r>
      <w:r>
        <w:rPr>
          <w:noProof/>
        </w:rPr>
      </w:r>
      <w:r>
        <w:rPr>
          <w:noProof/>
        </w:rPr>
        <w:fldChar w:fldCharType="separate"/>
      </w:r>
      <w:r>
        <w:rPr>
          <w:noProof/>
        </w:rPr>
        <w:t>7</w:t>
      </w:r>
      <w:r>
        <w:rPr>
          <w:noProof/>
        </w:rPr>
        <w:fldChar w:fldCharType="end"/>
      </w:r>
    </w:p>
    <w:p w14:paraId="1C3C696C" w14:textId="3EA6A898" w:rsidR="00091EDC" w:rsidRDefault="00091EDC">
      <w:pPr>
        <w:pStyle w:val="TOC5"/>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.2.7</w:t>
      </w:r>
      <w:r>
        <w:rPr>
          <w:noProof/>
        </w:rPr>
        <w:tab/>
        <w:t>Fine-grained authorization for analytics services based on Analytics ID</w:t>
      </w:r>
      <w:r>
        <w:rPr>
          <w:noProof/>
        </w:rPr>
        <w:tab/>
      </w:r>
      <w:r>
        <w:rPr>
          <w:noProof/>
        </w:rPr>
        <w:fldChar w:fldCharType="begin"/>
      </w:r>
      <w:r>
        <w:rPr>
          <w:noProof/>
        </w:rPr>
        <w:instrText xml:space="preserve"> PAGEREF _Toc233198661 \h </w:instrText>
      </w:r>
      <w:r>
        <w:rPr>
          <w:noProof/>
        </w:rPr>
      </w:r>
      <w:r>
        <w:rPr>
          <w:noProof/>
        </w:rPr>
        <w:fldChar w:fldCharType="separate"/>
      </w:r>
      <w:r>
        <w:rPr>
          <w:noProof/>
        </w:rPr>
        <w:t>8</w:t>
      </w:r>
      <w:r>
        <w:rPr>
          <w:noProof/>
        </w:rPr>
        <w:fldChar w:fldCharType="end"/>
      </w:r>
    </w:p>
    <w:p w14:paraId="54A526E1" w14:textId="530ABEA8" w:rsidR="00091EDC" w:rsidRDefault="00091EDC">
      <w:pPr>
        <w:pStyle w:val="TOC5"/>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1</w:t>
      </w:r>
      <w:r>
        <w:rPr>
          <w:noProof/>
        </w:rPr>
        <w:t>.2.</w:t>
      </w:r>
      <w:r w:rsidRPr="00651F29">
        <w:rPr>
          <w:noProof/>
          <w:lang w:val="en-US" w:eastAsia="zh-CN"/>
        </w:rPr>
        <w:t>8</w:t>
      </w:r>
      <w:r>
        <w:rPr>
          <w:noProof/>
        </w:rPr>
        <w:tab/>
        <w:t>ML model asset access control in cross-NWDAF model provisioning</w:t>
      </w:r>
      <w:r>
        <w:rPr>
          <w:noProof/>
        </w:rPr>
        <w:tab/>
      </w:r>
      <w:r>
        <w:rPr>
          <w:noProof/>
        </w:rPr>
        <w:fldChar w:fldCharType="begin"/>
      </w:r>
      <w:r>
        <w:rPr>
          <w:noProof/>
        </w:rPr>
        <w:instrText xml:space="preserve"> PAGEREF _Toc233198662 \h </w:instrText>
      </w:r>
      <w:r>
        <w:rPr>
          <w:noProof/>
        </w:rPr>
      </w:r>
      <w:r>
        <w:rPr>
          <w:noProof/>
        </w:rPr>
        <w:fldChar w:fldCharType="separate"/>
      </w:r>
      <w:r>
        <w:rPr>
          <w:noProof/>
        </w:rPr>
        <w:t>9</w:t>
      </w:r>
      <w:r>
        <w:rPr>
          <w:noProof/>
        </w:rPr>
        <w:fldChar w:fldCharType="end"/>
      </w:r>
    </w:p>
    <w:p w14:paraId="5ED16CFD" w14:textId="010A9384"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Pr>
          <w:noProof/>
        </w:rPr>
        <w:t>4.2.</w:t>
      </w:r>
      <w:r>
        <w:rPr>
          <w:noProof/>
          <w:lang w:eastAsia="zh-CN"/>
        </w:rPr>
        <w:t>2</w:t>
      </w:r>
      <w:r>
        <w:rPr>
          <w:noProof/>
        </w:rPr>
        <w:tab/>
        <w:t>Void</w:t>
      </w:r>
      <w:r>
        <w:rPr>
          <w:noProof/>
        </w:rPr>
        <w:tab/>
      </w:r>
      <w:r>
        <w:rPr>
          <w:noProof/>
        </w:rPr>
        <w:fldChar w:fldCharType="begin"/>
      </w:r>
      <w:r>
        <w:rPr>
          <w:noProof/>
        </w:rPr>
        <w:instrText xml:space="preserve"> PAGEREF _Toc233198663 \h </w:instrText>
      </w:r>
      <w:r>
        <w:rPr>
          <w:noProof/>
        </w:rPr>
      </w:r>
      <w:r>
        <w:rPr>
          <w:noProof/>
        </w:rPr>
        <w:fldChar w:fldCharType="separate"/>
      </w:r>
      <w:r>
        <w:rPr>
          <w:noProof/>
        </w:rPr>
        <w:t>11</w:t>
      </w:r>
      <w:r>
        <w:rPr>
          <w:noProof/>
        </w:rPr>
        <w:fldChar w:fldCharType="end"/>
      </w:r>
    </w:p>
    <w:p w14:paraId="234F0B4A" w14:textId="133A3C12" w:rsidR="00091EDC" w:rsidRDefault="00091EDC">
      <w:pPr>
        <w:pStyle w:val="TOC2"/>
        <w:rPr>
          <w:rFonts w:asciiTheme="minorHAnsi" w:eastAsiaTheme="minorEastAsia" w:hAnsiTheme="minorHAnsi" w:cstheme="minorBidi"/>
          <w:noProof/>
          <w:kern w:val="2"/>
          <w:sz w:val="24"/>
          <w:szCs w:val="24"/>
          <w:lang w:eastAsia="en-GB"/>
          <w14:ligatures w14:val="standardContextual"/>
        </w:rPr>
      </w:pPr>
      <w:r>
        <w:rPr>
          <w:noProof/>
        </w:rPr>
        <w:t>4.3</w:t>
      </w:r>
      <w:r>
        <w:rPr>
          <w:noProof/>
        </w:rPr>
        <w:tab/>
        <w:t>NWDAF-specific adaptations of hardening requirements and related test cases</w:t>
      </w:r>
      <w:r>
        <w:rPr>
          <w:noProof/>
        </w:rPr>
        <w:tab/>
      </w:r>
      <w:r>
        <w:rPr>
          <w:noProof/>
        </w:rPr>
        <w:fldChar w:fldCharType="begin"/>
      </w:r>
      <w:r>
        <w:rPr>
          <w:noProof/>
        </w:rPr>
        <w:instrText xml:space="preserve"> PAGEREF _Toc233198664 \h </w:instrText>
      </w:r>
      <w:r>
        <w:rPr>
          <w:noProof/>
        </w:rPr>
      </w:r>
      <w:r>
        <w:rPr>
          <w:noProof/>
        </w:rPr>
        <w:fldChar w:fldCharType="separate"/>
      </w:r>
      <w:r>
        <w:rPr>
          <w:noProof/>
        </w:rPr>
        <w:t>11</w:t>
      </w:r>
      <w:r>
        <w:rPr>
          <w:noProof/>
        </w:rPr>
        <w:fldChar w:fldCharType="end"/>
      </w:r>
    </w:p>
    <w:p w14:paraId="2A70E682" w14:textId="154E53DD"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Pr>
          <w:noProof/>
        </w:rPr>
        <w:t>4.3.1</w:t>
      </w:r>
      <w:r>
        <w:rPr>
          <w:noProof/>
        </w:rPr>
        <w:tab/>
        <w:t>Introduction</w:t>
      </w:r>
      <w:r>
        <w:rPr>
          <w:noProof/>
        </w:rPr>
        <w:tab/>
      </w:r>
      <w:r>
        <w:rPr>
          <w:noProof/>
        </w:rPr>
        <w:fldChar w:fldCharType="begin"/>
      </w:r>
      <w:r>
        <w:rPr>
          <w:noProof/>
        </w:rPr>
        <w:instrText xml:space="preserve"> PAGEREF _Toc233198665 \h </w:instrText>
      </w:r>
      <w:r>
        <w:rPr>
          <w:noProof/>
        </w:rPr>
      </w:r>
      <w:r>
        <w:rPr>
          <w:noProof/>
        </w:rPr>
        <w:fldChar w:fldCharType="separate"/>
      </w:r>
      <w:r>
        <w:rPr>
          <w:noProof/>
        </w:rPr>
        <w:t>11</w:t>
      </w:r>
      <w:r>
        <w:rPr>
          <w:noProof/>
        </w:rPr>
        <w:fldChar w:fldCharType="end"/>
      </w:r>
    </w:p>
    <w:p w14:paraId="4847CDC9" w14:textId="4372B8D0"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Pr>
          <w:noProof/>
        </w:rPr>
        <w:t>4.3.2</w:t>
      </w:r>
      <w:r>
        <w:rPr>
          <w:noProof/>
        </w:rPr>
        <w:tab/>
        <w:t>Technical baseline</w:t>
      </w:r>
      <w:r>
        <w:rPr>
          <w:noProof/>
        </w:rPr>
        <w:tab/>
      </w:r>
      <w:r>
        <w:rPr>
          <w:noProof/>
        </w:rPr>
        <w:fldChar w:fldCharType="begin"/>
      </w:r>
      <w:r>
        <w:rPr>
          <w:noProof/>
        </w:rPr>
        <w:instrText xml:space="preserve"> PAGEREF _Toc233198666 \h </w:instrText>
      </w:r>
      <w:r>
        <w:rPr>
          <w:noProof/>
        </w:rPr>
      </w:r>
      <w:r>
        <w:rPr>
          <w:noProof/>
        </w:rPr>
        <w:fldChar w:fldCharType="separate"/>
      </w:r>
      <w:r>
        <w:rPr>
          <w:noProof/>
        </w:rPr>
        <w:t>11</w:t>
      </w:r>
      <w:r>
        <w:rPr>
          <w:noProof/>
        </w:rPr>
        <w:fldChar w:fldCharType="end"/>
      </w:r>
    </w:p>
    <w:p w14:paraId="05AE7994" w14:textId="7160CE7C"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Pr>
          <w:noProof/>
        </w:rPr>
        <w:t>4.3.3</w:t>
      </w:r>
      <w:r>
        <w:rPr>
          <w:noProof/>
        </w:rPr>
        <w:tab/>
        <w:t>Operating systems</w:t>
      </w:r>
      <w:r>
        <w:rPr>
          <w:noProof/>
        </w:rPr>
        <w:tab/>
      </w:r>
      <w:r>
        <w:rPr>
          <w:noProof/>
        </w:rPr>
        <w:fldChar w:fldCharType="begin"/>
      </w:r>
      <w:r>
        <w:rPr>
          <w:noProof/>
        </w:rPr>
        <w:instrText xml:space="preserve"> PAGEREF _Toc233198667 \h </w:instrText>
      </w:r>
      <w:r>
        <w:rPr>
          <w:noProof/>
        </w:rPr>
      </w:r>
      <w:r>
        <w:rPr>
          <w:noProof/>
        </w:rPr>
        <w:fldChar w:fldCharType="separate"/>
      </w:r>
      <w:r>
        <w:rPr>
          <w:noProof/>
        </w:rPr>
        <w:t>11</w:t>
      </w:r>
      <w:r>
        <w:rPr>
          <w:noProof/>
        </w:rPr>
        <w:fldChar w:fldCharType="end"/>
      </w:r>
    </w:p>
    <w:p w14:paraId="117AE947" w14:textId="52B45FCB"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Pr>
          <w:noProof/>
        </w:rPr>
        <w:t>4.3.4</w:t>
      </w:r>
      <w:r>
        <w:rPr>
          <w:noProof/>
        </w:rPr>
        <w:tab/>
        <w:t>Web servers</w:t>
      </w:r>
      <w:r>
        <w:rPr>
          <w:noProof/>
        </w:rPr>
        <w:tab/>
      </w:r>
      <w:r>
        <w:rPr>
          <w:noProof/>
        </w:rPr>
        <w:fldChar w:fldCharType="begin"/>
      </w:r>
      <w:r>
        <w:rPr>
          <w:noProof/>
        </w:rPr>
        <w:instrText xml:space="preserve"> PAGEREF _Toc233198668 \h </w:instrText>
      </w:r>
      <w:r>
        <w:rPr>
          <w:noProof/>
        </w:rPr>
      </w:r>
      <w:r>
        <w:rPr>
          <w:noProof/>
        </w:rPr>
        <w:fldChar w:fldCharType="separate"/>
      </w:r>
      <w:r>
        <w:rPr>
          <w:noProof/>
        </w:rPr>
        <w:t>11</w:t>
      </w:r>
      <w:r>
        <w:rPr>
          <w:noProof/>
        </w:rPr>
        <w:fldChar w:fldCharType="end"/>
      </w:r>
    </w:p>
    <w:p w14:paraId="3353F959" w14:textId="607C186E"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Pr>
          <w:noProof/>
        </w:rPr>
        <w:t>4.3.5</w:t>
      </w:r>
      <w:r>
        <w:rPr>
          <w:noProof/>
        </w:rPr>
        <w:tab/>
        <w:t>Network devices</w:t>
      </w:r>
      <w:r>
        <w:rPr>
          <w:noProof/>
        </w:rPr>
        <w:tab/>
      </w:r>
      <w:r>
        <w:rPr>
          <w:noProof/>
        </w:rPr>
        <w:fldChar w:fldCharType="begin"/>
      </w:r>
      <w:r>
        <w:rPr>
          <w:noProof/>
        </w:rPr>
        <w:instrText xml:space="preserve"> PAGEREF _Toc233198669 \h </w:instrText>
      </w:r>
      <w:r>
        <w:rPr>
          <w:noProof/>
        </w:rPr>
      </w:r>
      <w:r>
        <w:rPr>
          <w:noProof/>
        </w:rPr>
        <w:fldChar w:fldCharType="separate"/>
      </w:r>
      <w:r>
        <w:rPr>
          <w:noProof/>
        </w:rPr>
        <w:t>11</w:t>
      </w:r>
      <w:r>
        <w:rPr>
          <w:noProof/>
        </w:rPr>
        <w:fldChar w:fldCharType="end"/>
      </w:r>
    </w:p>
    <w:p w14:paraId="379199C8" w14:textId="19ABDFB6"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Pr>
          <w:noProof/>
        </w:rPr>
        <w:t>4.3.6</w:t>
      </w:r>
      <w:r>
        <w:rPr>
          <w:noProof/>
        </w:rPr>
        <w:tab/>
        <w:t>Network functions in service-based architecture</w:t>
      </w:r>
      <w:r>
        <w:rPr>
          <w:noProof/>
        </w:rPr>
        <w:tab/>
      </w:r>
      <w:r>
        <w:rPr>
          <w:noProof/>
        </w:rPr>
        <w:fldChar w:fldCharType="begin"/>
      </w:r>
      <w:r>
        <w:rPr>
          <w:noProof/>
        </w:rPr>
        <w:instrText xml:space="preserve"> PAGEREF _Toc233198670 \h </w:instrText>
      </w:r>
      <w:r>
        <w:rPr>
          <w:noProof/>
        </w:rPr>
      </w:r>
      <w:r>
        <w:rPr>
          <w:noProof/>
        </w:rPr>
        <w:fldChar w:fldCharType="separate"/>
      </w:r>
      <w:r>
        <w:rPr>
          <w:noProof/>
        </w:rPr>
        <w:t>11</w:t>
      </w:r>
      <w:r>
        <w:rPr>
          <w:noProof/>
        </w:rPr>
        <w:fldChar w:fldCharType="end"/>
      </w:r>
    </w:p>
    <w:p w14:paraId="67C56E50" w14:textId="57648029" w:rsidR="00091EDC" w:rsidRDefault="00091EDC">
      <w:pPr>
        <w:pStyle w:val="TOC2"/>
        <w:rPr>
          <w:rFonts w:asciiTheme="minorHAnsi" w:eastAsiaTheme="minorEastAsia" w:hAnsiTheme="minorHAnsi" w:cstheme="minorBidi"/>
          <w:noProof/>
          <w:kern w:val="2"/>
          <w:sz w:val="24"/>
          <w:szCs w:val="24"/>
          <w:lang w:eastAsia="en-GB"/>
          <w14:ligatures w14:val="standardContextual"/>
        </w:rPr>
      </w:pPr>
      <w:r>
        <w:rPr>
          <w:noProof/>
        </w:rPr>
        <w:t>4.4</w:t>
      </w:r>
      <w:r>
        <w:rPr>
          <w:noProof/>
        </w:rPr>
        <w:tab/>
        <w:t>NWDAF-specific adaptations of basic vulnerability testing requirements and related test cases</w:t>
      </w:r>
      <w:r>
        <w:rPr>
          <w:noProof/>
        </w:rPr>
        <w:tab/>
      </w:r>
      <w:r>
        <w:rPr>
          <w:noProof/>
        </w:rPr>
        <w:fldChar w:fldCharType="begin"/>
      </w:r>
      <w:r>
        <w:rPr>
          <w:noProof/>
        </w:rPr>
        <w:instrText xml:space="preserve"> PAGEREF _Toc233198671 \h </w:instrText>
      </w:r>
      <w:r>
        <w:rPr>
          <w:noProof/>
        </w:rPr>
      </w:r>
      <w:r>
        <w:rPr>
          <w:noProof/>
        </w:rPr>
        <w:fldChar w:fldCharType="separate"/>
      </w:r>
      <w:r>
        <w:rPr>
          <w:noProof/>
        </w:rPr>
        <w:t>11</w:t>
      </w:r>
      <w:r>
        <w:rPr>
          <w:noProof/>
        </w:rPr>
        <w:fldChar w:fldCharType="end"/>
      </w:r>
    </w:p>
    <w:p w14:paraId="1C25D90B" w14:textId="15F4A3E6"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sidRPr="00651F29">
        <w:rPr>
          <w:rFonts w:eastAsia="MS Mincho"/>
          <w:noProof/>
        </w:rPr>
        <w:t>4.4.1</w:t>
      </w:r>
      <w:r w:rsidRPr="00651F29">
        <w:rPr>
          <w:rFonts w:eastAsia="MS Mincho"/>
          <w:noProof/>
        </w:rPr>
        <w:tab/>
        <w:t>Introduction</w:t>
      </w:r>
      <w:r>
        <w:rPr>
          <w:noProof/>
        </w:rPr>
        <w:tab/>
      </w:r>
      <w:r>
        <w:rPr>
          <w:noProof/>
        </w:rPr>
        <w:fldChar w:fldCharType="begin"/>
      </w:r>
      <w:r>
        <w:rPr>
          <w:noProof/>
        </w:rPr>
        <w:instrText xml:space="preserve"> PAGEREF _Toc233198672 \h </w:instrText>
      </w:r>
      <w:r>
        <w:rPr>
          <w:noProof/>
        </w:rPr>
      </w:r>
      <w:r>
        <w:rPr>
          <w:noProof/>
        </w:rPr>
        <w:fldChar w:fldCharType="separate"/>
      </w:r>
      <w:r>
        <w:rPr>
          <w:noProof/>
        </w:rPr>
        <w:t>11</w:t>
      </w:r>
      <w:r>
        <w:rPr>
          <w:noProof/>
        </w:rPr>
        <w:fldChar w:fldCharType="end"/>
      </w:r>
    </w:p>
    <w:p w14:paraId="730436A3" w14:textId="73FD478E"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sidRPr="00651F29">
        <w:rPr>
          <w:rFonts w:eastAsia="MS Mincho"/>
          <w:noProof/>
        </w:rPr>
        <w:t>4.4.2</w:t>
      </w:r>
      <w:r w:rsidRPr="00651F29">
        <w:rPr>
          <w:rFonts w:eastAsia="MS Mincho"/>
          <w:noProof/>
        </w:rPr>
        <w:tab/>
      </w:r>
      <w:r w:rsidRPr="00651F29">
        <w:rPr>
          <w:rFonts w:eastAsia="MS Mincho"/>
          <w:noProof/>
          <w:lang w:eastAsia="zh-CN"/>
        </w:rPr>
        <w:t>Port scanning</w:t>
      </w:r>
      <w:r>
        <w:rPr>
          <w:noProof/>
        </w:rPr>
        <w:tab/>
      </w:r>
      <w:r>
        <w:rPr>
          <w:noProof/>
        </w:rPr>
        <w:fldChar w:fldCharType="begin"/>
      </w:r>
      <w:r>
        <w:rPr>
          <w:noProof/>
        </w:rPr>
        <w:instrText xml:space="preserve"> PAGEREF _Toc233198673 \h </w:instrText>
      </w:r>
      <w:r>
        <w:rPr>
          <w:noProof/>
        </w:rPr>
      </w:r>
      <w:r>
        <w:rPr>
          <w:noProof/>
        </w:rPr>
        <w:fldChar w:fldCharType="separate"/>
      </w:r>
      <w:r>
        <w:rPr>
          <w:noProof/>
        </w:rPr>
        <w:t>11</w:t>
      </w:r>
      <w:r>
        <w:rPr>
          <w:noProof/>
        </w:rPr>
        <w:fldChar w:fldCharType="end"/>
      </w:r>
    </w:p>
    <w:p w14:paraId="03B0FB89" w14:textId="14AD29ED"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sidRPr="00651F29">
        <w:rPr>
          <w:rFonts w:eastAsia="MS Mincho"/>
          <w:noProof/>
        </w:rPr>
        <w:t>4.4.3</w:t>
      </w:r>
      <w:r w:rsidRPr="00651F29">
        <w:rPr>
          <w:rFonts w:eastAsia="MS Mincho"/>
          <w:noProof/>
        </w:rPr>
        <w:tab/>
      </w:r>
      <w:r w:rsidRPr="00651F29">
        <w:rPr>
          <w:rFonts w:eastAsia="MS Mincho"/>
          <w:noProof/>
          <w:lang w:eastAsia="zh-CN"/>
        </w:rPr>
        <w:t>Vulnerability scanning</w:t>
      </w:r>
      <w:r>
        <w:rPr>
          <w:noProof/>
        </w:rPr>
        <w:tab/>
      </w:r>
      <w:r>
        <w:rPr>
          <w:noProof/>
        </w:rPr>
        <w:fldChar w:fldCharType="begin"/>
      </w:r>
      <w:r>
        <w:rPr>
          <w:noProof/>
        </w:rPr>
        <w:instrText xml:space="preserve"> PAGEREF _Toc233198674 \h </w:instrText>
      </w:r>
      <w:r>
        <w:rPr>
          <w:noProof/>
        </w:rPr>
      </w:r>
      <w:r>
        <w:rPr>
          <w:noProof/>
        </w:rPr>
        <w:fldChar w:fldCharType="separate"/>
      </w:r>
      <w:r>
        <w:rPr>
          <w:noProof/>
        </w:rPr>
        <w:t>11</w:t>
      </w:r>
      <w:r>
        <w:rPr>
          <w:noProof/>
        </w:rPr>
        <w:fldChar w:fldCharType="end"/>
      </w:r>
    </w:p>
    <w:p w14:paraId="37AE7509" w14:textId="50C585A6" w:rsidR="00091EDC" w:rsidRDefault="00091EDC">
      <w:pPr>
        <w:pStyle w:val="TOC3"/>
        <w:rPr>
          <w:rFonts w:asciiTheme="minorHAnsi" w:eastAsiaTheme="minorEastAsia" w:hAnsiTheme="minorHAnsi" w:cstheme="minorBidi"/>
          <w:noProof/>
          <w:kern w:val="2"/>
          <w:sz w:val="24"/>
          <w:szCs w:val="24"/>
          <w:lang w:eastAsia="en-GB"/>
          <w14:ligatures w14:val="standardContextual"/>
        </w:rPr>
      </w:pPr>
      <w:r w:rsidRPr="00651F29">
        <w:rPr>
          <w:rFonts w:eastAsia="MS Mincho"/>
          <w:noProof/>
        </w:rPr>
        <w:t>4.4.4</w:t>
      </w:r>
      <w:r w:rsidRPr="00651F29">
        <w:rPr>
          <w:rFonts w:eastAsia="MS Mincho"/>
          <w:noProof/>
        </w:rPr>
        <w:tab/>
        <w:t>Robustness and fuzz testing</w:t>
      </w:r>
      <w:r>
        <w:rPr>
          <w:noProof/>
        </w:rPr>
        <w:tab/>
      </w:r>
      <w:r>
        <w:rPr>
          <w:noProof/>
        </w:rPr>
        <w:fldChar w:fldCharType="begin"/>
      </w:r>
      <w:r>
        <w:rPr>
          <w:noProof/>
        </w:rPr>
        <w:instrText xml:space="preserve"> PAGEREF _Toc233198675 \h </w:instrText>
      </w:r>
      <w:r>
        <w:rPr>
          <w:noProof/>
        </w:rPr>
      </w:r>
      <w:r>
        <w:rPr>
          <w:noProof/>
        </w:rPr>
        <w:fldChar w:fldCharType="separate"/>
      </w:r>
      <w:r>
        <w:rPr>
          <w:noProof/>
        </w:rPr>
        <w:t>11</w:t>
      </w:r>
      <w:r>
        <w:rPr>
          <w:noProof/>
        </w:rPr>
        <w:fldChar w:fldCharType="end"/>
      </w:r>
    </w:p>
    <w:p w14:paraId="3ACCB1F0" w14:textId="757D6E1B" w:rsidR="00091EDC" w:rsidRDefault="00091EDC" w:rsidP="00091EDC">
      <w:pPr>
        <w:pStyle w:val="TOC8"/>
        <w:rPr>
          <w:rFonts w:asciiTheme="minorHAnsi" w:eastAsiaTheme="minorEastAsia" w:hAnsiTheme="minorHAnsi" w:cstheme="minorBidi"/>
          <w:b w:val="0"/>
          <w:noProof/>
          <w:kern w:val="2"/>
          <w:sz w:val="24"/>
          <w:szCs w:val="24"/>
          <w:lang w:eastAsia="en-GB"/>
          <w14:ligatures w14:val="standardContextual"/>
        </w:rPr>
      </w:pPr>
      <w:r>
        <w:rPr>
          <w:noProof/>
        </w:rPr>
        <w:t>Annex A (informative):</w:t>
      </w:r>
      <w:r>
        <w:rPr>
          <w:noProof/>
        </w:rPr>
        <w:tab/>
        <w:t>Change history</w:t>
      </w:r>
      <w:r>
        <w:rPr>
          <w:noProof/>
        </w:rPr>
        <w:tab/>
      </w:r>
      <w:r>
        <w:rPr>
          <w:noProof/>
        </w:rPr>
        <w:fldChar w:fldCharType="begin"/>
      </w:r>
      <w:r>
        <w:rPr>
          <w:noProof/>
        </w:rPr>
        <w:instrText xml:space="preserve"> PAGEREF _Toc233198676 \h </w:instrText>
      </w:r>
      <w:r>
        <w:rPr>
          <w:noProof/>
        </w:rPr>
      </w:r>
      <w:r>
        <w:rPr>
          <w:noProof/>
        </w:rPr>
        <w:fldChar w:fldCharType="separate"/>
      </w:r>
      <w:r>
        <w:rPr>
          <w:noProof/>
        </w:rPr>
        <w:t>12</w:t>
      </w:r>
      <w:r>
        <w:rPr>
          <w:noProof/>
        </w:rPr>
        <w:fldChar w:fldCharType="end"/>
      </w:r>
    </w:p>
    <w:p w14:paraId="2C47175A" w14:textId="59D30B98" w:rsidR="00B76D0F" w:rsidRPr="00E81D73" w:rsidRDefault="00F36ABA">
      <w:r>
        <w:fldChar w:fldCharType="end"/>
      </w:r>
    </w:p>
    <w:p w14:paraId="2C47175B" w14:textId="77777777" w:rsidR="00B76D0F" w:rsidRPr="00E81D73" w:rsidRDefault="00FA484A" w:rsidP="008F4FBA">
      <w:r w:rsidRPr="00E81D73">
        <w:br w:type="page"/>
      </w:r>
    </w:p>
    <w:p w14:paraId="2C47175C" w14:textId="77777777" w:rsidR="00B76D0F" w:rsidRPr="00E81D73" w:rsidRDefault="00FA484A">
      <w:pPr>
        <w:pStyle w:val="Heading1"/>
      </w:pPr>
      <w:bookmarkStart w:id="12" w:name="foreword"/>
      <w:bookmarkStart w:id="13" w:name="_Toc74066022"/>
      <w:bookmarkStart w:id="14" w:name="_Toc233198642"/>
      <w:bookmarkEnd w:id="12"/>
      <w:r w:rsidRPr="00E81D73">
        <w:t>Foreword</w:t>
      </w:r>
      <w:bookmarkEnd w:id="13"/>
      <w:bookmarkEnd w:id="14"/>
    </w:p>
    <w:p w14:paraId="2C47175D" w14:textId="77777777" w:rsidR="00B76D0F" w:rsidRPr="00E81D73" w:rsidRDefault="00FA484A">
      <w:r w:rsidRPr="00E81D73">
        <w:t xml:space="preserve">This Technical </w:t>
      </w:r>
      <w:bookmarkStart w:id="15" w:name="spectype3"/>
      <w:r w:rsidRPr="00E81D73">
        <w:t>Specification</w:t>
      </w:r>
      <w:bookmarkEnd w:id="15"/>
      <w:r w:rsidRPr="00E81D73">
        <w:t xml:space="preserve"> has been produced by the 3rd Generation Partnership Project (3GPP).</w:t>
      </w:r>
    </w:p>
    <w:p w14:paraId="2C47175E" w14:textId="77777777" w:rsidR="00B76D0F" w:rsidRPr="00E81D73" w:rsidRDefault="00FA484A">
      <w:r w:rsidRPr="00E81D73">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2C47175F" w14:textId="77777777" w:rsidR="00B76D0F" w:rsidRPr="00E81D73" w:rsidRDefault="00FA484A">
      <w:pPr>
        <w:pStyle w:val="B10"/>
      </w:pPr>
      <w:r w:rsidRPr="00E81D73">
        <w:t>Version x.y.z</w:t>
      </w:r>
    </w:p>
    <w:p w14:paraId="2C471760" w14:textId="77777777" w:rsidR="00B76D0F" w:rsidRPr="00E81D73" w:rsidRDefault="00FA484A">
      <w:pPr>
        <w:pStyle w:val="B10"/>
      </w:pPr>
      <w:r w:rsidRPr="00E81D73">
        <w:t>where:</w:t>
      </w:r>
    </w:p>
    <w:p w14:paraId="2C471761" w14:textId="77777777" w:rsidR="00B76D0F" w:rsidRPr="00E81D73" w:rsidRDefault="00FA484A">
      <w:pPr>
        <w:pStyle w:val="B2"/>
      </w:pPr>
      <w:r w:rsidRPr="00E81D73">
        <w:t>x</w:t>
      </w:r>
      <w:r w:rsidRPr="00E81D73">
        <w:tab/>
        <w:t>the first digit:</w:t>
      </w:r>
    </w:p>
    <w:p w14:paraId="2C471762" w14:textId="77777777" w:rsidR="00B76D0F" w:rsidRPr="00E81D73" w:rsidRDefault="00FA484A">
      <w:pPr>
        <w:pStyle w:val="B3"/>
      </w:pPr>
      <w:r w:rsidRPr="00E81D73">
        <w:t>1</w:t>
      </w:r>
      <w:r w:rsidRPr="00E81D73">
        <w:tab/>
        <w:t>presented to TSG for information;</w:t>
      </w:r>
    </w:p>
    <w:p w14:paraId="2C471763" w14:textId="77777777" w:rsidR="00B76D0F" w:rsidRPr="00E81D73" w:rsidRDefault="00FA484A">
      <w:pPr>
        <w:pStyle w:val="B3"/>
      </w:pPr>
      <w:r w:rsidRPr="00E81D73">
        <w:t>2</w:t>
      </w:r>
      <w:r w:rsidRPr="00E81D73">
        <w:tab/>
        <w:t>presented to TSG for approval;</w:t>
      </w:r>
    </w:p>
    <w:p w14:paraId="2C471764" w14:textId="77777777" w:rsidR="00B76D0F" w:rsidRPr="00E81D73" w:rsidRDefault="00FA484A">
      <w:pPr>
        <w:pStyle w:val="B3"/>
      </w:pPr>
      <w:r w:rsidRPr="00E81D73">
        <w:t>3</w:t>
      </w:r>
      <w:r w:rsidRPr="00E81D73">
        <w:tab/>
        <w:t>or greater indicates TSG approved document under change control.</w:t>
      </w:r>
    </w:p>
    <w:p w14:paraId="2C471765" w14:textId="77777777" w:rsidR="00B76D0F" w:rsidRPr="00E81D73" w:rsidRDefault="00FA484A">
      <w:pPr>
        <w:pStyle w:val="B2"/>
      </w:pPr>
      <w:r w:rsidRPr="00E81D73">
        <w:t>y</w:t>
      </w:r>
      <w:r w:rsidRPr="00E81D73">
        <w:tab/>
        <w:t>the second digit is incremented for all changes of substance, i.e. technical enhancements, corrections, updates, etc.</w:t>
      </w:r>
    </w:p>
    <w:p w14:paraId="2C471766" w14:textId="77777777" w:rsidR="00B76D0F" w:rsidRPr="00E81D73" w:rsidRDefault="00FA484A">
      <w:pPr>
        <w:pStyle w:val="B2"/>
      </w:pPr>
      <w:r w:rsidRPr="00E81D73">
        <w:t>z</w:t>
      </w:r>
      <w:r w:rsidRPr="00E81D73">
        <w:tab/>
        <w:t>the third digit is incremented when editorial only changes have been incorporated in the document.</w:t>
      </w:r>
    </w:p>
    <w:p w14:paraId="2C471767" w14:textId="77777777" w:rsidR="00B76D0F" w:rsidRPr="00E81D73" w:rsidRDefault="00FA484A">
      <w:r w:rsidRPr="00E81D73">
        <w:t>In the present document, modal verbs have the following meanings:</w:t>
      </w:r>
    </w:p>
    <w:p w14:paraId="2C471768" w14:textId="08E49E9A" w:rsidR="00B76D0F" w:rsidRPr="00E81D73" w:rsidRDefault="00FA484A">
      <w:pPr>
        <w:pStyle w:val="EX"/>
      </w:pPr>
      <w:r w:rsidRPr="00E81D73">
        <w:rPr>
          <w:b/>
        </w:rPr>
        <w:t>shall</w:t>
      </w:r>
      <w:r w:rsidR="00FB068B">
        <w:tab/>
      </w:r>
      <w:r w:rsidRPr="00E81D73">
        <w:t>indicates a mandatory requirement to do something</w:t>
      </w:r>
    </w:p>
    <w:p w14:paraId="2C471769" w14:textId="77777777" w:rsidR="00B76D0F" w:rsidRPr="00E81D73" w:rsidRDefault="00FA484A">
      <w:pPr>
        <w:pStyle w:val="EX"/>
      </w:pPr>
      <w:r w:rsidRPr="00E81D73">
        <w:rPr>
          <w:b/>
        </w:rPr>
        <w:t>shall not</w:t>
      </w:r>
      <w:r w:rsidRPr="00E81D73">
        <w:tab/>
        <w:t>indicates an interdiction (prohibition) to do something</w:t>
      </w:r>
    </w:p>
    <w:p w14:paraId="2C47176A" w14:textId="77777777" w:rsidR="00B76D0F" w:rsidRPr="00E81D73" w:rsidRDefault="00FA484A">
      <w:r w:rsidRPr="00E81D73">
        <w:t>The constructions "shall" and "shall not" are confined to the context of normative provisions, and do not appear in Technical Reports.</w:t>
      </w:r>
    </w:p>
    <w:p w14:paraId="2C47176B" w14:textId="77777777" w:rsidR="00B76D0F" w:rsidRPr="00E81D73" w:rsidRDefault="00FA484A">
      <w:r w:rsidRPr="00E81D73">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14:paraId="2C47176C" w14:textId="303245CD" w:rsidR="00B76D0F" w:rsidRPr="00E81D73" w:rsidRDefault="00FA484A">
      <w:pPr>
        <w:pStyle w:val="EX"/>
      </w:pPr>
      <w:r w:rsidRPr="00E81D73">
        <w:rPr>
          <w:b/>
        </w:rPr>
        <w:t>should</w:t>
      </w:r>
      <w:r w:rsidR="00FB068B">
        <w:tab/>
      </w:r>
      <w:r w:rsidRPr="00E81D73">
        <w:t>indicates a recommendation to do something</w:t>
      </w:r>
    </w:p>
    <w:p w14:paraId="2C47176D" w14:textId="77777777" w:rsidR="00B76D0F" w:rsidRPr="00E81D73" w:rsidRDefault="00FA484A">
      <w:pPr>
        <w:pStyle w:val="EX"/>
      </w:pPr>
      <w:r w:rsidRPr="00E81D73">
        <w:rPr>
          <w:b/>
        </w:rPr>
        <w:t>should not</w:t>
      </w:r>
      <w:r w:rsidRPr="00E81D73">
        <w:tab/>
        <w:t>indicates a recommendation not to do something</w:t>
      </w:r>
    </w:p>
    <w:p w14:paraId="2C47176E" w14:textId="5F167BD9" w:rsidR="00B76D0F" w:rsidRPr="00E81D73" w:rsidRDefault="00FA484A">
      <w:pPr>
        <w:pStyle w:val="EX"/>
      </w:pPr>
      <w:r w:rsidRPr="00E81D73">
        <w:rPr>
          <w:b/>
        </w:rPr>
        <w:t>may</w:t>
      </w:r>
      <w:r w:rsidR="00FB068B">
        <w:tab/>
      </w:r>
      <w:r w:rsidRPr="00E81D73">
        <w:t>indicates permission to do something</w:t>
      </w:r>
    </w:p>
    <w:p w14:paraId="2C47176F" w14:textId="77777777" w:rsidR="00B76D0F" w:rsidRPr="00E81D73" w:rsidRDefault="00FA484A">
      <w:pPr>
        <w:pStyle w:val="EX"/>
      </w:pPr>
      <w:r w:rsidRPr="00E81D73">
        <w:rPr>
          <w:b/>
        </w:rPr>
        <w:t>need not</w:t>
      </w:r>
      <w:r w:rsidRPr="00E81D73">
        <w:tab/>
        <w:t>indicates permission not to do something</w:t>
      </w:r>
    </w:p>
    <w:p w14:paraId="2C471770" w14:textId="77777777" w:rsidR="00B76D0F" w:rsidRPr="00E81D73" w:rsidRDefault="00FA484A">
      <w:r w:rsidRPr="00E81D73">
        <w:t>The construction "may not" is ambiguous and is not used in normative elements. The unambiguous constructions "might not" or "shall not" are used instead, depending upon the meaning intended.</w:t>
      </w:r>
    </w:p>
    <w:p w14:paraId="2C471771" w14:textId="3F19597D" w:rsidR="00B76D0F" w:rsidRPr="00E81D73" w:rsidRDefault="00FA484A">
      <w:pPr>
        <w:pStyle w:val="EX"/>
      </w:pPr>
      <w:r w:rsidRPr="00E81D73">
        <w:rPr>
          <w:b/>
        </w:rPr>
        <w:t>can</w:t>
      </w:r>
      <w:r w:rsidR="00FB068B">
        <w:tab/>
      </w:r>
      <w:r w:rsidRPr="00E81D73">
        <w:t>indicates that something is possible</w:t>
      </w:r>
    </w:p>
    <w:p w14:paraId="2C471772" w14:textId="503214F0" w:rsidR="00B76D0F" w:rsidRPr="00E81D73" w:rsidRDefault="00FA484A">
      <w:pPr>
        <w:pStyle w:val="EX"/>
      </w:pPr>
      <w:r w:rsidRPr="00E81D73">
        <w:rPr>
          <w:b/>
        </w:rPr>
        <w:t>cannot</w:t>
      </w:r>
      <w:r w:rsidR="00FB068B">
        <w:tab/>
      </w:r>
      <w:r w:rsidRPr="00E81D73">
        <w:t>indicates that something is impossible</w:t>
      </w:r>
    </w:p>
    <w:p w14:paraId="2C471773" w14:textId="77777777" w:rsidR="00B76D0F" w:rsidRPr="00E81D73" w:rsidRDefault="00FA484A">
      <w:r w:rsidRPr="00E81D73">
        <w:t>The constructions "can" and "cannot" are not substitutes for "may" and "need not".</w:t>
      </w:r>
    </w:p>
    <w:p w14:paraId="2C471774" w14:textId="15531153" w:rsidR="00B76D0F" w:rsidRPr="00E81D73" w:rsidRDefault="00FA484A">
      <w:pPr>
        <w:pStyle w:val="EX"/>
      </w:pPr>
      <w:r w:rsidRPr="00E81D73">
        <w:rPr>
          <w:b/>
        </w:rPr>
        <w:t>will</w:t>
      </w:r>
      <w:r w:rsidR="00FB068B">
        <w:tab/>
      </w:r>
      <w:r w:rsidRPr="00E81D73">
        <w:t>indicates that something is certain or expected to happen as a result of action taken by an agency the behaviour of which is outside the scope of the present document</w:t>
      </w:r>
    </w:p>
    <w:p w14:paraId="2C471775" w14:textId="6F664059" w:rsidR="00B76D0F" w:rsidRPr="00E81D73" w:rsidRDefault="00FA484A">
      <w:pPr>
        <w:pStyle w:val="EX"/>
      </w:pPr>
      <w:r w:rsidRPr="00E81D73">
        <w:rPr>
          <w:b/>
        </w:rPr>
        <w:t>will not</w:t>
      </w:r>
      <w:r w:rsidR="00FB068B">
        <w:tab/>
      </w:r>
      <w:r w:rsidRPr="00E81D73">
        <w:t>indicates that something is certain or expected not to happen as a result of action taken by an agency the behaviour of which is outside the scope of the present document</w:t>
      </w:r>
    </w:p>
    <w:p w14:paraId="2C471776" w14:textId="77777777" w:rsidR="00B76D0F" w:rsidRPr="00E81D73" w:rsidRDefault="00FA484A">
      <w:pPr>
        <w:pStyle w:val="EX"/>
      </w:pPr>
      <w:r w:rsidRPr="00E81D73">
        <w:rPr>
          <w:b/>
        </w:rPr>
        <w:t>might</w:t>
      </w:r>
      <w:r w:rsidRPr="00E81D73">
        <w:tab/>
        <w:t>indicates a likelihood that something will happen as a result of action taken by some agency the behaviour of which is outside the scope of the present document</w:t>
      </w:r>
    </w:p>
    <w:p w14:paraId="2C471777" w14:textId="77777777" w:rsidR="00B76D0F" w:rsidRPr="00E81D73" w:rsidRDefault="00FA484A">
      <w:pPr>
        <w:pStyle w:val="EX"/>
      </w:pPr>
      <w:r w:rsidRPr="00E81D73">
        <w:rPr>
          <w:b/>
        </w:rPr>
        <w:t>might not</w:t>
      </w:r>
      <w:r w:rsidRPr="00E81D73">
        <w:tab/>
        <w:t>indicates a likelihood that something will not happen as a result of action taken by some agency the behaviour of which is outside the scope of the present document</w:t>
      </w:r>
    </w:p>
    <w:p w14:paraId="2C471778" w14:textId="77777777" w:rsidR="00B76D0F" w:rsidRPr="00E81D73" w:rsidRDefault="00FA484A">
      <w:r w:rsidRPr="00E81D73">
        <w:t>In addition:</w:t>
      </w:r>
    </w:p>
    <w:p w14:paraId="2C471779" w14:textId="77777777" w:rsidR="00B76D0F" w:rsidRPr="00E81D73" w:rsidRDefault="00FA484A">
      <w:pPr>
        <w:pStyle w:val="EX"/>
      </w:pPr>
      <w:r w:rsidRPr="00E81D73">
        <w:rPr>
          <w:b/>
        </w:rPr>
        <w:t>is</w:t>
      </w:r>
      <w:r w:rsidRPr="00E81D73">
        <w:tab/>
        <w:t>(or any other verb in the indicative mood) indicates a statement of fact</w:t>
      </w:r>
    </w:p>
    <w:p w14:paraId="2C47177A" w14:textId="77777777" w:rsidR="00B76D0F" w:rsidRPr="00E81D73" w:rsidRDefault="00FA484A">
      <w:pPr>
        <w:pStyle w:val="EX"/>
      </w:pPr>
      <w:r w:rsidRPr="00E81D73">
        <w:rPr>
          <w:b/>
        </w:rPr>
        <w:t>is not</w:t>
      </w:r>
      <w:r w:rsidRPr="00E81D73">
        <w:tab/>
        <w:t>(or any other negative verb in the indicative mood) indicates a statement of fact</w:t>
      </w:r>
    </w:p>
    <w:p w14:paraId="2C47177B" w14:textId="77777777" w:rsidR="00B76D0F" w:rsidRPr="00E81D73" w:rsidRDefault="00FA484A">
      <w:r w:rsidRPr="00E81D73">
        <w:t>The constructions "is" and "is not" do not indicate requirements.</w:t>
      </w:r>
    </w:p>
    <w:p w14:paraId="2C47177C" w14:textId="77777777" w:rsidR="00B76D0F" w:rsidRPr="00E81D73" w:rsidRDefault="00FA484A">
      <w:pPr>
        <w:pStyle w:val="Heading1"/>
      </w:pPr>
      <w:bookmarkStart w:id="16" w:name="introduction"/>
      <w:bookmarkEnd w:id="16"/>
      <w:r w:rsidRPr="00E81D73">
        <w:br w:type="page"/>
      </w:r>
      <w:bookmarkStart w:id="17" w:name="scope"/>
      <w:bookmarkStart w:id="18" w:name="_Toc74066023"/>
      <w:bookmarkStart w:id="19" w:name="_Toc233198643"/>
      <w:bookmarkEnd w:id="17"/>
      <w:r w:rsidRPr="00E81D73">
        <w:t>1</w:t>
      </w:r>
      <w:r w:rsidRPr="00E81D73">
        <w:tab/>
        <w:t>Scope</w:t>
      </w:r>
      <w:bookmarkEnd w:id="18"/>
      <w:bookmarkEnd w:id="19"/>
    </w:p>
    <w:p w14:paraId="2C47177D" w14:textId="77777777" w:rsidR="00B76D0F" w:rsidRPr="00E81D73" w:rsidRDefault="00FA484A">
      <w:r w:rsidRPr="00E81D73">
        <w:t>The present document contains requirements and test cases that are specific to the NWDAF network product class. It refers to the Catalogue of General Security Assurance Requirements and formulates specific adaptions of the requirements and test cases, as well as specifying requirements and test cases unique to the NWDAF network product class.</w:t>
      </w:r>
    </w:p>
    <w:p w14:paraId="2C47177E" w14:textId="77777777" w:rsidR="00B76D0F" w:rsidRPr="00E81D73" w:rsidRDefault="00FA484A">
      <w:pPr>
        <w:pStyle w:val="Heading1"/>
      </w:pPr>
      <w:bookmarkStart w:id="20" w:name="references"/>
      <w:bookmarkStart w:id="21" w:name="_Toc74066024"/>
      <w:bookmarkStart w:id="22" w:name="_Toc233198644"/>
      <w:bookmarkEnd w:id="20"/>
      <w:r w:rsidRPr="00E81D73">
        <w:t>2</w:t>
      </w:r>
      <w:r w:rsidRPr="00E81D73">
        <w:tab/>
        <w:t>References</w:t>
      </w:r>
      <w:bookmarkEnd w:id="21"/>
      <w:bookmarkEnd w:id="22"/>
    </w:p>
    <w:p w14:paraId="2C47177F" w14:textId="77777777" w:rsidR="00B76D0F" w:rsidRPr="00E81D73" w:rsidRDefault="00FA484A">
      <w:r w:rsidRPr="00E81D73">
        <w:t>The following documents contain provisions which, through reference in this text, constitute provisions of the present document.</w:t>
      </w:r>
    </w:p>
    <w:p w14:paraId="2C471780" w14:textId="77777777" w:rsidR="00B76D0F" w:rsidRPr="00E81D73" w:rsidRDefault="00FA484A">
      <w:pPr>
        <w:pStyle w:val="B10"/>
      </w:pPr>
      <w:r w:rsidRPr="00E81D73">
        <w:t>-</w:t>
      </w:r>
      <w:r w:rsidRPr="00E81D73">
        <w:tab/>
        <w:t>References are either specific (identified by date of publication, edition number, version number, etc.) or non</w:t>
      </w:r>
      <w:r w:rsidRPr="00E81D73">
        <w:noBreakHyphen/>
        <w:t>specific.</w:t>
      </w:r>
    </w:p>
    <w:p w14:paraId="2C471781" w14:textId="77777777" w:rsidR="00B76D0F" w:rsidRPr="00E81D73" w:rsidRDefault="00FA484A">
      <w:pPr>
        <w:pStyle w:val="B10"/>
      </w:pPr>
      <w:r w:rsidRPr="00E81D73">
        <w:t>-</w:t>
      </w:r>
      <w:r w:rsidRPr="00E81D73">
        <w:tab/>
        <w:t>For a specific reference, subsequent revisions do not apply.</w:t>
      </w:r>
    </w:p>
    <w:p w14:paraId="2C471782" w14:textId="77777777" w:rsidR="00B76D0F" w:rsidRPr="00E81D73" w:rsidRDefault="00FA484A">
      <w:pPr>
        <w:pStyle w:val="B10"/>
      </w:pPr>
      <w:r w:rsidRPr="00E81D73">
        <w:t>-</w:t>
      </w:r>
      <w:r w:rsidRPr="00E81D73">
        <w:tab/>
        <w:t>For a non-specific reference, the latest version applies. In the case of a reference to a 3GPP document (including a GSM document), a non-specific reference implicitly refers to the latest version of that document</w:t>
      </w:r>
      <w:r w:rsidRPr="00E81D73">
        <w:rPr>
          <w:i/>
        </w:rPr>
        <w:t xml:space="preserve"> in the same Release as the present document</w:t>
      </w:r>
      <w:r w:rsidRPr="00E81D73">
        <w:t>.</w:t>
      </w:r>
    </w:p>
    <w:p w14:paraId="2C471783" w14:textId="77777777" w:rsidR="00B76D0F" w:rsidRPr="00E81D73" w:rsidRDefault="00FA484A">
      <w:pPr>
        <w:pStyle w:val="EX"/>
      </w:pPr>
      <w:r w:rsidRPr="00E81D73">
        <w:t>[1]</w:t>
      </w:r>
      <w:r w:rsidRPr="00E81D73">
        <w:tab/>
        <w:t>3GPP TR 21.905: "Vocabulary for 3GPP Specifications".</w:t>
      </w:r>
    </w:p>
    <w:p w14:paraId="2C471784" w14:textId="13608211" w:rsidR="00B76D0F" w:rsidRPr="00E81D73" w:rsidRDefault="00FA484A" w:rsidP="001C0050">
      <w:pPr>
        <w:pStyle w:val="EX"/>
      </w:pPr>
      <w:r w:rsidRPr="00E81D73">
        <w:t>[</w:t>
      </w:r>
      <w:r w:rsidRPr="00E81D73">
        <w:rPr>
          <w:rFonts w:hint="eastAsia"/>
          <w:lang w:eastAsia="zh-CN"/>
        </w:rPr>
        <w:t>2</w:t>
      </w:r>
      <w:r w:rsidRPr="00E81D73">
        <w:t>]</w:t>
      </w:r>
      <w:r w:rsidRPr="00E81D73">
        <w:tab/>
        <w:t>3GPP TS 23.288: "Architecture enhancements for 5G System (5GS) to support network data analytics services".</w:t>
      </w:r>
    </w:p>
    <w:p w14:paraId="2C471785" w14:textId="60220CC5" w:rsidR="00B76D0F" w:rsidRPr="00E81D73" w:rsidRDefault="00FA484A" w:rsidP="001C0050">
      <w:pPr>
        <w:pStyle w:val="EX"/>
      </w:pPr>
      <w:r w:rsidRPr="00E81D73">
        <w:t>[</w:t>
      </w:r>
      <w:r w:rsidRPr="00E81D73">
        <w:rPr>
          <w:rFonts w:hint="eastAsia"/>
          <w:lang w:eastAsia="zh-CN"/>
        </w:rPr>
        <w:t>3</w:t>
      </w:r>
      <w:r w:rsidRPr="00E81D73">
        <w:t>]</w:t>
      </w:r>
      <w:r w:rsidRPr="00E81D73">
        <w:tab/>
        <w:t>3GPP TS 33.117: "Catalogue of general security assurance requirements"</w:t>
      </w:r>
      <w:r w:rsidR="00C970BA" w:rsidRPr="00E81D73">
        <w:t>.</w:t>
      </w:r>
    </w:p>
    <w:p w14:paraId="2C471786" w14:textId="656FC55D" w:rsidR="00B76D0F" w:rsidRDefault="00FA484A" w:rsidP="001C0050">
      <w:pPr>
        <w:pStyle w:val="EX"/>
      </w:pPr>
      <w:r w:rsidRPr="00E81D73">
        <w:t>[</w:t>
      </w:r>
      <w:r w:rsidRPr="00E81D73">
        <w:rPr>
          <w:rFonts w:hint="eastAsia"/>
          <w:lang w:eastAsia="zh-CN"/>
        </w:rPr>
        <w:t>4</w:t>
      </w:r>
      <w:r w:rsidRPr="00E81D73">
        <w:t>]</w:t>
      </w:r>
      <w:r w:rsidRPr="00E81D73">
        <w:tab/>
        <w:t>3GPP TR 33.926: "Security Assurance Specification (SCAS) threats and critical assets in 3GPP network product classes"</w:t>
      </w:r>
      <w:r w:rsidR="00C970BA" w:rsidRPr="00E81D73">
        <w:t>.</w:t>
      </w:r>
    </w:p>
    <w:p w14:paraId="0BF37A53" w14:textId="7AF5C397" w:rsidR="00DA55E7" w:rsidRDefault="00DA55E7" w:rsidP="001C0050">
      <w:pPr>
        <w:pStyle w:val="EX"/>
      </w:pPr>
      <w:r>
        <w:t>[</w:t>
      </w:r>
      <w:r>
        <w:rPr>
          <w:lang w:eastAsia="zh-CN"/>
        </w:rPr>
        <w:t>5</w:t>
      </w:r>
      <w:r>
        <w:t>]</w:t>
      </w:r>
      <w:r>
        <w:tab/>
        <w:t>3GPP TS 23.501: "System Architecture for 5G System (5GS)".</w:t>
      </w:r>
    </w:p>
    <w:p w14:paraId="0C25D052" w14:textId="7C8F6EA8" w:rsidR="00DF75F2" w:rsidRDefault="00DF75F2" w:rsidP="001C0050">
      <w:pPr>
        <w:pStyle w:val="EX"/>
      </w:pPr>
      <w:r w:rsidRPr="00DF75F2">
        <w:t>[</w:t>
      </w:r>
      <w:r>
        <w:t>6</w:t>
      </w:r>
      <w:r w:rsidRPr="00DF75F2">
        <w:t>]</w:t>
      </w:r>
      <w:r w:rsidRPr="00DF75F2">
        <w:tab/>
        <w:t>3GPP TS 29.552: "Network Data Analytics signalling flows".</w:t>
      </w:r>
    </w:p>
    <w:p w14:paraId="6D562F24" w14:textId="0A69EBE5" w:rsidR="00D75863" w:rsidRPr="009166C8" w:rsidRDefault="00D75863" w:rsidP="00D75863">
      <w:pPr>
        <w:pStyle w:val="EX"/>
        <w:rPr>
          <w:lang w:val="en-US" w:eastAsia="zh-CN"/>
        </w:rPr>
      </w:pPr>
      <w:r>
        <w:rPr>
          <w:rFonts w:hint="eastAsia"/>
          <w:lang w:val="en-US" w:eastAsia="zh-CN"/>
        </w:rPr>
        <w:t>[</w:t>
      </w:r>
      <w:r>
        <w:rPr>
          <w:lang w:val="en-US" w:eastAsia="zh-CN"/>
        </w:rPr>
        <w:t>7]</w:t>
      </w:r>
      <w:r>
        <w:rPr>
          <w:lang w:val="en-US" w:eastAsia="zh-CN"/>
        </w:rPr>
        <w:tab/>
        <w:t xml:space="preserve">3GPP TS 33.501: </w:t>
      </w:r>
      <w:r w:rsidRPr="00E5706A">
        <w:t>"Security architecture and procedures for 5G System".</w:t>
      </w:r>
    </w:p>
    <w:p w14:paraId="2F69FE93" w14:textId="77777777" w:rsidR="00D75863" w:rsidRPr="00D75863" w:rsidRDefault="00D75863" w:rsidP="001C0050">
      <w:pPr>
        <w:pStyle w:val="EX"/>
        <w:rPr>
          <w:lang w:val="en-US"/>
        </w:rPr>
      </w:pPr>
    </w:p>
    <w:p w14:paraId="2C471787" w14:textId="77777777" w:rsidR="00B76D0F" w:rsidRPr="00E81D73" w:rsidRDefault="00FA484A">
      <w:pPr>
        <w:pStyle w:val="Heading1"/>
      </w:pPr>
      <w:bookmarkStart w:id="23" w:name="definitions"/>
      <w:bookmarkStart w:id="24" w:name="_Toc74066025"/>
      <w:bookmarkStart w:id="25" w:name="_Toc233198645"/>
      <w:bookmarkEnd w:id="23"/>
      <w:r w:rsidRPr="00E81D73">
        <w:t>3</w:t>
      </w:r>
      <w:r w:rsidRPr="00E81D73">
        <w:tab/>
        <w:t>Definitions of terms, symbols and abbreviations</w:t>
      </w:r>
      <w:bookmarkEnd w:id="24"/>
      <w:bookmarkEnd w:id="25"/>
    </w:p>
    <w:p w14:paraId="2C471788" w14:textId="77777777" w:rsidR="00B76D0F" w:rsidRPr="00E81D73" w:rsidRDefault="00FA484A">
      <w:pPr>
        <w:pStyle w:val="Heading2"/>
      </w:pPr>
      <w:bookmarkStart w:id="26" w:name="_Toc74066026"/>
      <w:bookmarkStart w:id="27" w:name="_Toc233198646"/>
      <w:r w:rsidRPr="00E81D73">
        <w:t>3.1</w:t>
      </w:r>
      <w:r w:rsidRPr="00E81D73">
        <w:tab/>
        <w:t>Terms</w:t>
      </w:r>
      <w:bookmarkEnd w:id="26"/>
      <w:bookmarkEnd w:id="27"/>
    </w:p>
    <w:p w14:paraId="2C471789" w14:textId="14259CCF" w:rsidR="00B76D0F" w:rsidRPr="00E81D73" w:rsidRDefault="00FA484A">
      <w:r w:rsidRPr="00E81D73">
        <w:t xml:space="preserve">For the purposes of the present document, the terms given in </w:t>
      </w:r>
      <w:r w:rsidR="00FB068B">
        <w:t>TR</w:t>
      </w:r>
      <w:r w:rsidRPr="00E81D73">
        <w:t xml:space="preserve"> 21.905 [1] and the following apply. A term defined in the present document takes precedence over the definition of the same term, if any, in </w:t>
      </w:r>
      <w:r w:rsidR="00FB068B">
        <w:t>TR</w:t>
      </w:r>
      <w:r w:rsidRPr="00E81D73">
        <w:t> 21.905 [1].</w:t>
      </w:r>
    </w:p>
    <w:p w14:paraId="2C47178B" w14:textId="77777777" w:rsidR="00B76D0F" w:rsidRPr="00E81D73" w:rsidRDefault="00FA484A">
      <w:pPr>
        <w:pStyle w:val="Heading2"/>
      </w:pPr>
      <w:bookmarkStart w:id="28" w:name="_Toc74066027"/>
      <w:bookmarkStart w:id="29" w:name="_Toc233198647"/>
      <w:r w:rsidRPr="00E81D73">
        <w:t>3.2</w:t>
      </w:r>
      <w:r w:rsidRPr="00E81D73">
        <w:tab/>
        <w:t>Symbols</w:t>
      </w:r>
      <w:bookmarkEnd w:id="28"/>
      <w:bookmarkEnd w:id="29"/>
    </w:p>
    <w:p w14:paraId="2C47178E" w14:textId="3792CFF6" w:rsidR="00B76D0F" w:rsidRPr="00E81D73" w:rsidRDefault="001913ED">
      <w:pPr>
        <w:pStyle w:val="EW"/>
      </w:pPr>
      <w:r w:rsidRPr="00E81D73">
        <w:t>Void</w:t>
      </w:r>
    </w:p>
    <w:p w14:paraId="2C47178F" w14:textId="77777777" w:rsidR="00B76D0F" w:rsidRPr="00E81D73" w:rsidRDefault="00FA484A" w:rsidP="0046384E">
      <w:pPr>
        <w:pStyle w:val="Heading2"/>
        <w:keepNext w:val="0"/>
      </w:pPr>
      <w:bookmarkStart w:id="30" w:name="_Toc74066028"/>
      <w:bookmarkStart w:id="31" w:name="_Toc233198648"/>
      <w:r w:rsidRPr="00E81D73">
        <w:t>3.3</w:t>
      </w:r>
      <w:r w:rsidRPr="00E81D73">
        <w:tab/>
        <w:t>Abbreviations</w:t>
      </w:r>
      <w:bookmarkEnd w:id="30"/>
      <w:bookmarkEnd w:id="31"/>
    </w:p>
    <w:p w14:paraId="2C471792" w14:textId="52054733" w:rsidR="00B76D0F" w:rsidRPr="00E81D73" w:rsidRDefault="00FA484A" w:rsidP="0046384E">
      <w:r w:rsidRPr="00E81D73">
        <w:t xml:space="preserve">For the purposes of the present document, the abbreviations given in </w:t>
      </w:r>
      <w:r w:rsidR="00FB068B">
        <w:t>TR</w:t>
      </w:r>
      <w:r w:rsidRPr="00E81D73">
        <w:t xml:space="preserve"> 21.905 [1] and the following apply. An abbreviation defined in the present document takes precedence over the definition of the same abbreviation, if any, in </w:t>
      </w:r>
      <w:r w:rsidR="00FB068B">
        <w:t>TR</w:t>
      </w:r>
      <w:r w:rsidRPr="00E81D73">
        <w:t> 21.905 [1].</w:t>
      </w:r>
    </w:p>
    <w:p w14:paraId="2C471793" w14:textId="77777777" w:rsidR="00B76D0F" w:rsidRPr="00E81D73" w:rsidRDefault="00FA484A">
      <w:pPr>
        <w:pStyle w:val="Heading1"/>
      </w:pPr>
      <w:bookmarkStart w:id="32" w:name="clause4"/>
      <w:bookmarkStart w:id="33" w:name="_Toc74066029"/>
      <w:bookmarkStart w:id="34" w:name="_Toc233198649"/>
      <w:bookmarkEnd w:id="32"/>
      <w:r w:rsidRPr="00E81D73">
        <w:t>4</w:t>
      </w:r>
      <w:r w:rsidRPr="00E81D73">
        <w:tab/>
        <w:t>NWDAF-specific security requirements and related test cases</w:t>
      </w:r>
      <w:bookmarkEnd w:id="33"/>
      <w:bookmarkEnd w:id="34"/>
    </w:p>
    <w:p w14:paraId="2C471794" w14:textId="77777777" w:rsidR="00B76D0F" w:rsidRPr="00E81D73" w:rsidRDefault="00FA484A">
      <w:pPr>
        <w:pStyle w:val="Heading2"/>
      </w:pPr>
      <w:bookmarkStart w:id="35" w:name="_Toc74066030"/>
      <w:bookmarkStart w:id="36" w:name="_Toc233198650"/>
      <w:r w:rsidRPr="00E81D73">
        <w:t>4.1</w:t>
      </w:r>
      <w:r w:rsidRPr="00E81D73">
        <w:tab/>
        <w:t>Introduction</w:t>
      </w:r>
      <w:bookmarkEnd w:id="35"/>
      <w:bookmarkEnd w:id="36"/>
    </w:p>
    <w:p w14:paraId="2C471795" w14:textId="77777777" w:rsidR="008F4FBA" w:rsidRPr="00E81D73" w:rsidRDefault="008F4FBA" w:rsidP="008F4FBA">
      <w:pPr>
        <w:rPr>
          <w:rFonts w:eastAsia="SimSun"/>
        </w:rPr>
      </w:pPr>
      <w:r w:rsidRPr="00E81D73">
        <w:rPr>
          <w:rFonts w:eastAsia="SimSun"/>
        </w:rPr>
        <w:t>NWDAF specific security requirements include both requirements derived from NWDAF-specific security functional requirements in relevant specifications as well as security requirements introduced in the present document derived from the threats specific to NWDAF as described in TR 33.926 [4].</w:t>
      </w:r>
    </w:p>
    <w:p w14:paraId="2C471796" w14:textId="77777777" w:rsidR="00B76D0F" w:rsidRPr="00E81D73" w:rsidRDefault="00FA484A">
      <w:pPr>
        <w:pStyle w:val="Heading2"/>
      </w:pPr>
      <w:bookmarkStart w:id="37" w:name="_Toc74066031"/>
      <w:bookmarkStart w:id="38" w:name="_Toc233198651"/>
      <w:r w:rsidRPr="00E81D73">
        <w:t>4.2</w:t>
      </w:r>
      <w:r w:rsidRPr="00E81D73">
        <w:tab/>
        <w:t>NWDAF-specific security functional requirements and related test cases</w:t>
      </w:r>
      <w:bookmarkEnd w:id="37"/>
      <w:bookmarkEnd w:id="38"/>
    </w:p>
    <w:p w14:paraId="2C471797" w14:textId="77777777" w:rsidR="00B76D0F" w:rsidRPr="00E81D73" w:rsidRDefault="00FA484A">
      <w:pPr>
        <w:pStyle w:val="Heading3"/>
      </w:pPr>
      <w:bookmarkStart w:id="39" w:name="_Toc74066032"/>
      <w:bookmarkStart w:id="40" w:name="_Toc233198652"/>
      <w:r w:rsidRPr="00E81D73">
        <w:t>4.2.</w:t>
      </w:r>
      <w:r w:rsidRPr="00E81D73">
        <w:rPr>
          <w:rFonts w:hint="eastAsia"/>
          <w:lang w:eastAsia="zh-CN"/>
        </w:rPr>
        <w:t>1</w:t>
      </w:r>
      <w:r w:rsidRPr="00E81D73">
        <w:tab/>
        <w:t>Technical baseline</w:t>
      </w:r>
      <w:bookmarkEnd w:id="39"/>
      <w:bookmarkEnd w:id="40"/>
    </w:p>
    <w:p w14:paraId="2C471798" w14:textId="77777777" w:rsidR="00B76D0F" w:rsidRPr="00E81D73" w:rsidRDefault="00FA484A">
      <w:pPr>
        <w:pStyle w:val="Heading4"/>
      </w:pPr>
      <w:bookmarkStart w:id="41" w:name="_Toc74066033"/>
      <w:bookmarkStart w:id="42" w:name="_Toc233198653"/>
      <w:r w:rsidRPr="00E81D73">
        <w:t>4.2.</w:t>
      </w:r>
      <w:r w:rsidRPr="00E81D73">
        <w:rPr>
          <w:rFonts w:hint="eastAsia"/>
          <w:lang w:eastAsia="zh-CN"/>
        </w:rPr>
        <w:t>1</w:t>
      </w:r>
      <w:r w:rsidRPr="00E81D73">
        <w:t>.1</w:t>
      </w:r>
      <w:r w:rsidRPr="00E81D73">
        <w:tab/>
        <w:t>General</w:t>
      </w:r>
      <w:bookmarkEnd w:id="41"/>
      <w:bookmarkEnd w:id="42"/>
    </w:p>
    <w:p w14:paraId="2C471799" w14:textId="77777777" w:rsidR="00B76D0F" w:rsidRPr="00E81D73" w:rsidRDefault="00FA484A">
      <w:r w:rsidRPr="00E81D73">
        <w:t>The present clause provides baseline technical requirements.</w:t>
      </w:r>
    </w:p>
    <w:p w14:paraId="2C47179A" w14:textId="77777777" w:rsidR="00B76D0F" w:rsidRPr="00E81D73" w:rsidRDefault="00FA484A">
      <w:pPr>
        <w:pStyle w:val="Heading4"/>
      </w:pPr>
      <w:bookmarkStart w:id="43" w:name="_Toc74066034"/>
      <w:bookmarkStart w:id="44" w:name="_Toc233198654"/>
      <w:r w:rsidRPr="00E81D73">
        <w:t>4.2.</w:t>
      </w:r>
      <w:r w:rsidRPr="00E81D73">
        <w:rPr>
          <w:rFonts w:hint="eastAsia"/>
          <w:lang w:eastAsia="zh-CN"/>
        </w:rPr>
        <w:t>1</w:t>
      </w:r>
      <w:r w:rsidRPr="00E81D73">
        <w:t>.2</w:t>
      </w:r>
      <w:r w:rsidRPr="00E81D73">
        <w:tab/>
        <w:t>Protecting data and information</w:t>
      </w:r>
      <w:bookmarkEnd w:id="43"/>
      <w:bookmarkEnd w:id="44"/>
    </w:p>
    <w:p w14:paraId="2C47179B" w14:textId="77777777" w:rsidR="00B76D0F" w:rsidRPr="00E81D73" w:rsidRDefault="00FA484A">
      <w:pPr>
        <w:pStyle w:val="Heading5"/>
      </w:pPr>
      <w:bookmarkStart w:id="45" w:name="_Toc74066035"/>
      <w:bookmarkStart w:id="46" w:name="_Toc233198655"/>
      <w:r w:rsidRPr="00E81D73">
        <w:t>4.2.</w:t>
      </w:r>
      <w:r w:rsidRPr="00E81D73">
        <w:rPr>
          <w:rFonts w:hint="eastAsia"/>
          <w:lang w:eastAsia="zh-CN"/>
        </w:rPr>
        <w:t>1</w:t>
      </w:r>
      <w:r w:rsidRPr="00E81D73">
        <w:t>.2.1</w:t>
      </w:r>
      <w:r w:rsidRPr="00E81D73">
        <w:tab/>
        <w:t>Protecting</w:t>
      </w:r>
      <w:r w:rsidRPr="00E81D73">
        <w:rPr>
          <w:spacing w:val="-12"/>
        </w:rPr>
        <w:t xml:space="preserve"> </w:t>
      </w:r>
      <w:r w:rsidRPr="00E81D73">
        <w:t>data</w:t>
      </w:r>
      <w:r w:rsidRPr="00E81D73">
        <w:rPr>
          <w:spacing w:val="-5"/>
        </w:rPr>
        <w:t xml:space="preserve"> </w:t>
      </w:r>
      <w:r w:rsidRPr="00E81D73">
        <w:t>and</w:t>
      </w:r>
      <w:r w:rsidRPr="00E81D73">
        <w:rPr>
          <w:spacing w:val="-4"/>
        </w:rPr>
        <w:t xml:space="preserve"> </w:t>
      </w:r>
      <w:r w:rsidRPr="00E81D73">
        <w:t>information – general</w:t>
      </w:r>
      <w:bookmarkEnd w:id="45"/>
      <w:bookmarkEnd w:id="46"/>
    </w:p>
    <w:p w14:paraId="2C47179C" w14:textId="77777777" w:rsidR="00B76D0F" w:rsidRPr="00E81D73" w:rsidRDefault="00FA484A">
      <w:r w:rsidRPr="00E81D73">
        <w:rPr>
          <w:color w:val="000000"/>
        </w:rPr>
        <w:t xml:space="preserve">There are no NWDAF-specific additions to clause </w:t>
      </w:r>
      <w:r w:rsidRPr="00E81D73">
        <w:rPr>
          <w:rFonts w:hint="eastAsia"/>
          <w:color w:val="000000"/>
        </w:rPr>
        <w:t>4</w:t>
      </w:r>
      <w:r w:rsidRPr="00E81D73">
        <w:rPr>
          <w:color w:val="000000"/>
        </w:rPr>
        <w:t>.</w:t>
      </w:r>
      <w:r w:rsidRPr="00E81D73">
        <w:rPr>
          <w:rFonts w:hint="eastAsia"/>
          <w:color w:val="000000"/>
          <w:lang w:eastAsia="zh-CN"/>
        </w:rPr>
        <w:t>2</w:t>
      </w:r>
      <w:r w:rsidRPr="00E81D73">
        <w:rPr>
          <w:color w:val="000000"/>
        </w:rPr>
        <w:t>.3</w:t>
      </w:r>
      <w:r w:rsidRPr="00E81D73">
        <w:rPr>
          <w:rFonts w:hint="eastAsia"/>
          <w:color w:val="000000"/>
          <w:lang w:eastAsia="zh-CN"/>
        </w:rPr>
        <w:t>.2</w:t>
      </w:r>
      <w:r w:rsidRPr="00E81D73">
        <w:rPr>
          <w:color w:val="000000"/>
        </w:rPr>
        <w:t>.</w:t>
      </w:r>
      <w:r w:rsidRPr="00E81D73">
        <w:rPr>
          <w:rFonts w:hint="eastAsia"/>
          <w:color w:val="000000"/>
          <w:lang w:eastAsia="zh-CN"/>
        </w:rPr>
        <w:t>1</w:t>
      </w:r>
      <w:r w:rsidRPr="00E81D73">
        <w:rPr>
          <w:color w:val="000000"/>
        </w:rPr>
        <w:t xml:space="preserve"> of TS 33.117 [</w:t>
      </w:r>
      <w:r w:rsidRPr="00E81D73">
        <w:rPr>
          <w:rFonts w:hint="eastAsia"/>
          <w:color w:val="000000"/>
          <w:lang w:eastAsia="zh-CN"/>
        </w:rPr>
        <w:t>3</w:t>
      </w:r>
      <w:r w:rsidRPr="00E81D73">
        <w:rPr>
          <w:color w:val="000000"/>
        </w:rPr>
        <w:t>].</w:t>
      </w:r>
    </w:p>
    <w:p w14:paraId="2C47179D" w14:textId="77777777" w:rsidR="00B76D0F" w:rsidRPr="00E81D73" w:rsidRDefault="00FA484A">
      <w:pPr>
        <w:pStyle w:val="Heading5"/>
      </w:pPr>
      <w:bookmarkStart w:id="47" w:name="_Toc74066036"/>
      <w:bookmarkStart w:id="48" w:name="_Toc233198656"/>
      <w:r w:rsidRPr="00E81D73">
        <w:t>4.2.</w:t>
      </w:r>
      <w:r w:rsidRPr="00E81D73">
        <w:rPr>
          <w:rFonts w:hint="eastAsia"/>
          <w:lang w:eastAsia="zh-CN"/>
        </w:rPr>
        <w:t>1</w:t>
      </w:r>
      <w:r w:rsidRPr="00E81D73">
        <w:t>.2.2</w:t>
      </w:r>
      <w:r w:rsidRPr="00E81D73">
        <w:tab/>
        <w:t>Protecting</w:t>
      </w:r>
      <w:r w:rsidRPr="00E81D73">
        <w:rPr>
          <w:spacing w:val="-12"/>
        </w:rPr>
        <w:t xml:space="preserve"> </w:t>
      </w:r>
      <w:r w:rsidRPr="00E81D73">
        <w:t>data</w:t>
      </w:r>
      <w:r w:rsidRPr="00E81D73">
        <w:rPr>
          <w:spacing w:val="-5"/>
        </w:rPr>
        <w:t xml:space="preserve"> </w:t>
      </w:r>
      <w:r w:rsidRPr="00E81D73">
        <w:t>and</w:t>
      </w:r>
      <w:r w:rsidRPr="00E81D73">
        <w:rPr>
          <w:spacing w:val="-4"/>
        </w:rPr>
        <w:t xml:space="preserve"> </w:t>
      </w:r>
      <w:r w:rsidRPr="00E81D73">
        <w:t>information – Confidential System Internal Data</w:t>
      </w:r>
      <w:bookmarkEnd w:id="47"/>
      <w:bookmarkEnd w:id="48"/>
    </w:p>
    <w:p w14:paraId="2C47179E" w14:textId="77777777" w:rsidR="00B76D0F" w:rsidRPr="00E81D73" w:rsidRDefault="00FA484A">
      <w:r w:rsidRPr="00E81D73">
        <w:t xml:space="preserve">There are no NWDAF-specific additions to clause </w:t>
      </w:r>
      <w:r w:rsidRPr="00E81D73">
        <w:rPr>
          <w:rFonts w:hint="eastAsia"/>
        </w:rPr>
        <w:t>4</w:t>
      </w:r>
      <w:r w:rsidRPr="00E81D73">
        <w:t>.</w:t>
      </w:r>
      <w:r w:rsidRPr="00E81D73">
        <w:rPr>
          <w:rFonts w:hint="eastAsia"/>
        </w:rPr>
        <w:t>2</w:t>
      </w:r>
      <w:r w:rsidRPr="00E81D73">
        <w:t>.3</w:t>
      </w:r>
      <w:r w:rsidRPr="00E81D73">
        <w:rPr>
          <w:rFonts w:hint="eastAsia"/>
        </w:rPr>
        <w:t>.2</w:t>
      </w:r>
      <w:r w:rsidRPr="00E81D73">
        <w:t>.2 of TS 33.117 [</w:t>
      </w:r>
      <w:r w:rsidRPr="00E81D73">
        <w:rPr>
          <w:rFonts w:hint="eastAsia"/>
          <w:lang w:eastAsia="zh-CN"/>
        </w:rPr>
        <w:t>3</w:t>
      </w:r>
      <w:r w:rsidRPr="00E81D73">
        <w:t>].</w:t>
      </w:r>
    </w:p>
    <w:p w14:paraId="2C47179F" w14:textId="77777777" w:rsidR="00B76D0F" w:rsidRPr="00E81D73" w:rsidRDefault="00FA484A">
      <w:pPr>
        <w:pStyle w:val="Heading5"/>
      </w:pPr>
      <w:bookmarkStart w:id="49" w:name="_Toc74066037"/>
      <w:bookmarkStart w:id="50" w:name="_Toc233198657"/>
      <w:r w:rsidRPr="00E81D73">
        <w:t>4.2.</w:t>
      </w:r>
      <w:r w:rsidRPr="00E81D73">
        <w:rPr>
          <w:rFonts w:hint="eastAsia"/>
          <w:lang w:eastAsia="zh-CN"/>
        </w:rPr>
        <w:t>1</w:t>
      </w:r>
      <w:r w:rsidRPr="00E81D73">
        <w:t>.2.3</w:t>
      </w:r>
      <w:r w:rsidRPr="00E81D73">
        <w:tab/>
        <w:t>Protecting</w:t>
      </w:r>
      <w:r w:rsidRPr="00E81D73">
        <w:rPr>
          <w:spacing w:val="-12"/>
        </w:rPr>
        <w:t xml:space="preserve"> </w:t>
      </w:r>
      <w:r w:rsidRPr="00E81D73">
        <w:t>data</w:t>
      </w:r>
      <w:r w:rsidRPr="00E81D73">
        <w:rPr>
          <w:spacing w:val="-5"/>
        </w:rPr>
        <w:t xml:space="preserve"> </w:t>
      </w:r>
      <w:r w:rsidRPr="00E81D73">
        <w:t>and</w:t>
      </w:r>
      <w:r w:rsidRPr="00E81D73">
        <w:rPr>
          <w:spacing w:val="-4"/>
        </w:rPr>
        <w:t xml:space="preserve"> </w:t>
      </w:r>
      <w:r w:rsidRPr="00E81D73">
        <w:t>information in storage</w:t>
      </w:r>
      <w:bookmarkEnd w:id="49"/>
      <w:bookmarkEnd w:id="50"/>
    </w:p>
    <w:p w14:paraId="2C4717A0" w14:textId="77777777" w:rsidR="00B76D0F" w:rsidRPr="00E81D73" w:rsidRDefault="00FA484A">
      <w:r w:rsidRPr="00E81D73">
        <w:t xml:space="preserve">There are no NWDAF-specific additions to clause </w:t>
      </w:r>
      <w:r w:rsidRPr="00E81D73">
        <w:rPr>
          <w:rFonts w:hint="eastAsia"/>
        </w:rPr>
        <w:t>4</w:t>
      </w:r>
      <w:r w:rsidRPr="00E81D73">
        <w:t>.</w:t>
      </w:r>
      <w:r w:rsidRPr="00E81D73">
        <w:rPr>
          <w:rFonts w:hint="eastAsia"/>
        </w:rPr>
        <w:t>2</w:t>
      </w:r>
      <w:r w:rsidRPr="00E81D73">
        <w:t>.3</w:t>
      </w:r>
      <w:r w:rsidRPr="00E81D73">
        <w:rPr>
          <w:rFonts w:hint="eastAsia"/>
        </w:rPr>
        <w:t>.2</w:t>
      </w:r>
      <w:r w:rsidRPr="00E81D73">
        <w:t>.3 of TS 33.117 [</w:t>
      </w:r>
      <w:r w:rsidRPr="00E81D73">
        <w:rPr>
          <w:rFonts w:hint="eastAsia"/>
          <w:lang w:eastAsia="zh-CN"/>
        </w:rPr>
        <w:t>3</w:t>
      </w:r>
      <w:r w:rsidRPr="00E81D73">
        <w:t>].</w:t>
      </w:r>
    </w:p>
    <w:p w14:paraId="2C4717A1" w14:textId="77777777" w:rsidR="008F4FBA" w:rsidRPr="00E81D73" w:rsidRDefault="008F4FBA" w:rsidP="001913ED">
      <w:pPr>
        <w:pStyle w:val="Heading5"/>
      </w:pPr>
      <w:bookmarkStart w:id="51" w:name="_Toc74066038"/>
      <w:bookmarkStart w:id="52" w:name="_Toc233198658"/>
      <w:r w:rsidRPr="00E81D73">
        <w:t>4.2.</w:t>
      </w:r>
      <w:r w:rsidRPr="00E81D73">
        <w:rPr>
          <w:lang w:eastAsia="zh-CN"/>
        </w:rPr>
        <w:t>1</w:t>
      </w:r>
      <w:r w:rsidRPr="00E81D73">
        <w:t>.2.4</w:t>
      </w:r>
      <w:r w:rsidRPr="00E81D73">
        <w:tab/>
        <w:t>Protecting</w:t>
      </w:r>
      <w:r w:rsidRPr="00E81D73">
        <w:rPr>
          <w:spacing w:val="-12"/>
        </w:rPr>
        <w:t xml:space="preserve"> </w:t>
      </w:r>
      <w:r w:rsidRPr="00E81D73">
        <w:t>data</w:t>
      </w:r>
      <w:r w:rsidRPr="00E81D73">
        <w:rPr>
          <w:spacing w:val="-5"/>
        </w:rPr>
        <w:t xml:space="preserve"> </w:t>
      </w:r>
      <w:r w:rsidRPr="00E81D73">
        <w:t>and</w:t>
      </w:r>
      <w:r w:rsidRPr="00E81D73">
        <w:rPr>
          <w:spacing w:val="-4"/>
        </w:rPr>
        <w:t xml:space="preserve"> </w:t>
      </w:r>
      <w:r w:rsidRPr="00E81D73">
        <w:t>information in transfer</w:t>
      </w:r>
      <w:bookmarkEnd w:id="51"/>
      <w:bookmarkEnd w:id="52"/>
    </w:p>
    <w:p w14:paraId="2C4717A2" w14:textId="77777777" w:rsidR="008F4FBA" w:rsidRPr="00E81D73" w:rsidRDefault="008F4FBA" w:rsidP="008F4FBA">
      <w:pPr>
        <w:rPr>
          <w:rFonts w:eastAsia="SimSun"/>
        </w:rPr>
      </w:pPr>
      <w:r w:rsidRPr="00E81D73">
        <w:rPr>
          <w:rFonts w:eastAsia="SimSun"/>
        </w:rPr>
        <w:t>There are no NWDAF-specific additions to clause 4.2.3.2.4 of TS 33.117 [</w:t>
      </w:r>
      <w:r w:rsidRPr="00E81D73">
        <w:rPr>
          <w:rFonts w:eastAsia="SimSun"/>
          <w:lang w:eastAsia="zh-CN"/>
        </w:rPr>
        <w:t>3</w:t>
      </w:r>
      <w:r w:rsidRPr="00E81D73">
        <w:rPr>
          <w:rFonts w:eastAsia="SimSun"/>
        </w:rPr>
        <w:t>].</w:t>
      </w:r>
    </w:p>
    <w:p w14:paraId="2C4717A3" w14:textId="77777777" w:rsidR="008F4FBA" w:rsidRPr="00E81D73" w:rsidRDefault="008F4FBA" w:rsidP="001913ED">
      <w:pPr>
        <w:pStyle w:val="Heading5"/>
      </w:pPr>
      <w:bookmarkStart w:id="53" w:name="_Toc74066039"/>
      <w:bookmarkStart w:id="54" w:name="_Toc233198659"/>
      <w:r w:rsidRPr="00E81D73">
        <w:t>4.2.</w:t>
      </w:r>
      <w:r w:rsidRPr="00E81D73">
        <w:rPr>
          <w:lang w:eastAsia="zh-CN"/>
        </w:rPr>
        <w:t>1</w:t>
      </w:r>
      <w:r w:rsidRPr="00E81D73">
        <w:t>.2.5</w:t>
      </w:r>
      <w:r w:rsidRPr="00E81D73">
        <w:tab/>
      </w:r>
      <w:bookmarkStart w:id="55" w:name="OLE_LINK45"/>
      <w:r w:rsidRPr="00E81D73">
        <w:t>Logging access to personal data</w:t>
      </w:r>
      <w:bookmarkEnd w:id="53"/>
      <w:bookmarkEnd w:id="54"/>
      <w:bookmarkEnd w:id="55"/>
    </w:p>
    <w:p w14:paraId="2C4717A4" w14:textId="77777777" w:rsidR="008F4FBA" w:rsidRPr="00E81D73" w:rsidRDefault="008F4FBA" w:rsidP="008F4FBA">
      <w:pPr>
        <w:rPr>
          <w:rFonts w:eastAsia="SimSun"/>
        </w:rPr>
      </w:pPr>
      <w:r w:rsidRPr="00E81D73">
        <w:rPr>
          <w:rFonts w:eastAsia="SimSun"/>
        </w:rPr>
        <w:t>There are no NWDAF-specific additions to clause 4.2.3.2.5 of TS 33.117 [</w:t>
      </w:r>
      <w:r w:rsidRPr="00E81D73">
        <w:rPr>
          <w:rFonts w:eastAsia="SimSun"/>
          <w:lang w:eastAsia="zh-CN"/>
        </w:rPr>
        <w:t>3</w:t>
      </w:r>
      <w:r w:rsidRPr="00E81D73">
        <w:rPr>
          <w:rFonts w:eastAsia="SimSun"/>
        </w:rPr>
        <w:t>].</w:t>
      </w:r>
    </w:p>
    <w:p w14:paraId="2C4717A5" w14:textId="77777777" w:rsidR="00B76D0F" w:rsidRPr="00E81D73" w:rsidRDefault="00FA484A">
      <w:pPr>
        <w:pStyle w:val="Heading5"/>
      </w:pPr>
      <w:bookmarkStart w:id="56" w:name="_Toc74066040"/>
      <w:bookmarkStart w:id="57" w:name="_Toc233198660"/>
      <w:r w:rsidRPr="00E81D73">
        <w:t>4.2.</w:t>
      </w:r>
      <w:r w:rsidRPr="00E81D73">
        <w:rPr>
          <w:rFonts w:hint="eastAsia"/>
          <w:lang w:eastAsia="zh-CN"/>
        </w:rPr>
        <w:t>1</w:t>
      </w:r>
      <w:r w:rsidRPr="00E81D73">
        <w:t>.2.6</w:t>
      </w:r>
      <w:r w:rsidRPr="00E81D73">
        <w:tab/>
        <w:t>Protecting data and information – Data masking on integration analysis</w:t>
      </w:r>
      <w:bookmarkEnd w:id="56"/>
      <w:bookmarkEnd w:id="57"/>
    </w:p>
    <w:p w14:paraId="2C4717A6" w14:textId="77777777" w:rsidR="00B76D0F" w:rsidRPr="00E81D73" w:rsidRDefault="00FA484A">
      <w:pPr>
        <w:rPr>
          <w:rFonts w:eastAsia="SimSun"/>
        </w:rPr>
      </w:pPr>
      <w:r w:rsidRPr="00E81D73">
        <w:rPr>
          <w:rFonts w:eastAsia="SimSun"/>
        </w:rPr>
        <w:t>Requirement Name: Data masking on integration analysis about personal data</w:t>
      </w:r>
    </w:p>
    <w:p w14:paraId="2C4717A7" w14:textId="35C3C925" w:rsidR="00B76D0F" w:rsidRPr="00E81D73" w:rsidRDefault="00FA484A">
      <w:pPr>
        <w:rPr>
          <w:rFonts w:eastAsia="SimSun"/>
        </w:rPr>
      </w:pPr>
      <w:r w:rsidRPr="00E81D73">
        <w:rPr>
          <w:rFonts w:eastAsia="SimSun"/>
        </w:rPr>
        <w:t>Requirement Reference:</w:t>
      </w:r>
      <w:r w:rsidRPr="00E81D73">
        <w:rPr>
          <w:rFonts w:eastAsia="SimSun" w:hint="eastAsia"/>
          <w:lang w:eastAsia="zh-CN"/>
        </w:rPr>
        <w:t xml:space="preserve"> </w:t>
      </w:r>
      <w:r w:rsidR="00DF75F2">
        <w:rPr>
          <w:rFonts w:eastAsia="SimSun"/>
          <w:lang w:eastAsia="zh-CN"/>
        </w:rPr>
        <w:t>I</w:t>
      </w:r>
      <w:r w:rsidR="00DF75F2" w:rsidRPr="00DF75F2">
        <w:rPr>
          <w:rFonts w:eastAsia="SimSun"/>
        </w:rPr>
        <w:t>n accordance with industry best practice.</w:t>
      </w:r>
      <w:r w:rsidRPr="00E81D73">
        <w:rPr>
          <w:rFonts w:eastAsia="SimSun"/>
        </w:rPr>
        <w:t xml:space="preserve">. </w:t>
      </w:r>
    </w:p>
    <w:p w14:paraId="2C4717A8" w14:textId="12F410FE" w:rsidR="00B76D0F" w:rsidRPr="00E81D73" w:rsidRDefault="00FA484A" w:rsidP="00C970BA">
      <w:pPr>
        <w:keepNext/>
        <w:keepLines/>
        <w:rPr>
          <w:rFonts w:eastAsia="SimSun"/>
        </w:rPr>
      </w:pPr>
      <w:r w:rsidRPr="00E81D73">
        <w:rPr>
          <w:rFonts w:eastAsia="SimSun"/>
        </w:rPr>
        <w:t xml:space="preserve">Requirement Description: NWDAF can collect data from OAM, </w:t>
      </w:r>
      <w:r w:rsidR="00DF75F2" w:rsidRPr="00DF75F2">
        <w:rPr>
          <w:rFonts w:eastAsia="SimSun"/>
        </w:rPr>
        <w:t>MDAF and/or 5GC NFs (e.g. AMF)</w:t>
      </w:r>
      <w:r w:rsidR="00DF75F2">
        <w:rPr>
          <w:rFonts w:eastAsia="SimSun"/>
        </w:rPr>
        <w:t xml:space="preserve"> </w:t>
      </w:r>
      <w:r w:rsidRPr="00E81D73">
        <w:rPr>
          <w:rFonts w:eastAsia="SimSun"/>
        </w:rPr>
        <w:t>etc. for analytics</w:t>
      </w:r>
      <w:r w:rsidR="00DF75F2">
        <w:rPr>
          <w:rFonts w:eastAsia="SimSun"/>
        </w:rPr>
        <w:t xml:space="preserve"> </w:t>
      </w:r>
      <w:r w:rsidR="00DF75F2" w:rsidRPr="00DF75F2">
        <w:rPr>
          <w:rFonts w:eastAsia="SimSun"/>
        </w:rPr>
        <w:t>purposes. Since</w:t>
      </w:r>
      <w:r w:rsidRPr="00E81D73">
        <w:rPr>
          <w:rFonts w:eastAsia="SimSun"/>
        </w:rPr>
        <w:t xml:space="preserve"> </w:t>
      </w:r>
      <w:r w:rsidR="00DF75F2">
        <w:rPr>
          <w:rFonts w:eastAsia="SimSun"/>
        </w:rPr>
        <w:t>p</w:t>
      </w:r>
      <w:r w:rsidR="00DF75F2" w:rsidRPr="00E81D73">
        <w:rPr>
          <w:rFonts w:eastAsia="SimSun"/>
        </w:rPr>
        <w:t xml:space="preserve">ersonal </w:t>
      </w:r>
      <w:r w:rsidRPr="00E81D73">
        <w:rPr>
          <w:rFonts w:eastAsia="SimSun"/>
        </w:rPr>
        <w:t>data of the  user</w:t>
      </w:r>
      <w:r w:rsidR="00DF75F2">
        <w:rPr>
          <w:rFonts w:eastAsia="SimSun"/>
        </w:rPr>
        <w:t>s</w:t>
      </w:r>
      <w:r w:rsidRPr="00E81D73">
        <w:rPr>
          <w:rFonts w:eastAsia="SimSun"/>
        </w:rPr>
        <w:t xml:space="preserve"> </w:t>
      </w:r>
      <w:r w:rsidR="00DF75F2">
        <w:rPr>
          <w:rFonts w:eastAsia="SimSun"/>
        </w:rPr>
        <w:t>could be</w:t>
      </w:r>
      <w:r w:rsidR="00DF75F2" w:rsidRPr="00E81D73">
        <w:rPr>
          <w:rFonts w:eastAsia="SimSun"/>
        </w:rPr>
        <w:t xml:space="preserve"> </w:t>
      </w:r>
      <w:r w:rsidRPr="00E81D73">
        <w:rPr>
          <w:rFonts w:eastAsia="SimSun"/>
        </w:rPr>
        <w:t>involved</w:t>
      </w:r>
      <w:r w:rsidR="00DF75F2" w:rsidRPr="00DF75F2">
        <w:t xml:space="preserve"> </w:t>
      </w:r>
      <w:r w:rsidR="00DF75F2" w:rsidRPr="00DF75F2">
        <w:rPr>
          <w:rFonts w:eastAsia="SimSun"/>
        </w:rPr>
        <w:t>, there is a potential privacy impact. As the NWDAF can expose its service operations with a request for bulked data, anonymization of data fields shall be applied to avoid exposing undesired information, aggregation levels.</w:t>
      </w:r>
    </w:p>
    <w:p w14:paraId="2C4717A9" w14:textId="012A2723" w:rsidR="00B76D0F" w:rsidRPr="00E81D73" w:rsidRDefault="00FA484A">
      <w:pPr>
        <w:rPr>
          <w:rFonts w:eastAsia="SimSun"/>
          <w:lang w:eastAsia="zh-CN"/>
        </w:rPr>
      </w:pPr>
      <w:r w:rsidRPr="00E81D73">
        <w:rPr>
          <w:rFonts w:eastAsia="SimSun"/>
          <w:i/>
        </w:rPr>
        <w:t>Threat References</w:t>
      </w:r>
      <w:r w:rsidRPr="00E81D73">
        <w:rPr>
          <w:rFonts w:eastAsia="SimSun"/>
        </w:rPr>
        <w:t xml:space="preserve">: </w:t>
      </w:r>
      <w:r w:rsidRPr="00E81D73">
        <w:rPr>
          <w:rFonts w:eastAsia="SimSun" w:hint="eastAsia"/>
          <w:lang w:eastAsia="zh-CN"/>
        </w:rPr>
        <w:t>TR</w:t>
      </w:r>
      <w:r w:rsidR="00C970BA" w:rsidRPr="00E81D73">
        <w:rPr>
          <w:rFonts w:eastAsia="SimSun"/>
          <w:lang w:eastAsia="zh-CN"/>
        </w:rPr>
        <w:t xml:space="preserve"> </w:t>
      </w:r>
      <w:r w:rsidRPr="00E81D73">
        <w:rPr>
          <w:rFonts w:eastAsia="SimSun" w:hint="eastAsia"/>
          <w:lang w:eastAsia="zh-CN"/>
        </w:rPr>
        <w:t>33.926</w:t>
      </w:r>
      <w:r w:rsidR="00F36ABA">
        <w:rPr>
          <w:rFonts w:eastAsia="SimSun"/>
          <w:lang w:eastAsia="zh-CN"/>
        </w:rPr>
        <w:t xml:space="preserve"> </w:t>
      </w:r>
      <w:r w:rsidRPr="00E81D73">
        <w:rPr>
          <w:rFonts w:eastAsia="SimSun" w:hint="eastAsia"/>
          <w:lang w:eastAsia="zh-CN"/>
        </w:rPr>
        <w:t>[</w:t>
      </w:r>
      <w:r w:rsidR="00C970BA" w:rsidRPr="00E81D73">
        <w:rPr>
          <w:rFonts w:eastAsia="SimSun"/>
          <w:lang w:eastAsia="zh-CN"/>
        </w:rPr>
        <w:t xml:space="preserve"> </w:t>
      </w:r>
      <w:r w:rsidRPr="00E81D73">
        <w:rPr>
          <w:rFonts w:eastAsia="SimSun" w:hint="eastAsia"/>
          <w:lang w:eastAsia="zh-CN"/>
        </w:rPr>
        <w:t>4], clause 5.3.6.7, Personal Identification Information Violation</w:t>
      </w:r>
    </w:p>
    <w:p w14:paraId="2C4717AA" w14:textId="77777777" w:rsidR="00B76D0F" w:rsidRPr="00E81D73" w:rsidRDefault="00FA484A">
      <w:pPr>
        <w:rPr>
          <w:rFonts w:eastAsia="SimSun"/>
        </w:rPr>
      </w:pPr>
      <w:r w:rsidRPr="00E81D73">
        <w:rPr>
          <w:rFonts w:eastAsia="SimSun"/>
          <w:b/>
        </w:rPr>
        <w:t>Test Name</w:t>
      </w:r>
      <w:r w:rsidRPr="0046384E">
        <w:rPr>
          <w:rFonts w:eastAsia="SimSun"/>
          <w:b/>
        </w:rPr>
        <w:t>:</w:t>
      </w:r>
      <w:r w:rsidRPr="00E81D73">
        <w:rPr>
          <w:rFonts w:eastAsia="SimSun"/>
        </w:rPr>
        <w:t xml:space="preserve"> TC_DATA_MASKING</w:t>
      </w:r>
    </w:p>
    <w:p w14:paraId="2C4717AB" w14:textId="77777777" w:rsidR="00B76D0F" w:rsidRPr="00E81D73" w:rsidRDefault="00FA484A">
      <w:pPr>
        <w:rPr>
          <w:rFonts w:eastAsia="SimSun"/>
        </w:rPr>
      </w:pPr>
      <w:r w:rsidRPr="00E81D73">
        <w:rPr>
          <w:rFonts w:eastAsia="SimSun"/>
          <w:b/>
        </w:rPr>
        <w:t>Purpose</w:t>
      </w:r>
      <w:r w:rsidRPr="0046384E">
        <w:rPr>
          <w:rFonts w:eastAsia="SimSun"/>
          <w:b/>
        </w:rPr>
        <w:t>:</w:t>
      </w:r>
    </w:p>
    <w:p w14:paraId="2C4717AC" w14:textId="119FF299" w:rsidR="00B76D0F" w:rsidRPr="00E81D73" w:rsidRDefault="00FA484A">
      <w:pPr>
        <w:rPr>
          <w:rFonts w:eastAsia="SimSun"/>
        </w:rPr>
      </w:pPr>
      <w:r w:rsidRPr="00E81D73">
        <w:rPr>
          <w:rFonts w:eastAsia="SimSun"/>
        </w:rPr>
        <w:t>Verify that no privacy</w:t>
      </w:r>
      <w:r w:rsidR="00DF75F2" w:rsidRPr="00DF75F2">
        <w:rPr>
          <w:rFonts w:eastAsia="SimSun"/>
        </w:rPr>
        <w:t>-related</w:t>
      </w:r>
      <w:r w:rsidRPr="00E81D73">
        <w:rPr>
          <w:rFonts w:eastAsia="SimSun"/>
        </w:rPr>
        <w:t xml:space="preserve"> information of </w:t>
      </w:r>
      <w:r w:rsidR="00DF75F2" w:rsidRPr="00DF75F2">
        <w:rPr>
          <w:rFonts w:eastAsia="SimSun"/>
        </w:rPr>
        <w:t xml:space="preserve">the subscribers </w:t>
      </w:r>
      <w:r w:rsidRPr="00E81D73">
        <w:rPr>
          <w:rFonts w:eastAsia="SimSun"/>
        </w:rPr>
        <w:t xml:space="preserve">is </w:t>
      </w:r>
      <w:r w:rsidR="00DF75F2" w:rsidRPr="00DF75F2">
        <w:rPr>
          <w:rFonts w:eastAsia="SimSun"/>
        </w:rPr>
        <w:t>disclosed</w:t>
      </w:r>
      <w:r w:rsidRPr="00E81D73">
        <w:rPr>
          <w:rFonts w:eastAsia="SimSun"/>
        </w:rPr>
        <w:t xml:space="preserve"> to </w:t>
      </w:r>
      <w:r w:rsidR="00DF75F2" w:rsidRPr="00DF75F2">
        <w:rPr>
          <w:rFonts w:eastAsia="SimSun"/>
        </w:rPr>
        <w:t>any entity</w:t>
      </w:r>
      <w:r w:rsidRPr="00E81D73">
        <w:rPr>
          <w:rFonts w:eastAsia="SimSun"/>
        </w:rPr>
        <w:t xml:space="preserve"> who is not </w:t>
      </w:r>
      <w:r w:rsidR="00DF75F2" w:rsidRPr="00DF75F2">
        <w:rPr>
          <w:rFonts w:eastAsia="SimSun"/>
        </w:rPr>
        <w:t>authorized</w:t>
      </w:r>
      <w:r w:rsidRPr="00E81D73">
        <w:rPr>
          <w:rFonts w:eastAsia="SimSun"/>
        </w:rPr>
        <w:t xml:space="preserve"> to </w:t>
      </w:r>
      <w:r w:rsidR="00DF75F2" w:rsidRPr="00DF75F2">
        <w:rPr>
          <w:rFonts w:eastAsia="SimSun"/>
        </w:rPr>
        <w:t>access such information</w:t>
      </w:r>
      <w:r w:rsidRPr="00E81D73">
        <w:rPr>
          <w:rFonts w:eastAsia="SimSun"/>
        </w:rPr>
        <w:t>.</w:t>
      </w:r>
      <w:r w:rsidR="00E3217C">
        <w:rPr>
          <w:rFonts w:eastAsia="SimSun"/>
        </w:rPr>
        <w:t xml:space="preserve"> </w:t>
      </w:r>
    </w:p>
    <w:p w14:paraId="2C4717AD" w14:textId="77777777" w:rsidR="00B76D0F" w:rsidRPr="00E81D73" w:rsidRDefault="00FA484A">
      <w:pPr>
        <w:rPr>
          <w:rFonts w:eastAsia="SimSun"/>
        </w:rPr>
      </w:pPr>
      <w:r w:rsidRPr="00E81D73">
        <w:rPr>
          <w:rFonts w:eastAsia="SimSun"/>
          <w:b/>
        </w:rPr>
        <w:t>Pre-Condition</w:t>
      </w:r>
      <w:r w:rsidRPr="0046384E">
        <w:rPr>
          <w:rFonts w:eastAsia="SimSun"/>
          <w:b/>
        </w:rPr>
        <w:t>:</w:t>
      </w:r>
    </w:p>
    <w:p w14:paraId="2C4717AF" w14:textId="38386D26" w:rsidR="00461A8D" w:rsidRDefault="00461A8D" w:rsidP="00461A8D">
      <w:pPr>
        <w:rPr>
          <w:rFonts w:eastAsia="SimSun"/>
        </w:rPr>
      </w:pPr>
      <w:r w:rsidRPr="00E81D73">
        <w:rPr>
          <w:rFonts w:eastAsia="SimSun"/>
        </w:rPr>
        <w:t>Privacy information list (</w:t>
      </w:r>
      <w:r w:rsidR="00953A9D" w:rsidRPr="00953A9D">
        <w:rPr>
          <w:rFonts w:eastAsia="SimSun"/>
        </w:rPr>
        <w:t xml:space="preserve">contains e.g. PII, location data, network identifiers, session information; </w:t>
      </w:r>
      <w:r w:rsidRPr="00E81D73">
        <w:rPr>
          <w:rFonts w:eastAsia="SimSun"/>
        </w:rPr>
        <w:t>should be specified based on local policy, regulation and others)</w:t>
      </w:r>
      <w:r w:rsidR="00F36ABA">
        <w:rPr>
          <w:rFonts w:eastAsia="SimSun"/>
        </w:rPr>
        <w:t>.</w:t>
      </w:r>
    </w:p>
    <w:p w14:paraId="00244161" w14:textId="27C073EA" w:rsidR="00953A9D" w:rsidRPr="00953A9D" w:rsidRDefault="00953A9D" w:rsidP="00953A9D">
      <w:pPr>
        <w:pStyle w:val="NO"/>
        <w:rPr>
          <w:rFonts w:eastAsia="SimSun"/>
        </w:rPr>
      </w:pPr>
      <w:r w:rsidRPr="00953A9D">
        <w:rPr>
          <w:rFonts w:eastAsia="SimSun"/>
        </w:rPr>
        <w:t>NOTE:</w:t>
      </w:r>
      <w:r w:rsidRPr="00953A9D">
        <w:rPr>
          <w:rFonts w:eastAsia="SimSun"/>
        </w:rPr>
        <w:tab/>
        <w:t>If user consent check is implemented, user consent for data collection is granted</w:t>
      </w:r>
      <w:r>
        <w:rPr>
          <w:rFonts w:eastAsia="SimSun"/>
        </w:rPr>
        <w:t>.</w:t>
      </w:r>
    </w:p>
    <w:p w14:paraId="09ECD718" w14:textId="77777777" w:rsidR="00953A9D" w:rsidRPr="00953A9D" w:rsidRDefault="00953A9D" w:rsidP="00953A9D">
      <w:pPr>
        <w:rPr>
          <w:rFonts w:eastAsia="SimSun"/>
        </w:rPr>
      </w:pPr>
      <w:r w:rsidRPr="00953A9D">
        <w:rPr>
          <w:rFonts w:eastAsia="SimSun"/>
        </w:rPr>
        <w:t xml:space="preserve">The following entities are operational, integrated and simulated: </w:t>
      </w:r>
    </w:p>
    <w:p w14:paraId="5E0477AE" w14:textId="7A6447B8" w:rsidR="00953A9D" w:rsidRPr="00953A9D" w:rsidRDefault="00953A9D" w:rsidP="00953A9D">
      <w:pPr>
        <w:pStyle w:val="B10"/>
        <w:rPr>
          <w:rFonts w:eastAsia="SimSun"/>
        </w:rPr>
      </w:pPr>
      <w:r w:rsidRPr="00953A9D">
        <w:rPr>
          <w:rFonts w:eastAsia="SimSun"/>
        </w:rPr>
        <w:t>-</w:t>
      </w:r>
      <w:r w:rsidRPr="00953A9D">
        <w:rPr>
          <w:rFonts w:eastAsia="SimSun"/>
        </w:rPr>
        <w:tab/>
        <w:t>NWDAF</w:t>
      </w:r>
      <w:r>
        <w:rPr>
          <w:rFonts w:eastAsia="SimSun"/>
        </w:rPr>
        <w:t>.</w:t>
      </w:r>
    </w:p>
    <w:p w14:paraId="6C702CC2" w14:textId="60C12F30" w:rsidR="00953A9D" w:rsidRPr="00953A9D" w:rsidRDefault="00953A9D" w:rsidP="00953A9D">
      <w:pPr>
        <w:pStyle w:val="B10"/>
        <w:rPr>
          <w:rFonts w:eastAsia="SimSun"/>
        </w:rPr>
      </w:pPr>
      <w:r w:rsidRPr="00953A9D">
        <w:rPr>
          <w:rFonts w:eastAsia="SimSun"/>
        </w:rPr>
        <w:t>-</w:t>
      </w:r>
      <w:r w:rsidRPr="00953A9D">
        <w:rPr>
          <w:rFonts w:eastAsia="SimSun"/>
        </w:rPr>
        <w:tab/>
        <w:t>‘data producer’ (NF- or OAM as source for data collection which generates user data containing privacy info, e.g. AMF)</w:t>
      </w:r>
      <w:r>
        <w:rPr>
          <w:rFonts w:eastAsia="SimSun"/>
        </w:rPr>
        <w:t>.</w:t>
      </w:r>
      <w:r w:rsidRPr="00953A9D">
        <w:rPr>
          <w:rFonts w:eastAsia="SimSun"/>
        </w:rPr>
        <w:t xml:space="preserve"> </w:t>
      </w:r>
    </w:p>
    <w:p w14:paraId="2672083D" w14:textId="08C0A64A" w:rsidR="00953A9D" w:rsidRPr="00953A9D" w:rsidRDefault="00953A9D" w:rsidP="00953A9D">
      <w:pPr>
        <w:pStyle w:val="B10"/>
        <w:rPr>
          <w:rFonts w:eastAsia="SimSun"/>
        </w:rPr>
      </w:pPr>
      <w:r w:rsidRPr="00953A9D">
        <w:rPr>
          <w:rFonts w:eastAsia="SimSun"/>
        </w:rPr>
        <w:t>-</w:t>
      </w:r>
      <w:r w:rsidRPr="00953A9D">
        <w:rPr>
          <w:rFonts w:eastAsia="SimSun"/>
        </w:rPr>
        <w:tab/>
        <w:t>‘analytics consumer’ (NF- or OAM to which the NWDAF exposes analytics)</w:t>
      </w:r>
      <w:r>
        <w:rPr>
          <w:rFonts w:eastAsia="SimSun"/>
        </w:rPr>
        <w:t>.</w:t>
      </w:r>
      <w:r w:rsidRPr="00953A9D">
        <w:rPr>
          <w:rFonts w:eastAsia="SimSun"/>
        </w:rPr>
        <w:t xml:space="preserve"> </w:t>
      </w:r>
    </w:p>
    <w:p w14:paraId="138F151F" w14:textId="19E397D1" w:rsidR="00953A9D" w:rsidRPr="00E81D73" w:rsidRDefault="00953A9D" w:rsidP="00953A9D">
      <w:pPr>
        <w:rPr>
          <w:rFonts w:eastAsia="SimSun"/>
        </w:rPr>
      </w:pPr>
      <w:r w:rsidRPr="00953A9D">
        <w:rPr>
          <w:rFonts w:eastAsia="SimSun"/>
        </w:rPr>
        <w:t>The data producer is configured to receive and accept subscription requests from the NWDAF for events according to TS 29.552 [</w:t>
      </w:r>
      <w:r>
        <w:rPr>
          <w:rFonts w:eastAsia="SimSun"/>
        </w:rPr>
        <w:t>6</w:t>
      </w:r>
      <w:r w:rsidRPr="00953A9D">
        <w:rPr>
          <w:rFonts w:eastAsia="SimSun"/>
        </w:rPr>
        <w:t>], clause 5.5.1.1</w:t>
      </w:r>
      <w:r>
        <w:rPr>
          <w:rFonts w:eastAsia="SimSun"/>
        </w:rPr>
        <w:t>.</w:t>
      </w:r>
    </w:p>
    <w:p w14:paraId="2C4717B0" w14:textId="5685B361" w:rsidR="00B76D0F" w:rsidRPr="00E81D73" w:rsidRDefault="00FA484A">
      <w:pPr>
        <w:rPr>
          <w:rFonts w:eastAsia="SimSun"/>
          <w:b/>
        </w:rPr>
      </w:pPr>
      <w:r w:rsidRPr="00E81D73">
        <w:rPr>
          <w:rFonts w:eastAsia="SimSun"/>
          <w:b/>
        </w:rPr>
        <w:t>Execution Steps</w:t>
      </w:r>
      <w:r w:rsidR="00F36ABA">
        <w:rPr>
          <w:rFonts w:eastAsia="SimSun"/>
          <w:b/>
        </w:rPr>
        <w:t>:</w:t>
      </w:r>
    </w:p>
    <w:p w14:paraId="6472AF59" w14:textId="21E74393" w:rsidR="00953A9D" w:rsidRPr="00953A9D" w:rsidRDefault="00953A9D" w:rsidP="00953A9D">
      <w:pPr>
        <w:pStyle w:val="B10"/>
        <w:rPr>
          <w:rFonts w:eastAsia="SimSun"/>
        </w:rPr>
      </w:pPr>
      <w:r w:rsidRPr="00953A9D">
        <w:rPr>
          <w:rFonts w:eastAsia="SimSun"/>
        </w:rPr>
        <w:t>1.</w:t>
      </w:r>
      <w:r w:rsidRPr="00953A9D">
        <w:rPr>
          <w:rFonts w:eastAsia="SimSun"/>
        </w:rPr>
        <w:tab/>
        <w:t>Tester triggers behaviour so that the ‘data producer’ is required to handle privacy information (e.g. for AMF trigger registration request at UE)</w:t>
      </w:r>
      <w:r>
        <w:rPr>
          <w:rFonts w:eastAsia="SimSun"/>
        </w:rPr>
        <w:t>.</w:t>
      </w:r>
    </w:p>
    <w:p w14:paraId="1EBDC665" w14:textId="2C109DF7" w:rsidR="00953A9D" w:rsidRPr="00953A9D" w:rsidRDefault="00953A9D" w:rsidP="00953A9D">
      <w:pPr>
        <w:pStyle w:val="B10"/>
        <w:rPr>
          <w:rFonts w:eastAsia="SimSun"/>
        </w:rPr>
      </w:pPr>
      <w:r w:rsidRPr="00953A9D">
        <w:rPr>
          <w:rFonts w:eastAsia="SimSun"/>
        </w:rPr>
        <w:t>2.</w:t>
      </w:r>
      <w:r w:rsidRPr="00953A9D">
        <w:rPr>
          <w:rFonts w:eastAsia="SimSun"/>
        </w:rPr>
        <w:tab/>
        <w:t>The tester sends an Nnwdaf_AnalyticsInfo_Request request message from the ‘analytics consumer’ to NWDAF according to TS 29.552 [</w:t>
      </w:r>
      <w:r>
        <w:rPr>
          <w:rFonts w:eastAsia="SimSun"/>
        </w:rPr>
        <w:t>6</w:t>
      </w:r>
      <w:r w:rsidRPr="00953A9D">
        <w:rPr>
          <w:rFonts w:eastAsia="SimSun"/>
        </w:rPr>
        <w:t>], clause 5.2.3.1</w:t>
      </w:r>
      <w:r w:rsidRPr="00953A9D">
        <w:rPr>
          <w:rFonts w:eastAsia="SimSun"/>
          <w:lang w:val="en-US"/>
        </w:rPr>
        <w:t>. The request message shall be crafted to capture information from step 1.</w:t>
      </w:r>
    </w:p>
    <w:p w14:paraId="2C4717B1" w14:textId="18FFE139" w:rsidR="00461A8D" w:rsidRPr="00E81D73" w:rsidRDefault="00461A8D" w:rsidP="00C970BA">
      <w:pPr>
        <w:pStyle w:val="B10"/>
        <w:rPr>
          <w:rFonts w:eastAsia="SimSun"/>
        </w:rPr>
      </w:pPr>
    </w:p>
    <w:p w14:paraId="2C4717B2" w14:textId="6FA4EAFB" w:rsidR="00461A8D" w:rsidRPr="00E81D73" w:rsidRDefault="00953A9D" w:rsidP="00C970BA">
      <w:pPr>
        <w:pStyle w:val="B10"/>
        <w:rPr>
          <w:rFonts w:eastAsia="SimSun"/>
        </w:rPr>
      </w:pPr>
      <w:r>
        <w:rPr>
          <w:rFonts w:eastAsia="SimSun"/>
        </w:rPr>
        <w:t>3</w:t>
      </w:r>
      <w:r w:rsidR="00461A8D" w:rsidRPr="00E81D73">
        <w:rPr>
          <w:rFonts w:eastAsia="SimSun"/>
        </w:rPr>
        <w:t>.</w:t>
      </w:r>
      <w:r w:rsidR="00461A8D" w:rsidRPr="00E81D73">
        <w:rPr>
          <w:rFonts w:eastAsia="SimSun"/>
        </w:rPr>
        <w:tab/>
        <w:t xml:space="preserve">The tester retrieves the </w:t>
      </w:r>
      <w:r w:rsidRPr="00953A9D">
        <w:rPr>
          <w:rFonts w:eastAsia="SimSun"/>
        </w:rPr>
        <w:t>Nnwdaf_AnalyticsInfo_Request response message</w:t>
      </w:r>
      <w:r w:rsidR="00461A8D" w:rsidRPr="00E81D73">
        <w:rPr>
          <w:rFonts w:eastAsia="SimSun"/>
        </w:rPr>
        <w:t xml:space="preserve"> from the NWDAF.</w:t>
      </w:r>
    </w:p>
    <w:p w14:paraId="2C4717B4" w14:textId="5043F7D3" w:rsidR="00B76D0F" w:rsidRDefault="00FA484A" w:rsidP="0046384E">
      <w:pPr>
        <w:rPr>
          <w:rFonts w:eastAsia="SimSun"/>
          <w:b/>
        </w:rPr>
      </w:pPr>
      <w:r w:rsidRPr="00E81D73">
        <w:rPr>
          <w:rFonts w:eastAsia="SimSun"/>
          <w:b/>
        </w:rPr>
        <w:t>Expected Result</w:t>
      </w:r>
      <w:r w:rsidRPr="00F36ABA">
        <w:rPr>
          <w:rFonts w:eastAsia="SimSun"/>
          <w:b/>
        </w:rPr>
        <w:t>s</w:t>
      </w:r>
      <w:r w:rsidRPr="0046384E">
        <w:rPr>
          <w:rFonts w:eastAsia="SimSun"/>
          <w:b/>
        </w:rPr>
        <w:t>:</w:t>
      </w:r>
    </w:p>
    <w:p w14:paraId="30687BFF" w14:textId="24D79B91" w:rsidR="00902323" w:rsidRPr="00484E69" w:rsidRDefault="00621C8B" w:rsidP="00902323">
      <w:pPr>
        <w:pStyle w:val="B10"/>
        <w:ind w:left="0" w:firstLine="0"/>
        <w:rPr>
          <w:lang w:eastAsia="zh-CN"/>
        </w:rPr>
      </w:pPr>
      <w:r>
        <w:rPr>
          <w:lang w:eastAsia="zh-CN"/>
        </w:rPr>
        <w:t xml:space="preserve">The </w:t>
      </w:r>
      <w:r w:rsidRPr="00621C8B">
        <w:rPr>
          <w:lang w:eastAsia="zh-CN"/>
        </w:rPr>
        <w:t>analytics results do</w:t>
      </w:r>
      <w:r w:rsidR="00902323" w:rsidRPr="00484E69">
        <w:rPr>
          <w:lang w:eastAsia="zh-CN"/>
        </w:rPr>
        <w:t xml:space="preserve"> not reveal subscriber permanent identifier</w:t>
      </w:r>
      <w:r>
        <w:rPr>
          <w:lang w:eastAsia="zh-CN"/>
        </w:rPr>
        <w:t xml:space="preserve"> </w:t>
      </w:r>
      <w:r w:rsidRPr="00621C8B">
        <w:rPr>
          <w:lang w:eastAsia="zh-CN"/>
        </w:rPr>
        <w:t>nor any other data listed on the Privacy information list</w:t>
      </w:r>
      <w:r w:rsidR="00902323" w:rsidRPr="00484E69">
        <w:rPr>
          <w:lang w:eastAsia="zh-CN"/>
        </w:rPr>
        <w:t>.</w:t>
      </w:r>
    </w:p>
    <w:p w14:paraId="3369B0CA" w14:textId="77777777" w:rsidR="00902323" w:rsidRPr="00902323" w:rsidRDefault="00902323" w:rsidP="00902323">
      <w:pPr>
        <w:pStyle w:val="B10"/>
        <w:ind w:left="0" w:firstLine="0"/>
        <w:rPr>
          <w:b/>
        </w:rPr>
      </w:pPr>
      <w:r w:rsidRPr="00902323">
        <w:rPr>
          <w:b/>
        </w:rPr>
        <w:t>Expected format of evidence:</w:t>
      </w:r>
    </w:p>
    <w:p w14:paraId="5A87398F" w14:textId="0B80235A" w:rsidR="00902323" w:rsidRDefault="00902323" w:rsidP="00902323">
      <w:pPr>
        <w:rPr>
          <w:lang w:eastAsia="zh-CN"/>
        </w:rPr>
      </w:pPr>
      <w:r w:rsidRPr="00484E69">
        <w:rPr>
          <w:lang w:eastAsia="zh-CN"/>
        </w:rPr>
        <w:t>Evidence suitable for the interface, e.g. screenshot</w:t>
      </w:r>
      <w:r w:rsidR="00621C8B" w:rsidRPr="00621C8B">
        <w:rPr>
          <w:lang w:eastAsia="zh-CN"/>
        </w:rPr>
        <w:t>, pcap trace, log files</w:t>
      </w:r>
      <w:r w:rsidRPr="00484E69">
        <w:rPr>
          <w:lang w:eastAsia="zh-CN"/>
        </w:rPr>
        <w:t xml:space="preserve"> containing the results.</w:t>
      </w:r>
    </w:p>
    <w:p w14:paraId="59464033" w14:textId="3152DDAB" w:rsidR="00D75863" w:rsidRDefault="00D75863" w:rsidP="00D75863">
      <w:pPr>
        <w:pStyle w:val="Heading5"/>
      </w:pPr>
      <w:bookmarkStart w:id="58" w:name="_Toc233198661"/>
      <w:bookmarkStart w:id="59" w:name="_Toc510696653"/>
      <w:bookmarkStart w:id="60" w:name="_Toc35971453"/>
      <w:bookmarkStart w:id="61" w:name="_Toc67903570"/>
      <w:bookmarkStart w:id="62" w:name="_Toc73173353"/>
      <w:bookmarkStart w:id="63" w:name="_Toc96959947"/>
      <w:bookmarkStart w:id="64" w:name="_Toc129247653"/>
      <w:bookmarkStart w:id="65" w:name="_Toc164863407"/>
      <w:bookmarkStart w:id="66" w:name="_Toc209529804"/>
      <w:r>
        <w:t>4.2.</w:t>
      </w:r>
      <w:r>
        <w:rPr>
          <w:lang w:eastAsia="zh-CN"/>
        </w:rPr>
        <w:t>1</w:t>
      </w:r>
      <w:r>
        <w:t>.2.7</w:t>
      </w:r>
      <w:r>
        <w:tab/>
      </w:r>
      <w:r w:rsidRPr="002943A4">
        <w:t>Fine-grained authorization for analytics services based on Analytics ID</w:t>
      </w:r>
      <w:bookmarkEnd w:id="58"/>
    </w:p>
    <w:p w14:paraId="7719DB36" w14:textId="77777777" w:rsidR="00D75863" w:rsidRDefault="00D75863" w:rsidP="00D75863">
      <w:r>
        <w:t xml:space="preserve">Requirement Name: </w:t>
      </w:r>
      <w:r w:rsidRPr="002943A4">
        <w:t>Fine-grained authorization for analytics services</w:t>
      </w:r>
    </w:p>
    <w:p w14:paraId="35FB9C08" w14:textId="0E339BE1" w:rsidR="00D75863" w:rsidRDefault="00D75863" w:rsidP="00D75863">
      <w:r>
        <w:t>Requirement Reference:</w:t>
      </w:r>
      <w:r>
        <w:rPr>
          <w:lang w:eastAsia="zh-CN"/>
        </w:rPr>
        <w:t xml:space="preserve"> </w:t>
      </w:r>
      <w:r w:rsidRPr="002943A4">
        <w:t>In accordance with TS 33.501</w:t>
      </w:r>
      <w:r w:rsidRPr="002943A4">
        <w:rPr>
          <w:lang w:eastAsia="zh-CN"/>
        </w:rPr>
        <w:t xml:space="preserve"> [</w:t>
      </w:r>
      <w:r>
        <w:rPr>
          <w:lang w:eastAsia="zh-CN"/>
        </w:rPr>
        <w:t>7</w:t>
      </w:r>
      <w:r w:rsidRPr="002943A4">
        <w:rPr>
          <w:lang w:eastAsia="zh-CN"/>
        </w:rPr>
        <w:t>]</w:t>
      </w:r>
      <w:r w:rsidRPr="002943A4">
        <w:t>, clauses X.8, X.9, and X.</w:t>
      </w:r>
      <w:r w:rsidRPr="002943A4">
        <w:rPr>
          <w:lang w:eastAsia="zh-CN"/>
        </w:rPr>
        <w:t>12</w:t>
      </w:r>
      <w:r w:rsidRPr="002943A4">
        <w:t>.</w:t>
      </w:r>
    </w:p>
    <w:p w14:paraId="109DAAA9" w14:textId="77777777" w:rsidR="00D75863" w:rsidRPr="00531AAD" w:rsidRDefault="00D75863" w:rsidP="00D75863">
      <w:r>
        <w:t xml:space="preserve">Requirement Description: </w:t>
      </w:r>
      <w:r w:rsidRPr="002943A4">
        <w:t>The NF Service Producer authenticates the NF Service Consumer and verifies the access token</w:t>
      </w:r>
      <w:r w:rsidRPr="002943A4">
        <w:rPr>
          <w:lang w:val="en-US"/>
        </w:rPr>
        <w:t xml:space="preserve"> and ensures that the </w:t>
      </w:r>
      <w:r w:rsidRPr="002943A4">
        <w:t>Analytics ID</w:t>
      </w:r>
      <w:r w:rsidRPr="002943A4">
        <w:rPr>
          <w:lang w:val="en-US"/>
        </w:rPr>
        <w:t xml:space="preserve"> is included in the access token</w:t>
      </w:r>
      <w:r w:rsidRPr="002943A4">
        <w:t>.</w:t>
      </w:r>
    </w:p>
    <w:p w14:paraId="0BA8E160" w14:textId="77777777" w:rsidR="00D75863" w:rsidRPr="002943A4" w:rsidRDefault="00D75863" w:rsidP="00D75863">
      <w:r>
        <w:rPr>
          <w:i/>
        </w:rPr>
        <w:t>Threat References</w:t>
      </w:r>
      <w:r>
        <w:t xml:space="preserve">: </w:t>
      </w:r>
      <w:r w:rsidRPr="002943A4">
        <w:t>TR 33.926 [4], threats related to "Privilege Escalation" and "Unauthorized Service Access".</w:t>
      </w:r>
    </w:p>
    <w:p w14:paraId="68DADA64" w14:textId="77777777" w:rsidR="00D75863" w:rsidRDefault="00D75863" w:rsidP="00D75863">
      <w:r>
        <w:rPr>
          <w:b/>
        </w:rPr>
        <w:t>Test Name:</w:t>
      </w:r>
      <w:r>
        <w:t xml:space="preserve"> </w:t>
      </w:r>
      <w:r w:rsidRPr="002943A4">
        <w:t>TC_NWDAF_ANALYTICS_ID_AUTHZ</w:t>
      </w:r>
    </w:p>
    <w:p w14:paraId="2EF92936" w14:textId="77777777" w:rsidR="00D75863" w:rsidRDefault="00D75863" w:rsidP="00D75863">
      <w:r>
        <w:rPr>
          <w:b/>
        </w:rPr>
        <w:t>Purpose:</w:t>
      </w:r>
    </w:p>
    <w:p w14:paraId="27AED243" w14:textId="77777777" w:rsidR="00D75863" w:rsidRDefault="00D75863" w:rsidP="00D75863">
      <w:r w:rsidRPr="002943A4">
        <w:t>To verify that the NWDAF, when acting as an NF service producer, can perform fine-grained authorization control based on the Analytics ID</w:t>
      </w:r>
      <w:r w:rsidRPr="002943A4">
        <w:rPr>
          <w:lang w:eastAsia="zh-CN"/>
        </w:rPr>
        <w:t xml:space="preserve"> </w:t>
      </w:r>
      <w:r w:rsidRPr="002943A4">
        <w:t>claim in an access token within procedures such as Nnwdaf_RoamingAnalytics_Subscribe/Request. The test ensures that a service consumer is only able to access the specific analytics type(s) it is authorized for.</w:t>
      </w:r>
    </w:p>
    <w:p w14:paraId="78C51F6A" w14:textId="77777777" w:rsidR="00D75863" w:rsidRDefault="00D75863" w:rsidP="00D75863">
      <w:pPr>
        <w:pStyle w:val="NO"/>
      </w:pPr>
      <w:r w:rsidRPr="00035D01">
        <w:t>NOTE:</w:t>
      </w:r>
      <w:r w:rsidRPr="00035D01">
        <w:tab/>
        <w:t>T</w:t>
      </w:r>
      <w:r w:rsidRPr="002943A4">
        <w:t>his test case</w:t>
      </w:r>
      <w:r w:rsidRPr="002943A4">
        <w:rPr>
          <w:lang w:eastAsia="zh-CN"/>
        </w:rPr>
        <w:t xml:space="preserve"> </w:t>
      </w:r>
      <w:r w:rsidRPr="002943A4">
        <w:t xml:space="preserve">applies only </w:t>
      </w:r>
      <w:r w:rsidRPr="002943A4">
        <w:rPr>
          <w:lang w:eastAsia="zh-CN"/>
        </w:rPr>
        <w:t xml:space="preserve">when the access token includes </w:t>
      </w:r>
      <w:r>
        <w:rPr>
          <w:lang w:eastAsia="zh-CN"/>
        </w:rPr>
        <w:t>A</w:t>
      </w:r>
      <w:r w:rsidRPr="002943A4">
        <w:rPr>
          <w:lang w:eastAsia="zh-CN"/>
        </w:rPr>
        <w:t>nalytics ID</w:t>
      </w:r>
      <w:r w:rsidRPr="00035D01">
        <w:t>.</w:t>
      </w:r>
    </w:p>
    <w:p w14:paraId="3D5325DC" w14:textId="77777777" w:rsidR="00D75863" w:rsidRDefault="00D75863" w:rsidP="00D75863">
      <w:r>
        <w:rPr>
          <w:b/>
        </w:rPr>
        <w:t>Pre-Conditions:</w:t>
      </w:r>
    </w:p>
    <w:p w14:paraId="39E0489B" w14:textId="65020476" w:rsidR="00D75863" w:rsidRPr="00074ACC" w:rsidRDefault="00D75863" w:rsidP="00D75863">
      <w:pPr>
        <w:pStyle w:val="B10"/>
      </w:pPr>
      <w:r>
        <w:t>-</w:t>
      </w:r>
      <w:r>
        <w:tab/>
      </w:r>
      <w:r w:rsidRPr="002943A4">
        <w:t>The NWDAF under test is configured to support at least two distinct analytics services, Analytics ID 1 and Analytics ID 2</w:t>
      </w:r>
      <w:r w:rsidR="00427C6A" w:rsidRPr="00427C6A">
        <w:t>, both operational and accessible via valid access tokens</w:t>
      </w:r>
    </w:p>
    <w:p w14:paraId="6C4E3A6C" w14:textId="71E0C2FA" w:rsidR="00D75863" w:rsidRDefault="00D75863" w:rsidP="00D75863">
      <w:pPr>
        <w:pStyle w:val="B10"/>
      </w:pPr>
      <w:r>
        <w:t>-</w:t>
      </w:r>
      <w:r>
        <w:tab/>
      </w:r>
      <w:r w:rsidRPr="002943A4">
        <w:t xml:space="preserve">The tester has the capability to generate valid OAuth 2.0 access tokens. </w:t>
      </w:r>
      <w:r w:rsidR="00427C6A" w:rsidRPr="00427C6A">
        <w:t>One</w:t>
      </w:r>
      <w:r w:rsidRPr="002943A4">
        <w:t xml:space="preserve"> valid OAuth 2.0 access token </w:t>
      </w:r>
      <w:r w:rsidR="00427C6A" w:rsidRPr="00427C6A">
        <w:t xml:space="preserve">(Token_A) is </w:t>
      </w:r>
      <w:r w:rsidRPr="002943A4">
        <w:t xml:space="preserve"> pre-configured and prepared for testing</w:t>
      </w:r>
      <w:r>
        <w:t>:</w:t>
      </w:r>
    </w:p>
    <w:p w14:paraId="10243274" w14:textId="53115F75" w:rsidR="00D75863" w:rsidRDefault="00D75863" w:rsidP="00D75863">
      <w:pPr>
        <w:pStyle w:val="B2"/>
      </w:pPr>
      <w:r w:rsidRPr="00FD4A4B">
        <w:rPr>
          <w:lang w:eastAsia="zh-CN"/>
        </w:rPr>
        <w:t>-</w:t>
      </w:r>
      <w:r w:rsidRPr="00FD4A4B">
        <w:rPr>
          <w:lang w:eastAsia="zh-CN"/>
        </w:rPr>
        <w:tab/>
      </w:r>
      <w:r w:rsidRPr="002943A4">
        <w:t>Token_A: Contains Analytics ID 1 in its claims</w:t>
      </w:r>
      <w:r w:rsidR="00427C6A" w:rsidRPr="00427C6A">
        <w:t xml:space="preserve"> and no other Analytics IDs</w:t>
      </w:r>
      <w:r>
        <w:t>.</w:t>
      </w:r>
    </w:p>
    <w:p w14:paraId="222BC38D" w14:textId="77777777" w:rsidR="00D75863" w:rsidRDefault="00D75863" w:rsidP="00D75863">
      <w:pPr>
        <w:pStyle w:val="B10"/>
      </w:pPr>
      <w:r>
        <w:t>-</w:t>
      </w:r>
      <w:r>
        <w:tab/>
      </w:r>
      <w:bookmarkStart w:id="67" w:name="_Hlk227248813"/>
      <w:r w:rsidRPr="002943A4">
        <w:t xml:space="preserve">The </w:t>
      </w:r>
      <w:r>
        <w:t xml:space="preserve">vendor’s product </w:t>
      </w:r>
      <w:r w:rsidRPr="002943A4">
        <w:t>documentation describ</w:t>
      </w:r>
      <w:r>
        <w:t>es</w:t>
      </w:r>
      <w:r w:rsidRPr="002943A4">
        <w:t xml:space="preserve"> the NWDAF's authorization policies and the APIs for the analytics services</w:t>
      </w:r>
      <w:r>
        <w:t>.</w:t>
      </w:r>
      <w:bookmarkEnd w:id="67"/>
    </w:p>
    <w:p w14:paraId="03F9C421" w14:textId="77777777" w:rsidR="00D75863" w:rsidRPr="00074ACC" w:rsidRDefault="00D75863" w:rsidP="00D75863">
      <w:pPr>
        <w:pStyle w:val="B10"/>
      </w:pPr>
      <w:r>
        <w:t>-</w:t>
      </w:r>
      <w:r>
        <w:tab/>
      </w:r>
      <w:r w:rsidRPr="002943A4">
        <w:t>The NWDAF under test has already authenticated the NF service consumer (simulated by the tester)</w:t>
      </w:r>
      <w:r>
        <w:t>.</w:t>
      </w:r>
    </w:p>
    <w:p w14:paraId="1FE5D98B" w14:textId="77777777" w:rsidR="00D75863" w:rsidRDefault="00D75863" w:rsidP="00D75863">
      <w:pPr>
        <w:rPr>
          <w:b/>
        </w:rPr>
      </w:pPr>
      <w:r>
        <w:rPr>
          <w:b/>
        </w:rPr>
        <w:t>Execution Steps:</w:t>
      </w:r>
    </w:p>
    <w:p w14:paraId="4FD75BC6" w14:textId="77777777" w:rsidR="00D75863" w:rsidRDefault="00D75863" w:rsidP="00D75863">
      <w:pPr>
        <w:pStyle w:val="B10"/>
      </w:pPr>
      <w:r>
        <w:t>1.</w:t>
      </w:r>
      <w:r>
        <w:tab/>
      </w:r>
      <w:r w:rsidRPr="002943A4">
        <w:t>The tester sends an Nnwdaf_RoamingAnalytics_Subscribe/Request message to the NWDAF for Analytics ID 1, including Token_A in the request.</w:t>
      </w:r>
      <w:r>
        <w:rPr>
          <w:rFonts w:hint="eastAsia"/>
          <w:lang w:eastAsia="zh-CN"/>
        </w:rPr>
        <w:t xml:space="preserve"> </w:t>
      </w:r>
      <w:r w:rsidRPr="002943A4">
        <w:t>The tester observes and records the NWDAF's response</w:t>
      </w:r>
      <w:r>
        <w:t>.</w:t>
      </w:r>
    </w:p>
    <w:p w14:paraId="13E89033" w14:textId="77777777" w:rsidR="00D75863" w:rsidRDefault="00D75863" w:rsidP="00D75863">
      <w:pPr>
        <w:pStyle w:val="B10"/>
      </w:pPr>
      <w:r>
        <w:t>2.</w:t>
      </w:r>
      <w:r>
        <w:tab/>
      </w:r>
      <w:r w:rsidRPr="002943A4">
        <w:t>The tester sends an Nnwdaf_RoamingAnalytics_Subscribe/Request message to the NWDAF for Analytics ID 2, including Token_A in the request.</w:t>
      </w:r>
      <w:r>
        <w:rPr>
          <w:rFonts w:hint="eastAsia"/>
          <w:lang w:eastAsia="zh-CN"/>
        </w:rPr>
        <w:t xml:space="preserve"> </w:t>
      </w:r>
      <w:r w:rsidRPr="002943A4">
        <w:t>The tester observes and records the NWDAF's response</w:t>
      </w:r>
      <w:r>
        <w:rPr>
          <w:lang w:val="en-US"/>
        </w:rPr>
        <w:t>.</w:t>
      </w:r>
    </w:p>
    <w:p w14:paraId="7F21EF13" w14:textId="77777777" w:rsidR="00D75863" w:rsidRDefault="00D75863" w:rsidP="00D75863">
      <w:pPr>
        <w:rPr>
          <w:b/>
        </w:rPr>
      </w:pPr>
      <w:r>
        <w:rPr>
          <w:b/>
        </w:rPr>
        <w:t>Expected Results:</w:t>
      </w:r>
    </w:p>
    <w:p w14:paraId="53DDB505" w14:textId="77777777" w:rsidR="00D75863" w:rsidRDefault="00D75863" w:rsidP="00D75863">
      <w:pPr>
        <w:pStyle w:val="B10"/>
      </w:pPr>
      <w:r>
        <w:t>1.</w:t>
      </w:r>
      <w:r>
        <w:tab/>
      </w:r>
      <w:r w:rsidRPr="002943A4">
        <w:t>The request in Step 1 (authorized Analytics ID) is processed successfully by the NWDAF (subject to other normal conditions being met)</w:t>
      </w:r>
      <w:r w:rsidRPr="00E32DBA">
        <w:t xml:space="preserve">. </w:t>
      </w:r>
    </w:p>
    <w:p w14:paraId="7B766A3D" w14:textId="77777777" w:rsidR="00D75863" w:rsidRDefault="00D75863" w:rsidP="00D75863">
      <w:pPr>
        <w:pStyle w:val="B10"/>
        <w:rPr>
          <w:lang w:eastAsia="zh-CN"/>
        </w:rPr>
      </w:pPr>
      <w:r>
        <w:rPr>
          <w:lang w:eastAsia="zh-CN"/>
        </w:rPr>
        <w:t>2.</w:t>
      </w:r>
      <w:r>
        <w:rPr>
          <w:lang w:eastAsia="zh-CN"/>
        </w:rPr>
        <w:tab/>
      </w:r>
      <w:r w:rsidRPr="002943A4">
        <w:t xml:space="preserve">The request in Step </w:t>
      </w:r>
      <w:r>
        <w:rPr>
          <w:rFonts w:hint="eastAsia"/>
          <w:lang w:eastAsia="zh-CN"/>
        </w:rPr>
        <w:t>2</w:t>
      </w:r>
      <w:r w:rsidRPr="002943A4">
        <w:t xml:space="preserve"> (unauthorized Analytics ID) is rejected by the NWDAF with an appropriate error (e.g., 403 Forbidden with OAuth 2.0 error insufficient_scope)</w:t>
      </w:r>
      <w:r>
        <w:rPr>
          <w:lang w:eastAsia="zh-CN"/>
        </w:rPr>
        <w:t>.</w:t>
      </w:r>
    </w:p>
    <w:p w14:paraId="7CCF2ACB" w14:textId="77777777" w:rsidR="00D75863" w:rsidRDefault="00D75863" w:rsidP="00D75863">
      <w:pPr>
        <w:pStyle w:val="B10"/>
        <w:ind w:left="0" w:firstLine="0"/>
        <w:rPr>
          <w:b/>
        </w:rPr>
      </w:pPr>
      <w:r>
        <w:rPr>
          <w:b/>
        </w:rPr>
        <w:t>Expected format of evidence:</w:t>
      </w:r>
    </w:p>
    <w:p w14:paraId="32A9BA63" w14:textId="77777777" w:rsidR="00D75863" w:rsidRDefault="00D75863" w:rsidP="00D75863">
      <w:bookmarkStart w:id="68" w:name="_Hlk227249089"/>
      <w:r w:rsidRPr="00C16CBA">
        <w:t>Logs, network traces (e.g., .pcap files), or screenshots of the relevant interface messages. The evidence must clearly show:</w:t>
      </w:r>
    </w:p>
    <w:p w14:paraId="34603F8F" w14:textId="361D3547" w:rsidR="00D75863" w:rsidRDefault="00D75863" w:rsidP="00D75863">
      <w:pPr>
        <w:pStyle w:val="B10"/>
        <w:rPr>
          <w:lang w:eastAsia="zh-CN"/>
        </w:rPr>
      </w:pPr>
      <w:r>
        <w:rPr>
          <w:lang w:eastAsia="zh-CN"/>
        </w:rPr>
        <w:t>1.</w:t>
      </w:r>
      <w:r>
        <w:rPr>
          <w:lang w:eastAsia="zh-CN"/>
        </w:rPr>
        <w:tab/>
      </w:r>
      <w:bookmarkStart w:id="69" w:name="_Hlk227249101"/>
      <w:r w:rsidRPr="00C16CBA">
        <w:t>The Nnwdaf_RoamingAnalytics_Subscribe/Request request messages, including the target Analytics ID and the access token used</w:t>
      </w:r>
      <w:bookmarkEnd w:id="69"/>
      <w:r>
        <w:rPr>
          <w:lang w:eastAsia="zh-CN"/>
        </w:rPr>
        <w:t>.</w:t>
      </w:r>
    </w:p>
    <w:p w14:paraId="6B731163" w14:textId="77777777" w:rsidR="00D75863" w:rsidRDefault="00D75863" w:rsidP="00D75863">
      <w:pPr>
        <w:pStyle w:val="B10"/>
        <w:rPr>
          <w:lang w:eastAsia="zh-CN"/>
        </w:rPr>
      </w:pPr>
      <w:r>
        <w:rPr>
          <w:lang w:eastAsia="zh-CN"/>
        </w:rPr>
        <w:t>2.</w:t>
      </w:r>
      <w:r>
        <w:rPr>
          <w:lang w:eastAsia="zh-CN"/>
        </w:rPr>
        <w:tab/>
      </w:r>
      <w:bookmarkStart w:id="70" w:name="_Hlk227249139"/>
      <w:r w:rsidRPr="002943A4">
        <w:t>The corresponding success or error response (including status code and error details) from the NWDAF</w:t>
      </w:r>
      <w:bookmarkEnd w:id="70"/>
      <w:r>
        <w:rPr>
          <w:lang w:eastAsia="zh-CN"/>
        </w:rPr>
        <w:t>.</w:t>
      </w:r>
    </w:p>
    <w:p w14:paraId="26E18BB8" w14:textId="24414985" w:rsidR="00D76333" w:rsidRDefault="00D76333" w:rsidP="00D76333">
      <w:pPr>
        <w:pStyle w:val="Heading5"/>
        <w:rPr>
          <w:lang w:val="en-US" w:eastAsia="zh-CN"/>
        </w:rPr>
      </w:pPr>
      <w:bookmarkStart w:id="71" w:name="_Toc233198662"/>
      <w:bookmarkEnd w:id="59"/>
      <w:bookmarkEnd w:id="60"/>
      <w:bookmarkEnd w:id="61"/>
      <w:bookmarkEnd w:id="62"/>
      <w:bookmarkEnd w:id="63"/>
      <w:bookmarkEnd w:id="64"/>
      <w:bookmarkEnd w:id="65"/>
      <w:bookmarkEnd w:id="66"/>
      <w:bookmarkEnd w:id="68"/>
      <w:r>
        <w:t>4.2.</w:t>
      </w:r>
      <w:r>
        <w:rPr>
          <w:lang w:eastAsia="zh-CN"/>
        </w:rPr>
        <w:t>1</w:t>
      </w:r>
      <w:r>
        <w:t>.2.</w:t>
      </w:r>
      <w:r>
        <w:rPr>
          <w:lang w:val="en-US" w:eastAsia="zh-CN"/>
        </w:rPr>
        <w:t>8</w:t>
      </w:r>
      <w:r>
        <w:tab/>
      </w:r>
      <w:r>
        <w:rPr>
          <w:rFonts w:hint="eastAsia"/>
        </w:rPr>
        <w:t>ML model asset access control in cross-NWDAF model provisioning</w:t>
      </w:r>
      <w:bookmarkEnd w:id="71"/>
    </w:p>
    <w:p w14:paraId="35B9C89E" w14:textId="77777777" w:rsidR="00D76333" w:rsidRDefault="00D76333" w:rsidP="00D76333">
      <w:pPr>
        <w:rPr>
          <w:lang w:val="en-US" w:eastAsia="zh-CN"/>
        </w:rPr>
      </w:pPr>
      <w:r>
        <w:t>Requirement Name: Analytics ID-level access control for ML model assets in MTLF provisioning</w:t>
      </w:r>
    </w:p>
    <w:p w14:paraId="335226C6" w14:textId="1C811108" w:rsidR="00D76333" w:rsidRDefault="00D76333" w:rsidP="00D76333">
      <w:r>
        <w:t>Requirement Reference:</w:t>
      </w:r>
      <w:r>
        <w:rPr>
          <w:lang w:eastAsia="zh-CN"/>
        </w:rPr>
        <w:t xml:space="preserve"> </w:t>
      </w:r>
      <w:r>
        <w:t>In accordance with TS 33.501</w:t>
      </w:r>
      <w:r>
        <w:rPr>
          <w:lang w:eastAsia="zh-CN"/>
        </w:rPr>
        <w:t xml:space="preserve"> [7]</w:t>
      </w:r>
      <w:r>
        <w:t>, clauses X.9 and X.</w:t>
      </w:r>
      <w:r>
        <w:rPr>
          <w:lang w:eastAsia="zh-CN"/>
        </w:rPr>
        <w:t>1</w:t>
      </w:r>
      <w:r>
        <w:rPr>
          <w:rFonts w:hint="eastAsia"/>
          <w:lang w:eastAsia="zh-CN"/>
        </w:rPr>
        <w:t>0</w:t>
      </w:r>
      <w:r>
        <w:t>.</w:t>
      </w:r>
    </w:p>
    <w:p w14:paraId="71A63771" w14:textId="77777777" w:rsidR="00D76333" w:rsidRDefault="00D76333" w:rsidP="00D76333">
      <w:r>
        <w:t xml:space="preserve">Requirement Description: </w:t>
      </w:r>
      <w:bookmarkStart w:id="72" w:name="OLE_LINK12"/>
      <w:r>
        <w:t>The NWDAF containing the MTLF verifies that the Analytics ID contained within the access token's scope matches the Analytics ID associated with the requested ML model asset</w:t>
      </w:r>
      <w:r>
        <w:rPr>
          <w:lang w:val="en-US" w:eastAsia="zh-CN"/>
        </w:rPr>
        <w:t>.</w:t>
      </w:r>
      <w:bookmarkEnd w:id="72"/>
    </w:p>
    <w:p w14:paraId="10A9EF20" w14:textId="77777777" w:rsidR="00D76333" w:rsidRDefault="00D76333" w:rsidP="00D76333">
      <w:r>
        <w:rPr>
          <w:i/>
        </w:rPr>
        <w:t>Threat References</w:t>
      </w:r>
      <w:r>
        <w:t xml:space="preserve">: </w:t>
      </w:r>
      <w:r>
        <w:rPr>
          <w:rFonts w:hint="eastAsia"/>
        </w:rPr>
        <w:t>TR 33.926 [4], threats related to "Unauthorized Access to Critical Assets" and "Model Poisoning".</w:t>
      </w:r>
    </w:p>
    <w:p w14:paraId="624768E1" w14:textId="77777777" w:rsidR="00D76333" w:rsidRDefault="00D76333" w:rsidP="00D76333">
      <w:r>
        <w:rPr>
          <w:b/>
        </w:rPr>
        <w:t>Test Name:</w:t>
      </w:r>
      <w:r>
        <w:t xml:space="preserve"> TC_NWDAF_MLMODEL_ACCESS_CONTROL</w:t>
      </w:r>
    </w:p>
    <w:p w14:paraId="688F59CD" w14:textId="77777777" w:rsidR="00D76333" w:rsidRDefault="00D76333" w:rsidP="00D76333">
      <w:r>
        <w:rPr>
          <w:b/>
        </w:rPr>
        <w:t>Purpose:</w:t>
      </w:r>
    </w:p>
    <w:p w14:paraId="5E74F40C" w14:textId="77777777" w:rsidR="00D76333" w:rsidRDefault="00D76333" w:rsidP="00D76333">
      <w:r>
        <w:t xml:space="preserve">To verify that the NWDAF, when acting as an MTLF (NF service producer), can perform fine-grained authorization control based on the Analytics ID claim in an access token within the Nnwdaf_MLModelProvision_Subscribe procedure. The test ensures that a service consumer is only able to access the specific ML model asset(s) it is authorized for. </w:t>
      </w:r>
    </w:p>
    <w:p w14:paraId="47C363C0" w14:textId="77777777" w:rsidR="00D76333" w:rsidRDefault="00D76333" w:rsidP="00D76333">
      <w:pPr>
        <w:pStyle w:val="NO"/>
      </w:pPr>
      <w:r>
        <w:t>NOTE:</w:t>
      </w:r>
      <w:r>
        <w:tab/>
        <w:t>This test case</w:t>
      </w:r>
      <w:r>
        <w:rPr>
          <w:lang w:eastAsia="zh-CN"/>
        </w:rPr>
        <w:t xml:space="preserve"> </w:t>
      </w:r>
      <w:r>
        <w:t xml:space="preserve">applies only </w:t>
      </w:r>
      <w:r>
        <w:rPr>
          <w:lang w:eastAsia="zh-CN"/>
        </w:rPr>
        <w:t>when the access token includes Analytics ID</w:t>
      </w:r>
      <w:r>
        <w:t>.</w:t>
      </w:r>
    </w:p>
    <w:p w14:paraId="2DD68C1A" w14:textId="77777777" w:rsidR="00D76333" w:rsidRDefault="00D76333" w:rsidP="00D76333">
      <w:r>
        <w:rPr>
          <w:b/>
        </w:rPr>
        <w:t>Pre-Conditions:</w:t>
      </w:r>
    </w:p>
    <w:p w14:paraId="1AC982A3" w14:textId="77777777" w:rsidR="00D76333" w:rsidRDefault="00D76333" w:rsidP="00D76333">
      <w:pPr>
        <w:pStyle w:val="B10"/>
      </w:pPr>
      <w:r>
        <w:t>-</w:t>
      </w:r>
      <w:r>
        <w:tab/>
      </w:r>
      <w:r>
        <w:rPr>
          <w:rFonts w:hint="eastAsia"/>
        </w:rPr>
        <w:t>The vendor</w:t>
      </w:r>
      <w:r>
        <w:rPr>
          <w:lang w:val="en-US"/>
        </w:rPr>
        <w:t>’s</w:t>
      </w:r>
      <w:r>
        <w:rPr>
          <w:rFonts w:hint="eastAsia"/>
        </w:rPr>
        <w:t xml:space="preserve"> </w:t>
      </w:r>
      <w:r>
        <w:rPr>
          <w:lang w:val="en-US"/>
        </w:rPr>
        <w:t xml:space="preserve">product </w:t>
      </w:r>
      <w:r>
        <w:rPr>
          <w:rFonts w:hint="eastAsia"/>
        </w:rPr>
        <w:t>documentation describ</w:t>
      </w:r>
      <w:r>
        <w:rPr>
          <w:lang w:val="en-US"/>
        </w:rPr>
        <w:t xml:space="preserve">es </w:t>
      </w:r>
      <w:r>
        <w:rPr>
          <w:rFonts w:hint="eastAsia"/>
        </w:rPr>
        <w:t>the ML model provisioning procedure and the associated authorization mechanism for the Nnwdaf_MLModelProvision_Subscribe service operation.</w:t>
      </w:r>
    </w:p>
    <w:p w14:paraId="3FA55BBD" w14:textId="77777777" w:rsidR="00D76333" w:rsidRDefault="00D76333" w:rsidP="00D76333">
      <w:pPr>
        <w:pStyle w:val="B10"/>
        <w:rPr>
          <w:lang w:val="en-US" w:eastAsia="zh-CN"/>
        </w:rPr>
      </w:pPr>
      <w:r>
        <w:t>-</w:t>
      </w:r>
      <w:r>
        <w:tab/>
      </w:r>
      <w:r>
        <w:rPr>
          <w:lang w:val="en-US" w:eastAsia="zh-CN"/>
        </w:rPr>
        <w:t>A test environment with at least one NWDAF containing an MTLF and one NWDAF containing an AnLF (or an equivalent simulation provided by the vendor) shall be available.</w:t>
      </w:r>
    </w:p>
    <w:p w14:paraId="45BD4829" w14:textId="066D0CF7" w:rsidR="00D76333" w:rsidRDefault="00D76333" w:rsidP="00D76333">
      <w:pPr>
        <w:pStyle w:val="B10"/>
      </w:pPr>
      <w:r>
        <w:t>-</w:t>
      </w:r>
      <w:r>
        <w:tab/>
      </w:r>
      <w:r>
        <w:rPr>
          <w:lang w:val="en-US" w:eastAsia="zh-CN"/>
        </w:rPr>
        <w:t>The MTLF under test is configured with at least two distinct ML model assets, identifiable by different Analytics IDs (e.g., Analytics ID 1 and Analytics ID 2)</w:t>
      </w:r>
      <w:r w:rsidR="00427C6A" w:rsidRPr="00427C6A">
        <w:t xml:space="preserve"> </w:t>
      </w:r>
      <w:r w:rsidR="00427C6A" w:rsidRPr="00427C6A">
        <w:rPr>
          <w:lang w:val="en-US" w:eastAsia="zh-CN"/>
        </w:rPr>
        <w:t>, both operational and accessible via valid access token</w:t>
      </w:r>
      <w:r>
        <w:t>.</w:t>
      </w:r>
    </w:p>
    <w:p w14:paraId="09863952" w14:textId="39024F78" w:rsidR="00D76333" w:rsidRDefault="00D76333" w:rsidP="00D76333">
      <w:pPr>
        <w:pStyle w:val="B10"/>
        <w:rPr>
          <w:lang w:val="en-US"/>
        </w:rPr>
      </w:pPr>
      <w:r>
        <w:t>-</w:t>
      </w:r>
      <w:r>
        <w:tab/>
      </w:r>
      <w:r w:rsidR="00427C6A" w:rsidRPr="00427C6A">
        <w:t>One</w:t>
      </w:r>
      <w:r>
        <w:rPr>
          <w:lang w:val="en-US"/>
        </w:rPr>
        <w:t xml:space="preserve">The tester has the capability to generate valid OAuth 2.0 access tokens.  valid OAuth 2.0 access token </w:t>
      </w:r>
      <w:r w:rsidR="00427C6A" w:rsidRPr="00427C6A">
        <w:rPr>
          <w:lang w:val="en-US"/>
        </w:rPr>
        <w:t>is</w:t>
      </w:r>
      <w:r>
        <w:rPr>
          <w:lang w:val="en-US"/>
        </w:rPr>
        <w:t xml:space="preserve"> pre-configured and prepared for testing:</w:t>
      </w:r>
    </w:p>
    <w:p w14:paraId="7D51ABE4" w14:textId="28AF7960" w:rsidR="00D76333" w:rsidRDefault="00D76333" w:rsidP="00D76333">
      <w:pPr>
        <w:pStyle w:val="B2"/>
      </w:pPr>
      <w:r w:rsidRPr="00FD4A4B">
        <w:rPr>
          <w:lang w:eastAsia="zh-CN"/>
        </w:rPr>
        <w:t>-</w:t>
      </w:r>
      <w:r w:rsidRPr="00FD4A4B">
        <w:rPr>
          <w:lang w:eastAsia="zh-CN"/>
        </w:rPr>
        <w:tab/>
      </w:r>
      <w:r>
        <w:t>Token_A: Contains Analytics ID 1 in its claims</w:t>
      </w:r>
      <w:r w:rsidR="00427C6A" w:rsidRPr="00427C6A">
        <w:t xml:space="preserve"> ; no other Analytics IDs included.</w:t>
      </w:r>
    </w:p>
    <w:p w14:paraId="42F08FA2" w14:textId="77777777" w:rsidR="00D76333" w:rsidRDefault="00D76333" w:rsidP="00D76333">
      <w:pPr>
        <w:rPr>
          <w:b/>
        </w:rPr>
      </w:pPr>
      <w:r>
        <w:rPr>
          <w:b/>
        </w:rPr>
        <w:t>Execution Steps:</w:t>
      </w:r>
    </w:p>
    <w:p w14:paraId="21C31591" w14:textId="77777777" w:rsidR="00D76333" w:rsidRDefault="00D76333" w:rsidP="00D76333">
      <w:pPr>
        <w:pStyle w:val="B10"/>
      </w:pPr>
      <w:r>
        <w:t>1.</w:t>
      </w:r>
      <w:r>
        <w:tab/>
      </w:r>
      <w:r>
        <w:rPr>
          <w:rFonts w:hint="eastAsia"/>
        </w:rPr>
        <w:t>The tester sends an Nnwdaf_MLModelProvision_Subscribe request to the MTLF for the ML model corresponding to Analytics ID 1, including Token A in the request. The tester observes and records the MTLF's response.</w:t>
      </w:r>
    </w:p>
    <w:p w14:paraId="541F1BBD" w14:textId="77777777" w:rsidR="00D76333" w:rsidRDefault="00D76333" w:rsidP="00D76333">
      <w:pPr>
        <w:pStyle w:val="B10"/>
      </w:pPr>
      <w:r>
        <w:t>2.</w:t>
      </w:r>
      <w:r>
        <w:tab/>
      </w:r>
      <w:r>
        <w:rPr>
          <w:rFonts w:hint="eastAsia"/>
        </w:rPr>
        <w:t>The tester sends an Nnwdaf_MLModelProvision_Subscribe request to the MTLF for the ML model corresponding to Analytics ID 2, including Token A in the request. The tester observes and records the MTLF's response.</w:t>
      </w:r>
    </w:p>
    <w:p w14:paraId="39D8A16D" w14:textId="77777777" w:rsidR="00D76333" w:rsidRDefault="00D76333" w:rsidP="00D76333">
      <w:pPr>
        <w:rPr>
          <w:b/>
        </w:rPr>
      </w:pPr>
      <w:r>
        <w:rPr>
          <w:b/>
        </w:rPr>
        <w:t>Expected Results:</w:t>
      </w:r>
    </w:p>
    <w:p w14:paraId="46B5B487" w14:textId="77777777" w:rsidR="00D76333" w:rsidRDefault="00D76333" w:rsidP="00D76333">
      <w:pPr>
        <w:pStyle w:val="B10"/>
      </w:pPr>
      <w:r>
        <w:t>1.</w:t>
      </w:r>
      <w:r>
        <w:tab/>
      </w:r>
      <w:r>
        <w:rPr>
          <w:rFonts w:hint="eastAsia"/>
        </w:rPr>
        <w:t>The request in Step 1 (authorized Analytics ID for Token A) is accepted by the MTLF, and ML model information for Analytics ID 1 is returned normally.</w:t>
      </w:r>
    </w:p>
    <w:p w14:paraId="43DB8864" w14:textId="77777777" w:rsidR="00D76333" w:rsidRDefault="00D76333" w:rsidP="00D76333">
      <w:pPr>
        <w:pStyle w:val="B10"/>
        <w:rPr>
          <w:lang w:eastAsia="zh-CN"/>
        </w:rPr>
      </w:pPr>
      <w:r>
        <w:rPr>
          <w:lang w:eastAsia="zh-CN"/>
        </w:rPr>
        <w:t>2.</w:t>
      </w:r>
      <w:r>
        <w:rPr>
          <w:lang w:eastAsia="zh-CN"/>
        </w:rPr>
        <w:tab/>
      </w:r>
      <w:r>
        <w:rPr>
          <w:rFonts w:hint="eastAsia"/>
          <w:lang w:eastAsia="zh-CN"/>
        </w:rPr>
        <w:t>The request in Step 2 (unauthorized Analytics ID for Token A) is rejected by the MTLF with an appropriate error (e.g., 403 Forbidden with OAuth 2.0 error insufficient_scope)</w:t>
      </w:r>
      <w:r>
        <w:rPr>
          <w:lang w:eastAsia="zh-CN"/>
        </w:rPr>
        <w:t>.</w:t>
      </w:r>
    </w:p>
    <w:p w14:paraId="04E201FE" w14:textId="77777777" w:rsidR="00D76333" w:rsidRDefault="00D76333" w:rsidP="00D76333">
      <w:pPr>
        <w:pStyle w:val="B10"/>
        <w:ind w:left="0" w:firstLine="0"/>
        <w:rPr>
          <w:b/>
        </w:rPr>
      </w:pPr>
      <w:r>
        <w:rPr>
          <w:b/>
        </w:rPr>
        <w:t>Expected format of evidence:</w:t>
      </w:r>
    </w:p>
    <w:p w14:paraId="6D7312A9" w14:textId="77777777" w:rsidR="00D76333" w:rsidRDefault="00D76333" w:rsidP="00D76333">
      <w:r>
        <w:rPr>
          <w:rFonts w:hint="eastAsia"/>
        </w:rPr>
        <w:t>Logs, network traces (e.g., .pcap files), or screenshots of the relevant interface messages. The evidence must clearly show:</w:t>
      </w:r>
    </w:p>
    <w:p w14:paraId="729FCFBB" w14:textId="6C97A416" w:rsidR="00D76333" w:rsidRDefault="00D76333" w:rsidP="00D76333">
      <w:pPr>
        <w:pStyle w:val="B10"/>
        <w:rPr>
          <w:lang w:eastAsia="zh-CN"/>
        </w:rPr>
      </w:pPr>
      <w:r>
        <w:rPr>
          <w:lang w:eastAsia="zh-CN"/>
        </w:rPr>
        <w:t>1.</w:t>
      </w:r>
      <w:r>
        <w:rPr>
          <w:lang w:eastAsia="zh-CN"/>
        </w:rPr>
        <w:tab/>
      </w:r>
      <w:r>
        <w:rPr>
          <w:lang w:val="en-US" w:eastAsia="zh-CN"/>
        </w:rPr>
        <w:t>The Nnwdaf_MLModelProvision_Subscribe request messages, including the target Analytics ID and the access token used</w:t>
      </w:r>
      <w:r>
        <w:rPr>
          <w:lang w:eastAsia="zh-CN"/>
        </w:rPr>
        <w:t>.</w:t>
      </w:r>
    </w:p>
    <w:p w14:paraId="77F14053" w14:textId="107ED230" w:rsidR="00D76333" w:rsidRDefault="00D76333" w:rsidP="00D76333">
      <w:pPr>
        <w:pStyle w:val="B10"/>
        <w:rPr>
          <w:lang w:eastAsia="zh-CN"/>
        </w:rPr>
      </w:pPr>
      <w:r>
        <w:rPr>
          <w:lang w:eastAsia="zh-CN"/>
        </w:rPr>
        <w:t>2.</w:t>
      </w:r>
      <w:r>
        <w:rPr>
          <w:lang w:eastAsia="zh-CN"/>
        </w:rPr>
        <w:tab/>
      </w:r>
      <w:r>
        <w:rPr>
          <w:lang w:val="en-US" w:eastAsia="zh-CN"/>
        </w:rPr>
        <w:t>The corresponding success or error response (including status code and error details) from the MTLF</w:t>
      </w:r>
      <w:r>
        <w:rPr>
          <w:lang w:eastAsia="zh-CN"/>
        </w:rPr>
        <w:t>.</w:t>
      </w:r>
    </w:p>
    <w:p w14:paraId="1F4846C0" w14:textId="77777777" w:rsidR="00D75863" w:rsidRPr="00E81D73" w:rsidRDefault="00D75863" w:rsidP="00902323">
      <w:pPr>
        <w:rPr>
          <w:rFonts w:eastAsia="SimSun"/>
        </w:rPr>
      </w:pPr>
    </w:p>
    <w:p w14:paraId="2C4717B5" w14:textId="609BD8B9" w:rsidR="00A82807" w:rsidRPr="00E81D73" w:rsidRDefault="00A82807" w:rsidP="001913ED">
      <w:pPr>
        <w:pStyle w:val="Heading3"/>
        <w:rPr>
          <w:color w:val="FF0000"/>
        </w:rPr>
      </w:pPr>
      <w:bookmarkStart w:id="73" w:name="_Toc74066041"/>
      <w:bookmarkStart w:id="74" w:name="_Toc233198663"/>
      <w:r w:rsidRPr="00E81D73">
        <w:t>4.2.</w:t>
      </w:r>
      <w:r w:rsidRPr="00E81D73">
        <w:rPr>
          <w:rFonts w:hint="eastAsia"/>
          <w:lang w:eastAsia="zh-CN"/>
        </w:rPr>
        <w:t>2</w:t>
      </w:r>
      <w:r w:rsidRPr="00E81D73">
        <w:tab/>
      </w:r>
      <w:bookmarkEnd w:id="73"/>
      <w:r w:rsidR="001E2933">
        <w:t>Void</w:t>
      </w:r>
      <w:bookmarkEnd w:id="74"/>
    </w:p>
    <w:p w14:paraId="2C4717EF" w14:textId="77777777" w:rsidR="00B76D0F" w:rsidRPr="00E81D73" w:rsidRDefault="00FA484A">
      <w:pPr>
        <w:pStyle w:val="Heading2"/>
      </w:pPr>
      <w:bookmarkStart w:id="75" w:name="_Toc74066042"/>
      <w:bookmarkStart w:id="76" w:name="_Toc233198664"/>
      <w:r w:rsidRPr="00E81D73">
        <w:t>4.3</w:t>
      </w:r>
      <w:r w:rsidRPr="00E81D73">
        <w:tab/>
        <w:t>NWDAF-specific adaptations of hardening requirements and related test cases</w:t>
      </w:r>
      <w:bookmarkEnd w:id="75"/>
      <w:bookmarkEnd w:id="76"/>
    </w:p>
    <w:p w14:paraId="2C4717F0" w14:textId="77777777" w:rsidR="00B76D0F" w:rsidRPr="00E81D73" w:rsidRDefault="00FA484A">
      <w:pPr>
        <w:pStyle w:val="Heading3"/>
      </w:pPr>
      <w:bookmarkStart w:id="77" w:name="_Toc74066043"/>
      <w:bookmarkStart w:id="78" w:name="_Toc233198665"/>
      <w:r w:rsidRPr="00E81D73">
        <w:t>4.3.1</w:t>
      </w:r>
      <w:r w:rsidRPr="00E81D73">
        <w:tab/>
        <w:t>Introduction</w:t>
      </w:r>
      <w:bookmarkEnd w:id="77"/>
      <w:bookmarkEnd w:id="78"/>
    </w:p>
    <w:p w14:paraId="2C4717F1" w14:textId="77777777" w:rsidR="00B76D0F" w:rsidRPr="00E81D73" w:rsidRDefault="00FA484A">
      <w:r w:rsidRPr="00E81D73">
        <w:rPr>
          <w:lang w:eastAsia="zh-CN"/>
        </w:rPr>
        <w:t>The present clause contains NWDAF</w:t>
      </w:r>
      <w:r w:rsidRPr="00E81D73">
        <w:t xml:space="preserve">-specific </w:t>
      </w:r>
      <w:r w:rsidRPr="00E81D73">
        <w:rPr>
          <w:rFonts w:hint="eastAsia"/>
          <w:lang w:eastAsia="zh-CN"/>
        </w:rPr>
        <w:t xml:space="preserve">adaptations of </w:t>
      </w:r>
      <w:r w:rsidRPr="00E81D73">
        <w:rPr>
          <w:lang w:eastAsia="zh-CN"/>
        </w:rPr>
        <w:t xml:space="preserve">hardening </w:t>
      </w:r>
      <w:r w:rsidRPr="00E81D73">
        <w:t>requirements</w:t>
      </w:r>
      <w:r w:rsidRPr="00E81D73">
        <w:rPr>
          <w:rFonts w:hint="eastAsia"/>
          <w:lang w:eastAsia="zh-CN"/>
        </w:rPr>
        <w:t xml:space="preserve"> and related test cases</w:t>
      </w:r>
      <w:r w:rsidRPr="00E81D73">
        <w:rPr>
          <w:lang w:eastAsia="zh-CN"/>
        </w:rPr>
        <w:t>.</w:t>
      </w:r>
    </w:p>
    <w:p w14:paraId="2C4717F2" w14:textId="77777777" w:rsidR="00B76D0F" w:rsidRPr="00E81D73" w:rsidRDefault="00FA484A">
      <w:pPr>
        <w:pStyle w:val="Heading3"/>
      </w:pPr>
      <w:bookmarkStart w:id="79" w:name="_Toc74066044"/>
      <w:bookmarkStart w:id="80" w:name="_Toc233198666"/>
      <w:r w:rsidRPr="00E81D73">
        <w:t>4.3.2</w:t>
      </w:r>
      <w:r w:rsidRPr="00E81D73">
        <w:tab/>
        <w:t>Technical baseline</w:t>
      </w:r>
      <w:bookmarkEnd w:id="79"/>
      <w:bookmarkEnd w:id="80"/>
    </w:p>
    <w:p w14:paraId="2C4717F3" w14:textId="77777777" w:rsidR="00B76D0F" w:rsidRPr="00E81D73" w:rsidRDefault="00FA484A">
      <w:r w:rsidRPr="00E81D73">
        <w:rPr>
          <w:color w:val="000000"/>
        </w:rPr>
        <w:t xml:space="preserve">There are no NWDAF-specific additions to clause </w:t>
      </w:r>
      <w:r w:rsidRPr="00E81D73">
        <w:rPr>
          <w:rFonts w:hint="eastAsia"/>
          <w:color w:val="000000"/>
        </w:rPr>
        <w:t>4</w:t>
      </w:r>
      <w:r w:rsidRPr="00E81D73">
        <w:rPr>
          <w:color w:val="000000"/>
        </w:rPr>
        <w:t>.</w:t>
      </w:r>
      <w:r w:rsidRPr="00E81D73">
        <w:rPr>
          <w:color w:val="000000"/>
          <w:lang w:eastAsia="zh-CN"/>
        </w:rPr>
        <w:t>3.2</w:t>
      </w:r>
      <w:r w:rsidRPr="00E81D73">
        <w:rPr>
          <w:color w:val="000000"/>
        </w:rPr>
        <w:t xml:space="preserve"> of TS 33.117 [</w:t>
      </w:r>
      <w:r w:rsidRPr="00E81D73">
        <w:rPr>
          <w:rFonts w:hint="eastAsia"/>
          <w:color w:val="000000"/>
          <w:lang w:eastAsia="zh-CN"/>
        </w:rPr>
        <w:t>3</w:t>
      </w:r>
      <w:r w:rsidRPr="00E81D73">
        <w:rPr>
          <w:color w:val="000000"/>
        </w:rPr>
        <w:t>].</w:t>
      </w:r>
    </w:p>
    <w:p w14:paraId="2C4717F4" w14:textId="77777777" w:rsidR="00B76D0F" w:rsidRPr="00E81D73" w:rsidRDefault="00FA484A">
      <w:pPr>
        <w:pStyle w:val="Heading3"/>
      </w:pPr>
      <w:bookmarkStart w:id="81" w:name="_Toc74066045"/>
      <w:bookmarkStart w:id="82" w:name="_Toc233198667"/>
      <w:r w:rsidRPr="00E81D73">
        <w:t>4.3.3</w:t>
      </w:r>
      <w:r w:rsidRPr="00E81D73">
        <w:tab/>
        <w:t>Operating systems</w:t>
      </w:r>
      <w:bookmarkEnd w:id="81"/>
      <w:bookmarkEnd w:id="82"/>
    </w:p>
    <w:p w14:paraId="2C4717F5" w14:textId="77777777" w:rsidR="00B76D0F" w:rsidRPr="00E81D73" w:rsidRDefault="00FA484A">
      <w:r w:rsidRPr="00E81D73">
        <w:rPr>
          <w:color w:val="000000"/>
        </w:rPr>
        <w:t xml:space="preserve">There are no NWDAF-specific additions to clause </w:t>
      </w:r>
      <w:r w:rsidRPr="00E81D73">
        <w:rPr>
          <w:rFonts w:hint="eastAsia"/>
          <w:color w:val="000000"/>
        </w:rPr>
        <w:t>4</w:t>
      </w:r>
      <w:r w:rsidRPr="00E81D73">
        <w:rPr>
          <w:color w:val="000000"/>
        </w:rPr>
        <w:t>.</w:t>
      </w:r>
      <w:r w:rsidRPr="00E81D73">
        <w:rPr>
          <w:color w:val="000000"/>
          <w:lang w:eastAsia="zh-CN"/>
        </w:rPr>
        <w:t>3.3</w:t>
      </w:r>
      <w:r w:rsidRPr="00E81D73">
        <w:rPr>
          <w:color w:val="000000"/>
        </w:rPr>
        <w:t xml:space="preserve"> of TS 33.117 [</w:t>
      </w:r>
      <w:r w:rsidRPr="00E81D73">
        <w:rPr>
          <w:rFonts w:hint="eastAsia"/>
          <w:color w:val="000000"/>
          <w:lang w:eastAsia="zh-CN"/>
        </w:rPr>
        <w:t>3</w:t>
      </w:r>
      <w:r w:rsidRPr="00E81D73">
        <w:rPr>
          <w:color w:val="000000"/>
        </w:rPr>
        <w:t>].</w:t>
      </w:r>
    </w:p>
    <w:p w14:paraId="2C4717F6" w14:textId="77777777" w:rsidR="00B76D0F" w:rsidRPr="00E81D73" w:rsidRDefault="00FA484A">
      <w:pPr>
        <w:pStyle w:val="Heading3"/>
      </w:pPr>
      <w:bookmarkStart w:id="83" w:name="_Toc74066046"/>
      <w:bookmarkStart w:id="84" w:name="_Toc233198668"/>
      <w:r w:rsidRPr="00E81D73">
        <w:t>4.3.4</w:t>
      </w:r>
      <w:r w:rsidRPr="00E81D73">
        <w:tab/>
        <w:t>Web servers</w:t>
      </w:r>
      <w:bookmarkEnd w:id="83"/>
      <w:bookmarkEnd w:id="84"/>
    </w:p>
    <w:p w14:paraId="2C4717F7" w14:textId="77777777" w:rsidR="00B76D0F" w:rsidRPr="00E81D73" w:rsidRDefault="00FA484A">
      <w:r w:rsidRPr="00E81D73">
        <w:t xml:space="preserve">There are no NWDAF-specific additions to clause </w:t>
      </w:r>
      <w:r w:rsidRPr="00E81D73">
        <w:rPr>
          <w:rFonts w:hint="eastAsia"/>
        </w:rPr>
        <w:t>4</w:t>
      </w:r>
      <w:r w:rsidRPr="00E81D73">
        <w:t>.</w:t>
      </w:r>
      <w:r w:rsidRPr="00E81D73">
        <w:rPr>
          <w:lang w:eastAsia="zh-CN"/>
        </w:rPr>
        <w:t>3.4</w:t>
      </w:r>
      <w:r w:rsidRPr="00E81D73">
        <w:t xml:space="preserve"> of TS 33.117 [</w:t>
      </w:r>
      <w:r w:rsidRPr="00E81D73">
        <w:rPr>
          <w:rFonts w:hint="eastAsia"/>
          <w:lang w:eastAsia="zh-CN"/>
        </w:rPr>
        <w:t>3</w:t>
      </w:r>
      <w:r w:rsidRPr="00E81D73">
        <w:t>].</w:t>
      </w:r>
    </w:p>
    <w:p w14:paraId="2C4717F8" w14:textId="77777777" w:rsidR="00B76D0F" w:rsidRPr="00E81D73" w:rsidRDefault="00FA484A">
      <w:pPr>
        <w:pStyle w:val="Heading3"/>
      </w:pPr>
      <w:bookmarkStart w:id="85" w:name="_Toc74066047"/>
      <w:bookmarkStart w:id="86" w:name="_Toc233198669"/>
      <w:r w:rsidRPr="00E81D73">
        <w:t>4.3.5</w:t>
      </w:r>
      <w:r w:rsidRPr="00E81D73">
        <w:tab/>
        <w:t>Network devices</w:t>
      </w:r>
      <w:bookmarkEnd w:id="85"/>
      <w:bookmarkEnd w:id="86"/>
    </w:p>
    <w:p w14:paraId="2C4717F9" w14:textId="77777777" w:rsidR="00B76D0F" w:rsidRPr="00E81D73" w:rsidRDefault="00FA484A">
      <w:r w:rsidRPr="00E81D73">
        <w:t xml:space="preserve">There are no NWDAF-specific additions to clause </w:t>
      </w:r>
      <w:r w:rsidRPr="00E81D73">
        <w:rPr>
          <w:rFonts w:hint="eastAsia"/>
        </w:rPr>
        <w:t>4</w:t>
      </w:r>
      <w:r w:rsidRPr="00E81D73">
        <w:t>.</w:t>
      </w:r>
      <w:r w:rsidRPr="00E81D73">
        <w:rPr>
          <w:lang w:eastAsia="zh-CN"/>
        </w:rPr>
        <w:t>3.5</w:t>
      </w:r>
      <w:r w:rsidRPr="00E81D73">
        <w:t xml:space="preserve"> of TS 33.117 [</w:t>
      </w:r>
      <w:r w:rsidRPr="00E81D73">
        <w:rPr>
          <w:rFonts w:hint="eastAsia"/>
          <w:lang w:eastAsia="zh-CN"/>
        </w:rPr>
        <w:t>3</w:t>
      </w:r>
      <w:r w:rsidRPr="00E81D73">
        <w:t>].</w:t>
      </w:r>
    </w:p>
    <w:p w14:paraId="2C4717FA" w14:textId="77777777" w:rsidR="00B76D0F" w:rsidRPr="00E81D73" w:rsidRDefault="00FA484A">
      <w:pPr>
        <w:pStyle w:val="Heading3"/>
      </w:pPr>
      <w:bookmarkStart w:id="87" w:name="_Toc74066048"/>
      <w:bookmarkStart w:id="88" w:name="_Toc233198670"/>
      <w:r w:rsidRPr="00E81D73">
        <w:t>4.3.6</w:t>
      </w:r>
      <w:r w:rsidRPr="00E81D73">
        <w:tab/>
        <w:t>Network functions in service-based architecture</w:t>
      </w:r>
      <w:bookmarkEnd w:id="87"/>
      <w:bookmarkEnd w:id="88"/>
    </w:p>
    <w:p w14:paraId="2C4717FB" w14:textId="77777777" w:rsidR="00B76D0F" w:rsidRPr="00E81D73" w:rsidRDefault="00FA484A">
      <w:pPr>
        <w:rPr>
          <w:lang w:eastAsia="zh-CN"/>
        </w:rPr>
      </w:pPr>
      <w:r w:rsidRPr="00E81D73">
        <w:rPr>
          <w:lang w:eastAsia="zh-CN"/>
        </w:rPr>
        <w:t>There are no NWDAF-specific additions to clause 4.3.6 in TS 33.117 [</w:t>
      </w:r>
      <w:r w:rsidRPr="00E81D73">
        <w:rPr>
          <w:rFonts w:hint="eastAsia"/>
          <w:lang w:eastAsia="zh-CN"/>
        </w:rPr>
        <w:t>3</w:t>
      </w:r>
      <w:r w:rsidRPr="00E81D73">
        <w:rPr>
          <w:lang w:eastAsia="zh-CN"/>
        </w:rPr>
        <w:t>].</w:t>
      </w:r>
    </w:p>
    <w:p w14:paraId="2C4717FC" w14:textId="77777777" w:rsidR="00B76D0F" w:rsidRPr="00E81D73" w:rsidRDefault="00FA484A">
      <w:pPr>
        <w:pStyle w:val="Heading2"/>
      </w:pPr>
      <w:bookmarkStart w:id="89" w:name="_Toc74066049"/>
      <w:bookmarkStart w:id="90" w:name="_Toc233198671"/>
      <w:r w:rsidRPr="00E81D73">
        <w:t>4.4</w:t>
      </w:r>
      <w:r w:rsidRPr="00E81D73">
        <w:tab/>
        <w:t>NWDAF-specific adaptations of basic vulnerability testing requirements and related test cases</w:t>
      </w:r>
      <w:bookmarkEnd w:id="89"/>
      <w:bookmarkEnd w:id="90"/>
    </w:p>
    <w:p w14:paraId="7C02ECA9" w14:textId="77777777" w:rsidR="00DA55E7" w:rsidRDefault="00DA55E7" w:rsidP="00DF53F6">
      <w:pPr>
        <w:pStyle w:val="Heading3"/>
        <w:rPr>
          <w:rFonts w:eastAsia="MS Mincho"/>
          <w:lang w:eastAsia="zh-CN"/>
        </w:rPr>
      </w:pPr>
      <w:bookmarkStart w:id="91" w:name="tsgNames"/>
      <w:bookmarkStart w:id="92" w:name="_Toc233198672"/>
      <w:bookmarkEnd w:id="91"/>
      <w:r>
        <w:rPr>
          <w:rFonts w:eastAsia="MS Mincho"/>
        </w:rPr>
        <w:t>4.4.1</w:t>
      </w:r>
      <w:r>
        <w:rPr>
          <w:rFonts w:eastAsia="MS Mincho"/>
        </w:rPr>
        <w:tab/>
        <w:t>Introduction</w:t>
      </w:r>
      <w:bookmarkEnd w:id="92"/>
    </w:p>
    <w:p w14:paraId="173DFBF8" w14:textId="77777777" w:rsidR="00DA55E7" w:rsidRDefault="00DA55E7" w:rsidP="00DA55E7">
      <w:pPr>
        <w:spacing w:after="0"/>
        <w:rPr>
          <w:noProof/>
        </w:rPr>
      </w:pPr>
      <w:r w:rsidRPr="00475F4F">
        <w:rPr>
          <w:noProof/>
        </w:rPr>
        <w:t>There</w:t>
      </w:r>
      <w:r>
        <w:rPr>
          <w:noProof/>
        </w:rPr>
        <w:t xml:space="preserve"> are no NWDAF specific addtions to clause 4.4.1 of TS 33.117 [3].</w:t>
      </w:r>
    </w:p>
    <w:p w14:paraId="3FF81436" w14:textId="77777777" w:rsidR="00DA55E7" w:rsidRDefault="00DA55E7" w:rsidP="00DA55E7">
      <w:pPr>
        <w:spacing w:after="0"/>
        <w:rPr>
          <w:noProof/>
        </w:rPr>
      </w:pPr>
    </w:p>
    <w:p w14:paraId="2B2C4185" w14:textId="3A0341F7" w:rsidR="00DA55E7" w:rsidRDefault="00DA55E7" w:rsidP="00DA55E7">
      <w:pPr>
        <w:pStyle w:val="Heading3"/>
        <w:rPr>
          <w:rFonts w:eastAsia="MS Mincho"/>
          <w:lang w:eastAsia="zh-CN"/>
        </w:rPr>
      </w:pPr>
      <w:bookmarkStart w:id="93" w:name="_Toc35348462"/>
      <w:bookmarkStart w:id="94" w:name="_Toc114146586"/>
      <w:bookmarkStart w:id="95" w:name="_Toc233198673"/>
      <w:r>
        <w:rPr>
          <w:rFonts w:eastAsia="MS Mincho"/>
        </w:rPr>
        <w:t>4.4.2</w:t>
      </w:r>
      <w:r>
        <w:rPr>
          <w:rFonts w:eastAsia="MS Mincho"/>
        </w:rPr>
        <w:tab/>
      </w:r>
      <w:r>
        <w:rPr>
          <w:rFonts w:eastAsia="MS Mincho"/>
          <w:lang w:eastAsia="zh-CN"/>
        </w:rPr>
        <w:t xml:space="preserve">Port </w:t>
      </w:r>
      <w:r w:rsidR="00EB02F7">
        <w:rPr>
          <w:rFonts w:eastAsia="MS Mincho"/>
          <w:lang w:eastAsia="zh-CN"/>
        </w:rPr>
        <w:t>s</w:t>
      </w:r>
      <w:r>
        <w:rPr>
          <w:rFonts w:eastAsia="MS Mincho"/>
          <w:lang w:eastAsia="zh-CN"/>
        </w:rPr>
        <w:t>canning</w:t>
      </w:r>
      <w:bookmarkEnd w:id="93"/>
      <w:bookmarkEnd w:id="94"/>
      <w:bookmarkEnd w:id="95"/>
    </w:p>
    <w:p w14:paraId="5BDA665A" w14:textId="77777777" w:rsidR="00DA55E7" w:rsidRDefault="00DA55E7" w:rsidP="00DA55E7">
      <w:pPr>
        <w:spacing w:after="0"/>
        <w:rPr>
          <w:noProof/>
        </w:rPr>
      </w:pPr>
      <w:r w:rsidRPr="00475F4F">
        <w:rPr>
          <w:noProof/>
        </w:rPr>
        <w:t>There</w:t>
      </w:r>
      <w:r>
        <w:rPr>
          <w:noProof/>
        </w:rPr>
        <w:t xml:space="preserve"> are no NWDAF specific addtions to clause 4.4.2 of TS 33.117 [3].</w:t>
      </w:r>
    </w:p>
    <w:p w14:paraId="64957F22" w14:textId="77777777" w:rsidR="00DA55E7" w:rsidRDefault="00DA55E7" w:rsidP="00DA55E7">
      <w:pPr>
        <w:spacing w:after="0"/>
        <w:rPr>
          <w:noProof/>
        </w:rPr>
      </w:pPr>
    </w:p>
    <w:p w14:paraId="563B1F88" w14:textId="77777777" w:rsidR="00DA55E7" w:rsidRDefault="00DA55E7" w:rsidP="00DA55E7">
      <w:pPr>
        <w:pStyle w:val="Heading3"/>
        <w:rPr>
          <w:rFonts w:eastAsia="MS Mincho"/>
          <w:lang w:eastAsia="zh-CN"/>
        </w:rPr>
      </w:pPr>
      <w:bookmarkStart w:id="96" w:name="_Toc35348463"/>
      <w:bookmarkStart w:id="97" w:name="_Toc114146587"/>
      <w:bookmarkStart w:id="98" w:name="_Toc233198674"/>
      <w:r>
        <w:rPr>
          <w:rFonts w:eastAsia="MS Mincho"/>
        </w:rPr>
        <w:t>4.4.3</w:t>
      </w:r>
      <w:r>
        <w:rPr>
          <w:rFonts w:eastAsia="MS Mincho"/>
        </w:rPr>
        <w:tab/>
      </w:r>
      <w:r>
        <w:rPr>
          <w:rFonts w:eastAsia="MS Mincho"/>
          <w:lang w:eastAsia="zh-CN"/>
        </w:rPr>
        <w:t>Vulnerability scanning</w:t>
      </w:r>
      <w:bookmarkEnd w:id="96"/>
      <w:bookmarkEnd w:id="97"/>
      <w:bookmarkEnd w:id="98"/>
    </w:p>
    <w:p w14:paraId="353578A0" w14:textId="77777777" w:rsidR="00DA55E7" w:rsidRDefault="00DA55E7" w:rsidP="00DA55E7">
      <w:pPr>
        <w:spacing w:after="0"/>
        <w:rPr>
          <w:noProof/>
        </w:rPr>
      </w:pPr>
      <w:r w:rsidRPr="00475F4F">
        <w:rPr>
          <w:noProof/>
        </w:rPr>
        <w:t>There</w:t>
      </w:r>
      <w:r>
        <w:rPr>
          <w:noProof/>
        </w:rPr>
        <w:t xml:space="preserve"> are no NWDAF specific addtions to clause 4.4.3 of TS 33.117 [3].</w:t>
      </w:r>
    </w:p>
    <w:p w14:paraId="5F617242" w14:textId="77777777" w:rsidR="00DA55E7" w:rsidRDefault="00DA55E7" w:rsidP="00DA55E7">
      <w:pPr>
        <w:spacing w:after="0"/>
        <w:rPr>
          <w:noProof/>
        </w:rPr>
      </w:pPr>
    </w:p>
    <w:p w14:paraId="3869298A" w14:textId="77777777" w:rsidR="00DA55E7" w:rsidRDefault="00DA55E7" w:rsidP="00DA55E7">
      <w:pPr>
        <w:pStyle w:val="Heading3"/>
        <w:rPr>
          <w:rFonts w:eastAsia="MS Mincho"/>
        </w:rPr>
      </w:pPr>
      <w:bookmarkStart w:id="99" w:name="_Toc35348464"/>
      <w:bookmarkStart w:id="100" w:name="_Toc114146588"/>
      <w:bookmarkStart w:id="101" w:name="_Toc233198675"/>
      <w:r>
        <w:rPr>
          <w:rFonts w:eastAsia="MS Mincho"/>
        </w:rPr>
        <w:t>4.4.4</w:t>
      </w:r>
      <w:r>
        <w:rPr>
          <w:rFonts w:eastAsia="MS Mincho"/>
        </w:rPr>
        <w:tab/>
        <w:t>Robustness and fuzz testing</w:t>
      </w:r>
      <w:bookmarkEnd w:id="99"/>
      <w:bookmarkEnd w:id="100"/>
      <w:bookmarkEnd w:id="101"/>
      <w:r>
        <w:rPr>
          <w:rFonts w:eastAsia="MS Mincho"/>
        </w:rPr>
        <w:t xml:space="preserve"> </w:t>
      </w:r>
    </w:p>
    <w:p w14:paraId="356B6BA0" w14:textId="77777777" w:rsidR="00DA55E7" w:rsidRDefault="00DA55E7" w:rsidP="00DA55E7">
      <w:pPr>
        <w:spacing w:after="0"/>
        <w:rPr>
          <w:noProof/>
        </w:rPr>
      </w:pPr>
      <w:r>
        <w:rPr>
          <w:noProof/>
        </w:rPr>
        <w:t>The test cases under clause 4.4.4 of TS 33.117 [3] are applicable to NWDAF.</w:t>
      </w:r>
    </w:p>
    <w:p w14:paraId="750CA074" w14:textId="77777777" w:rsidR="00DA55E7" w:rsidRDefault="00DA55E7" w:rsidP="00DA55E7">
      <w:pPr>
        <w:spacing w:after="0"/>
        <w:rPr>
          <w:noProof/>
        </w:rPr>
      </w:pPr>
    </w:p>
    <w:p w14:paraId="00747F5A" w14:textId="07D47752" w:rsidR="00DA55E7" w:rsidRDefault="00DA55E7" w:rsidP="00DA55E7">
      <w:pPr>
        <w:spacing w:after="0"/>
        <w:rPr>
          <w:noProof/>
        </w:rPr>
      </w:pPr>
      <w:r>
        <w:rPr>
          <w:noProof/>
        </w:rPr>
        <w:t>The interface defined for the NWDAF are in 4.2.3 of TS 23.501 [</w:t>
      </w:r>
      <w:r w:rsidR="00223639">
        <w:rPr>
          <w:noProof/>
        </w:rPr>
        <w:t>5</w:t>
      </w:r>
      <w:r>
        <w:rPr>
          <w:noProof/>
        </w:rPr>
        <w:t>].</w:t>
      </w:r>
    </w:p>
    <w:p w14:paraId="104640E4" w14:textId="77777777" w:rsidR="00DA55E7" w:rsidRDefault="00DA55E7" w:rsidP="00DA55E7">
      <w:pPr>
        <w:spacing w:after="0"/>
        <w:rPr>
          <w:noProof/>
        </w:rPr>
      </w:pPr>
    </w:p>
    <w:p w14:paraId="72343036" w14:textId="1821A23D" w:rsidR="00DA55E7" w:rsidRDefault="00DA55E7" w:rsidP="00DA55E7">
      <w:pPr>
        <w:spacing w:after="0"/>
        <w:rPr>
          <w:noProof/>
        </w:rPr>
      </w:pPr>
      <w:r>
        <w:rPr>
          <w:noProof/>
        </w:rPr>
        <w:t>According to clause 4.4.4 of TS 33.117 [3], the transport protocols available on the interfaces providing IP-based protocols need to be robustness tested. Following TCP/IP</w:t>
      </w:r>
      <w:r>
        <w:rPr>
          <w:noProof/>
          <w:lang w:val="en-US"/>
        </w:rPr>
        <w:t xml:space="preserve"> layer model and c</w:t>
      </w:r>
      <w:r>
        <w:rPr>
          <w:noProof/>
        </w:rPr>
        <w:t>onsidering all the protocols over transport layer, for NWDAF, the following interface and protocols are in the scope of the testing:</w:t>
      </w:r>
    </w:p>
    <w:p w14:paraId="5D59C737" w14:textId="77777777" w:rsidR="00DA55E7" w:rsidRDefault="00DA55E7" w:rsidP="00DA55E7">
      <w:pPr>
        <w:spacing w:after="0"/>
        <w:rPr>
          <w:noProof/>
        </w:rPr>
      </w:pPr>
    </w:p>
    <w:p w14:paraId="572A7499" w14:textId="55A2B02E" w:rsidR="00DA55E7" w:rsidRDefault="00DA55E7" w:rsidP="00DF53F6">
      <w:pPr>
        <w:pStyle w:val="B10"/>
        <w:rPr>
          <w:noProof/>
        </w:rPr>
      </w:pPr>
      <w:r>
        <w:rPr>
          <w:noProof/>
        </w:rPr>
        <w:t>-</w:t>
      </w:r>
      <w:r>
        <w:rPr>
          <w:noProof/>
        </w:rPr>
        <w:tab/>
        <w:t xml:space="preserve">For Nnwdaf: the TCP, HTTP2 </w:t>
      </w:r>
      <w:r w:rsidR="00621C8B" w:rsidRPr="00621C8B">
        <w:rPr>
          <w:noProof/>
        </w:rPr>
        <w:t>protocols and the format of</w:t>
      </w:r>
      <w:r>
        <w:rPr>
          <w:noProof/>
        </w:rPr>
        <w:t xml:space="preserve"> JSON.</w:t>
      </w:r>
    </w:p>
    <w:p w14:paraId="12C80640" w14:textId="77777777" w:rsidR="00DA55E7" w:rsidRDefault="00DA55E7" w:rsidP="00DA55E7">
      <w:pPr>
        <w:spacing w:after="0"/>
        <w:rPr>
          <w:noProof/>
        </w:rPr>
      </w:pPr>
    </w:p>
    <w:p w14:paraId="1EA4719C" w14:textId="77777777" w:rsidR="00DA55E7" w:rsidRDefault="00DA55E7" w:rsidP="00DF53F6">
      <w:pPr>
        <w:pStyle w:val="NO"/>
        <w:rPr>
          <w:noProof/>
        </w:rPr>
      </w:pPr>
      <w:r>
        <w:rPr>
          <w:noProof/>
        </w:rPr>
        <w:t xml:space="preserve">NOTE: </w:t>
      </w:r>
      <w:r w:rsidRPr="00047152">
        <w:rPr>
          <w:noProof/>
        </w:rPr>
        <w:t>There could be other interfaces and/or protocols requiring testing under clause 4.4.4 of TS 33.117</w:t>
      </w:r>
      <w:r>
        <w:rPr>
          <w:noProof/>
        </w:rPr>
        <w:t xml:space="preserve"> [3]</w:t>
      </w:r>
    </w:p>
    <w:p w14:paraId="2C4717FD" w14:textId="6070069E" w:rsidR="00B76D0F" w:rsidRPr="00E81D73" w:rsidRDefault="00B76D0F"/>
    <w:p w14:paraId="2C4717FF" w14:textId="573BAB40" w:rsidR="00B76D0F" w:rsidRPr="00E81D73" w:rsidRDefault="00FA484A" w:rsidP="00C970BA">
      <w:pPr>
        <w:pStyle w:val="Heading8"/>
      </w:pPr>
      <w:bookmarkStart w:id="102" w:name="_Toc74066050"/>
      <w:bookmarkStart w:id="103" w:name="_Toc233198676"/>
      <w:r w:rsidRPr="00E81D73">
        <w:t xml:space="preserve">Annex </w:t>
      </w:r>
      <w:r w:rsidR="00576DA7" w:rsidRPr="00E81D73">
        <w:t>A</w:t>
      </w:r>
      <w:r w:rsidRPr="00E81D73">
        <w:t xml:space="preserve"> (informative):</w:t>
      </w:r>
      <w:r w:rsidRPr="00E81D73">
        <w:br/>
        <w:t>Change history</w:t>
      </w:r>
      <w:bookmarkStart w:id="104" w:name="historyclause"/>
      <w:bookmarkEnd w:id="102"/>
      <w:bookmarkEnd w:id="103"/>
      <w:bookmarkEnd w:id="104"/>
    </w:p>
    <w:tbl>
      <w:tblPr>
        <w:tblW w:w="9639"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4A0" w:firstRow="1" w:lastRow="0" w:firstColumn="1" w:lastColumn="0" w:noHBand="0" w:noVBand="1"/>
      </w:tblPr>
      <w:tblGrid>
        <w:gridCol w:w="800"/>
        <w:gridCol w:w="800"/>
        <w:gridCol w:w="1094"/>
        <w:gridCol w:w="519"/>
        <w:gridCol w:w="567"/>
        <w:gridCol w:w="567"/>
        <w:gridCol w:w="4584"/>
        <w:gridCol w:w="708"/>
      </w:tblGrid>
      <w:tr w:rsidR="00B76D0F" w:rsidRPr="00E81D73" w14:paraId="2C471801" w14:textId="77777777" w:rsidTr="00484E69">
        <w:trPr>
          <w:cantSplit/>
        </w:trPr>
        <w:tc>
          <w:tcPr>
            <w:tcW w:w="9639" w:type="dxa"/>
            <w:gridSpan w:val="8"/>
            <w:tcBorders>
              <w:bottom w:val="nil"/>
            </w:tcBorders>
            <w:shd w:val="solid" w:color="FFFFFF" w:fill="auto"/>
          </w:tcPr>
          <w:p w14:paraId="2C471800" w14:textId="77777777" w:rsidR="00B76D0F" w:rsidRPr="00E81D73" w:rsidRDefault="00FA484A">
            <w:pPr>
              <w:pStyle w:val="TAL"/>
              <w:jc w:val="center"/>
              <w:rPr>
                <w:b/>
                <w:sz w:val="16"/>
              </w:rPr>
            </w:pPr>
            <w:r w:rsidRPr="00E81D73">
              <w:rPr>
                <w:b/>
              </w:rPr>
              <w:t>Change history</w:t>
            </w:r>
          </w:p>
        </w:tc>
      </w:tr>
      <w:tr w:rsidR="00B76D0F" w:rsidRPr="00E81D73" w14:paraId="2C47180A" w14:textId="77777777" w:rsidTr="00484E69">
        <w:tc>
          <w:tcPr>
            <w:tcW w:w="800" w:type="dxa"/>
            <w:shd w:val="pct10" w:color="auto" w:fill="FFFFFF"/>
          </w:tcPr>
          <w:p w14:paraId="2C471802" w14:textId="77777777" w:rsidR="00B76D0F" w:rsidRPr="00E81D73" w:rsidRDefault="00FA484A">
            <w:pPr>
              <w:pStyle w:val="TAL"/>
              <w:rPr>
                <w:b/>
                <w:sz w:val="16"/>
              </w:rPr>
            </w:pPr>
            <w:r w:rsidRPr="00E81D73">
              <w:rPr>
                <w:b/>
                <w:sz w:val="16"/>
              </w:rPr>
              <w:t>Date</w:t>
            </w:r>
          </w:p>
        </w:tc>
        <w:tc>
          <w:tcPr>
            <w:tcW w:w="800" w:type="dxa"/>
            <w:shd w:val="pct10" w:color="auto" w:fill="FFFFFF"/>
          </w:tcPr>
          <w:p w14:paraId="2C471803" w14:textId="77777777" w:rsidR="00B76D0F" w:rsidRPr="00E81D73" w:rsidRDefault="00FA484A">
            <w:pPr>
              <w:pStyle w:val="TAL"/>
              <w:rPr>
                <w:b/>
                <w:sz w:val="16"/>
              </w:rPr>
            </w:pPr>
            <w:r w:rsidRPr="00E81D73">
              <w:rPr>
                <w:b/>
                <w:sz w:val="16"/>
              </w:rPr>
              <w:t>Meeting</w:t>
            </w:r>
          </w:p>
        </w:tc>
        <w:tc>
          <w:tcPr>
            <w:tcW w:w="1094" w:type="dxa"/>
            <w:shd w:val="pct10" w:color="auto" w:fill="FFFFFF"/>
          </w:tcPr>
          <w:p w14:paraId="2C471804" w14:textId="77777777" w:rsidR="00B76D0F" w:rsidRPr="00E81D73" w:rsidRDefault="00FA484A">
            <w:pPr>
              <w:pStyle w:val="TAL"/>
              <w:rPr>
                <w:b/>
                <w:sz w:val="16"/>
              </w:rPr>
            </w:pPr>
            <w:r w:rsidRPr="00E81D73">
              <w:rPr>
                <w:b/>
                <w:sz w:val="16"/>
              </w:rPr>
              <w:t>TDoc</w:t>
            </w:r>
          </w:p>
        </w:tc>
        <w:tc>
          <w:tcPr>
            <w:tcW w:w="519" w:type="dxa"/>
            <w:shd w:val="pct10" w:color="auto" w:fill="FFFFFF"/>
          </w:tcPr>
          <w:p w14:paraId="2C471805" w14:textId="77777777" w:rsidR="00B76D0F" w:rsidRPr="00E81D73" w:rsidRDefault="00FA484A">
            <w:pPr>
              <w:pStyle w:val="TAL"/>
              <w:rPr>
                <w:b/>
                <w:sz w:val="16"/>
              </w:rPr>
            </w:pPr>
            <w:r w:rsidRPr="00E81D73">
              <w:rPr>
                <w:b/>
                <w:sz w:val="16"/>
              </w:rPr>
              <w:t>CR</w:t>
            </w:r>
          </w:p>
        </w:tc>
        <w:tc>
          <w:tcPr>
            <w:tcW w:w="567" w:type="dxa"/>
            <w:shd w:val="pct10" w:color="auto" w:fill="FFFFFF"/>
          </w:tcPr>
          <w:p w14:paraId="2C471806" w14:textId="77777777" w:rsidR="00B76D0F" w:rsidRPr="00E81D73" w:rsidRDefault="00FA484A">
            <w:pPr>
              <w:pStyle w:val="TAL"/>
              <w:rPr>
                <w:b/>
                <w:sz w:val="16"/>
              </w:rPr>
            </w:pPr>
            <w:r w:rsidRPr="00E81D73">
              <w:rPr>
                <w:b/>
                <w:sz w:val="16"/>
              </w:rPr>
              <w:t>Rev</w:t>
            </w:r>
          </w:p>
        </w:tc>
        <w:tc>
          <w:tcPr>
            <w:tcW w:w="567" w:type="dxa"/>
            <w:shd w:val="pct10" w:color="auto" w:fill="FFFFFF"/>
          </w:tcPr>
          <w:p w14:paraId="2C471807" w14:textId="77777777" w:rsidR="00B76D0F" w:rsidRPr="00E81D73" w:rsidRDefault="00FA484A">
            <w:pPr>
              <w:pStyle w:val="TAL"/>
              <w:rPr>
                <w:b/>
                <w:sz w:val="16"/>
              </w:rPr>
            </w:pPr>
            <w:r w:rsidRPr="00E81D73">
              <w:rPr>
                <w:b/>
                <w:sz w:val="16"/>
              </w:rPr>
              <w:t>Cat</w:t>
            </w:r>
          </w:p>
        </w:tc>
        <w:tc>
          <w:tcPr>
            <w:tcW w:w="4584" w:type="dxa"/>
            <w:shd w:val="pct10" w:color="auto" w:fill="FFFFFF"/>
          </w:tcPr>
          <w:p w14:paraId="2C471808" w14:textId="77777777" w:rsidR="00B76D0F" w:rsidRPr="00E81D73" w:rsidRDefault="00FA484A">
            <w:pPr>
              <w:pStyle w:val="TAL"/>
              <w:rPr>
                <w:b/>
                <w:sz w:val="16"/>
              </w:rPr>
            </w:pPr>
            <w:r w:rsidRPr="00E81D73">
              <w:rPr>
                <w:b/>
                <w:sz w:val="16"/>
              </w:rPr>
              <w:t>Subject/Comment</w:t>
            </w:r>
          </w:p>
        </w:tc>
        <w:tc>
          <w:tcPr>
            <w:tcW w:w="708" w:type="dxa"/>
            <w:shd w:val="pct10" w:color="auto" w:fill="FFFFFF"/>
          </w:tcPr>
          <w:p w14:paraId="2C471809" w14:textId="77777777" w:rsidR="00B76D0F" w:rsidRPr="00E81D73" w:rsidRDefault="00FA484A">
            <w:pPr>
              <w:pStyle w:val="TAL"/>
              <w:rPr>
                <w:b/>
                <w:sz w:val="16"/>
              </w:rPr>
            </w:pPr>
            <w:r w:rsidRPr="00E81D73">
              <w:rPr>
                <w:b/>
                <w:sz w:val="16"/>
              </w:rPr>
              <w:t>New version</w:t>
            </w:r>
          </w:p>
        </w:tc>
      </w:tr>
      <w:tr w:rsidR="007500FB" w:rsidRPr="00E81D73" w14:paraId="3018274B" w14:textId="77777777" w:rsidTr="00484E69">
        <w:tc>
          <w:tcPr>
            <w:tcW w:w="800" w:type="dxa"/>
            <w:shd w:val="solid" w:color="FFFFFF" w:fill="auto"/>
          </w:tcPr>
          <w:p w14:paraId="47CD99E5" w14:textId="2CCC4646" w:rsidR="007500FB" w:rsidRPr="00E81D73" w:rsidRDefault="007500FB" w:rsidP="007500FB">
            <w:pPr>
              <w:pStyle w:val="TAC"/>
              <w:rPr>
                <w:sz w:val="16"/>
                <w:szCs w:val="16"/>
                <w:lang w:eastAsia="zh-CN"/>
              </w:rPr>
            </w:pPr>
            <w:r w:rsidRPr="00E81D73">
              <w:rPr>
                <w:sz w:val="16"/>
                <w:szCs w:val="16"/>
                <w:lang w:eastAsia="zh-CN"/>
              </w:rPr>
              <w:t>2021-06</w:t>
            </w:r>
          </w:p>
        </w:tc>
        <w:tc>
          <w:tcPr>
            <w:tcW w:w="800" w:type="dxa"/>
            <w:shd w:val="solid" w:color="FFFFFF" w:fill="auto"/>
          </w:tcPr>
          <w:p w14:paraId="3595C0C8" w14:textId="79A33983" w:rsidR="007500FB" w:rsidRPr="00E81D73" w:rsidRDefault="007500FB" w:rsidP="007500FB">
            <w:pPr>
              <w:pStyle w:val="TAC"/>
              <w:rPr>
                <w:sz w:val="16"/>
                <w:szCs w:val="16"/>
                <w:lang w:eastAsia="zh-CN"/>
              </w:rPr>
            </w:pPr>
            <w:r w:rsidRPr="00E81D73">
              <w:rPr>
                <w:sz w:val="16"/>
                <w:szCs w:val="16"/>
                <w:lang w:eastAsia="zh-CN"/>
              </w:rPr>
              <w:t>SA#92e</w:t>
            </w:r>
          </w:p>
        </w:tc>
        <w:tc>
          <w:tcPr>
            <w:tcW w:w="1094" w:type="dxa"/>
            <w:shd w:val="solid" w:color="FFFFFF" w:fill="auto"/>
          </w:tcPr>
          <w:p w14:paraId="4D118349" w14:textId="1D4A109E" w:rsidR="007500FB" w:rsidRPr="00E81D73" w:rsidRDefault="007500FB" w:rsidP="007500FB">
            <w:pPr>
              <w:pStyle w:val="TAC"/>
              <w:rPr>
                <w:sz w:val="16"/>
                <w:szCs w:val="16"/>
                <w:lang w:eastAsia="zh-CN"/>
              </w:rPr>
            </w:pPr>
            <w:r w:rsidRPr="00E81D73">
              <w:rPr>
                <w:sz w:val="16"/>
                <w:szCs w:val="16"/>
                <w:lang w:eastAsia="zh-CN"/>
              </w:rPr>
              <w:t>SP-210427</w:t>
            </w:r>
          </w:p>
        </w:tc>
        <w:tc>
          <w:tcPr>
            <w:tcW w:w="519" w:type="dxa"/>
            <w:shd w:val="solid" w:color="FFFFFF" w:fill="auto"/>
          </w:tcPr>
          <w:p w14:paraId="33E65E10" w14:textId="77777777" w:rsidR="007500FB" w:rsidRPr="00E81D73" w:rsidRDefault="007500FB" w:rsidP="007500FB">
            <w:pPr>
              <w:pStyle w:val="TAL"/>
              <w:rPr>
                <w:sz w:val="16"/>
                <w:szCs w:val="16"/>
              </w:rPr>
            </w:pPr>
          </w:p>
        </w:tc>
        <w:tc>
          <w:tcPr>
            <w:tcW w:w="567" w:type="dxa"/>
            <w:shd w:val="solid" w:color="FFFFFF" w:fill="auto"/>
          </w:tcPr>
          <w:p w14:paraId="27B35DC9" w14:textId="77777777" w:rsidR="007500FB" w:rsidRPr="00E81D73" w:rsidRDefault="007500FB" w:rsidP="007500FB">
            <w:pPr>
              <w:pStyle w:val="TAR"/>
              <w:rPr>
                <w:sz w:val="16"/>
                <w:szCs w:val="16"/>
              </w:rPr>
            </w:pPr>
          </w:p>
        </w:tc>
        <w:tc>
          <w:tcPr>
            <w:tcW w:w="567" w:type="dxa"/>
            <w:shd w:val="solid" w:color="FFFFFF" w:fill="auto"/>
          </w:tcPr>
          <w:p w14:paraId="2721B6EC" w14:textId="77777777" w:rsidR="007500FB" w:rsidRPr="00E81D73" w:rsidRDefault="007500FB" w:rsidP="007500FB">
            <w:pPr>
              <w:pStyle w:val="TAC"/>
              <w:rPr>
                <w:sz w:val="16"/>
                <w:szCs w:val="16"/>
              </w:rPr>
            </w:pPr>
          </w:p>
        </w:tc>
        <w:tc>
          <w:tcPr>
            <w:tcW w:w="4584" w:type="dxa"/>
            <w:shd w:val="solid" w:color="FFFFFF" w:fill="auto"/>
          </w:tcPr>
          <w:p w14:paraId="53733979" w14:textId="021122D4" w:rsidR="007500FB" w:rsidRPr="00E81D73" w:rsidRDefault="007500FB" w:rsidP="007500FB">
            <w:pPr>
              <w:pStyle w:val="TAL"/>
              <w:rPr>
                <w:sz w:val="16"/>
                <w:szCs w:val="16"/>
                <w:lang w:eastAsia="zh-CN"/>
              </w:rPr>
            </w:pPr>
            <w:r w:rsidRPr="00E81D73">
              <w:rPr>
                <w:sz w:val="16"/>
                <w:szCs w:val="16"/>
                <w:lang w:eastAsia="zh-CN"/>
              </w:rPr>
              <w:t>Presented for information and approval</w:t>
            </w:r>
          </w:p>
        </w:tc>
        <w:tc>
          <w:tcPr>
            <w:tcW w:w="708" w:type="dxa"/>
            <w:shd w:val="solid" w:color="FFFFFF" w:fill="auto"/>
          </w:tcPr>
          <w:p w14:paraId="0670CA93" w14:textId="496488BD" w:rsidR="007500FB" w:rsidRPr="00E81D73" w:rsidRDefault="007500FB" w:rsidP="007500FB">
            <w:pPr>
              <w:pStyle w:val="TAC"/>
              <w:rPr>
                <w:sz w:val="16"/>
                <w:szCs w:val="16"/>
                <w:lang w:eastAsia="zh-CN"/>
              </w:rPr>
            </w:pPr>
            <w:r w:rsidRPr="00E81D73">
              <w:rPr>
                <w:sz w:val="16"/>
                <w:szCs w:val="16"/>
                <w:lang w:eastAsia="zh-CN"/>
              </w:rPr>
              <w:t>1.0.0</w:t>
            </w:r>
          </w:p>
        </w:tc>
      </w:tr>
      <w:tr w:rsidR="00A00BA1" w:rsidRPr="00E81D73" w14:paraId="257F1DCB" w14:textId="77777777" w:rsidTr="00484E69">
        <w:tc>
          <w:tcPr>
            <w:tcW w:w="800" w:type="dxa"/>
            <w:shd w:val="solid" w:color="FFFFFF" w:fill="auto"/>
          </w:tcPr>
          <w:p w14:paraId="20890DC4" w14:textId="46607EA4" w:rsidR="00A00BA1" w:rsidRPr="00E81D73" w:rsidRDefault="00A00BA1" w:rsidP="00A00BA1">
            <w:pPr>
              <w:pStyle w:val="TAC"/>
              <w:rPr>
                <w:sz w:val="16"/>
                <w:szCs w:val="16"/>
                <w:lang w:eastAsia="zh-CN"/>
              </w:rPr>
            </w:pPr>
            <w:r w:rsidRPr="00E81D73">
              <w:rPr>
                <w:sz w:val="16"/>
                <w:szCs w:val="16"/>
                <w:lang w:eastAsia="zh-CN"/>
              </w:rPr>
              <w:t>2021-06</w:t>
            </w:r>
          </w:p>
        </w:tc>
        <w:tc>
          <w:tcPr>
            <w:tcW w:w="800" w:type="dxa"/>
            <w:shd w:val="solid" w:color="FFFFFF" w:fill="auto"/>
          </w:tcPr>
          <w:p w14:paraId="44E1EED2" w14:textId="7EE72E52" w:rsidR="00A00BA1" w:rsidRPr="00E81D73" w:rsidRDefault="00A00BA1" w:rsidP="00A00BA1">
            <w:pPr>
              <w:pStyle w:val="TAC"/>
              <w:rPr>
                <w:sz w:val="16"/>
                <w:szCs w:val="16"/>
                <w:lang w:eastAsia="zh-CN"/>
              </w:rPr>
            </w:pPr>
            <w:r w:rsidRPr="00E81D73">
              <w:rPr>
                <w:sz w:val="16"/>
                <w:szCs w:val="16"/>
                <w:lang w:eastAsia="zh-CN"/>
              </w:rPr>
              <w:t>SA#92e</w:t>
            </w:r>
          </w:p>
        </w:tc>
        <w:tc>
          <w:tcPr>
            <w:tcW w:w="1094" w:type="dxa"/>
            <w:shd w:val="solid" w:color="FFFFFF" w:fill="auto"/>
          </w:tcPr>
          <w:p w14:paraId="2A93C73B" w14:textId="77777777" w:rsidR="00A00BA1" w:rsidRPr="00E81D73" w:rsidRDefault="00A00BA1" w:rsidP="00A00BA1">
            <w:pPr>
              <w:pStyle w:val="TAC"/>
              <w:rPr>
                <w:sz w:val="16"/>
                <w:szCs w:val="16"/>
                <w:lang w:eastAsia="zh-CN"/>
              </w:rPr>
            </w:pPr>
          </w:p>
        </w:tc>
        <w:tc>
          <w:tcPr>
            <w:tcW w:w="519" w:type="dxa"/>
            <w:shd w:val="solid" w:color="FFFFFF" w:fill="auto"/>
          </w:tcPr>
          <w:p w14:paraId="024EED37" w14:textId="77777777" w:rsidR="00A00BA1" w:rsidRPr="00E81D73" w:rsidRDefault="00A00BA1" w:rsidP="00A00BA1">
            <w:pPr>
              <w:pStyle w:val="TAL"/>
              <w:rPr>
                <w:sz w:val="16"/>
                <w:szCs w:val="16"/>
              </w:rPr>
            </w:pPr>
          </w:p>
        </w:tc>
        <w:tc>
          <w:tcPr>
            <w:tcW w:w="567" w:type="dxa"/>
            <w:shd w:val="solid" w:color="FFFFFF" w:fill="auto"/>
          </w:tcPr>
          <w:p w14:paraId="28EF1519" w14:textId="77777777" w:rsidR="00A00BA1" w:rsidRPr="00E81D73" w:rsidRDefault="00A00BA1" w:rsidP="00A00BA1">
            <w:pPr>
              <w:pStyle w:val="TAR"/>
              <w:rPr>
                <w:sz w:val="16"/>
                <w:szCs w:val="16"/>
              </w:rPr>
            </w:pPr>
          </w:p>
        </w:tc>
        <w:tc>
          <w:tcPr>
            <w:tcW w:w="567" w:type="dxa"/>
            <w:shd w:val="solid" w:color="FFFFFF" w:fill="auto"/>
          </w:tcPr>
          <w:p w14:paraId="770929D0" w14:textId="77777777" w:rsidR="00A00BA1" w:rsidRPr="00E81D73" w:rsidRDefault="00A00BA1" w:rsidP="00A00BA1">
            <w:pPr>
              <w:pStyle w:val="TAC"/>
              <w:rPr>
                <w:sz w:val="16"/>
                <w:szCs w:val="16"/>
              </w:rPr>
            </w:pPr>
          </w:p>
        </w:tc>
        <w:tc>
          <w:tcPr>
            <w:tcW w:w="4584" w:type="dxa"/>
            <w:shd w:val="solid" w:color="FFFFFF" w:fill="auto"/>
          </w:tcPr>
          <w:p w14:paraId="3595F737" w14:textId="4939A725" w:rsidR="00A00BA1" w:rsidRPr="00E81D73" w:rsidRDefault="0046384E" w:rsidP="00A00BA1">
            <w:pPr>
              <w:pStyle w:val="TAL"/>
              <w:rPr>
                <w:sz w:val="16"/>
                <w:szCs w:val="16"/>
                <w:lang w:eastAsia="zh-CN"/>
              </w:rPr>
            </w:pPr>
            <w:r>
              <w:rPr>
                <w:sz w:val="16"/>
                <w:szCs w:val="16"/>
                <w:lang w:eastAsia="zh-CN"/>
              </w:rPr>
              <w:t>EditHelp review and upgrade to c</w:t>
            </w:r>
            <w:r w:rsidR="00A00BA1">
              <w:rPr>
                <w:sz w:val="16"/>
                <w:szCs w:val="16"/>
                <w:lang w:eastAsia="zh-CN"/>
              </w:rPr>
              <w:t>hange control version</w:t>
            </w:r>
          </w:p>
        </w:tc>
        <w:tc>
          <w:tcPr>
            <w:tcW w:w="708" w:type="dxa"/>
            <w:shd w:val="solid" w:color="FFFFFF" w:fill="auto"/>
          </w:tcPr>
          <w:p w14:paraId="5539CD20" w14:textId="2EA3B116" w:rsidR="00A00BA1" w:rsidRPr="00E81D73" w:rsidRDefault="00A00BA1" w:rsidP="00A00BA1">
            <w:pPr>
              <w:pStyle w:val="TAC"/>
              <w:rPr>
                <w:sz w:val="16"/>
                <w:szCs w:val="16"/>
                <w:lang w:eastAsia="zh-CN"/>
              </w:rPr>
            </w:pPr>
            <w:r>
              <w:rPr>
                <w:sz w:val="16"/>
                <w:szCs w:val="16"/>
                <w:lang w:eastAsia="zh-CN"/>
              </w:rPr>
              <w:t>17.0.0</w:t>
            </w:r>
          </w:p>
        </w:tc>
      </w:tr>
      <w:tr w:rsidR="00A442E0" w:rsidRPr="00E81D73" w14:paraId="22EB5AF3" w14:textId="77777777" w:rsidTr="00484E69">
        <w:tc>
          <w:tcPr>
            <w:tcW w:w="800" w:type="dxa"/>
            <w:shd w:val="solid" w:color="FFFFFF" w:fill="auto"/>
          </w:tcPr>
          <w:p w14:paraId="6633381A" w14:textId="7A9DCE8E" w:rsidR="00A442E0" w:rsidRPr="00E81D73" w:rsidRDefault="00A442E0" w:rsidP="00A00BA1">
            <w:pPr>
              <w:pStyle w:val="TAC"/>
              <w:rPr>
                <w:sz w:val="16"/>
                <w:szCs w:val="16"/>
                <w:lang w:eastAsia="zh-CN"/>
              </w:rPr>
            </w:pPr>
            <w:r>
              <w:rPr>
                <w:sz w:val="16"/>
                <w:szCs w:val="16"/>
                <w:lang w:eastAsia="zh-CN"/>
              </w:rPr>
              <w:t>2021-09</w:t>
            </w:r>
          </w:p>
        </w:tc>
        <w:tc>
          <w:tcPr>
            <w:tcW w:w="800" w:type="dxa"/>
            <w:shd w:val="solid" w:color="FFFFFF" w:fill="auto"/>
          </w:tcPr>
          <w:p w14:paraId="55FC3CBF" w14:textId="17C220DF" w:rsidR="00A442E0" w:rsidRPr="00E81D73" w:rsidRDefault="00A442E0" w:rsidP="00A00BA1">
            <w:pPr>
              <w:pStyle w:val="TAC"/>
              <w:rPr>
                <w:sz w:val="16"/>
                <w:szCs w:val="16"/>
                <w:lang w:eastAsia="zh-CN"/>
              </w:rPr>
            </w:pPr>
            <w:r>
              <w:rPr>
                <w:sz w:val="16"/>
                <w:szCs w:val="16"/>
                <w:lang w:eastAsia="zh-CN"/>
              </w:rPr>
              <w:t>SA#93e</w:t>
            </w:r>
          </w:p>
        </w:tc>
        <w:tc>
          <w:tcPr>
            <w:tcW w:w="1094" w:type="dxa"/>
            <w:shd w:val="solid" w:color="FFFFFF" w:fill="auto"/>
          </w:tcPr>
          <w:p w14:paraId="48B35C87" w14:textId="4F12EB2C" w:rsidR="00A442E0" w:rsidRPr="00E81D73" w:rsidRDefault="00A442E0" w:rsidP="00A00BA1">
            <w:pPr>
              <w:pStyle w:val="TAC"/>
              <w:rPr>
                <w:sz w:val="16"/>
                <w:szCs w:val="16"/>
                <w:lang w:eastAsia="zh-CN"/>
              </w:rPr>
            </w:pPr>
            <w:r>
              <w:rPr>
                <w:sz w:val="16"/>
                <w:szCs w:val="16"/>
                <w:lang w:eastAsia="zh-CN"/>
              </w:rPr>
              <w:t>SP-210898</w:t>
            </w:r>
          </w:p>
        </w:tc>
        <w:tc>
          <w:tcPr>
            <w:tcW w:w="519" w:type="dxa"/>
            <w:shd w:val="solid" w:color="FFFFFF" w:fill="auto"/>
          </w:tcPr>
          <w:p w14:paraId="23F18B86" w14:textId="36619639" w:rsidR="00A442E0" w:rsidRPr="00E81D73" w:rsidRDefault="00A442E0" w:rsidP="00A00BA1">
            <w:pPr>
              <w:pStyle w:val="TAL"/>
              <w:rPr>
                <w:sz w:val="16"/>
                <w:szCs w:val="16"/>
              </w:rPr>
            </w:pPr>
            <w:r>
              <w:rPr>
                <w:sz w:val="16"/>
                <w:szCs w:val="16"/>
              </w:rPr>
              <w:t>0002</w:t>
            </w:r>
          </w:p>
        </w:tc>
        <w:tc>
          <w:tcPr>
            <w:tcW w:w="567" w:type="dxa"/>
            <w:shd w:val="solid" w:color="FFFFFF" w:fill="auto"/>
          </w:tcPr>
          <w:p w14:paraId="04825D6A" w14:textId="509B5BD8" w:rsidR="00A442E0" w:rsidRPr="00E81D73" w:rsidRDefault="00A442E0" w:rsidP="00A00BA1">
            <w:pPr>
              <w:pStyle w:val="TAR"/>
              <w:rPr>
                <w:sz w:val="16"/>
                <w:szCs w:val="16"/>
              </w:rPr>
            </w:pPr>
            <w:r>
              <w:rPr>
                <w:sz w:val="16"/>
                <w:szCs w:val="16"/>
              </w:rPr>
              <w:t>1</w:t>
            </w:r>
          </w:p>
        </w:tc>
        <w:tc>
          <w:tcPr>
            <w:tcW w:w="567" w:type="dxa"/>
            <w:shd w:val="solid" w:color="FFFFFF" w:fill="auto"/>
          </w:tcPr>
          <w:p w14:paraId="184654CC" w14:textId="0BB74EC4" w:rsidR="00A442E0" w:rsidRPr="00E81D73" w:rsidRDefault="00A442E0" w:rsidP="00A00BA1">
            <w:pPr>
              <w:pStyle w:val="TAC"/>
              <w:rPr>
                <w:sz w:val="16"/>
                <w:szCs w:val="16"/>
              </w:rPr>
            </w:pPr>
            <w:r>
              <w:rPr>
                <w:sz w:val="16"/>
                <w:szCs w:val="16"/>
              </w:rPr>
              <w:t>F</w:t>
            </w:r>
          </w:p>
        </w:tc>
        <w:tc>
          <w:tcPr>
            <w:tcW w:w="4584" w:type="dxa"/>
            <w:shd w:val="solid" w:color="FFFFFF" w:fill="auto"/>
          </w:tcPr>
          <w:p w14:paraId="5D2FCCCE" w14:textId="7DC9A39D" w:rsidR="00A442E0" w:rsidRDefault="00A442E0" w:rsidP="00A00BA1">
            <w:pPr>
              <w:pStyle w:val="TAL"/>
              <w:rPr>
                <w:sz w:val="16"/>
                <w:szCs w:val="16"/>
                <w:lang w:eastAsia="zh-CN"/>
              </w:rPr>
            </w:pPr>
            <w:r w:rsidRPr="00484E69">
              <w:rPr>
                <w:sz w:val="16"/>
                <w:szCs w:val="16"/>
                <w:lang w:eastAsia="zh-CN"/>
              </w:rPr>
              <w:t>Clarification on Data Masking on Integration Analysis</w:t>
            </w:r>
          </w:p>
        </w:tc>
        <w:tc>
          <w:tcPr>
            <w:tcW w:w="708" w:type="dxa"/>
            <w:shd w:val="solid" w:color="FFFFFF" w:fill="auto"/>
          </w:tcPr>
          <w:p w14:paraId="0DD0EB9B" w14:textId="4CAED3CA" w:rsidR="00A442E0" w:rsidRDefault="00A442E0" w:rsidP="00A00BA1">
            <w:pPr>
              <w:pStyle w:val="TAC"/>
              <w:rPr>
                <w:sz w:val="16"/>
                <w:szCs w:val="16"/>
                <w:lang w:eastAsia="zh-CN"/>
              </w:rPr>
            </w:pPr>
            <w:r>
              <w:rPr>
                <w:sz w:val="16"/>
                <w:szCs w:val="16"/>
                <w:lang w:eastAsia="zh-CN"/>
              </w:rPr>
              <w:t>17.1.0</w:t>
            </w:r>
          </w:p>
        </w:tc>
      </w:tr>
      <w:tr w:rsidR="001E2933" w:rsidRPr="00E81D73" w14:paraId="64EF547B" w14:textId="77777777" w:rsidTr="001825A2">
        <w:tc>
          <w:tcPr>
            <w:tcW w:w="800" w:type="dxa"/>
            <w:tcBorders>
              <w:bottom w:val="single" w:sz="12" w:space="0" w:color="auto"/>
            </w:tcBorders>
            <w:shd w:val="solid" w:color="FFFFFF" w:fill="auto"/>
          </w:tcPr>
          <w:p w14:paraId="0A525750" w14:textId="1197FAA3" w:rsidR="001E2933" w:rsidRDefault="001E2933" w:rsidP="00A00BA1">
            <w:pPr>
              <w:pStyle w:val="TAC"/>
              <w:rPr>
                <w:sz w:val="16"/>
                <w:szCs w:val="16"/>
                <w:lang w:eastAsia="zh-CN"/>
              </w:rPr>
            </w:pPr>
            <w:r>
              <w:rPr>
                <w:sz w:val="16"/>
                <w:szCs w:val="16"/>
                <w:lang w:eastAsia="zh-CN"/>
              </w:rPr>
              <w:t>2022-06</w:t>
            </w:r>
          </w:p>
        </w:tc>
        <w:tc>
          <w:tcPr>
            <w:tcW w:w="800" w:type="dxa"/>
            <w:tcBorders>
              <w:bottom w:val="single" w:sz="12" w:space="0" w:color="auto"/>
            </w:tcBorders>
            <w:shd w:val="solid" w:color="FFFFFF" w:fill="auto"/>
          </w:tcPr>
          <w:p w14:paraId="13EC5009" w14:textId="182C9F28" w:rsidR="001E2933" w:rsidRDefault="001E2933" w:rsidP="00A00BA1">
            <w:pPr>
              <w:pStyle w:val="TAC"/>
              <w:rPr>
                <w:sz w:val="16"/>
                <w:szCs w:val="16"/>
                <w:lang w:eastAsia="zh-CN"/>
              </w:rPr>
            </w:pPr>
            <w:r>
              <w:rPr>
                <w:sz w:val="16"/>
                <w:szCs w:val="16"/>
                <w:lang w:eastAsia="zh-CN"/>
              </w:rPr>
              <w:t>SA#96</w:t>
            </w:r>
          </w:p>
        </w:tc>
        <w:tc>
          <w:tcPr>
            <w:tcW w:w="1094" w:type="dxa"/>
            <w:tcBorders>
              <w:bottom w:val="single" w:sz="12" w:space="0" w:color="auto"/>
            </w:tcBorders>
            <w:shd w:val="solid" w:color="FFFFFF" w:fill="auto"/>
          </w:tcPr>
          <w:p w14:paraId="6BC7370B" w14:textId="1C8932B3" w:rsidR="001E2933" w:rsidRDefault="001E2933" w:rsidP="00A00BA1">
            <w:pPr>
              <w:pStyle w:val="TAC"/>
              <w:rPr>
                <w:sz w:val="16"/>
                <w:szCs w:val="16"/>
                <w:lang w:eastAsia="zh-CN"/>
              </w:rPr>
            </w:pPr>
            <w:r>
              <w:rPr>
                <w:sz w:val="16"/>
                <w:szCs w:val="16"/>
                <w:lang w:eastAsia="zh-CN"/>
              </w:rPr>
              <w:t>SP-220547</w:t>
            </w:r>
          </w:p>
        </w:tc>
        <w:tc>
          <w:tcPr>
            <w:tcW w:w="519" w:type="dxa"/>
            <w:tcBorders>
              <w:bottom w:val="single" w:sz="12" w:space="0" w:color="auto"/>
            </w:tcBorders>
            <w:shd w:val="solid" w:color="FFFFFF" w:fill="auto"/>
          </w:tcPr>
          <w:p w14:paraId="54978FAA" w14:textId="601404EA" w:rsidR="001E2933" w:rsidRDefault="001E2933" w:rsidP="00A00BA1">
            <w:pPr>
              <w:pStyle w:val="TAL"/>
              <w:rPr>
                <w:sz w:val="16"/>
                <w:szCs w:val="16"/>
              </w:rPr>
            </w:pPr>
            <w:r>
              <w:rPr>
                <w:sz w:val="16"/>
                <w:szCs w:val="16"/>
              </w:rPr>
              <w:t>0003</w:t>
            </w:r>
          </w:p>
        </w:tc>
        <w:tc>
          <w:tcPr>
            <w:tcW w:w="567" w:type="dxa"/>
            <w:tcBorders>
              <w:bottom w:val="single" w:sz="12" w:space="0" w:color="auto"/>
            </w:tcBorders>
            <w:shd w:val="solid" w:color="FFFFFF" w:fill="auto"/>
          </w:tcPr>
          <w:p w14:paraId="556F5189" w14:textId="08E95865" w:rsidR="001E2933" w:rsidRDefault="001E2933" w:rsidP="00A00BA1">
            <w:pPr>
              <w:pStyle w:val="TAR"/>
              <w:rPr>
                <w:sz w:val="16"/>
                <w:szCs w:val="16"/>
              </w:rPr>
            </w:pPr>
            <w:r>
              <w:rPr>
                <w:sz w:val="16"/>
                <w:szCs w:val="16"/>
              </w:rPr>
              <w:t>-</w:t>
            </w:r>
          </w:p>
        </w:tc>
        <w:tc>
          <w:tcPr>
            <w:tcW w:w="567" w:type="dxa"/>
            <w:tcBorders>
              <w:bottom w:val="single" w:sz="12" w:space="0" w:color="auto"/>
            </w:tcBorders>
            <w:shd w:val="solid" w:color="FFFFFF" w:fill="auto"/>
          </w:tcPr>
          <w:p w14:paraId="2A97DA60" w14:textId="7E15467F" w:rsidR="001E2933" w:rsidRDefault="001E2933" w:rsidP="00A00BA1">
            <w:pPr>
              <w:pStyle w:val="TAC"/>
              <w:rPr>
                <w:sz w:val="16"/>
                <w:szCs w:val="16"/>
              </w:rPr>
            </w:pPr>
            <w:r>
              <w:rPr>
                <w:sz w:val="16"/>
                <w:szCs w:val="16"/>
              </w:rPr>
              <w:t>F</w:t>
            </w:r>
          </w:p>
        </w:tc>
        <w:tc>
          <w:tcPr>
            <w:tcW w:w="4584" w:type="dxa"/>
            <w:tcBorders>
              <w:bottom w:val="single" w:sz="12" w:space="0" w:color="auto"/>
            </w:tcBorders>
            <w:shd w:val="solid" w:color="FFFFFF" w:fill="auto"/>
          </w:tcPr>
          <w:p w14:paraId="1EA1540B" w14:textId="04CFD1FD" w:rsidR="001E2933" w:rsidRPr="00484E69" w:rsidRDefault="001E2933" w:rsidP="00A00BA1">
            <w:pPr>
              <w:pStyle w:val="TAL"/>
              <w:rPr>
                <w:sz w:val="16"/>
                <w:szCs w:val="16"/>
                <w:lang w:eastAsia="zh-CN"/>
              </w:rPr>
            </w:pPr>
            <w:r w:rsidRPr="00BB78D5">
              <w:rPr>
                <w:sz w:val="16"/>
                <w:szCs w:val="16"/>
                <w:lang w:eastAsia="zh-CN"/>
              </w:rPr>
              <w:t>Delete Use Case on Finding the right NF instance are serving the UE</w:t>
            </w:r>
          </w:p>
        </w:tc>
        <w:tc>
          <w:tcPr>
            <w:tcW w:w="708" w:type="dxa"/>
            <w:tcBorders>
              <w:bottom w:val="single" w:sz="12" w:space="0" w:color="auto"/>
            </w:tcBorders>
            <w:shd w:val="solid" w:color="FFFFFF" w:fill="auto"/>
          </w:tcPr>
          <w:p w14:paraId="2E21E232" w14:textId="18F9901C" w:rsidR="001E2933" w:rsidRDefault="001E2933" w:rsidP="00A00BA1">
            <w:pPr>
              <w:pStyle w:val="TAC"/>
              <w:rPr>
                <w:sz w:val="16"/>
                <w:szCs w:val="16"/>
                <w:lang w:eastAsia="zh-CN"/>
              </w:rPr>
            </w:pPr>
            <w:r>
              <w:rPr>
                <w:sz w:val="16"/>
                <w:szCs w:val="16"/>
                <w:lang w:eastAsia="zh-CN"/>
              </w:rPr>
              <w:t>17.2.0</w:t>
            </w:r>
          </w:p>
        </w:tc>
      </w:tr>
      <w:tr w:rsidR="00DA55E7" w:rsidRPr="00E81D73" w14:paraId="30E3C90D" w14:textId="77777777" w:rsidTr="001825A2">
        <w:tc>
          <w:tcPr>
            <w:tcW w:w="800" w:type="dxa"/>
            <w:tcBorders>
              <w:top w:val="single" w:sz="12" w:space="0" w:color="auto"/>
              <w:bottom w:val="single" w:sz="12" w:space="0" w:color="auto"/>
            </w:tcBorders>
            <w:shd w:val="solid" w:color="FFFFFF" w:fill="auto"/>
          </w:tcPr>
          <w:p w14:paraId="0D4700DB" w14:textId="2EB0A042" w:rsidR="00DA55E7" w:rsidRDefault="00DA55E7" w:rsidP="00A00BA1">
            <w:pPr>
              <w:pStyle w:val="TAC"/>
              <w:rPr>
                <w:sz w:val="16"/>
                <w:szCs w:val="16"/>
                <w:lang w:eastAsia="zh-CN"/>
              </w:rPr>
            </w:pPr>
            <w:r>
              <w:rPr>
                <w:sz w:val="16"/>
                <w:szCs w:val="16"/>
                <w:lang w:eastAsia="zh-CN"/>
              </w:rPr>
              <w:t>2023-06</w:t>
            </w:r>
          </w:p>
        </w:tc>
        <w:tc>
          <w:tcPr>
            <w:tcW w:w="800" w:type="dxa"/>
            <w:tcBorders>
              <w:top w:val="single" w:sz="12" w:space="0" w:color="auto"/>
              <w:bottom w:val="single" w:sz="12" w:space="0" w:color="auto"/>
            </w:tcBorders>
            <w:shd w:val="solid" w:color="FFFFFF" w:fill="auto"/>
          </w:tcPr>
          <w:p w14:paraId="77F8821C" w14:textId="252B2874" w:rsidR="00DA55E7" w:rsidRDefault="00DA55E7" w:rsidP="00A00BA1">
            <w:pPr>
              <w:pStyle w:val="TAC"/>
              <w:rPr>
                <w:sz w:val="16"/>
                <w:szCs w:val="16"/>
                <w:lang w:eastAsia="zh-CN"/>
              </w:rPr>
            </w:pPr>
            <w:r>
              <w:rPr>
                <w:sz w:val="16"/>
                <w:szCs w:val="16"/>
                <w:lang w:eastAsia="zh-CN"/>
              </w:rPr>
              <w:t>SA#96</w:t>
            </w:r>
          </w:p>
        </w:tc>
        <w:tc>
          <w:tcPr>
            <w:tcW w:w="1094" w:type="dxa"/>
            <w:tcBorders>
              <w:top w:val="single" w:sz="12" w:space="0" w:color="auto"/>
              <w:bottom w:val="single" w:sz="12" w:space="0" w:color="auto"/>
            </w:tcBorders>
            <w:shd w:val="solid" w:color="FFFFFF" w:fill="auto"/>
          </w:tcPr>
          <w:p w14:paraId="13A460FD" w14:textId="30D89B8C" w:rsidR="00DA55E7" w:rsidRDefault="00DA55E7" w:rsidP="00A00BA1">
            <w:pPr>
              <w:pStyle w:val="TAC"/>
              <w:rPr>
                <w:sz w:val="16"/>
                <w:szCs w:val="16"/>
                <w:lang w:eastAsia="zh-CN"/>
              </w:rPr>
            </w:pPr>
            <w:r>
              <w:rPr>
                <w:sz w:val="16"/>
                <w:szCs w:val="16"/>
                <w:lang w:eastAsia="zh-CN"/>
              </w:rPr>
              <w:t>SP-230677</w:t>
            </w:r>
          </w:p>
        </w:tc>
        <w:tc>
          <w:tcPr>
            <w:tcW w:w="519" w:type="dxa"/>
            <w:tcBorders>
              <w:top w:val="single" w:sz="12" w:space="0" w:color="auto"/>
              <w:bottom w:val="single" w:sz="12" w:space="0" w:color="auto"/>
            </w:tcBorders>
            <w:shd w:val="solid" w:color="FFFFFF" w:fill="auto"/>
          </w:tcPr>
          <w:p w14:paraId="24298448" w14:textId="32570D8C" w:rsidR="00DA55E7" w:rsidRDefault="00DA55E7" w:rsidP="00A00BA1">
            <w:pPr>
              <w:pStyle w:val="TAL"/>
              <w:rPr>
                <w:sz w:val="16"/>
                <w:szCs w:val="16"/>
              </w:rPr>
            </w:pPr>
            <w:r>
              <w:rPr>
                <w:sz w:val="16"/>
                <w:szCs w:val="16"/>
              </w:rPr>
              <w:t>0004</w:t>
            </w:r>
          </w:p>
        </w:tc>
        <w:tc>
          <w:tcPr>
            <w:tcW w:w="567" w:type="dxa"/>
            <w:tcBorders>
              <w:top w:val="single" w:sz="12" w:space="0" w:color="auto"/>
              <w:bottom w:val="single" w:sz="12" w:space="0" w:color="auto"/>
            </w:tcBorders>
            <w:shd w:val="solid" w:color="FFFFFF" w:fill="auto"/>
          </w:tcPr>
          <w:p w14:paraId="67C484BD" w14:textId="7A5D37E0" w:rsidR="00DA55E7" w:rsidRDefault="00DA55E7" w:rsidP="00A00BA1">
            <w:pPr>
              <w:pStyle w:val="TAR"/>
              <w:rPr>
                <w:sz w:val="16"/>
                <w:szCs w:val="16"/>
              </w:rPr>
            </w:pPr>
            <w:r>
              <w:rPr>
                <w:sz w:val="16"/>
                <w:szCs w:val="16"/>
              </w:rPr>
              <w:t>1</w:t>
            </w:r>
          </w:p>
        </w:tc>
        <w:tc>
          <w:tcPr>
            <w:tcW w:w="567" w:type="dxa"/>
            <w:tcBorders>
              <w:top w:val="single" w:sz="12" w:space="0" w:color="auto"/>
              <w:bottom w:val="single" w:sz="12" w:space="0" w:color="auto"/>
            </w:tcBorders>
            <w:shd w:val="solid" w:color="FFFFFF" w:fill="auto"/>
          </w:tcPr>
          <w:p w14:paraId="7925248B" w14:textId="5341F15F" w:rsidR="00DA55E7" w:rsidRDefault="00DA55E7" w:rsidP="00A00BA1">
            <w:pPr>
              <w:pStyle w:val="TAC"/>
              <w:rPr>
                <w:sz w:val="16"/>
                <w:szCs w:val="16"/>
              </w:rPr>
            </w:pPr>
            <w:r>
              <w:rPr>
                <w:sz w:val="16"/>
                <w:szCs w:val="16"/>
              </w:rPr>
              <w:t>B</w:t>
            </w:r>
          </w:p>
        </w:tc>
        <w:tc>
          <w:tcPr>
            <w:tcW w:w="4584" w:type="dxa"/>
            <w:tcBorders>
              <w:top w:val="single" w:sz="12" w:space="0" w:color="auto"/>
              <w:bottom w:val="single" w:sz="12" w:space="0" w:color="auto"/>
            </w:tcBorders>
            <w:shd w:val="solid" w:color="FFFFFF" w:fill="auto"/>
          </w:tcPr>
          <w:p w14:paraId="20F7D931" w14:textId="55222E4A" w:rsidR="00DA55E7" w:rsidRPr="00BB78D5" w:rsidRDefault="00DA55E7" w:rsidP="00A00BA1">
            <w:pPr>
              <w:pStyle w:val="TAL"/>
              <w:rPr>
                <w:sz w:val="16"/>
                <w:szCs w:val="16"/>
                <w:lang w:eastAsia="zh-CN"/>
              </w:rPr>
            </w:pPr>
            <w:r>
              <w:rPr>
                <w:sz w:val="16"/>
                <w:szCs w:val="16"/>
                <w:lang w:eastAsia="zh-CN"/>
              </w:rPr>
              <w:t>Robustness interfaces and protocols defined for NWDAF</w:t>
            </w:r>
          </w:p>
        </w:tc>
        <w:tc>
          <w:tcPr>
            <w:tcW w:w="708" w:type="dxa"/>
            <w:tcBorders>
              <w:top w:val="single" w:sz="12" w:space="0" w:color="auto"/>
              <w:bottom w:val="single" w:sz="12" w:space="0" w:color="auto"/>
            </w:tcBorders>
            <w:shd w:val="solid" w:color="FFFFFF" w:fill="auto"/>
          </w:tcPr>
          <w:p w14:paraId="5F53E778" w14:textId="100C8849" w:rsidR="00DA55E7" w:rsidRDefault="00DA55E7" w:rsidP="00A00BA1">
            <w:pPr>
              <w:pStyle w:val="TAC"/>
              <w:rPr>
                <w:sz w:val="16"/>
                <w:szCs w:val="16"/>
                <w:lang w:eastAsia="zh-CN"/>
              </w:rPr>
            </w:pPr>
            <w:r>
              <w:rPr>
                <w:sz w:val="16"/>
                <w:szCs w:val="16"/>
                <w:lang w:eastAsia="zh-CN"/>
              </w:rPr>
              <w:t>18.0.0</w:t>
            </w:r>
          </w:p>
        </w:tc>
      </w:tr>
      <w:tr w:rsidR="001825A2" w:rsidRPr="00E81D73" w14:paraId="0B80E58F" w14:textId="77777777" w:rsidTr="009E74AF">
        <w:tc>
          <w:tcPr>
            <w:tcW w:w="800" w:type="dxa"/>
            <w:tcBorders>
              <w:top w:val="single" w:sz="12" w:space="0" w:color="auto"/>
              <w:bottom w:val="single" w:sz="12" w:space="0" w:color="auto"/>
            </w:tcBorders>
            <w:shd w:val="solid" w:color="FFFFFF" w:fill="auto"/>
          </w:tcPr>
          <w:p w14:paraId="64A1E853" w14:textId="6AF35AAB" w:rsidR="001825A2" w:rsidRDefault="001825A2" w:rsidP="00A00BA1">
            <w:pPr>
              <w:pStyle w:val="TAC"/>
              <w:rPr>
                <w:sz w:val="16"/>
                <w:szCs w:val="16"/>
                <w:lang w:eastAsia="zh-CN"/>
              </w:rPr>
            </w:pPr>
            <w:r>
              <w:rPr>
                <w:sz w:val="16"/>
                <w:szCs w:val="16"/>
                <w:lang w:eastAsia="zh-CN"/>
              </w:rPr>
              <w:t>2025-10</w:t>
            </w:r>
          </w:p>
        </w:tc>
        <w:tc>
          <w:tcPr>
            <w:tcW w:w="800" w:type="dxa"/>
            <w:tcBorders>
              <w:top w:val="single" w:sz="12" w:space="0" w:color="auto"/>
              <w:bottom w:val="single" w:sz="12" w:space="0" w:color="auto"/>
            </w:tcBorders>
            <w:shd w:val="solid" w:color="FFFFFF" w:fill="auto"/>
          </w:tcPr>
          <w:p w14:paraId="325AA33A" w14:textId="14EA3A0A" w:rsidR="001825A2" w:rsidRDefault="001825A2" w:rsidP="00A00BA1">
            <w:pPr>
              <w:pStyle w:val="TAC"/>
              <w:rPr>
                <w:sz w:val="16"/>
                <w:szCs w:val="16"/>
                <w:lang w:eastAsia="zh-CN"/>
              </w:rPr>
            </w:pPr>
            <w:r>
              <w:rPr>
                <w:sz w:val="16"/>
                <w:szCs w:val="16"/>
                <w:lang w:eastAsia="zh-CN"/>
              </w:rPr>
              <w:t>-</w:t>
            </w:r>
          </w:p>
        </w:tc>
        <w:tc>
          <w:tcPr>
            <w:tcW w:w="1094" w:type="dxa"/>
            <w:tcBorders>
              <w:top w:val="single" w:sz="12" w:space="0" w:color="auto"/>
              <w:bottom w:val="single" w:sz="12" w:space="0" w:color="auto"/>
            </w:tcBorders>
            <w:shd w:val="solid" w:color="FFFFFF" w:fill="auto"/>
          </w:tcPr>
          <w:p w14:paraId="5A34B133" w14:textId="78C159C9" w:rsidR="001825A2" w:rsidRDefault="001825A2" w:rsidP="00A00BA1">
            <w:pPr>
              <w:pStyle w:val="TAC"/>
              <w:rPr>
                <w:sz w:val="16"/>
                <w:szCs w:val="16"/>
                <w:lang w:eastAsia="zh-CN"/>
              </w:rPr>
            </w:pPr>
            <w:r>
              <w:rPr>
                <w:sz w:val="16"/>
                <w:szCs w:val="16"/>
                <w:lang w:eastAsia="zh-CN"/>
              </w:rPr>
              <w:t>-</w:t>
            </w:r>
          </w:p>
        </w:tc>
        <w:tc>
          <w:tcPr>
            <w:tcW w:w="519" w:type="dxa"/>
            <w:tcBorders>
              <w:top w:val="single" w:sz="12" w:space="0" w:color="auto"/>
              <w:bottom w:val="single" w:sz="12" w:space="0" w:color="auto"/>
            </w:tcBorders>
            <w:shd w:val="solid" w:color="FFFFFF" w:fill="auto"/>
          </w:tcPr>
          <w:p w14:paraId="327ED628" w14:textId="2C9E7127" w:rsidR="001825A2" w:rsidRDefault="001825A2" w:rsidP="00A00BA1">
            <w:pPr>
              <w:pStyle w:val="TAL"/>
              <w:rPr>
                <w:sz w:val="16"/>
                <w:szCs w:val="16"/>
              </w:rPr>
            </w:pPr>
            <w:r>
              <w:rPr>
                <w:sz w:val="16"/>
                <w:szCs w:val="16"/>
              </w:rPr>
              <w:t>-</w:t>
            </w:r>
          </w:p>
        </w:tc>
        <w:tc>
          <w:tcPr>
            <w:tcW w:w="567" w:type="dxa"/>
            <w:tcBorders>
              <w:top w:val="single" w:sz="12" w:space="0" w:color="auto"/>
              <w:bottom w:val="single" w:sz="12" w:space="0" w:color="auto"/>
            </w:tcBorders>
            <w:shd w:val="solid" w:color="FFFFFF" w:fill="auto"/>
          </w:tcPr>
          <w:p w14:paraId="46EA9432" w14:textId="5567A5D5" w:rsidR="001825A2" w:rsidRDefault="001825A2" w:rsidP="00A00BA1">
            <w:pPr>
              <w:pStyle w:val="TAR"/>
              <w:rPr>
                <w:sz w:val="16"/>
                <w:szCs w:val="16"/>
              </w:rPr>
            </w:pPr>
            <w:r>
              <w:rPr>
                <w:sz w:val="16"/>
                <w:szCs w:val="16"/>
              </w:rPr>
              <w:t>-</w:t>
            </w:r>
          </w:p>
        </w:tc>
        <w:tc>
          <w:tcPr>
            <w:tcW w:w="567" w:type="dxa"/>
            <w:tcBorders>
              <w:top w:val="single" w:sz="12" w:space="0" w:color="auto"/>
              <w:bottom w:val="single" w:sz="12" w:space="0" w:color="auto"/>
            </w:tcBorders>
            <w:shd w:val="solid" w:color="FFFFFF" w:fill="auto"/>
          </w:tcPr>
          <w:p w14:paraId="30442FEF" w14:textId="0451ACDB" w:rsidR="001825A2" w:rsidRDefault="001825A2" w:rsidP="00A00BA1">
            <w:pPr>
              <w:pStyle w:val="TAC"/>
              <w:rPr>
                <w:sz w:val="16"/>
                <w:szCs w:val="16"/>
              </w:rPr>
            </w:pPr>
            <w:r>
              <w:rPr>
                <w:sz w:val="16"/>
                <w:szCs w:val="16"/>
              </w:rPr>
              <w:t>-</w:t>
            </w:r>
          </w:p>
        </w:tc>
        <w:tc>
          <w:tcPr>
            <w:tcW w:w="4584" w:type="dxa"/>
            <w:tcBorders>
              <w:top w:val="single" w:sz="12" w:space="0" w:color="auto"/>
              <w:bottom w:val="single" w:sz="12" w:space="0" w:color="auto"/>
            </w:tcBorders>
            <w:shd w:val="solid" w:color="FFFFFF" w:fill="auto"/>
          </w:tcPr>
          <w:p w14:paraId="42EFC1A2" w14:textId="4C61042E" w:rsidR="001825A2" w:rsidRDefault="001825A2" w:rsidP="00A00BA1">
            <w:pPr>
              <w:pStyle w:val="TAL"/>
              <w:rPr>
                <w:sz w:val="16"/>
                <w:szCs w:val="16"/>
                <w:lang w:eastAsia="zh-CN"/>
              </w:rPr>
            </w:pPr>
            <w:r>
              <w:rPr>
                <w:sz w:val="16"/>
                <w:szCs w:val="16"/>
                <w:lang w:eastAsia="zh-CN"/>
              </w:rPr>
              <w:t>Update to Rel-19 version (MCC)</w:t>
            </w:r>
          </w:p>
        </w:tc>
        <w:tc>
          <w:tcPr>
            <w:tcW w:w="708" w:type="dxa"/>
            <w:tcBorders>
              <w:top w:val="single" w:sz="12" w:space="0" w:color="auto"/>
              <w:bottom w:val="single" w:sz="12" w:space="0" w:color="auto"/>
            </w:tcBorders>
            <w:shd w:val="solid" w:color="FFFFFF" w:fill="auto"/>
          </w:tcPr>
          <w:p w14:paraId="02E44D94" w14:textId="40EA4283" w:rsidR="001825A2" w:rsidRPr="009E74AF" w:rsidRDefault="001825A2" w:rsidP="00A00BA1">
            <w:pPr>
              <w:pStyle w:val="TAC"/>
              <w:rPr>
                <w:bCs/>
                <w:sz w:val="16"/>
                <w:szCs w:val="16"/>
                <w:lang w:eastAsia="zh-CN"/>
              </w:rPr>
            </w:pPr>
            <w:r w:rsidRPr="009E74AF">
              <w:rPr>
                <w:bCs/>
                <w:sz w:val="16"/>
                <w:szCs w:val="16"/>
                <w:lang w:eastAsia="zh-CN"/>
              </w:rPr>
              <w:t>19.0.0</w:t>
            </w:r>
          </w:p>
        </w:tc>
      </w:tr>
      <w:tr w:rsidR="009E74AF" w:rsidRPr="00E81D73" w14:paraId="416BD61D" w14:textId="77777777" w:rsidTr="00D75863">
        <w:tc>
          <w:tcPr>
            <w:tcW w:w="800" w:type="dxa"/>
            <w:tcBorders>
              <w:top w:val="single" w:sz="12" w:space="0" w:color="auto"/>
              <w:bottom w:val="single" w:sz="12" w:space="0" w:color="auto"/>
            </w:tcBorders>
            <w:shd w:val="solid" w:color="FFFFFF" w:fill="auto"/>
          </w:tcPr>
          <w:p w14:paraId="4641F02B" w14:textId="35621D7C" w:rsidR="009E74AF" w:rsidRDefault="009E74AF" w:rsidP="00A00BA1">
            <w:pPr>
              <w:pStyle w:val="TAC"/>
              <w:rPr>
                <w:sz w:val="16"/>
                <w:szCs w:val="16"/>
                <w:lang w:eastAsia="zh-CN"/>
              </w:rPr>
            </w:pPr>
            <w:r>
              <w:rPr>
                <w:sz w:val="16"/>
                <w:szCs w:val="16"/>
                <w:lang w:eastAsia="zh-CN"/>
              </w:rPr>
              <w:t>2026-03</w:t>
            </w:r>
          </w:p>
        </w:tc>
        <w:tc>
          <w:tcPr>
            <w:tcW w:w="800" w:type="dxa"/>
            <w:tcBorders>
              <w:top w:val="single" w:sz="12" w:space="0" w:color="auto"/>
              <w:bottom w:val="single" w:sz="12" w:space="0" w:color="auto"/>
            </w:tcBorders>
            <w:shd w:val="solid" w:color="FFFFFF" w:fill="auto"/>
          </w:tcPr>
          <w:p w14:paraId="6AA78606" w14:textId="253DB9D9" w:rsidR="009E74AF" w:rsidRPr="009E74AF" w:rsidRDefault="009E74AF" w:rsidP="00A00BA1">
            <w:pPr>
              <w:pStyle w:val="TAC"/>
              <w:rPr>
                <w:sz w:val="16"/>
                <w:szCs w:val="16"/>
                <w:lang w:val="en-US" w:eastAsia="zh-CN"/>
              </w:rPr>
            </w:pPr>
            <w:r>
              <w:rPr>
                <w:sz w:val="16"/>
                <w:szCs w:val="16"/>
                <w:lang w:eastAsia="zh-CN"/>
              </w:rPr>
              <w:t>SA</w:t>
            </w:r>
            <w:r>
              <w:rPr>
                <w:sz w:val="16"/>
                <w:szCs w:val="16"/>
                <w:lang w:val="en-US" w:eastAsia="zh-CN"/>
              </w:rPr>
              <w:t>#111</w:t>
            </w:r>
          </w:p>
        </w:tc>
        <w:tc>
          <w:tcPr>
            <w:tcW w:w="1094" w:type="dxa"/>
            <w:tcBorders>
              <w:top w:val="single" w:sz="12" w:space="0" w:color="auto"/>
              <w:bottom w:val="single" w:sz="12" w:space="0" w:color="auto"/>
            </w:tcBorders>
            <w:shd w:val="solid" w:color="FFFFFF" w:fill="auto"/>
          </w:tcPr>
          <w:p w14:paraId="37CD7D4E" w14:textId="551F2FB1" w:rsidR="009E74AF" w:rsidRDefault="009E74AF" w:rsidP="00A00BA1">
            <w:pPr>
              <w:pStyle w:val="TAC"/>
              <w:rPr>
                <w:sz w:val="16"/>
                <w:szCs w:val="16"/>
                <w:lang w:eastAsia="zh-CN"/>
              </w:rPr>
            </w:pPr>
            <w:r>
              <w:rPr>
                <w:sz w:val="16"/>
                <w:szCs w:val="16"/>
                <w:lang w:eastAsia="zh-CN"/>
              </w:rPr>
              <w:t>SP-260161</w:t>
            </w:r>
          </w:p>
        </w:tc>
        <w:tc>
          <w:tcPr>
            <w:tcW w:w="519" w:type="dxa"/>
            <w:tcBorders>
              <w:top w:val="single" w:sz="12" w:space="0" w:color="auto"/>
              <w:bottom w:val="single" w:sz="12" w:space="0" w:color="auto"/>
            </w:tcBorders>
            <w:shd w:val="solid" w:color="FFFFFF" w:fill="auto"/>
          </w:tcPr>
          <w:p w14:paraId="614CED1B" w14:textId="784FE2C1" w:rsidR="009E74AF" w:rsidRDefault="009E74AF" w:rsidP="00A00BA1">
            <w:pPr>
              <w:pStyle w:val="TAL"/>
              <w:rPr>
                <w:sz w:val="16"/>
                <w:szCs w:val="16"/>
              </w:rPr>
            </w:pPr>
            <w:r>
              <w:rPr>
                <w:sz w:val="16"/>
                <w:szCs w:val="16"/>
              </w:rPr>
              <w:t>0006</w:t>
            </w:r>
          </w:p>
        </w:tc>
        <w:tc>
          <w:tcPr>
            <w:tcW w:w="567" w:type="dxa"/>
            <w:tcBorders>
              <w:top w:val="single" w:sz="12" w:space="0" w:color="auto"/>
              <w:bottom w:val="single" w:sz="12" w:space="0" w:color="auto"/>
            </w:tcBorders>
            <w:shd w:val="solid" w:color="FFFFFF" w:fill="auto"/>
          </w:tcPr>
          <w:p w14:paraId="5F31017E" w14:textId="0426923C" w:rsidR="009E74AF" w:rsidRDefault="009E74AF" w:rsidP="00A00BA1">
            <w:pPr>
              <w:pStyle w:val="TAR"/>
              <w:rPr>
                <w:sz w:val="16"/>
                <w:szCs w:val="16"/>
              </w:rPr>
            </w:pPr>
            <w:r>
              <w:rPr>
                <w:sz w:val="16"/>
                <w:szCs w:val="16"/>
              </w:rPr>
              <w:t>-</w:t>
            </w:r>
          </w:p>
        </w:tc>
        <w:tc>
          <w:tcPr>
            <w:tcW w:w="567" w:type="dxa"/>
            <w:tcBorders>
              <w:top w:val="single" w:sz="12" w:space="0" w:color="auto"/>
              <w:bottom w:val="single" w:sz="12" w:space="0" w:color="auto"/>
            </w:tcBorders>
            <w:shd w:val="solid" w:color="FFFFFF" w:fill="auto"/>
          </w:tcPr>
          <w:p w14:paraId="7613330F" w14:textId="4D4171E0" w:rsidR="009E74AF" w:rsidRDefault="009E74AF" w:rsidP="00A00BA1">
            <w:pPr>
              <w:pStyle w:val="TAC"/>
              <w:rPr>
                <w:sz w:val="16"/>
                <w:szCs w:val="16"/>
              </w:rPr>
            </w:pPr>
            <w:r>
              <w:rPr>
                <w:sz w:val="16"/>
                <w:szCs w:val="16"/>
              </w:rPr>
              <w:t>F</w:t>
            </w:r>
          </w:p>
        </w:tc>
        <w:tc>
          <w:tcPr>
            <w:tcW w:w="4584" w:type="dxa"/>
            <w:tcBorders>
              <w:top w:val="single" w:sz="12" w:space="0" w:color="auto"/>
              <w:bottom w:val="single" w:sz="12" w:space="0" w:color="auto"/>
            </w:tcBorders>
            <w:shd w:val="solid" w:color="FFFFFF" w:fill="auto"/>
          </w:tcPr>
          <w:p w14:paraId="599AC30E" w14:textId="6A36BB1B" w:rsidR="009E74AF" w:rsidRDefault="009E74AF" w:rsidP="00A00BA1">
            <w:pPr>
              <w:pStyle w:val="TAL"/>
              <w:rPr>
                <w:sz w:val="16"/>
                <w:szCs w:val="16"/>
                <w:lang w:eastAsia="zh-CN"/>
              </w:rPr>
            </w:pPr>
            <w:r w:rsidRPr="009E74AF">
              <w:rPr>
                <w:sz w:val="16"/>
                <w:szCs w:val="16"/>
                <w:lang w:eastAsia="zh-CN"/>
              </w:rPr>
              <w:t>Update requirement and test case of clause 4.2.1.2.6 and add protocols to the robustness and fuzz testing</w:t>
            </w:r>
          </w:p>
        </w:tc>
        <w:tc>
          <w:tcPr>
            <w:tcW w:w="708" w:type="dxa"/>
            <w:tcBorders>
              <w:top w:val="single" w:sz="12" w:space="0" w:color="auto"/>
              <w:bottom w:val="single" w:sz="12" w:space="0" w:color="auto"/>
            </w:tcBorders>
            <w:shd w:val="solid" w:color="FFFFFF" w:fill="auto"/>
          </w:tcPr>
          <w:p w14:paraId="2139CCA0" w14:textId="65C737D6" w:rsidR="009E74AF" w:rsidRPr="009E74AF" w:rsidRDefault="009E74AF" w:rsidP="00A00BA1">
            <w:pPr>
              <w:pStyle w:val="TAC"/>
              <w:rPr>
                <w:bCs/>
                <w:sz w:val="16"/>
                <w:szCs w:val="16"/>
                <w:lang w:eastAsia="zh-CN"/>
              </w:rPr>
            </w:pPr>
            <w:r w:rsidRPr="009E74AF">
              <w:rPr>
                <w:bCs/>
                <w:sz w:val="16"/>
                <w:szCs w:val="16"/>
                <w:lang w:eastAsia="zh-CN"/>
              </w:rPr>
              <w:t>20.0.0</w:t>
            </w:r>
          </w:p>
        </w:tc>
      </w:tr>
      <w:tr w:rsidR="00D75863" w:rsidRPr="00E81D73" w14:paraId="46647E97" w14:textId="77777777" w:rsidTr="00D76333">
        <w:tc>
          <w:tcPr>
            <w:tcW w:w="800" w:type="dxa"/>
            <w:tcBorders>
              <w:top w:val="single" w:sz="12" w:space="0" w:color="auto"/>
              <w:bottom w:val="single" w:sz="12" w:space="0" w:color="auto"/>
            </w:tcBorders>
            <w:shd w:val="solid" w:color="FFFFFF" w:fill="auto"/>
          </w:tcPr>
          <w:p w14:paraId="4DE67832" w14:textId="18593FCC" w:rsidR="00D75863" w:rsidRDefault="00D75863" w:rsidP="00A00BA1">
            <w:pPr>
              <w:pStyle w:val="TAC"/>
              <w:rPr>
                <w:sz w:val="16"/>
                <w:szCs w:val="16"/>
                <w:lang w:eastAsia="zh-CN"/>
              </w:rPr>
            </w:pPr>
            <w:r>
              <w:rPr>
                <w:sz w:val="16"/>
                <w:szCs w:val="16"/>
                <w:lang w:eastAsia="zh-CN"/>
              </w:rPr>
              <w:t>2026-06</w:t>
            </w:r>
          </w:p>
        </w:tc>
        <w:tc>
          <w:tcPr>
            <w:tcW w:w="800" w:type="dxa"/>
            <w:tcBorders>
              <w:top w:val="single" w:sz="12" w:space="0" w:color="auto"/>
              <w:bottom w:val="single" w:sz="12" w:space="0" w:color="auto"/>
            </w:tcBorders>
            <w:shd w:val="solid" w:color="FFFFFF" w:fill="auto"/>
          </w:tcPr>
          <w:p w14:paraId="1D9E07E9" w14:textId="32F13FE4" w:rsidR="00D75863" w:rsidRDefault="00D75863" w:rsidP="00A00BA1">
            <w:pPr>
              <w:pStyle w:val="TAC"/>
              <w:rPr>
                <w:sz w:val="16"/>
                <w:szCs w:val="16"/>
                <w:lang w:eastAsia="zh-CN"/>
              </w:rPr>
            </w:pPr>
            <w:r>
              <w:rPr>
                <w:sz w:val="16"/>
                <w:szCs w:val="16"/>
                <w:lang w:eastAsia="zh-CN"/>
              </w:rPr>
              <w:t>SA#112</w:t>
            </w:r>
          </w:p>
        </w:tc>
        <w:tc>
          <w:tcPr>
            <w:tcW w:w="1094" w:type="dxa"/>
            <w:tcBorders>
              <w:top w:val="single" w:sz="12" w:space="0" w:color="auto"/>
              <w:bottom w:val="single" w:sz="12" w:space="0" w:color="auto"/>
            </w:tcBorders>
            <w:shd w:val="solid" w:color="FFFFFF" w:fill="auto"/>
          </w:tcPr>
          <w:p w14:paraId="52A22A3E" w14:textId="3B5D92CE" w:rsidR="00D75863" w:rsidRDefault="00D75863" w:rsidP="00A00BA1">
            <w:pPr>
              <w:pStyle w:val="TAC"/>
              <w:rPr>
                <w:sz w:val="16"/>
                <w:szCs w:val="16"/>
                <w:lang w:eastAsia="zh-CN"/>
              </w:rPr>
            </w:pPr>
            <w:r>
              <w:rPr>
                <w:sz w:val="16"/>
                <w:szCs w:val="16"/>
                <w:lang w:eastAsia="zh-CN"/>
              </w:rPr>
              <w:t>SP-260498</w:t>
            </w:r>
          </w:p>
        </w:tc>
        <w:tc>
          <w:tcPr>
            <w:tcW w:w="519" w:type="dxa"/>
            <w:tcBorders>
              <w:top w:val="single" w:sz="12" w:space="0" w:color="auto"/>
              <w:bottom w:val="single" w:sz="12" w:space="0" w:color="auto"/>
            </w:tcBorders>
            <w:shd w:val="solid" w:color="FFFFFF" w:fill="auto"/>
          </w:tcPr>
          <w:p w14:paraId="323B79FF" w14:textId="6C2CCBF1" w:rsidR="00D75863" w:rsidRDefault="00D75863" w:rsidP="00A00BA1">
            <w:pPr>
              <w:pStyle w:val="TAL"/>
              <w:rPr>
                <w:sz w:val="16"/>
                <w:szCs w:val="16"/>
              </w:rPr>
            </w:pPr>
            <w:r>
              <w:rPr>
                <w:sz w:val="16"/>
                <w:szCs w:val="16"/>
              </w:rPr>
              <w:t>0007</w:t>
            </w:r>
          </w:p>
        </w:tc>
        <w:tc>
          <w:tcPr>
            <w:tcW w:w="567" w:type="dxa"/>
            <w:tcBorders>
              <w:top w:val="single" w:sz="12" w:space="0" w:color="auto"/>
              <w:bottom w:val="single" w:sz="12" w:space="0" w:color="auto"/>
            </w:tcBorders>
            <w:shd w:val="solid" w:color="FFFFFF" w:fill="auto"/>
          </w:tcPr>
          <w:p w14:paraId="2EC3ED93" w14:textId="0D98CCA6" w:rsidR="00D75863" w:rsidRDefault="00D75863" w:rsidP="00A00BA1">
            <w:pPr>
              <w:pStyle w:val="TAR"/>
              <w:rPr>
                <w:sz w:val="16"/>
                <w:szCs w:val="16"/>
              </w:rPr>
            </w:pPr>
            <w:r>
              <w:rPr>
                <w:sz w:val="16"/>
                <w:szCs w:val="16"/>
              </w:rPr>
              <w:t>-</w:t>
            </w:r>
          </w:p>
        </w:tc>
        <w:tc>
          <w:tcPr>
            <w:tcW w:w="567" w:type="dxa"/>
            <w:tcBorders>
              <w:top w:val="single" w:sz="12" w:space="0" w:color="auto"/>
              <w:bottom w:val="single" w:sz="12" w:space="0" w:color="auto"/>
            </w:tcBorders>
            <w:shd w:val="solid" w:color="FFFFFF" w:fill="auto"/>
          </w:tcPr>
          <w:p w14:paraId="2D7DF440" w14:textId="39EFA597" w:rsidR="00D75863" w:rsidRDefault="00D75863" w:rsidP="00A00BA1">
            <w:pPr>
              <w:pStyle w:val="TAC"/>
              <w:rPr>
                <w:sz w:val="16"/>
                <w:szCs w:val="16"/>
              </w:rPr>
            </w:pPr>
            <w:r>
              <w:rPr>
                <w:sz w:val="16"/>
                <w:szCs w:val="16"/>
              </w:rPr>
              <w:t>B</w:t>
            </w:r>
          </w:p>
        </w:tc>
        <w:tc>
          <w:tcPr>
            <w:tcW w:w="4584" w:type="dxa"/>
            <w:tcBorders>
              <w:top w:val="single" w:sz="12" w:space="0" w:color="auto"/>
              <w:bottom w:val="single" w:sz="12" w:space="0" w:color="auto"/>
            </w:tcBorders>
            <w:shd w:val="solid" w:color="FFFFFF" w:fill="auto"/>
          </w:tcPr>
          <w:p w14:paraId="540FF88A" w14:textId="39B06EEB" w:rsidR="00D75863" w:rsidRPr="009E74AF" w:rsidRDefault="00D75863" w:rsidP="00A00BA1">
            <w:pPr>
              <w:pStyle w:val="TAL"/>
              <w:rPr>
                <w:sz w:val="16"/>
                <w:szCs w:val="16"/>
                <w:lang w:eastAsia="zh-CN"/>
              </w:rPr>
            </w:pPr>
            <w:r>
              <w:rPr>
                <w:sz w:val="16"/>
                <w:szCs w:val="16"/>
                <w:lang w:eastAsia="zh-CN"/>
              </w:rPr>
              <w:t>Fine-grained authorization for analytics services based on Analytics ID</w:t>
            </w:r>
          </w:p>
        </w:tc>
        <w:tc>
          <w:tcPr>
            <w:tcW w:w="708" w:type="dxa"/>
            <w:tcBorders>
              <w:top w:val="single" w:sz="12" w:space="0" w:color="auto"/>
              <w:bottom w:val="single" w:sz="12" w:space="0" w:color="auto"/>
            </w:tcBorders>
            <w:shd w:val="solid" w:color="FFFFFF" w:fill="auto"/>
          </w:tcPr>
          <w:p w14:paraId="03BEB64E" w14:textId="409BF7C6" w:rsidR="00D75863" w:rsidRPr="009E74AF" w:rsidRDefault="00D75863" w:rsidP="00A00BA1">
            <w:pPr>
              <w:pStyle w:val="TAC"/>
              <w:rPr>
                <w:bCs/>
                <w:sz w:val="16"/>
                <w:szCs w:val="16"/>
                <w:lang w:eastAsia="zh-CN"/>
              </w:rPr>
            </w:pPr>
            <w:r>
              <w:rPr>
                <w:bCs/>
                <w:sz w:val="16"/>
                <w:szCs w:val="16"/>
                <w:lang w:eastAsia="zh-CN"/>
              </w:rPr>
              <w:t>20.1.0</w:t>
            </w:r>
          </w:p>
        </w:tc>
      </w:tr>
      <w:tr w:rsidR="00D76333" w:rsidRPr="00E81D73" w14:paraId="390CD048" w14:textId="77777777" w:rsidTr="00427C6A">
        <w:tc>
          <w:tcPr>
            <w:tcW w:w="800" w:type="dxa"/>
            <w:tcBorders>
              <w:top w:val="single" w:sz="12" w:space="0" w:color="auto"/>
              <w:bottom w:val="single" w:sz="12" w:space="0" w:color="auto"/>
            </w:tcBorders>
            <w:shd w:val="solid" w:color="FFFFFF" w:fill="auto"/>
          </w:tcPr>
          <w:p w14:paraId="122A3A75" w14:textId="3B9F1C78" w:rsidR="00D76333" w:rsidRDefault="00D76333" w:rsidP="00D76333">
            <w:pPr>
              <w:pStyle w:val="TAC"/>
              <w:rPr>
                <w:sz w:val="16"/>
                <w:szCs w:val="16"/>
                <w:lang w:eastAsia="zh-CN"/>
              </w:rPr>
            </w:pPr>
            <w:r>
              <w:rPr>
                <w:sz w:val="16"/>
                <w:szCs w:val="16"/>
                <w:lang w:eastAsia="zh-CN"/>
              </w:rPr>
              <w:t>2026-06</w:t>
            </w:r>
          </w:p>
        </w:tc>
        <w:tc>
          <w:tcPr>
            <w:tcW w:w="800" w:type="dxa"/>
            <w:tcBorders>
              <w:top w:val="single" w:sz="12" w:space="0" w:color="auto"/>
              <w:bottom w:val="single" w:sz="12" w:space="0" w:color="auto"/>
            </w:tcBorders>
            <w:shd w:val="solid" w:color="FFFFFF" w:fill="auto"/>
          </w:tcPr>
          <w:p w14:paraId="791166DA" w14:textId="6213F7EA" w:rsidR="00D76333" w:rsidRDefault="00D76333" w:rsidP="00D76333">
            <w:pPr>
              <w:pStyle w:val="TAC"/>
              <w:rPr>
                <w:sz w:val="16"/>
                <w:szCs w:val="16"/>
                <w:lang w:eastAsia="zh-CN"/>
              </w:rPr>
            </w:pPr>
            <w:r>
              <w:rPr>
                <w:sz w:val="16"/>
                <w:szCs w:val="16"/>
                <w:lang w:eastAsia="zh-CN"/>
              </w:rPr>
              <w:t>SA#112</w:t>
            </w:r>
          </w:p>
        </w:tc>
        <w:tc>
          <w:tcPr>
            <w:tcW w:w="1094" w:type="dxa"/>
            <w:tcBorders>
              <w:top w:val="single" w:sz="12" w:space="0" w:color="auto"/>
              <w:bottom w:val="single" w:sz="12" w:space="0" w:color="auto"/>
            </w:tcBorders>
            <w:shd w:val="solid" w:color="FFFFFF" w:fill="auto"/>
          </w:tcPr>
          <w:p w14:paraId="2BA3BCEC" w14:textId="6E7DFBD9" w:rsidR="00D76333" w:rsidRDefault="00D76333" w:rsidP="00D76333">
            <w:pPr>
              <w:pStyle w:val="TAC"/>
              <w:rPr>
                <w:sz w:val="16"/>
                <w:szCs w:val="16"/>
                <w:lang w:eastAsia="zh-CN"/>
              </w:rPr>
            </w:pPr>
            <w:r>
              <w:rPr>
                <w:sz w:val="16"/>
                <w:szCs w:val="16"/>
                <w:lang w:eastAsia="zh-CN"/>
              </w:rPr>
              <w:t>SP-260498</w:t>
            </w:r>
          </w:p>
        </w:tc>
        <w:tc>
          <w:tcPr>
            <w:tcW w:w="519" w:type="dxa"/>
            <w:tcBorders>
              <w:top w:val="single" w:sz="12" w:space="0" w:color="auto"/>
              <w:bottom w:val="single" w:sz="12" w:space="0" w:color="auto"/>
            </w:tcBorders>
            <w:shd w:val="solid" w:color="FFFFFF" w:fill="auto"/>
          </w:tcPr>
          <w:p w14:paraId="439369CC" w14:textId="331AC16C" w:rsidR="00D76333" w:rsidRDefault="00D76333" w:rsidP="00D76333">
            <w:pPr>
              <w:pStyle w:val="TAL"/>
              <w:rPr>
                <w:sz w:val="16"/>
                <w:szCs w:val="16"/>
              </w:rPr>
            </w:pPr>
            <w:r>
              <w:rPr>
                <w:sz w:val="16"/>
                <w:szCs w:val="16"/>
              </w:rPr>
              <w:t>0008</w:t>
            </w:r>
          </w:p>
        </w:tc>
        <w:tc>
          <w:tcPr>
            <w:tcW w:w="567" w:type="dxa"/>
            <w:tcBorders>
              <w:top w:val="single" w:sz="12" w:space="0" w:color="auto"/>
              <w:bottom w:val="single" w:sz="12" w:space="0" w:color="auto"/>
            </w:tcBorders>
            <w:shd w:val="solid" w:color="FFFFFF" w:fill="auto"/>
          </w:tcPr>
          <w:p w14:paraId="094E9C91" w14:textId="247B17EA" w:rsidR="00D76333" w:rsidRDefault="00D76333" w:rsidP="00D76333">
            <w:pPr>
              <w:pStyle w:val="TAR"/>
              <w:rPr>
                <w:sz w:val="16"/>
                <w:szCs w:val="16"/>
              </w:rPr>
            </w:pPr>
            <w:r>
              <w:rPr>
                <w:sz w:val="16"/>
                <w:szCs w:val="16"/>
              </w:rPr>
              <w:t>-</w:t>
            </w:r>
          </w:p>
        </w:tc>
        <w:tc>
          <w:tcPr>
            <w:tcW w:w="567" w:type="dxa"/>
            <w:tcBorders>
              <w:top w:val="single" w:sz="12" w:space="0" w:color="auto"/>
              <w:bottom w:val="single" w:sz="12" w:space="0" w:color="auto"/>
            </w:tcBorders>
            <w:shd w:val="solid" w:color="FFFFFF" w:fill="auto"/>
          </w:tcPr>
          <w:p w14:paraId="27D917E8" w14:textId="21513105" w:rsidR="00D76333" w:rsidRDefault="00D76333" w:rsidP="00D76333">
            <w:pPr>
              <w:pStyle w:val="TAC"/>
              <w:rPr>
                <w:sz w:val="16"/>
                <w:szCs w:val="16"/>
              </w:rPr>
            </w:pPr>
            <w:r>
              <w:rPr>
                <w:sz w:val="16"/>
                <w:szCs w:val="16"/>
              </w:rPr>
              <w:t>B</w:t>
            </w:r>
          </w:p>
        </w:tc>
        <w:tc>
          <w:tcPr>
            <w:tcW w:w="4584" w:type="dxa"/>
            <w:tcBorders>
              <w:top w:val="single" w:sz="12" w:space="0" w:color="auto"/>
              <w:bottom w:val="single" w:sz="12" w:space="0" w:color="auto"/>
            </w:tcBorders>
            <w:shd w:val="solid" w:color="FFFFFF" w:fill="auto"/>
          </w:tcPr>
          <w:p w14:paraId="4E76DFB8" w14:textId="42D24B75" w:rsidR="00D76333" w:rsidRDefault="00D76333" w:rsidP="00D76333">
            <w:pPr>
              <w:pStyle w:val="TAL"/>
              <w:rPr>
                <w:sz w:val="16"/>
                <w:szCs w:val="16"/>
                <w:lang w:eastAsia="zh-CN"/>
              </w:rPr>
            </w:pPr>
            <w:r>
              <w:rPr>
                <w:sz w:val="16"/>
                <w:szCs w:val="16"/>
                <w:lang w:eastAsia="zh-CN"/>
              </w:rPr>
              <w:t>ML model asset access control in cross-NWDAF model provisioning</w:t>
            </w:r>
          </w:p>
        </w:tc>
        <w:tc>
          <w:tcPr>
            <w:tcW w:w="708" w:type="dxa"/>
            <w:tcBorders>
              <w:top w:val="single" w:sz="12" w:space="0" w:color="auto"/>
              <w:bottom w:val="single" w:sz="12" w:space="0" w:color="auto"/>
            </w:tcBorders>
            <w:shd w:val="solid" w:color="FFFFFF" w:fill="auto"/>
          </w:tcPr>
          <w:p w14:paraId="417177C6" w14:textId="18A59BA7" w:rsidR="00D76333" w:rsidRDefault="00D76333" w:rsidP="00D76333">
            <w:pPr>
              <w:pStyle w:val="TAC"/>
              <w:rPr>
                <w:bCs/>
                <w:sz w:val="16"/>
                <w:szCs w:val="16"/>
                <w:lang w:eastAsia="zh-CN"/>
              </w:rPr>
            </w:pPr>
            <w:r>
              <w:rPr>
                <w:bCs/>
                <w:sz w:val="16"/>
                <w:szCs w:val="16"/>
                <w:lang w:eastAsia="zh-CN"/>
              </w:rPr>
              <w:t>20.1.0</w:t>
            </w:r>
          </w:p>
        </w:tc>
      </w:tr>
      <w:tr w:rsidR="00427C6A" w:rsidRPr="00E81D73" w14:paraId="6E843ECE" w14:textId="77777777" w:rsidTr="00427C6A">
        <w:tc>
          <w:tcPr>
            <w:tcW w:w="800" w:type="dxa"/>
            <w:tcBorders>
              <w:top w:val="single" w:sz="12" w:space="0" w:color="auto"/>
              <w:bottom w:val="single" w:sz="12" w:space="0" w:color="auto"/>
            </w:tcBorders>
            <w:shd w:val="solid" w:color="FFFFFF" w:fill="auto"/>
          </w:tcPr>
          <w:p w14:paraId="71AB6347" w14:textId="626A54C7" w:rsidR="00427C6A" w:rsidRDefault="00427C6A" w:rsidP="00D76333">
            <w:pPr>
              <w:pStyle w:val="TAC"/>
              <w:rPr>
                <w:sz w:val="16"/>
                <w:szCs w:val="16"/>
                <w:lang w:eastAsia="zh-CN"/>
              </w:rPr>
            </w:pPr>
            <w:r>
              <w:rPr>
                <w:sz w:val="16"/>
                <w:szCs w:val="16"/>
                <w:lang w:eastAsia="zh-CN"/>
              </w:rPr>
              <w:t>2026-09</w:t>
            </w:r>
          </w:p>
        </w:tc>
        <w:tc>
          <w:tcPr>
            <w:tcW w:w="800" w:type="dxa"/>
            <w:tcBorders>
              <w:top w:val="single" w:sz="12" w:space="0" w:color="auto"/>
              <w:bottom w:val="single" w:sz="12" w:space="0" w:color="auto"/>
            </w:tcBorders>
            <w:shd w:val="solid" w:color="FFFFFF" w:fill="auto"/>
          </w:tcPr>
          <w:p w14:paraId="570C94ED" w14:textId="24433E85" w:rsidR="00427C6A" w:rsidRDefault="00427C6A" w:rsidP="00D76333">
            <w:pPr>
              <w:pStyle w:val="TAC"/>
              <w:rPr>
                <w:sz w:val="16"/>
                <w:szCs w:val="16"/>
                <w:lang w:eastAsia="zh-CN"/>
              </w:rPr>
            </w:pPr>
            <w:r>
              <w:rPr>
                <w:sz w:val="16"/>
                <w:szCs w:val="16"/>
                <w:lang w:eastAsia="zh-CN"/>
              </w:rPr>
              <w:t>SA#113</w:t>
            </w:r>
          </w:p>
        </w:tc>
        <w:tc>
          <w:tcPr>
            <w:tcW w:w="1094" w:type="dxa"/>
            <w:tcBorders>
              <w:top w:val="single" w:sz="12" w:space="0" w:color="auto"/>
              <w:bottom w:val="single" w:sz="12" w:space="0" w:color="auto"/>
            </w:tcBorders>
            <w:shd w:val="solid" w:color="FFFFFF" w:fill="auto"/>
          </w:tcPr>
          <w:p w14:paraId="18BA24F0" w14:textId="43D4007E" w:rsidR="00427C6A" w:rsidRDefault="00427C6A" w:rsidP="00D76333">
            <w:pPr>
              <w:pStyle w:val="TAC"/>
              <w:rPr>
                <w:sz w:val="16"/>
                <w:szCs w:val="16"/>
                <w:lang w:eastAsia="zh-CN"/>
              </w:rPr>
            </w:pPr>
            <w:r>
              <w:rPr>
                <w:sz w:val="16"/>
                <w:szCs w:val="16"/>
                <w:lang w:eastAsia="zh-CN"/>
              </w:rPr>
              <w:t>SP-260816</w:t>
            </w:r>
          </w:p>
        </w:tc>
        <w:tc>
          <w:tcPr>
            <w:tcW w:w="519" w:type="dxa"/>
            <w:tcBorders>
              <w:top w:val="single" w:sz="12" w:space="0" w:color="auto"/>
              <w:bottom w:val="single" w:sz="12" w:space="0" w:color="auto"/>
            </w:tcBorders>
            <w:shd w:val="solid" w:color="FFFFFF" w:fill="auto"/>
          </w:tcPr>
          <w:p w14:paraId="3827C0B0" w14:textId="42C24131" w:rsidR="00427C6A" w:rsidRDefault="00427C6A" w:rsidP="00D76333">
            <w:pPr>
              <w:pStyle w:val="TAL"/>
              <w:rPr>
                <w:sz w:val="16"/>
                <w:szCs w:val="16"/>
              </w:rPr>
            </w:pPr>
            <w:r>
              <w:rPr>
                <w:sz w:val="16"/>
                <w:szCs w:val="16"/>
              </w:rPr>
              <w:t>0009</w:t>
            </w:r>
          </w:p>
        </w:tc>
        <w:tc>
          <w:tcPr>
            <w:tcW w:w="567" w:type="dxa"/>
            <w:tcBorders>
              <w:top w:val="single" w:sz="12" w:space="0" w:color="auto"/>
              <w:bottom w:val="single" w:sz="12" w:space="0" w:color="auto"/>
            </w:tcBorders>
            <w:shd w:val="solid" w:color="FFFFFF" w:fill="auto"/>
          </w:tcPr>
          <w:p w14:paraId="6817EDF0" w14:textId="314BDC94" w:rsidR="00427C6A" w:rsidRDefault="00427C6A" w:rsidP="00D76333">
            <w:pPr>
              <w:pStyle w:val="TAR"/>
              <w:rPr>
                <w:sz w:val="16"/>
                <w:szCs w:val="16"/>
              </w:rPr>
            </w:pPr>
            <w:r>
              <w:rPr>
                <w:sz w:val="16"/>
                <w:szCs w:val="16"/>
              </w:rPr>
              <w:t>-</w:t>
            </w:r>
          </w:p>
        </w:tc>
        <w:tc>
          <w:tcPr>
            <w:tcW w:w="567" w:type="dxa"/>
            <w:tcBorders>
              <w:top w:val="single" w:sz="12" w:space="0" w:color="auto"/>
              <w:bottom w:val="single" w:sz="12" w:space="0" w:color="auto"/>
            </w:tcBorders>
            <w:shd w:val="solid" w:color="FFFFFF" w:fill="auto"/>
          </w:tcPr>
          <w:p w14:paraId="790FED65" w14:textId="4659E332" w:rsidR="00427C6A" w:rsidRDefault="00427C6A" w:rsidP="00D76333">
            <w:pPr>
              <w:pStyle w:val="TAC"/>
              <w:rPr>
                <w:sz w:val="16"/>
                <w:szCs w:val="16"/>
              </w:rPr>
            </w:pPr>
            <w:r>
              <w:rPr>
                <w:sz w:val="16"/>
                <w:szCs w:val="16"/>
              </w:rPr>
              <w:t>F</w:t>
            </w:r>
          </w:p>
        </w:tc>
        <w:tc>
          <w:tcPr>
            <w:tcW w:w="4584" w:type="dxa"/>
            <w:tcBorders>
              <w:top w:val="single" w:sz="12" w:space="0" w:color="auto"/>
              <w:bottom w:val="single" w:sz="12" w:space="0" w:color="auto"/>
            </w:tcBorders>
            <w:shd w:val="solid" w:color="FFFFFF" w:fill="auto"/>
          </w:tcPr>
          <w:p w14:paraId="73133A64" w14:textId="016DCF4F" w:rsidR="00427C6A" w:rsidRDefault="00427C6A" w:rsidP="00D76333">
            <w:pPr>
              <w:pStyle w:val="TAL"/>
              <w:rPr>
                <w:sz w:val="16"/>
                <w:szCs w:val="16"/>
                <w:lang w:eastAsia="zh-CN"/>
              </w:rPr>
            </w:pPr>
            <w:r>
              <w:rPr>
                <w:sz w:val="16"/>
                <w:szCs w:val="16"/>
                <w:lang w:eastAsia="zh-CN"/>
              </w:rPr>
              <w:t>Correction to Fine-grained authorization for analytics services based on Analytics ID</w:t>
            </w:r>
          </w:p>
        </w:tc>
        <w:tc>
          <w:tcPr>
            <w:tcW w:w="708" w:type="dxa"/>
            <w:tcBorders>
              <w:top w:val="single" w:sz="12" w:space="0" w:color="auto"/>
              <w:bottom w:val="single" w:sz="12" w:space="0" w:color="auto"/>
            </w:tcBorders>
            <w:shd w:val="solid" w:color="FFFFFF" w:fill="auto"/>
          </w:tcPr>
          <w:p w14:paraId="43B41486" w14:textId="6CB6AA84" w:rsidR="00427C6A" w:rsidRDefault="00427C6A" w:rsidP="00D76333">
            <w:pPr>
              <w:pStyle w:val="TAC"/>
              <w:rPr>
                <w:bCs/>
                <w:sz w:val="16"/>
                <w:szCs w:val="16"/>
                <w:lang w:eastAsia="zh-CN"/>
              </w:rPr>
            </w:pPr>
            <w:r>
              <w:rPr>
                <w:bCs/>
                <w:sz w:val="16"/>
                <w:szCs w:val="16"/>
                <w:lang w:eastAsia="zh-CN"/>
              </w:rPr>
              <w:t>20.2.0</w:t>
            </w:r>
          </w:p>
        </w:tc>
      </w:tr>
      <w:tr w:rsidR="00427C6A" w:rsidRPr="00E81D73" w14:paraId="77053093" w14:textId="77777777" w:rsidTr="001825A2">
        <w:tc>
          <w:tcPr>
            <w:tcW w:w="800" w:type="dxa"/>
            <w:tcBorders>
              <w:top w:val="single" w:sz="12" w:space="0" w:color="auto"/>
            </w:tcBorders>
            <w:shd w:val="solid" w:color="FFFFFF" w:fill="auto"/>
          </w:tcPr>
          <w:p w14:paraId="55D09F10" w14:textId="1D255C55" w:rsidR="00427C6A" w:rsidRDefault="00427C6A" w:rsidP="00D76333">
            <w:pPr>
              <w:pStyle w:val="TAC"/>
              <w:rPr>
                <w:sz w:val="16"/>
                <w:szCs w:val="16"/>
                <w:lang w:eastAsia="zh-CN"/>
              </w:rPr>
            </w:pPr>
            <w:r>
              <w:rPr>
                <w:sz w:val="16"/>
                <w:szCs w:val="16"/>
                <w:lang w:eastAsia="zh-CN"/>
              </w:rPr>
              <w:t>2026-09</w:t>
            </w:r>
          </w:p>
        </w:tc>
        <w:tc>
          <w:tcPr>
            <w:tcW w:w="800" w:type="dxa"/>
            <w:tcBorders>
              <w:top w:val="single" w:sz="12" w:space="0" w:color="auto"/>
            </w:tcBorders>
            <w:shd w:val="solid" w:color="FFFFFF" w:fill="auto"/>
          </w:tcPr>
          <w:p w14:paraId="3F731B87" w14:textId="3D53F621" w:rsidR="00427C6A" w:rsidRDefault="00427C6A" w:rsidP="00D76333">
            <w:pPr>
              <w:pStyle w:val="TAC"/>
              <w:rPr>
                <w:sz w:val="16"/>
                <w:szCs w:val="16"/>
                <w:lang w:eastAsia="zh-CN"/>
              </w:rPr>
            </w:pPr>
            <w:r>
              <w:rPr>
                <w:sz w:val="16"/>
                <w:szCs w:val="16"/>
                <w:lang w:eastAsia="zh-CN"/>
              </w:rPr>
              <w:t>SA#113</w:t>
            </w:r>
          </w:p>
        </w:tc>
        <w:tc>
          <w:tcPr>
            <w:tcW w:w="1094" w:type="dxa"/>
            <w:tcBorders>
              <w:top w:val="single" w:sz="12" w:space="0" w:color="auto"/>
            </w:tcBorders>
            <w:shd w:val="solid" w:color="FFFFFF" w:fill="auto"/>
          </w:tcPr>
          <w:p w14:paraId="3DF3E767" w14:textId="4188964B" w:rsidR="00427C6A" w:rsidRDefault="00427C6A" w:rsidP="00D76333">
            <w:pPr>
              <w:pStyle w:val="TAC"/>
              <w:rPr>
                <w:sz w:val="16"/>
                <w:szCs w:val="16"/>
                <w:lang w:eastAsia="zh-CN"/>
              </w:rPr>
            </w:pPr>
            <w:r>
              <w:rPr>
                <w:sz w:val="16"/>
                <w:szCs w:val="16"/>
                <w:lang w:eastAsia="zh-CN"/>
              </w:rPr>
              <w:t>SP-260816</w:t>
            </w:r>
          </w:p>
        </w:tc>
        <w:tc>
          <w:tcPr>
            <w:tcW w:w="519" w:type="dxa"/>
            <w:tcBorders>
              <w:top w:val="single" w:sz="12" w:space="0" w:color="auto"/>
            </w:tcBorders>
            <w:shd w:val="solid" w:color="FFFFFF" w:fill="auto"/>
          </w:tcPr>
          <w:p w14:paraId="510140B2" w14:textId="5916343E" w:rsidR="00427C6A" w:rsidRDefault="00427C6A" w:rsidP="00D76333">
            <w:pPr>
              <w:pStyle w:val="TAL"/>
              <w:rPr>
                <w:sz w:val="16"/>
                <w:szCs w:val="16"/>
              </w:rPr>
            </w:pPr>
            <w:r>
              <w:rPr>
                <w:sz w:val="16"/>
                <w:szCs w:val="16"/>
              </w:rPr>
              <w:t>0010</w:t>
            </w:r>
          </w:p>
        </w:tc>
        <w:tc>
          <w:tcPr>
            <w:tcW w:w="567" w:type="dxa"/>
            <w:tcBorders>
              <w:top w:val="single" w:sz="12" w:space="0" w:color="auto"/>
            </w:tcBorders>
            <w:shd w:val="solid" w:color="FFFFFF" w:fill="auto"/>
          </w:tcPr>
          <w:p w14:paraId="381BC42E" w14:textId="43DF09B6" w:rsidR="00427C6A" w:rsidRDefault="00427C6A" w:rsidP="00D76333">
            <w:pPr>
              <w:pStyle w:val="TAR"/>
              <w:rPr>
                <w:sz w:val="16"/>
                <w:szCs w:val="16"/>
              </w:rPr>
            </w:pPr>
            <w:r>
              <w:rPr>
                <w:sz w:val="16"/>
                <w:szCs w:val="16"/>
              </w:rPr>
              <w:t>1</w:t>
            </w:r>
          </w:p>
        </w:tc>
        <w:tc>
          <w:tcPr>
            <w:tcW w:w="567" w:type="dxa"/>
            <w:tcBorders>
              <w:top w:val="single" w:sz="12" w:space="0" w:color="auto"/>
            </w:tcBorders>
            <w:shd w:val="solid" w:color="FFFFFF" w:fill="auto"/>
          </w:tcPr>
          <w:p w14:paraId="1C41F88C" w14:textId="5E846721" w:rsidR="00427C6A" w:rsidRDefault="00427C6A" w:rsidP="00D76333">
            <w:pPr>
              <w:pStyle w:val="TAC"/>
              <w:rPr>
                <w:sz w:val="16"/>
                <w:szCs w:val="16"/>
              </w:rPr>
            </w:pPr>
            <w:r>
              <w:rPr>
                <w:sz w:val="16"/>
                <w:szCs w:val="16"/>
              </w:rPr>
              <w:t>F</w:t>
            </w:r>
          </w:p>
        </w:tc>
        <w:tc>
          <w:tcPr>
            <w:tcW w:w="4584" w:type="dxa"/>
            <w:tcBorders>
              <w:top w:val="single" w:sz="12" w:space="0" w:color="auto"/>
            </w:tcBorders>
            <w:shd w:val="solid" w:color="FFFFFF" w:fill="auto"/>
          </w:tcPr>
          <w:p w14:paraId="29E8D28D" w14:textId="187538EE" w:rsidR="00427C6A" w:rsidRDefault="00427C6A" w:rsidP="00D76333">
            <w:pPr>
              <w:pStyle w:val="TAL"/>
              <w:rPr>
                <w:sz w:val="16"/>
                <w:szCs w:val="16"/>
                <w:lang w:eastAsia="zh-CN"/>
              </w:rPr>
            </w:pPr>
            <w:r>
              <w:rPr>
                <w:sz w:val="16"/>
                <w:szCs w:val="16"/>
                <w:lang w:eastAsia="zh-CN"/>
              </w:rPr>
              <w:t>Correction to ML model asset access control in cross-NWDAF model provisioning</w:t>
            </w:r>
          </w:p>
        </w:tc>
        <w:tc>
          <w:tcPr>
            <w:tcW w:w="708" w:type="dxa"/>
            <w:tcBorders>
              <w:top w:val="single" w:sz="12" w:space="0" w:color="auto"/>
            </w:tcBorders>
            <w:shd w:val="solid" w:color="FFFFFF" w:fill="auto"/>
          </w:tcPr>
          <w:p w14:paraId="63E22DD5" w14:textId="6415B111" w:rsidR="00427C6A" w:rsidRDefault="00427C6A" w:rsidP="00D76333">
            <w:pPr>
              <w:pStyle w:val="TAC"/>
              <w:rPr>
                <w:bCs/>
                <w:sz w:val="16"/>
                <w:szCs w:val="16"/>
                <w:lang w:eastAsia="zh-CN"/>
              </w:rPr>
            </w:pPr>
            <w:r>
              <w:rPr>
                <w:bCs/>
                <w:sz w:val="16"/>
                <w:szCs w:val="16"/>
                <w:lang w:eastAsia="zh-CN"/>
              </w:rPr>
              <w:t>20.2.0</w:t>
            </w:r>
          </w:p>
        </w:tc>
      </w:tr>
    </w:tbl>
    <w:p w14:paraId="2C471828" w14:textId="6A2DF172" w:rsidR="00B76D0F" w:rsidRPr="00E81D73" w:rsidRDefault="00B76D0F"/>
    <w:sectPr w:rsidR="00B76D0F" w:rsidRPr="00E81D73">
      <w:headerReference w:type="default" r:id="rId19"/>
      <w:footerReference w:type="default" r:id="rId20"/>
      <w:footnotePr>
        <w:numRestart w:val="eachSect"/>
      </w:footnotePr>
      <w:pgSz w:w="11907" w:h="16840"/>
      <w:pgMar w:top="1416" w:right="1133" w:bottom="1133" w:left="1133" w:header="850"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37C2A" w14:textId="77777777" w:rsidR="001C4015" w:rsidRDefault="001C4015">
      <w:pPr>
        <w:spacing w:after="0"/>
      </w:pPr>
      <w:r>
        <w:separator/>
      </w:r>
    </w:p>
  </w:endnote>
  <w:endnote w:type="continuationSeparator" w:id="0">
    <w:p w14:paraId="71C6DD3C" w14:textId="77777777" w:rsidR="001C4015" w:rsidRDefault="001C40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N)">
    <w:altName w:val="Arial"/>
    <w:charset w:val="00"/>
    <w:family w:val="roman"/>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3616" w14:textId="77777777" w:rsidR="00F639BF" w:rsidRDefault="00F639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6EA2" w14:textId="77777777" w:rsidR="00F639BF" w:rsidRDefault="00F639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4894" w14:textId="77777777" w:rsidR="00F639BF" w:rsidRDefault="00F639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1835" w14:textId="77777777" w:rsidR="00B76D0F" w:rsidRDefault="00FA484A">
    <w:pPr>
      <w:pStyle w:val="Footer"/>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F1440" w14:textId="77777777" w:rsidR="001C4015" w:rsidRDefault="001C4015">
      <w:pPr>
        <w:spacing w:after="0"/>
      </w:pPr>
      <w:r>
        <w:separator/>
      </w:r>
    </w:p>
  </w:footnote>
  <w:footnote w:type="continuationSeparator" w:id="0">
    <w:p w14:paraId="2B102E6A" w14:textId="77777777" w:rsidR="001C4015" w:rsidRDefault="001C40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BF92" w14:textId="77777777" w:rsidR="00F639BF" w:rsidRDefault="00F639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25F4" w14:textId="77777777" w:rsidR="00F639BF" w:rsidRDefault="00F639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8AE8" w14:textId="77777777" w:rsidR="00F639BF" w:rsidRDefault="00F639B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1831" w14:textId="01707B6B" w:rsidR="00B76D0F" w:rsidDel="00F639BF" w:rsidRDefault="00FA484A">
    <w:pPr>
      <w:framePr w:h="284" w:hRule="exact" w:wrap="around" w:vAnchor="text" w:hAnchor="margin" w:xAlign="right" w:y="1"/>
      <w:rPr>
        <w:del w:id="105" w:author="33.521_CR0010R1_(Rel-20)_SCAS_5GA" w:date="2026-09-28T10:12:00Z" w16du:dateUtc="2026-09-28T08:12:00Z"/>
        <w:rFonts w:ascii="Arial" w:hAnsi="Arial" w:cs="Arial"/>
        <w:b/>
        <w:sz w:val="18"/>
        <w:szCs w:val="18"/>
      </w:rPr>
    </w:pPr>
    <w:del w:id="106" w:author="33.521_CR0010R1_(Rel-20)_SCAS_5GA" w:date="2026-09-28T10:12:00Z" w16du:dateUtc="2026-09-28T08:12:00Z">
      <w:r w:rsidDel="00F639BF">
        <w:rPr>
          <w:rFonts w:ascii="Arial" w:hAnsi="Arial" w:cs="Arial"/>
          <w:b/>
          <w:sz w:val="18"/>
          <w:szCs w:val="18"/>
        </w:rPr>
        <w:fldChar w:fldCharType="begin"/>
      </w:r>
      <w:r w:rsidDel="00F639BF">
        <w:rPr>
          <w:rFonts w:ascii="Arial" w:hAnsi="Arial" w:cs="Arial"/>
          <w:b/>
          <w:sz w:val="18"/>
          <w:szCs w:val="18"/>
        </w:rPr>
        <w:delInstrText xml:space="preserve"> STYLEREF ZA </w:delInstrText>
      </w:r>
      <w:r w:rsidDel="00F639BF">
        <w:rPr>
          <w:rFonts w:ascii="Arial" w:hAnsi="Arial" w:cs="Arial"/>
          <w:b/>
          <w:sz w:val="18"/>
          <w:szCs w:val="18"/>
        </w:rPr>
        <w:fldChar w:fldCharType="separate"/>
      </w:r>
      <w:r w:rsidR="00427C6A" w:rsidDel="00F639BF">
        <w:rPr>
          <w:rFonts w:ascii="Arial" w:hAnsi="Arial" w:cs="Arial"/>
          <w:b/>
          <w:noProof/>
          <w:sz w:val="18"/>
          <w:szCs w:val="18"/>
        </w:rPr>
        <w:delText>3GPP TS 33.521 V20.2.020.1.0 (2026-092026-06)</w:delText>
      </w:r>
      <w:r w:rsidDel="00F639BF">
        <w:rPr>
          <w:rFonts w:ascii="Arial" w:hAnsi="Arial" w:cs="Arial"/>
          <w:b/>
          <w:sz w:val="18"/>
          <w:szCs w:val="18"/>
        </w:rPr>
        <w:fldChar w:fldCharType="end"/>
      </w:r>
    </w:del>
  </w:p>
  <w:p w14:paraId="2C471832" w14:textId="645C303F" w:rsidR="00B76D0F" w:rsidDel="00F639BF" w:rsidRDefault="00FA484A">
    <w:pPr>
      <w:framePr w:h="284" w:hRule="exact" w:wrap="around" w:vAnchor="text" w:hAnchor="margin" w:xAlign="center" w:y="7"/>
      <w:rPr>
        <w:del w:id="107" w:author="33.521_CR0010R1_(Rel-20)_SCAS_5GA" w:date="2026-09-28T10:12:00Z" w16du:dateUtc="2026-09-28T08:12:00Z"/>
        <w:rFonts w:ascii="Arial" w:hAnsi="Arial" w:cs="Arial"/>
        <w:b/>
        <w:sz w:val="18"/>
        <w:szCs w:val="18"/>
      </w:rPr>
    </w:pPr>
    <w:del w:id="108" w:author="33.521_CR0010R1_(Rel-20)_SCAS_5GA" w:date="2026-09-28T10:12:00Z" w16du:dateUtc="2026-09-28T08:12:00Z">
      <w:r w:rsidDel="00F639BF">
        <w:rPr>
          <w:rFonts w:ascii="Arial" w:hAnsi="Arial" w:cs="Arial"/>
          <w:b/>
          <w:sz w:val="18"/>
          <w:szCs w:val="18"/>
        </w:rPr>
        <w:fldChar w:fldCharType="begin"/>
      </w:r>
      <w:r w:rsidDel="00F639BF">
        <w:rPr>
          <w:rFonts w:ascii="Arial" w:hAnsi="Arial" w:cs="Arial"/>
          <w:b/>
          <w:sz w:val="18"/>
          <w:szCs w:val="18"/>
        </w:rPr>
        <w:delInstrText xml:space="preserve"> PAGE </w:delInstrText>
      </w:r>
      <w:r w:rsidDel="00F639BF">
        <w:rPr>
          <w:rFonts w:ascii="Arial" w:hAnsi="Arial" w:cs="Arial"/>
          <w:b/>
          <w:sz w:val="18"/>
          <w:szCs w:val="18"/>
        </w:rPr>
        <w:fldChar w:fldCharType="separate"/>
      </w:r>
      <w:r w:rsidR="00BE5ADA" w:rsidDel="00F639BF">
        <w:rPr>
          <w:rFonts w:ascii="Arial" w:hAnsi="Arial" w:cs="Arial"/>
          <w:b/>
          <w:noProof/>
          <w:sz w:val="18"/>
          <w:szCs w:val="18"/>
        </w:rPr>
        <w:delText>9</w:delText>
      </w:r>
      <w:r w:rsidDel="00F639BF">
        <w:rPr>
          <w:rFonts w:ascii="Arial" w:hAnsi="Arial" w:cs="Arial"/>
          <w:b/>
          <w:sz w:val="18"/>
          <w:szCs w:val="18"/>
        </w:rPr>
        <w:fldChar w:fldCharType="end"/>
      </w:r>
    </w:del>
  </w:p>
  <w:p w14:paraId="2C471833" w14:textId="18F86688" w:rsidR="00B76D0F" w:rsidDel="00F639BF" w:rsidRDefault="00FA484A">
    <w:pPr>
      <w:framePr w:h="284" w:hRule="exact" w:wrap="around" w:vAnchor="text" w:hAnchor="margin" w:y="7"/>
      <w:rPr>
        <w:del w:id="109" w:author="33.521_CR0010R1_(Rel-20)_SCAS_5GA" w:date="2026-09-28T10:12:00Z" w16du:dateUtc="2026-09-28T08:12:00Z"/>
        <w:rFonts w:ascii="Arial" w:hAnsi="Arial" w:cs="Arial"/>
        <w:b/>
        <w:sz w:val="18"/>
        <w:szCs w:val="18"/>
      </w:rPr>
    </w:pPr>
    <w:del w:id="110" w:author="33.521_CR0010R1_(Rel-20)_SCAS_5GA" w:date="2026-09-28T10:12:00Z" w16du:dateUtc="2026-09-28T08:12:00Z">
      <w:r w:rsidDel="00F639BF">
        <w:rPr>
          <w:rFonts w:ascii="Arial" w:hAnsi="Arial" w:cs="Arial"/>
          <w:b/>
          <w:sz w:val="18"/>
          <w:szCs w:val="18"/>
        </w:rPr>
        <w:fldChar w:fldCharType="begin"/>
      </w:r>
      <w:r w:rsidDel="00F639BF">
        <w:rPr>
          <w:rFonts w:ascii="Arial" w:hAnsi="Arial" w:cs="Arial"/>
          <w:b/>
          <w:sz w:val="18"/>
          <w:szCs w:val="18"/>
        </w:rPr>
        <w:delInstrText xml:space="preserve"> STYLEREF ZGSM </w:delInstrText>
      </w:r>
      <w:r w:rsidDel="00F639BF">
        <w:rPr>
          <w:rFonts w:ascii="Arial" w:hAnsi="Arial" w:cs="Arial"/>
          <w:b/>
          <w:sz w:val="18"/>
          <w:szCs w:val="18"/>
        </w:rPr>
        <w:fldChar w:fldCharType="separate"/>
      </w:r>
      <w:r w:rsidR="00427C6A" w:rsidDel="00F639BF">
        <w:rPr>
          <w:rFonts w:ascii="Arial" w:hAnsi="Arial" w:cs="Arial"/>
          <w:b/>
          <w:noProof/>
          <w:sz w:val="18"/>
          <w:szCs w:val="18"/>
        </w:rPr>
        <w:delText>Release 20</w:delText>
      </w:r>
      <w:r w:rsidDel="00F639BF">
        <w:rPr>
          <w:rFonts w:ascii="Arial" w:hAnsi="Arial" w:cs="Arial"/>
          <w:b/>
          <w:sz w:val="18"/>
          <w:szCs w:val="18"/>
        </w:rPr>
        <w:fldChar w:fldCharType="end"/>
      </w:r>
    </w:del>
  </w:p>
  <w:p w14:paraId="2C471834" w14:textId="77777777" w:rsidR="00B76D0F" w:rsidRDefault="00B76D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5D89F6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4AC7B0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62837C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50C73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D5E9A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A249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298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0013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C893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EEC3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F654FCD"/>
    <w:multiLevelType w:val="hybridMultilevel"/>
    <w:tmpl w:val="6CBCEC9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99184112">
    <w:abstractNumId w:val="9"/>
  </w:num>
  <w:num w:numId="2" w16cid:durableId="214395930">
    <w:abstractNumId w:val="7"/>
  </w:num>
  <w:num w:numId="3" w16cid:durableId="735082890">
    <w:abstractNumId w:val="6"/>
  </w:num>
  <w:num w:numId="4" w16cid:durableId="1246262572">
    <w:abstractNumId w:val="5"/>
  </w:num>
  <w:num w:numId="5" w16cid:durableId="1470824711">
    <w:abstractNumId w:val="4"/>
  </w:num>
  <w:num w:numId="6" w16cid:durableId="1663464158">
    <w:abstractNumId w:val="8"/>
  </w:num>
  <w:num w:numId="7" w16cid:durableId="1226066991">
    <w:abstractNumId w:val="3"/>
  </w:num>
  <w:num w:numId="8" w16cid:durableId="1953826173">
    <w:abstractNumId w:val="10"/>
  </w:num>
  <w:num w:numId="9" w16cid:durableId="36660045">
    <w:abstractNumId w:val="10"/>
  </w:num>
  <w:num w:numId="10" w16cid:durableId="1489861343">
    <w:abstractNumId w:val="2"/>
  </w:num>
  <w:num w:numId="11" w16cid:durableId="2073458690">
    <w:abstractNumId w:val="1"/>
  </w:num>
  <w:num w:numId="12" w16cid:durableId="1726029671">
    <w:abstractNumId w:val="0"/>
  </w:num>
  <w:num w:numId="13" w16cid:durableId="37226541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33.521_CR0010R1_(Rel-20)_SCAS_5GA">
    <w15:presenceInfo w15:providerId="None" w15:userId="33.521_CR0010R1_(Rel-20)_SCAS_5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doNotHyphenateCaps/>
  <w:displayHorizontalDrawingGridEvery w:val="0"/>
  <w:displayVerticalDrawingGridEvery w:val="0"/>
  <w:doNotUseMarginsForDrawingGridOrigin/>
  <w:drawingGridHorizontalOrigin w:val="1800"/>
  <w:drawingGridVerticalOrigin w:val="1440"/>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3A"/>
    <w:rsid w:val="00030D51"/>
    <w:rsid w:val="00033397"/>
    <w:rsid w:val="00040095"/>
    <w:rsid w:val="00043D0F"/>
    <w:rsid w:val="0005075B"/>
    <w:rsid w:val="00051834"/>
    <w:rsid w:val="00054A22"/>
    <w:rsid w:val="00062023"/>
    <w:rsid w:val="000655A6"/>
    <w:rsid w:val="00080512"/>
    <w:rsid w:val="00091EDC"/>
    <w:rsid w:val="000A4747"/>
    <w:rsid w:val="000C47C3"/>
    <w:rsid w:val="000D58AB"/>
    <w:rsid w:val="001005F8"/>
    <w:rsid w:val="00133525"/>
    <w:rsid w:val="001569C1"/>
    <w:rsid w:val="001648BD"/>
    <w:rsid w:val="001748B7"/>
    <w:rsid w:val="001825A2"/>
    <w:rsid w:val="001913ED"/>
    <w:rsid w:val="00192E1E"/>
    <w:rsid w:val="00196D48"/>
    <w:rsid w:val="001A234C"/>
    <w:rsid w:val="001A4C42"/>
    <w:rsid w:val="001A7420"/>
    <w:rsid w:val="001B6637"/>
    <w:rsid w:val="001C0050"/>
    <w:rsid w:val="001C21C3"/>
    <w:rsid w:val="001C4015"/>
    <w:rsid w:val="001D02C2"/>
    <w:rsid w:val="001E2933"/>
    <w:rsid w:val="001F0C1D"/>
    <w:rsid w:val="001F1132"/>
    <w:rsid w:val="001F168B"/>
    <w:rsid w:val="0022008C"/>
    <w:rsid w:val="00223639"/>
    <w:rsid w:val="002347A2"/>
    <w:rsid w:val="002675F0"/>
    <w:rsid w:val="002B3557"/>
    <w:rsid w:val="002B6339"/>
    <w:rsid w:val="002D7884"/>
    <w:rsid w:val="002E00EE"/>
    <w:rsid w:val="002E2AF7"/>
    <w:rsid w:val="003172DC"/>
    <w:rsid w:val="00325FE1"/>
    <w:rsid w:val="0034788F"/>
    <w:rsid w:val="00352B69"/>
    <w:rsid w:val="0035462D"/>
    <w:rsid w:val="003765B8"/>
    <w:rsid w:val="00377A2D"/>
    <w:rsid w:val="003B5922"/>
    <w:rsid w:val="003B6A17"/>
    <w:rsid w:val="003C3971"/>
    <w:rsid w:val="003E6DE4"/>
    <w:rsid w:val="00423334"/>
    <w:rsid w:val="00427C6A"/>
    <w:rsid w:val="004345EC"/>
    <w:rsid w:val="00445276"/>
    <w:rsid w:val="00461A8D"/>
    <w:rsid w:val="0046384E"/>
    <w:rsid w:val="00465515"/>
    <w:rsid w:val="00474D33"/>
    <w:rsid w:val="00484E69"/>
    <w:rsid w:val="004B69E2"/>
    <w:rsid w:val="004D1E97"/>
    <w:rsid w:val="004D3578"/>
    <w:rsid w:val="004E213A"/>
    <w:rsid w:val="004F0988"/>
    <w:rsid w:val="004F3340"/>
    <w:rsid w:val="0052560D"/>
    <w:rsid w:val="0053388B"/>
    <w:rsid w:val="00535773"/>
    <w:rsid w:val="00543E6C"/>
    <w:rsid w:val="00565087"/>
    <w:rsid w:val="00576DA7"/>
    <w:rsid w:val="00597B11"/>
    <w:rsid w:val="005B13B7"/>
    <w:rsid w:val="005C4BCF"/>
    <w:rsid w:val="005D2E01"/>
    <w:rsid w:val="005D7526"/>
    <w:rsid w:val="005E4BB2"/>
    <w:rsid w:val="005F5A9A"/>
    <w:rsid w:val="00602AEA"/>
    <w:rsid w:val="00614FDF"/>
    <w:rsid w:val="00621C8B"/>
    <w:rsid w:val="0063543D"/>
    <w:rsid w:val="00647114"/>
    <w:rsid w:val="0065441D"/>
    <w:rsid w:val="006A323F"/>
    <w:rsid w:val="006B30D0"/>
    <w:rsid w:val="006C3D95"/>
    <w:rsid w:val="006C41D6"/>
    <w:rsid w:val="006E4780"/>
    <w:rsid w:val="006E4B57"/>
    <w:rsid w:val="006E5C86"/>
    <w:rsid w:val="00701116"/>
    <w:rsid w:val="00703A86"/>
    <w:rsid w:val="00705FDC"/>
    <w:rsid w:val="00713C44"/>
    <w:rsid w:val="00715A72"/>
    <w:rsid w:val="00734A5B"/>
    <w:rsid w:val="0074026F"/>
    <w:rsid w:val="007429F6"/>
    <w:rsid w:val="00744E76"/>
    <w:rsid w:val="007500FB"/>
    <w:rsid w:val="00774DA4"/>
    <w:rsid w:val="00781F0F"/>
    <w:rsid w:val="0078593A"/>
    <w:rsid w:val="007A0CAE"/>
    <w:rsid w:val="007B600E"/>
    <w:rsid w:val="007F0F4A"/>
    <w:rsid w:val="007F33A1"/>
    <w:rsid w:val="008028A4"/>
    <w:rsid w:val="0081435E"/>
    <w:rsid w:val="00830747"/>
    <w:rsid w:val="008768CA"/>
    <w:rsid w:val="008C384C"/>
    <w:rsid w:val="008D2F89"/>
    <w:rsid w:val="008F4FBA"/>
    <w:rsid w:val="008F518E"/>
    <w:rsid w:val="00902323"/>
    <w:rsid w:val="0090271F"/>
    <w:rsid w:val="00902E23"/>
    <w:rsid w:val="009114D7"/>
    <w:rsid w:val="0091348E"/>
    <w:rsid w:val="00917CCB"/>
    <w:rsid w:val="00920B21"/>
    <w:rsid w:val="009351D6"/>
    <w:rsid w:val="00942C0C"/>
    <w:rsid w:val="00942EC2"/>
    <w:rsid w:val="00953A9D"/>
    <w:rsid w:val="00966D1B"/>
    <w:rsid w:val="00993CA5"/>
    <w:rsid w:val="009E74AF"/>
    <w:rsid w:val="009F309D"/>
    <w:rsid w:val="009F3784"/>
    <w:rsid w:val="009F37B7"/>
    <w:rsid w:val="00A00586"/>
    <w:rsid w:val="00A00BA1"/>
    <w:rsid w:val="00A01293"/>
    <w:rsid w:val="00A10F02"/>
    <w:rsid w:val="00A164B4"/>
    <w:rsid w:val="00A26956"/>
    <w:rsid w:val="00A27486"/>
    <w:rsid w:val="00A442E0"/>
    <w:rsid w:val="00A53724"/>
    <w:rsid w:val="00A56066"/>
    <w:rsid w:val="00A73129"/>
    <w:rsid w:val="00A82346"/>
    <w:rsid w:val="00A82807"/>
    <w:rsid w:val="00A92BA1"/>
    <w:rsid w:val="00AB7C1A"/>
    <w:rsid w:val="00AC6BC6"/>
    <w:rsid w:val="00AD1805"/>
    <w:rsid w:val="00AD3FA2"/>
    <w:rsid w:val="00AD4500"/>
    <w:rsid w:val="00AE65E2"/>
    <w:rsid w:val="00B125BC"/>
    <w:rsid w:val="00B15449"/>
    <w:rsid w:val="00B76D0F"/>
    <w:rsid w:val="00B821E3"/>
    <w:rsid w:val="00B93086"/>
    <w:rsid w:val="00BA19ED"/>
    <w:rsid w:val="00BA4B8D"/>
    <w:rsid w:val="00BB78D5"/>
    <w:rsid w:val="00BC0F7D"/>
    <w:rsid w:val="00BD7D31"/>
    <w:rsid w:val="00BE3255"/>
    <w:rsid w:val="00BE5ADA"/>
    <w:rsid w:val="00BF128E"/>
    <w:rsid w:val="00C074DD"/>
    <w:rsid w:val="00C1496A"/>
    <w:rsid w:val="00C16E73"/>
    <w:rsid w:val="00C33079"/>
    <w:rsid w:val="00C3568D"/>
    <w:rsid w:val="00C45231"/>
    <w:rsid w:val="00C60DE8"/>
    <w:rsid w:val="00C70C8D"/>
    <w:rsid w:val="00C72833"/>
    <w:rsid w:val="00C80F1D"/>
    <w:rsid w:val="00C93F40"/>
    <w:rsid w:val="00C970BA"/>
    <w:rsid w:val="00CA0B9A"/>
    <w:rsid w:val="00CA3D0C"/>
    <w:rsid w:val="00CC41DB"/>
    <w:rsid w:val="00CD37D6"/>
    <w:rsid w:val="00D529AE"/>
    <w:rsid w:val="00D57972"/>
    <w:rsid w:val="00D675A9"/>
    <w:rsid w:val="00D73423"/>
    <w:rsid w:val="00D738D6"/>
    <w:rsid w:val="00D755EB"/>
    <w:rsid w:val="00D75863"/>
    <w:rsid w:val="00D76048"/>
    <w:rsid w:val="00D76333"/>
    <w:rsid w:val="00D87E00"/>
    <w:rsid w:val="00D9134D"/>
    <w:rsid w:val="00D93064"/>
    <w:rsid w:val="00DA55E7"/>
    <w:rsid w:val="00DA7A03"/>
    <w:rsid w:val="00DA7FEE"/>
    <w:rsid w:val="00DB1818"/>
    <w:rsid w:val="00DC309B"/>
    <w:rsid w:val="00DC4DA2"/>
    <w:rsid w:val="00DD4C17"/>
    <w:rsid w:val="00DD74A5"/>
    <w:rsid w:val="00DE4C58"/>
    <w:rsid w:val="00DF2B1F"/>
    <w:rsid w:val="00DF53F6"/>
    <w:rsid w:val="00DF62CD"/>
    <w:rsid w:val="00DF75F2"/>
    <w:rsid w:val="00E11FA9"/>
    <w:rsid w:val="00E16509"/>
    <w:rsid w:val="00E27CD8"/>
    <w:rsid w:val="00E3217C"/>
    <w:rsid w:val="00E40A13"/>
    <w:rsid w:val="00E44582"/>
    <w:rsid w:val="00E77645"/>
    <w:rsid w:val="00E81D73"/>
    <w:rsid w:val="00EA15B0"/>
    <w:rsid w:val="00EA5EA7"/>
    <w:rsid w:val="00EB02F7"/>
    <w:rsid w:val="00EC4A25"/>
    <w:rsid w:val="00F025A2"/>
    <w:rsid w:val="00F04712"/>
    <w:rsid w:val="00F13360"/>
    <w:rsid w:val="00F22EC7"/>
    <w:rsid w:val="00F30538"/>
    <w:rsid w:val="00F325C8"/>
    <w:rsid w:val="00F36ABA"/>
    <w:rsid w:val="00F551CF"/>
    <w:rsid w:val="00F56154"/>
    <w:rsid w:val="00F639BF"/>
    <w:rsid w:val="00F653B8"/>
    <w:rsid w:val="00F7205A"/>
    <w:rsid w:val="00F9008D"/>
    <w:rsid w:val="00FA1266"/>
    <w:rsid w:val="00FA484A"/>
    <w:rsid w:val="00FB068B"/>
    <w:rsid w:val="00FC1192"/>
    <w:rsid w:val="7DDA5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47170F"/>
  <w15:docId w15:val="{A6A5B587-5213-46EE-86A3-B8BAC29E4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N)" w:eastAsia="SimSun" w:hAnsi="CG Times (W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semiHidden="1"/>
    <w:lsdException w:name="toc 7" w:semiHidden="1"/>
    <w:lsdException w:name="toc 8"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6E73"/>
    <w:pPr>
      <w:overflowPunct w:val="0"/>
      <w:autoSpaceDE w:val="0"/>
      <w:autoSpaceDN w:val="0"/>
      <w:adjustRightInd w:val="0"/>
      <w:spacing w:after="180"/>
      <w:textAlignment w:val="baseline"/>
    </w:pPr>
    <w:rPr>
      <w:rFonts w:ascii="Times New Roman" w:eastAsia="Times New Roman" w:hAnsi="Times New Roman"/>
      <w:lang w:val="en-GB" w:eastAsia="en-US"/>
    </w:rPr>
  </w:style>
  <w:style w:type="paragraph" w:styleId="Heading1">
    <w:name w:val="heading 1"/>
    <w:next w:val="Normal"/>
    <w:qFormat/>
    <w:rsid w:val="00C16E73"/>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eastAsia="en-US"/>
    </w:rPr>
  </w:style>
  <w:style w:type="paragraph" w:styleId="Heading2">
    <w:name w:val="heading 2"/>
    <w:basedOn w:val="Heading1"/>
    <w:next w:val="Normal"/>
    <w:link w:val="Heading2Char"/>
    <w:qFormat/>
    <w:rsid w:val="00C16E73"/>
    <w:pPr>
      <w:pBdr>
        <w:top w:val="none" w:sz="0" w:space="0" w:color="auto"/>
      </w:pBdr>
      <w:spacing w:before="180"/>
      <w:outlineLvl w:val="1"/>
    </w:pPr>
    <w:rPr>
      <w:sz w:val="32"/>
    </w:rPr>
  </w:style>
  <w:style w:type="paragraph" w:styleId="Heading3">
    <w:name w:val="heading 3"/>
    <w:basedOn w:val="Heading2"/>
    <w:next w:val="Normal"/>
    <w:qFormat/>
    <w:rsid w:val="00C16E73"/>
    <w:pPr>
      <w:spacing w:before="120"/>
      <w:outlineLvl w:val="2"/>
    </w:pPr>
    <w:rPr>
      <w:sz w:val="28"/>
    </w:rPr>
  </w:style>
  <w:style w:type="paragraph" w:styleId="Heading4">
    <w:name w:val="heading 4"/>
    <w:basedOn w:val="Heading3"/>
    <w:next w:val="Normal"/>
    <w:qFormat/>
    <w:rsid w:val="00C16E73"/>
    <w:pPr>
      <w:ind w:left="1418" w:hanging="1418"/>
      <w:outlineLvl w:val="3"/>
    </w:pPr>
    <w:rPr>
      <w:sz w:val="24"/>
    </w:rPr>
  </w:style>
  <w:style w:type="paragraph" w:styleId="Heading5">
    <w:name w:val="heading 5"/>
    <w:basedOn w:val="Heading4"/>
    <w:next w:val="Normal"/>
    <w:link w:val="Heading5Char"/>
    <w:qFormat/>
    <w:rsid w:val="00C16E73"/>
    <w:pPr>
      <w:ind w:left="1701" w:hanging="1701"/>
      <w:outlineLvl w:val="4"/>
    </w:pPr>
    <w:rPr>
      <w:sz w:val="22"/>
    </w:rPr>
  </w:style>
  <w:style w:type="paragraph" w:styleId="Heading6">
    <w:name w:val="heading 6"/>
    <w:basedOn w:val="H6"/>
    <w:next w:val="Normal"/>
    <w:qFormat/>
    <w:rsid w:val="00C16E73"/>
    <w:pPr>
      <w:outlineLvl w:val="5"/>
    </w:pPr>
  </w:style>
  <w:style w:type="paragraph" w:styleId="Heading7">
    <w:name w:val="heading 7"/>
    <w:basedOn w:val="H6"/>
    <w:next w:val="Normal"/>
    <w:qFormat/>
    <w:rsid w:val="00C16E73"/>
    <w:pPr>
      <w:outlineLvl w:val="6"/>
    </w:pPr>
  </w:style>
  <w:style w:type="paragraph" w:styleId="Heading8">
    <w:name w:val="heading 8"/>
    <w:basedOn w:val="Heading1"/>
    <w:next w:val="Normal"/>
    <w:qFormat/>
    <w:rsid w:val="00C16E73"/>
    <w:pPr>
      <w:ind w:left="0" w:firstLine="0"/>
      <w:outlineLvl w:val="7"/>
    </w:pPr>
  </w:style>
  <w:style w:type="paragraph" w:styleId="Heading9">
    <w:name w:val="heading 9"/>
    <w:basedOn w:val="Heading8"/>
    <w:next w:val="Normal"/>
    <w:qFormat/>
    <w:rsid w:val="00C16E73"/>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C16E73"/>
    <w:pPr>
      <w:ind w:left="1985" w:hanging="1985"/>
      <w:outlineLvl w:val="9"/>
    </w:pPr>
    <w:rPr>
      <w:sz w:val="20"/>
    </w:rPr>
  </w:style>
  <w:style w:type="paragraph" w:styleId="TOC7">
    <w:name w:val="toc 7"/>
    <w:basedOn w:val="TOC6"/>
    <w:next w:val="Normal"/>
    <w:semiHidden/>
    <w:rsid w:val="00C16E73"/>
    <w:pPr>
      <w:ind w:left="2268" w:hanging="2268"/>
    </w:pPr>
  </w:style>
  <w:style w:type="paragraph" w:styleId="TOC6">
    <w:name w:val="toc 6"/>
    <w:basedOn w:val="TOC5"/>
    <w:next w:val="Normal"/>
    <w:semiHidden/>
    <w:rsid w:val="00C16E73"/>
    <w:pPr>
      <w:ind w:left="1985" w:hanging="1985"/>
    </w:pPr>
  </w:style>
  <w:style w:type="paragraph" w:styleId="TOC5">
    <w:name w:val="toc 5"/>
    <w:basedOn w:val="TOC4"/>
    <w:uiPriority w:val="39"/>
    <w:rsid w:val="00C16E73"/>
    <w:pPr>
      <w:ind w:left="1701" w:hanging="1701"/>
    </w:pPr>
  </w:style>
  <w:style w:type="paragraph" w:styleId="TOC4">
    <w:name w:val="toc 4"/>
    <w:basedOn w:val="TOC3"/>
    <w:uiPriority w:val="39"/>
    <w:rsid w:val="00C16E73"/>
    <w:pPr>
      <w:ind w:left="1418" w:hanging="1418"/>
    </w:pPr>
  </w:style>
  <w:style w:type="paragraph" w:styleId="TOC3">
    <w:name w:val="toc 3"/>
    <w:basedOn w:val="TOC2"/>
    <w:uiPriority w:val="39"/>
    <w:rsid w:val="00C16E73"/>
    <w:pPr>
      <w:ind w:left="1134" w:hanging="1134"/>
    </w:pPr>
  </w:style>
  <w:style w:type="paragraph" w:styleId="TOC2">
    <w:name w:val="toc 2"/>
    <w:basedOn w:val="TOC1"/>
    <w:uiPriority w:val="39"/>
    <w:rsid w:val="00C16E73"/>
    <w:pPr>
      <w:spacing w:before="0"/>
      <w:ind w:left="851" w:hanging="851"/>
    </w:pPr>
    <w:rPr>
      <w:sz w:val="20"/>
    </w:rPr>
  </w:style>
  <w:style w:type="paragraph" w:styleId="TOC1">
    <w:name w:val="toc 1"/>
    <w:uiPriority w:val="39"/>
    <w:rsid w:val="00C16E73"/>
    <w:pPr>
      <w:keepLines/>
      <w:widowControl w:val="0"/>
      <w:tabs>
        <w:tab w:val="right" w:leader="dot" w:pos="9639"/>
      </w:tabs>
      <w:overflowPunct w:val="0"/>
      <w:autoSpaceDE w:val="0"/>
      <w:autoSpaceDN w:val="0"/>
      <w:adjustRightInd w:val="0"/>
      <w:spacing w:before="120"/>
      <w:ind w:left="567" w:right="425" w:hanging="567"/>
      <w:textAlignment w:val="baseline"/>
    </w:pPr>
    <w:rPr>
      <w:rFonts w:ascii="Times New Roman" w:eastAsia="Times New Roman" w:hAnsi="Times New Roman"/>
      <w:sz w:val="22"/>
      <w:lang w:val="en-GB" w:eastAsia="en-US"/>
    </w:rPr>
  </w:style>
  <w:style w:type="paragraph" w:styleId="TOC8">
    <w:name w:val="toc 8"/>
    <w:basedOn w:val="TOC1"/>
    <w:uiPriority w:val="39"/>
    <w:rsid w:val="00C16E73"/>
    <w:pPr>
      <w:spacing w:before="180"/>
      <w:ind w:left="2693" w:hanging="2693"/>
    </w:pPr>
    <w:rPr>
      <w:b/>
    </w:rPr>
  </w:style>
  <w:style w:type="paragraph" w:styleId="BalloonText">
    <w:name w:val="Balloon Text"/>
    <w:basedOn w:val="Normal"/>
    <w:link w:val="BalloonTextChar"/>
    <w:pPr>
      <w:spacing w:after="0"/>
    </w:pPr>
    <w:rPr>
      <w:rFonts w:ascii="Segoe UI" w:hAnsi="Segoe UI" w:cs="Segoe UI"/>
      <w:sz w:val="18"/>
      <w:szCs w:val="18"/>
    </w:rPr>
  </w:style>
  <w:style w:type="paragraph" w:styleId="Footer">
    <w:name w:val="footer"/>
    <w:basedOn w:val="Header"/>
    <w:rsid w:val="00C16E73"/>
    <w:pPr>
      <w:jc w:val="center"/>
    </w:pPr>
    <w:rPr>
      <w:i/>
    </w:rPr>
  </w:style>
  <w:style w:type="paragraph" w:styleId="Header">
    <w:name w:val="header"/>
    <w:rsid w:val="00C16E73"/>
    <w:pPr>
      <w:widowControl w:val="0"/>
      <w:overflowPunct w:val="0"/>
      <w:autoSpaceDE w:val="0"/>
      <w:autoSpaceDN w:val="0"/>
      <w:adjustRightInd w:val="0"/>
      <w:textAlignment w:val="baseline"/>
    </w:pPr>
    <w:rPr>
      <w:rFonts w:ascii="Arial" w:eastAsia="Times New Roman" w:hAnsi="Arial"/>
      <w:b/>
      <w:sz w:val="18"/>
      <w:lang w:val="en-GB" w:eastAsia="en-US"/>
    </w:rPr>
  </w:style>
  <w:style w:type="paragraph" w:styleId="TOC9">
    <w:name w:val="toc 9"/>
    <w:basedOn w:val="TOC8"/>
    <w:rsid w:val="00C16E73"/>
    <w:pPr>
      <w:ind w:left="1418" w:hanging="1418"/>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954F72"/>
      <w:u w:val="single"/>
    </w:rPr>
  </w:style>
  <w:style w:type="character" w:styleId="Hyperlink">
    <w:name w:val="Hyperlink"/>
    <w:rPr>
      <w:color w:val="0563C1"/>
      <w:u w:val="single"/>
    </w:rPr>
  </w:style>
  <w:style w:type="paragraph" w:customStyle="1" w:styleId="EQ">
    <w:name w:val="EQ"/>
    <w:basedOn w:val="Normal"/>
    <w:next w:val="Normal"/>
    <w:rsid w:val="00C16E73"/>
    <w:pPr>
      <w:keepLines/>
      <w:tabs>
        <w:tab w:val="center" w:pos="4536"/>
        <w:tab w:val="right" w:pos="9072"/>
      </w:tabs>
    </w:pPr>
  </w:style>
  <w:style w:type="character" w:customStyle="1" w:styleId="ZGSM">
    <w:name w:val="ZGSM"/>
    <w:rsid w:val="00C16E73"/>
  </w:style>
  <w:style w:type="paragraph" w:customStyle="1" w:styleId="ZD">
    <w:name w:val="ZD"/>
    <w:rsid w:val="00C16E73"/>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eastAsia="en-US"/>
    </w:rPr>
  </w:style>
  <w:style w:type="paragraph" w:customStyle="1" w:styleId="TT">
    <w:name w:val="TT"/>
    <w:basedOn w:val="Heading1"/>
    <w:next w:val="Normal"/>
    <w:rsid w:val="00C16E73"/>
    <w:pPr>
      <w:outlineLvl w:val="9"/>
    </w:pPr>
  </w:style>
  <w:style w:type="paragraph" w:customStyle="1" w:styleId="NF">
    <w:name w:val="NF"/>
    <w:basedOn w:val="NO"/>
    <w:rsid w:val="00C16E73"/>
    <w:pPr>
      <w:keepNext/>
      <w:spacing w:after="0"/>
    </w:pPr>
    <w:rPr>
      <w:rFonts w:ascii="Arial" w:hAnsi="Arial"/>
      <w:sz w:val="18"/>
    </w:rPr>
  </w:style>
  <w:style w:type="paragraph" w:customStyle="1" w:styleId="NO">
    <w:name w:val="NO"/>
    <w:basedOn w:val="Normal"/>
    <w:qFormat/>
    <w:rsid w:val="00C16E73"/>
    <w:pPr>
      <w:keepLines/>
      <w:ind w:left="1135" w:hanging="851"/>
    </w:pPr>
  </w:style>
  <w:style w:type="paragraph" w:customStyle="1" w:styleId="PL">
    <w:name w:val="PL"/>
    <w:rsid w:val="00C16E7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sz w:val="16"/>
      <w:lang w:val="en-GB" w:eastAsia="en-US"/>
    </w:rPr>
  </w:style>
  <w:style w:type="paragraph" w:customStyle="1" w:styleId="TAR">
    <w:name w:val="TAR"/>
    <w:basedOn w:val="TAL"/>
    <w:rsid w:val="00C16E73"/>
    <w:pPr>
      <w:jc w:val="right"/>
    </w:pPr>
  </w:style>
  <w:style w:type="paragraph" w:customStyle="1" w:styleId="TAL">
    <w:name w:val="TAL"/>
    <w:basedOn w:val="Normal"/>
    <w:rsid w:val="00C16E73"/>
    <w:pPr>
      <w:keepNext/>
      <w:keepLines/>
      <w:spacing w:after="0"/>
    </w:pPr>
    <w:rPr>
      <w:rFonts w:ascii="Arial" w:hAnsi="Arial"/>
      <w:sz w:val="18"/>
    </w:rPr>
  </w:style>
  <w:style w:type="paragraph" w:customStyle="1" w:styleId="TAH">
    <w:name w:val="TAH"/>
    <w:basedOn w:val="TAC"/>
    <w:rsid w:val="00C16E73"/>
    <w:rPr>
      <w:b/>
    </w:rPr>
  </w:style>
  <w:style w:type="paragraph" w:customStyle="1" w:styleId="TAC">
    <w:name w:val="TAC"/>
    <w:basedOn w:val="TAL"/>
    <w:rsid w:val="00C16E73"/>
    <w:pPr>
      <w:jc w:val="center"/>
    </w:pPr>
  </w:style>
  <w:style w:type="paragraph" w:customStyle="1" w:styleId="LD">
    <w:name w:val="LD"/>
    <w:rsid w:val="00C16E73"/>
    <w:pPr>
      <w:keepNext/>
      <w:keepLines/>
      <w:overflowPunct w:val="0"/>
      <w:autoSpaceDE w:val="0"/>
      <w:autoSpaceDN w:val="0"/>
      <w:adjustRightInd w:val="0"/>
      <w:spacing w:line="180" w:lineRule="exact"/>
      <w:textAlignment w:val="baseline"/>
    </w:pPr>
    <w:rPr>
      <w:rFonts w:ascii="Courier New" w:eastAsia="Times New Roman" w:hAnsi="Courier New"/>
      <w:lang w:val="en-GB" w:eastAsia="en-US"/>
    </w:rPr>
  </w:style>
  <w:style w:type="paragraph" w:customStyle="1" w:styleId="EX">
    <w:name w:val="EX"/>
    <w:basedOn w:val="Normal"/>
    <w:rsid w:val="00C16E73"/>
    <w:pPr>
      <w:keepLines/>
      <w:ind w:left="1702" w:hanging="1418"/>
    </w:pPr>
  </w:style>
  <w:style w:type="paragraph" w:customStyle="1" w:styleId="FP">
    <w:name w:val="FP"/>
    <w:basedOn w:val="Normal"/>
    <w:rsid w:val="00C16E73"/>
    <w:pPr>
      <w:spacing w:after="0"/>
    </w:pPr>
  </w:style>
  <w:style w:type="paragraph" w:customStyle="1" w:styleId="NW">
    <w:name w:val="NW"/>
    <w:basedOn w:val="NO"/>
    <w:rsid w:val="00C16E73"/>
    <w:pPr>
      <w:spacing w:after="0"/>
    </w:pPr>
  </w:style>
  <w:style w:type="paragraph" w:customStyle="1" w:styleId="EW">
    <w:name w:val="EW"/>
    <w:basedOn w:val="EX"/>
    <w:rsid w:val="00C16E73"/>
    <w:pPr>
      <w:spacing w:after="0"/>
    </w:pPr>
  </w:style>
  <w:style w:type="paragraph" w:customStyle="1" w:styleId="B10">
    <w:name w:val="B1"/>
    <w:basedOn w:val="List"/>
    <w:link w:val="B1Char"/>
    <w:qFormat/>
    <w:rsid w:val="00C16E73"/>
  </w:style>
  <w:style w:type="paragraph" w:customStyle="1" w:styleId="EditorsNote">
    <w:name w:val="Editor's Note"/>
    <w:basedOn w:val="NO"/>
    <w:rsid w:val="00C16E73"/>
    <w:rPr>
      <w:color w:val="FF0000"/>
    </w:rPr>
  </w:style>
  <w:style w:type="paragraph" w:customStyle="1" w:styleId="TH">
    <w:name w:val="TH"/>
    <w:basedOn w:val="Normal"/>
    <w:link w:val="THChar"/>
    <w:rsid w:val="00C16E73"/>
    <w:pPr>
      <w:keepNext/>
      <w:keepLines/>
      <w:spacing w:before="60"/>
      <w:jc w:val="center"/>
    </w:pPr>
    <w:rPr>
      <w:rFonts w:ascii="Arial" w:hAnsi="Arial"/>
      <w:b/>
    </w:rPr>
  </w:style>
  <w:style w:type="paragraph" w:customStyle="1" w:styleId="ZA">
    <w:name w:val="ZA"/>
    <w:rsid w:val="00C16E73"/>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eastAsia="en-US"/>
    </w:rPr>
  </w:style>
  <w:style w:type="paragraph" w:customStyle="1" w:styleId="ZB">
    <w:name w:val="ZB"/>
    <w:rsid w:val="00C16E73"/>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eastAsia="en-US"/>
    </w:rPr>
  </w:style>
  <w:style w:type="paragraph" w:customStyle="1" w:styleId="ZT">
    <w:name w:val="ZT"/>
    <w:rsid w:val="00C16E73"/>
    <w:pPr>
      <w:framePr w:wrap="notBeside" w:hAnchor="margin" w:yAlign="center"/>
      <w:widowControl w:val="0"/>
      <w:overflowPunct w:val="0"/>
      <w:autoSpaceDE w:val="0"/>
      <w:autoSpaceDN w:val="0"/>
      <w:adjustRightInd w:val="0"/>
      <w:spacing w:line="240" w:lineRule="atLeast"/>
      <w:jc w:val="right"/>
      <w:textAlignment w:val="baseline"/>
    </w:pPr>
    <w:rPr>
      <w:rFonts w:ascii="Arial" w:eastAsia="Times New Roman" w:hAnsi="Arial"/>
      <w:b/>
      <w:sz w:val="34"/>
      <w:lang w:val="en-GB" w:eastAsia="en-US"/>
    </w:rPr>
  </w:style>
  <w:style w:type="paragraph" w:customStyle="1" w:styleId="ZU">
    <w:name w:val="ZU"/>
    <w:rsid w:val="00C16E73"/>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eastAsia="en-US"/>
    </w:rPr>
  </w:style>
  <w:style w:type="paragraph" w:customStyle="1" w:styleId="TAN">
    <w:name w:val="TAN"/>
    <w:basedOn w:val="TAL"/>
    <w:rsid w:val="00C16E73"/>
    <w:pPr>
      <w:ind w:left="851" w:hanging="851"/>
    </w:pPr>
  </w:style>
  <w:style w:type="paragraph" w:customStyle="1" w:styleId="ZH">
    <w:name w:val="ZH"/>
    <w:rsid w:val="00C16E73"/>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eastAsia="en-US"/>
    </w:rPr>
  </w:style>
  <w:style w:type="paragraph" w:customStyle="1" w:styleId="TF">
    <w:name w:val="TF"/>
    <w:basedOn w:val="TH"/>
    <w:rsid w:val="00C16E73"/>
    <w:pPr>
      <w:keepNext w:val="0"/>
      <w:spacing w:before="0" w:after="240"/>
    </w:pPr>
  </w:style>
  <w:style w:type="paragraph" w:customStyle="1" w:styleId="ZG">
    <w:name w:val="ZG"/>
    <w:rsid w:val="00C16E73"/>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eastAsia="en-US"/>
    </w:rPr>
  </w:style>
  <w:style w:type="paragraph" w:customStyle="1" w:styleId="B2">
    <w:name w:val="B2"/>
    <w:basedOn w:val="List2"/>
    <w:link w:val="B2Char"/>
    <w:qFormat/>
    <w:rsid w:val="00C16E73"/>
  </w:style>
  <w:style w:type="paragraph" w:customStyle="1" w:styleId="B3">
    <w:name w:val="B3"/>
    <w:basedOn w:val="List3"/>
    <w:rsid w:val="00C16E73"/>
  </w:style>
  <w:style w:type="paragraph" w:customStyle="1" w:styleId="B4">
    <w:name w:val="B4"/>
    <w:basedOn w:val="List4"/>
    <w:rsid w:val="00C16E73"/>
  </w:style>
  <w:style w:type="paragraph" w:customStyle="1" w:styleId="B5">
    <w:name w:val="B5"/>
    <w:basedOn w:val="List5"/>
    <w:rsid w:val="00C16E73"/>
  </w:style>
  <w:style w:type="paragraph" w:customStyle="1" w:styleId="ZTD">
    <w:name w:val="ZTD"/>
    <w:basedOn w:val="ZB"/>
    <w:rsid w:val="00C16E73"/>
    <w:pPr>
      <w:framePr w:hRule="auto" w:wrap="notBeside" w:y="852"/>
    </w:pPr>
    <w:rPr>
      <w:i w:val="0"/>
      <w:sz w:val="40"/>
    </w:rPr>
  </w:style>
  <w:style w:type="paragraph" w:customStyle="1" w:styleId="ZV">
    <w:name w:val="ZV"/>
    <w:basedOn w:val="ZU"/>
    <w:rsid w:val="00C16E73"/>
    <w:pPr>
      <w:framePr w:wrap="notBeside" w:y="16161"/>
    </w:pPr>
  </w:style>
  <w:style w:type="character" w:customStyle="1" w:styleId="BalloonTextChar">
    <w:name w:val="Balloon Text Char"/>
    <w:link w:val="BalloonText"/>
    <w:qFormat/>
    <w:rPr>
      <w:rFonts w:ascii="Segoe UI" w:eastAsia="Times New Roman" w:hAnsi="Segoe UI" w:cs="Segoe UI"/>
      <w:sz w:val="18"/>
      <w:szCs w:val="18"/>
      <w:lang w:val="en-GB" w:eastAsia="en-US"/>
    </w:rPr>
  </w:style>
  <w:style w:type="character" w:customStyle="1" w:styleId="UnresolvedMention1">
    <w:name w:val="Unresolved Mention1"/>
    <w:uiPriority w:val="99"/>
    <w:semiHidden/>
    <w:unhideWhenUsed/>
    <w:rPr>
      <w:color w:val="605E5C"/>
      <w:shd w:val="clear" w:color="auto" w:fill="E1DFDD"/>
    </w:rPr>
  </w:style>
  <w:style w:type="character" w:customStyle="1" w:styleId="Heading2Char">
    <w:name w:val="Heading 2 Char"/>
    <w:link w:val="Heading2"/>
    <w:rPr>
      <w:rFonts w:ascii="Arial" w:eastAsia="Times New Roman" w:hAnsi="Arial"/>
      <w:sz w:val="32"/>
      <w:lang w:val="en-GB" w:eastAsia="en-US"/>
    </w:rPr>
  </w:style>
  <w:style w:type="character" w:customStyle="1" w:styleId="THChar">
    <w:name w:val="TH Char"/>
    <w:link w:val="TH"/>
    <w:rPr>
      <w:rFonts w:ascii="Arial" w:eastAsia="Times New Roman" w:hAnsi="Arial"/>
      <w:b/>
      <w:lang w:val="en-GB" w:eastAsia="en-US"/>
    </w:rPr>
  </w:style>
  <w:style w:type="character" w:customStyle="1" w:styleId="Heading5Char">
    <w:name w:val="Heading 5 Char"/>
    <w:basedOn w:val="DefaultParagraphFont"/>
    <w:link w:val="Heading5"/>
    <w:rsid w:val="00A82807"/>
    <w:rPr>
      <w:rFonts w:ascii="Arial" w:eastAsia="Times New Roman" w:hAnsi="Arial"/>
      <w:sz w:val="22"/>
      <w:lang w:val="en-GB" w:eastAsia="en-US"/>
    </w:rPr>
  </w:style>
  <w:style w:type="paragraph" w:styleId="List">
    <w:name w:val="List"/>
    <w:basedOn w:val="Normal"/>
    <w:rsid w:val="00C16E73"/>
    <w:pPr>
      <w:ind w:left="568" w:hanging="284"/>
    </w:pPr>
  </w:style>
  <w:style w:type="paragraph" w:styleId="List2">
    <w:name w:val="List 2"/>
    <w:basedOn w:val="List"/>
    <w:rsid w:val="00C16E73"/>
    <w:pPr>
      <w:ind w:left="851"/>
    </w:pPr>
  </w:style>
  <w:style w:type="paragraph" w:styleId="List3">
    <w:name w:val="List 3"/>
    <w:basedOn w:val="List2"/>
    <w:rsid w:val="00C16E73"/>
    <w:pPr>
      <w:ind w:left="1135"/>
    </w:pPr>
  </w:style>
  <w:style w:type="paragraph" w:styleId="List4">
    <w:name w:val="List 4"/>
    <w:basedOn w:val="List3"/>
    <w:rsid w:val="00C16E73"/>
    <w:pPr>
      <w:ind w:left="1418"/>
    </w:pPr>
  </w:style>
  <w:style w:type="paragraph" w:styleId="List5">
    <w:name w:val="List 5"/>
    <w:basedOn w:val="List4"/>
    <w:rsid w:val="00C16E73"/>
    <w:pPr>
      <w:ind w:left="1702"/>
    </w:pPr>
  </w:style>
  <w:style w:type="character" w:styleId="FootnoteReference">
    <w:name w:val="footnote reference"/>
    <w:basedOn w:val="DefaultParagraphFont"/>
    <w:semiHidden/>
    <w:rsid w:val="00C16E73"/>
    <w:rPr>
      <w:b/>
      <w:position w:val="6"/>
      <w:sz w:val="16"/>
    </w:rPr>
  </w:style>
  <w:style w:type="paragraph" w:styleId="FootnoteText">
    <w:name w:val="footnote text"/>
    <w:basedOn w:val="Normal"/>
    <w:link w:val="FootnoteTextChar"/>
    <w:semiHidden/>
    <w:rsid w:val="00C16E73"/>
    <w:pPr>
      <w:keepLines/>
      <w:ind w:left="454" w:hanging="454"/>
    </w:pPr>
    <w:rPr>
      <w:sz w:val="16"/>
    </w:rPr>
  </w:style>
  <w:style w:type="character" w:customStyle="1" w:styleId="FootnoteTextChar">
    <w:name w:val="Footnote Text Char"/>
    <w:basedOn w:val="DefaultParagraphFont"/>
    <w:link w:val="FootnoteText"/>
    <w:semiHidden/>
    <w:rsid w:val="00C16E73"/>
    <w:rPr>
      <w:rFonts w:ascii="Times New Roman" w:eastAsia="Times New Roman" w:hAnsi="Times New Roman"/>
      <w:sz w:val="16"/>
      <w:lang w:val="en-GB" w:eastAsia="en-US"/>
    </w:rPr>
  </w:style>
  <w:style w:type="paragraph" w:styleId="Index1">
    <w:name w:val="index 1"/>
    <w:basedOn w:val="Normal"/>
    <w:semiHidden/>
    <w:rsid w:val="00C16E73"/>
    <w:pPr>
      <w:keepLines/>
    </w:pPr>
  </w:style>
  <w:style w:type="paragraph" w:styleId="Index2">
    <w:name w:val="index 2"/>
    <w:basedOn w:val="Index1"/>
    <w:semiHidden/>
    <w:rsid w:val="00C16E73"/>
    <w:pPr>
      <w:ind w:left="284"/>
    </w:pPr>
  </w:style>
  <w:style w:type="paragraph" w:styleId="ListBullet">
    <w:name w:val="List Bullet"/>
    <w:basedOn w:val="List"/>
    <w:rsid w:val="00C16E73"/>
  </w:style>
  <w:style w:type="paragraph" w:styleId="ListBullet2">
    <w:name w:val="List Bullet 2"/>
    <w:basedOn w:val="ListBullet"/>
    <w:rsid w:val="00C16E73"/>
    <w:pPr>
      <w:ind w:left="851"/>
    </w:pPr>
  </w:style>
  <w:style w:type="paragraph" w:styleId="ListBullet3">
    <w:name w:val="List Bullet 3"/>
    <w:basedOn w:val="ListBullet2"/>
    <w:rsid w:val="00C16E73"/>
    <w:pPr>
      <w:ind w:left="1135"/>
    </w:pPr>
  </w:style>
  <w:style w:type="paragraph" w:styleId="ListBullet4">
    <w:name w:val="List Bullet 4"/>
    <w:basedOn w:val="ListBullet3"/>
    <w:rsid w:val="00C16E73"/>
    <w:pPr>
      <w:ind w:left="1418"/>
    </w:pPr>
  </w:style>
  <w:style w:type="paragraph" w:styleId="ListBullet5">
    <w:name w:val="List Bullet 5"/>
    <w:basedOn w:val="ListBullet4"/>
    <w:rsid w:val="00C16E73"/>
    <w:pPr>
      <w:ind w:left="1702"/>
    </w:pPr>
  </w:style>
  <w:style w:type="paragraph" w:styleId="ListNumber">
    <w:name w:val="List Number"/>
    <w:basedOn w:val="List"/>
    <w:rsid w:val="00C16E73"/>
  </w:style>
  <w:style w:type="paragraph" w:styleId="ListNumber2">
    <w:name w:val="List Number 2"/>
    <w:basedOn w:val="ListNumber"/>
    <w:rsid w:val="00C16E73"/>
    <w:pPr>
      <w:ind w:left="851"/>
    </w:pPr>
  </w:style>
  <w:style w:type="paragraph" w:customStyle="1" w:styleId="FL">
    <w:name w:val="FL"/>
    <w:basedOn w:val="Normal"/>
    <w:rsid w:val="00C16E73"/>
    <w:pPr>
      <w:keepNext/>
      <w:keepLines/>
      <w:spacing w:before="60"/>
      <w:jc w:val="center"/>
    </w:pPr>
    <w:rPr>
      <w:rFonts w:ascii="Arial" w:hAnsi="Arial"/>
      <w:b/>
    </w:rPr>
  </w:style>
  <w:style w:type="character" w:styleId="CommentReference">
    <w:name w:val="annotation reference"/>
    <w:basedOn w:val="DefaultParagraphFont"/>
    <w:semiHidden/>
    <w:unhideWhenUsed/>
    <w:rsid w:val="00F36ABA"/>
    <w:rPr>
      <w:sz w:val="16"/>
      <w:szCs w:val="16"/>
    </w:rPr>
  </w:style>
  <w:style w:type="paragraph" w:styleId="CommentText">
    <w:name w:val="annotation text"/>
    <w:basedOn w:val="Normal"/>
    <w:link w:val="CommentTextChar"/>
    <w:semiHidden/>
    <w:unhideWhenUsed/>
    <w:rsid w:val="00F36ABA"/>
  </w:style>
  <w:style w:type="character" w:customStyle="1" w:styleId="CommentTextChar">
    <w:name w:val="Comment Text Char"/>
    <w:basedOn w:val="DefaultParagraphFont"/>
    <w:link w:val="CommentText"/>
    <w:semiHidden/>
    <w:rsid w:val="00F36ABA"/>
    <w:rPr>
      <w:rFonts w:ascii="Times New Roman" w:eastAsia="Times New Roman" w:hAnsi="Times New Roman"/>
      <w:lang w:val="en-GB" w:eastAsia="en-US"/>
    </w:rPr>
  </w:style>
  <w:style w:type="paragraph" w:styleId="CommentSubject">
    <w:name w:val="annotation subject"/>
    <w:basedOn w:val="CommentText"/>
    <w:next w:val="CommentText"/>
    <w:link w:val="CommentSubjectChar"/>
    <w:semiHidden/>
    <w:unhideWhenUsed/>
    <w:rsid w:val="00F36ABA"/>
    <w:rPr>
      <w:b/>
      <w:bCs/>
    </w:rPr>
  </w:style>
  <w:style w:type="character" w:customStyle="1" w:styleId="CommentSubjectChar">
    <w:name w:val="Comment Subject Char"/>
    <w:basedOn w:val="CommentTextChar"/>
    <w:link w:val="CommentSubject"/>
    <w:semiHidden/>
    <w:rsid w:val="00F36ABA"/>
    <w:rPr>
      <w:rFonts w:ascii="Times New Roman" w:eastAsia="Times New Roman" w:hAnsi="Times New Roman"/>
      <w:b/>
      <w:bCs/>
      <w:lang w:val="en-GB" w:eastAsia="en-US"/>
    </w:rPr>
  </w:style>
  <w:style w:type="paragraph" w:customStyle="1" w:styleId="B1">
    <w:name w:val="B1+"/>
    <w:basedOn w:val="B10"/>
    <w:link w:val="B1Car"/>
    <w:rsid w:val="00F36ABA"/>
    <w:pPr>
      <w:numPr>
        <w:numId w:val="8"/>
      </w:numPr>
    </w:pPr>
  </w:style>
  <w:style w:type="character" w:customStyle="1" w:styleId="B1Car">
    <w:name w:val="B1+ Car"/>
    <w:link w:val="B1"/>
    <w:rsid w:val="00F36ABA"/>
    <w:rPr>
      <w:rFonts w:ascii="Times New Roman" w:eastAsia="Times New Roman" w:hAnsi="Times New Roman"/>
      <w:lang w:val="en-GB" w:eastAsia="en-US"/>
    </w:rPr>
  </w:style>
  <w:style w:type="paragraph" w:styleId="Revision">
    <w:name w:val="Revision"/>
    <w:hidden/>
    <w:uiPriority w:val="99"/>
    <w:semiHidden/>
    <w:rsid w:val="00A00BA1"/>
    <w:rPr>
      <w:rFonts w:ascii="Times New Roman" w:eastAsia="Times New Roman" w:hAnsi="Times New Roman"/>
      <w:lang w:val="en-GB" w:eastAsia="en-US"/>
    </w:rPr>
  </w:style>
  <w:style w:type="character" w:customStyle="1" w:styleId="B1Char">
    <w:name w:val="B1 Char"/>
    <w:link w:val="B10"/>
    <w:qFormat/>
    <w:locked/>
    <w:rsid w:val="00902323"/>
    <w:rPr>
      <w:rFonts w:ascii="Times New Roman" w:eastAsia="Times New Roman" w:hAnsi="Times New Roman"/>
      <w:lang w:val="en-GB" w:eastAsia="en-US"/>
    </w:rPr>
  </w:style>
  <w:style w:type="paragraph" w:styleId="Bibliography">
    <w:name w:val="Bibliography"/>
    <w:basedOn w:val="Normal"/>
    <w:next w:val="Normal"/>
    <w:uiPriority w:val="37"/>
    <w:semiHidden/>
    <w:unhideWhenUsed/>
    <w:rsid w:val="001E2933"/>
  </w:style>
  <w:style w:type="paragraph" w:styleId="BlockText">
    <w:name w:val="Block Text"/>
    <w:basedOn w:val="Normal"/>
    <w:semiHidden/>
    <w:unhideWhenUsed/>
    <w:rsid w:val="001E293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semiHidden/>
    <w:unhideWhenUsed/>
    <w:rsid w:val="001E2933"/>
    <w:pPr>
      <w:spacing w:after="120"/>
    </w:pPr>
  </w:style>
  <w:style w:type="character" w:customStyle="1" w:styleId="BodyTextChar">
    <w:name w:val="Body Text Char"/>
    <w:basedOn w:val="DefaultParagraphFont"/>
    <w:link w:val="BodyText"/>
    <w:semiHidden/>
    <w:rsid w:val="001E2933"/>
    <w:rPr>
      <w:rFonts w:ascii="Times New Roman" w:eastAsia="Times New Roman" w:hAnsi="Times New Roman"/>
      <w:lang w:val="en-GB" w:eastAsia="en-US"/>
    </w:rPr>
  </w:style>
  <w:style w:type="paragraph" w:styleId="BodyText2">
    <w:name w:val="Body Text 2"/>
    <w:basedOn w:val="Normal"/>
    <w:link w:val="BodyText2Char"/>
    <w:semiHidden/>
    <w:unhideWhenUsed/>
    <w:rsid w:val="001E2933"/>
    <w:pPr>
      <w:spacing w:after="120" w:line="480" w:lineRule="auto"/>
    </w:pPr>
  </w:style>
  <w:style w:type="character" w:customStyle="1" w:styleId="BodyText2Char">
    <w:name w:val="Body Text 2 Char"/>
    <w:basedOn w:val="DefaultParagraphFont"/>
    <w:link w:val="BodyText2"/>
    <w:semiHidden/>
    <w:rsid w:val="001E2933"/>
    <w:rPr>
      <w:rFonts w:ascii="Times New Roman" w:eastAsia="Times New Roman" w:hAnsi="Times New Roman"/>
      <w:lang w:val="en-GB" w:eastAsia="en-US"/>
    </w:rPr>
  </w:style>
  <w:style w:type="paragraph" w:styleId="BodyText3">
    <w:name w:val="Body Text 3"/>
    <w:basedOn w:val="Normal"/>
    <w:link w:val="BodyText3Char"/>
    <w:semiHidden/>
    <w:unhideWhenUsed/>
    <w:rsid w:val="001E2933"/>
    <w:pPr>
      <w:spacing w:after="120"/>
    </w:pPr>
    <w:rPr>
      <w:sz w:val="16"/>
      <w:szCs w:val="16"/>
    </w:rPr>
  </w:style>
  <w:style w:type="character" w:customStyle="1" w:styleId="BodyText3Char">
    <w:name w:val="Body Text 3 Char"/>
    <w:basedOn w:val="DefaultParagraphFont"/>
    <w:link w:val="BodyText3"/>
    <w:semiHidden/>
    <w:rsid w:val="001E2933"/>
    <w:rPr>
      <w:rFonts w:ascii="Times New Roman" w:eastAsia="Times New Roman" w:hAnsi="Times New Roman"/>
      <w:sz w:val="16"/>
      <w:szCs w:val="16"/>
      <w:lang w:val="en-GB" w:eastAsia="en-US"/>
    </w:rPr>
  </w:style>
  <w:style w:type="paragraph" w:styleId="BodyTextFirstIndent">
    <w:name w:val="Body Text First Indent"/>
    <w:basedOn w:val="BodyText"/>
    <w:link w:val="BodyTextFirstIndentChar"/>
    <w:rsid w:val="001E2933"/>
    <w:pPr>
      <w:spacing w:after="180"/>
      <w:ind w:firstLine="360"/>
    </w:pPr>
  </w:style>
  <w:style w:type="character" w:customStyle="1" w:styleId="BodyTextFirstIndentChar">
    <w:name w:val="Body Text First Indent Char"/>
    <w:basedOn w:val="BodyTextChar"/>
    <w:link w:val="BodyTextFirstIndent"/>
    <w:rsid w:val="001E2933"/>
    <w:rPr>
      <w:rFonts w:ascii="Times New Roman" w:eastAsia="Times New Roman" w:hAnsi="Times New Roman"/>
      <w:lang w:val="en-GB" w:eastAsia="en-US"/>
    </w:rPr>
  </w:style>
  <w:style w:type="paragraph" w:styleId="BodyTextIndent">
    <w:name w:val="Body Text Indent"/>
    <w:basedOn w:val="Normal"/>
    <w:link w:val="BodyTextIndentChar"/>
    <w:semiHidden/>
    <w:unhideWhenUsed/>
    <w:rsid w:val="001E2933"/>
    <w:pPr>
      <w:spacing w:after="120"/>
      <w:ind w:left="283"/>
    </w:pPr>
  </w:style>
  <w:style w:type="character" w:customStyle="1" w:styleId="BodyTextIndentChar">
    <w:name w:val="Body Text Indent Char"/>
    <w:basedOn w:val="DefaultParagraphFont"/>
    <w:link w:val="BodyTextIndent"/>
    <w:semiHidden/>
    <w:rsid w:val="001E2933"/>
    <w:rPr>
      <w:rFonts w:ascii="Times New Roman" w:eastAsia="Times New Roman" w:hAnsi="Times New Roman"/>
      <w:lang w:val="en-GB" w:eastAsia="en-US"/>
    </w:rPr>
  </w:style>
  <w:style w:type="paragraph" w:styleId="BodyTextFirstIndent2">
    <w:name w:val="Body Text First Indent 2"/>
    <w:basedOn w:val="BodyTextIndent"/>
    <w:link w:val="BodyTextFirstIndent2Char"/>
    <w:semiHidden/>
    <w:unhideWhenUsed/>
    <w:rsid w:val="001E2933"/>
    <w:pPr>
      <w:spacing w:after="180"/>
      <w:ind w:left="360" w:firstLine="360"/>
    </w:pPr>
  </w:style>
  <w:style w:type="character" w:customStyle="1" w:styleId="BodyTextFirstIndent2Char">
    <w:name w:val="Body Text First Indent 2 Char"/>
    <w:basedOn w:val="BodyTextIndentChar"/>
    <w:link w:val="BodyTextFirstIndent2"/>
    <w:semiHidden/>
    <w:rsid w:val="001E2933"/>
    <w:rPr>
      <w:rFonts w:ascii="Times New Roman" w:eastAsia="Times New Roman" w:hAnsi="Times New Roman"/>
      <w:lang w:val="en-GB" w:eastAsia="en-US"/>
    </w:rPr>
  </w:style>
  <w:style w:type="paragraph" w:styleId="BodyTextIndent2">
    <w:name w:val="Body Text Indent 2"/>
    <w:basedOn w:val="Normal"/>
    <w:link w:val="BodyTextIndent2Char"/>
    <w:semiHidden/>
    <w:unhideWhenUsed/>
    <w:rsid w:val="001E2933"/>
    <w:pPr>
      <w:spacing w:after="120" w:line="480" w:lineRule="auto"/>
      <w:ind w:left="283"/>
    </w:pPr>
  </w:style>
  <w:style w:type="character" w:customStyle="1" w:styleId="BodyTextIndent2Char">
    <w:name w:val="Body Text Indent 2 Char"/>
    <w:basedOn w:val="DefaultParagraphFont"/>
    <w:link w:val="BodyTextIndent2"/>
    <w:semiHidden/>
    <w:rsid w:val="001E2933"/>
    <w:rPr>
      <w:rFonts w:ascii="Times New Roman" w:eastAsia="Times New Roman" w:hAnsi="Times New Roman"/>
      <w:lang w:val="en-GB" w:eastAsia="en-US"/>
    </w:rPr>
  </w:style>
  <w:style w:type="paragraph" w:styleId="BodyTextIndent3">
    <w:name w:val="Body Text Indent 3"/>
    <w:basedOn w:val="Normal"/>
    <w:link w:val="BodyTextIndent3Char"/>
    <w:semiHidden/>
    <w:unhideWhenUsed/>
    <w:rsid w:val="001E2933"/>
    <w:pPr>
      <w:spacing w:after="120"/>
      <w:ind w:left="283"/>
    </w:pPr>
    <w:rPr>
      <w:sz w:val="16"/>
      <w:szCs w:val="16"/>
    </w:rPr>
  </w:style>
  <w:style w:type="character" w:customStyle="1" w:styleId="BodyTextIndent3Char">
    <w:name w:val="Body Text Indent 3 Char"/>
    <w:basedOn w:val="DefaultParagraphFont"/>
    <w:link w:val="BodyTextIndent3"/>
    <w:semiHidden/>
    <w:rsid w:val="001E2933"/>
    <w:rPr>
      <w:rFonts w:ascii="Times New Roman" w:eastAsia="Times New Roman" w:hAnsi="Times New Roman"/>
      <w:sz w:val="16"/>
      <w:szCs w:val="16"/>
      <w:lang w:val="en-GB" w:eastAsia="en-US"/>
    </w:rPr>
  </w:style>
  <w:style w:type="paragraph" w:styleId="Caption">
    <w:name w:val="caption"/>
    <w:basedOn w:val="Normal"/>
    <w:next w:val="Normal"/>
    <w:semiHidden/>
    <w:unhideWhenUsed/>
    <w:qFormat/>
    <w:rsid w:val="001E2933"/>
    <w:pPr>
      <w:spacing w:after="200"/>
    </w:pPr>
    <w:rPr>
      <w:i/>
      <w:iCs/>
      <w:color w:val="44546A" w:themeColor="text2"/>
      <w:sz w:val="18"/>
      <w:szCs w:val="18"/>
    </w:rPr>
  </w:style>
  <w:style w:type="paragraph" w:styleId="Closing">
    <w:name w:val="Closing"/>
    <w:basedOn w:val="Normal"/>
    <w:link w:val="ClosingChar"/>
    <w:semiHidden/>
    <w:unhideWhenUsed/>
    <w:rsid w:val="001E2933"/>
    <w:pPr>
      <w:spacing w:after="0"/>
      <w:ind w:left="4252"/>
    </w:pPr>
  </w:style>
  <w:style w:type="character" w:customStyle="1" w:styleId="ClosingChar">
    <w:name w:val="Closing Char"/>
    <w:basedOn w:val="DefaultParagraphFont"/>
    <w:link w:val="Closing"/>
    <w:semiHidden/>
    <w:rsid w:val="001E2933"/>
    <w:rPr>
      <w:rFonts w:ascii="Times New Roman" w:eastAsia="Times New Roman" w:hAnsi="Times New Roman"/>
      <w:lang w:val="en-GB" w:eastAsia="en-US"/>
    </w:rPr>
  </w:style>
  <w:style w:type="paragraph" w:styleId="Date">
    <w:name w:val="Date"/>
    <w:basedOn w:val="Normal"/>
    <w:next w:val="Normal"/>
    <w:link w:val="DateChar"/>
    <w:rsid w:val="001E2933"/>
  </w:style>
  <w:style w:type="character" w:customStyle="1" w:styleId="DateChar">
    <w:name w:val="Date Char"/>
    <w:basedOn w:val="DefaultParagraphFont"/>
    <w:link w:val="Date"/>
    <w:rsid w:val="001E2933"/>
    <w:rPr>
      <w:rFonts w:ascii="Times New Roman" w:eastAsia="Times New Roman" w:hAnsi="Times New Roman"/>
      <w:lang w:val="en-GB" w:eastAsia="en-US"/>
    </w:rPr>
  </w:style>
  <w:style w:type="paragraph" w:styleId="DocumentMap">
    <w:name w:val="Document Map"/>
    <w:basedOn w:val="Normal"/>
    <w:link w:val="DocumentMapChar"/>
    <w:semiHidden/>
    <w:unhideWhenUsed/>
    <w:rsid w:val="001E2933"/>
    <w:pPr>
      <w:spacing w:after="0"/>
    </w:pPr>
    <w:rPr>
      <w:rFonts w:ascii="Segoe UI" w:hAnsi="Segoe UI" w:cs="Segoe UI"/>
      <w:sz w:val="16"/>
      <w:szCs w:val="16"/>
    </w:rPr>
  </w:style>
  <w:style w:type="character" w:customStyle="1" w:styleId="DocumentMapChar">
    <w:name w:val="Document Map Char"/>
    <w:basedOn w:val="DefaultParagraphFont"/>
    <w:link w:val="DocumentMap"/>
    <w:semiHidden/>
    <w:rsid w:val="001E2933"/>
    <w:rPr>
      <w:rFonts w:ascii="Segoe UI" w:eastAsia="Times New Roman" w:hAnsi="Segoe UI" w:cs="Segoe UI"/>
      <w:sz w:val="16"/>
      <w:szCs w:val="16"/>
      <w:lang w:val="en-GB" w:eastAsia="en-US"/>
    </w:rPr>
  </w:style>
  <w:style w:type="paragraph" w:styleId="E-mailSignature">
    <w:name w:val="E-mail Signature"/>
    <w:basedOn w:val="Normal"/>
    <w:link w:val="E-mailSignatureChar"/>
    <w:semiHidden/>
    <w:unhideWhenUsed/>
    <w:rsid w:val="001E2933"/>
    <w:pPr>
      <w:spacing w:after="0"/>
    </w:pPr>
  </w:style>
  <w:style w:type="character" w:customStyle="1" w:styleId="E-mailSignatureChar">
    <w:name w:val="E-mail Signature Char"/>
    <w:basedOn w:val="DefaultParagraphFont"/>
    <w:link w:val="E-mailSignature"/>
    <w:semiHidden/>
    <w:rsid w:val="001E2933"/>
    <w:rPr>
      <w:rFonts w:ascii="Times New Roman" w:eastAsia="Times New Roman" w:hAnsi="Times New Roman"/>
      <w:lang w:val="en-GB" w:eastAsia="en-US"/>
    </w:rPr>
  </w:style>
  <w:style w:type="paragraph" w:styleId="EndnoteText">
    <w:name w:val="endnote text"/>
    <w:basedOn w:val="Normal"/>
    <w:link w:val="EndnoteTextChar"/>
    <w:semiHidden/>
    <w:unhideWhenUsed/>
    <w:rsid w:val="001E2933"/>
    <w:pPr>
      <w:spacing w:after="0"/>
    </w:pPr>
  </w:style>
  <w:style w:type="character" w:customStyle="1" w:styleId="EndnoteTextChar">
    <w:name w:val="Endnote Text Char"/>
    <w:basedOn w:val="DefaultParagraphFont"/>
    <w:link w:val="EndnoteText"/>
    <w:semiHidden/>
    <w:rsid w:val="001E2933"/>
    <w:rPr>
      <w:rFonts w:ascii="Times New Roman" w:eastAsia="Times New Roman" w:hAnsi="Times New Roman"/>
      <w:lang w:val="en-GB" w:eastAsia="en-US"/>
    </w:rPr>
  </w:style>
  <w:style w:type="paragraph" w:styleId="EnvelopeAddress">
    <w:name w:val="envelope address"/>
    <w:basedOn w:val="Normal"/>
    <w:semiHidden/>
    <w:unhideWhenUsed/>
    <w:rsid w:val="001E2933"/>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1E2933"/>
    <w:pPr>
      <w:spacing w:after="0"/>
    </w:pPr>
    <w:rPr>
      <w:rFonts w:asciiTheme="majorHAnsi" w:eastAsiaTheme="majorEastAsia" w:hAnsiTheme="majorHAnsi" w:cstheme="majorBidi"/>
    </w:rPr>
  </w:style>
  <w:style w:type="paragraph" w:styleId="HTMLAddress">
    <w:name w:val="HTML Address"/>
    <w:basedOn w:val="Normal"/>
    <w:link w:val="HTMLAddressChar"/>
    <w:semiHidden/>
    <w:unhideWhenUsed/>
    <w:rsid w:val="001E2933"/>
    <w:pPr>
      <w:spacing w:after="0"/>
    </w:pPr>
    <w:rPr>
      <w:i/>
      <w:iCs/>
    </w:rPr>
  </w:style>
  <w:style w:type="character" w:customStyle="1" w:styleId="HTMLAddressChar">
    <w:name w:val="HTML Address Char"/>
    <w:basedOn w:val="DefaultParagraphFont"/>
    <w:link w:val="HTMLAddress"/>
    <w:semiHidden/>
    <w:rsid w:val="001E2933"/>
    <w:rPr>
      <w:rFonts w:ascii="Times New Roman" w:eastAsia="Times New Roman" w:hAnsi="Times New Roman"/>
      <w:i/>
      <w:iCs/>
      <w:lang w:val="en-GB" w:eastAsia="en-US"/>
    </w:rPr>
  </w:style>
  <w:style w:type="paragraph" w:styleId="HTMLPreformatted">
    <w:name w:val="HTML Preformatted"/>
    <w:basedOn w:val="Normal"/>
    <w:link w:val="HTMLPreformattedChar"/>
    <w:semiHidden/>
    <w:unhideWhenUsed/>
    <w:rsid w:val="001E2933"/>
    <w:pPr>
      <w:spacing w:after="0"/>
    </w:pPr>
    <w:rPr>
      <w:rFonts w:ascii="Consolas" w:hAnsi="Consolas"/>
    </w:rPr>
  </w:style>
  <w:style w:type="character" w:customStyle="1" w:styleId="HTMLPreformattedChar">
    <w:name w:val="HTML Preformatted Char"/>
    <w:basedOn w:val="DefaultParagraphFont"/>
    <w:link w:val="HTMLPreformatted"/>
    <w:semiHidden/>
    <w:rsid w:val="001E2933"/>
    <w:rPr>
      <w:rFonts w:ascii="Consolas" w:eastAsia="Times New Roman" w:hAnsi="Consolas"/>
      <w:lang w:val="en-GB" w:eastAsia="en-US"/>
    </w:rPr>
  </w:style>
  <w:style w:type="paragraph" w:styleId="Index3">
    <w:name w:val="index 3"/>
    <w:basedOn w:val="Normal"/>
    <w:next w:val="Normal"/>
    <w:semiHidden/>
    <w:unhideWhenUsed/>
    <w:rsid w:val="001E2933"/>
    <w:pPr>
      <w:spacing w:after="0"/>
      <w:ind w:left="600" w:hanging="200"/>
    </w:pPr>
  </w:style>
  <w:style w:type="paragraph" w:styleId="Index4">
    <w:name w:val="index 4"/>
    <w:basedOn w:val="Normal"/>
    <w:next w:val="Normal"/>
    <w:semiHidden/>
    <w:unhideWhenUsed/>
    <w:rsid w:val="001E2933"/>
    <w:pPr>
      <w:spacing w:after="0"/>
      <w:ind w:left="800" w:hanging="200"/>
    </w:pPr>
  </w:style>
  <w:style w:type="paragraph" w:styleId="Index5">
    <w:name w:val="index 5"/>
    <w:basedOn w:val="Normal"/>
    <w:next w:val="Normal"/>
    <w:semiHidden/>
    <w:unhideWhenUsed/>
    <w:rsid w:val="001E2933"/>
    <w:pPr>
      <w:spacing w:after="0"/>
      <w:ind w:left="1000" w:hanging="200"/>
    </w:pPr>
  </w:style>
  <w:style w:type="paragraph" w:styleId="Index6">
    <w:name w:val="index 6"/>
    <w:basedOn w:val="Normal"/>
    <w:next w:val="Normal"/>
    <w:semiHidden/>
    <w:unhideWhenUsed/>
    <w:rsid w:val="001E2933"/>
    <w:pPr>
      <w:spacing w:after="0"/>
      <w:ind w:left="1200" w:hanging="200"/>
    </w:pPr>
  </w:style>
  <w:style w:type="paragraph" w:styleId="Index7">
    <w:name w:val="index 7"/>
    <w:basedOn w:val="Normal"/>
    <w:next w:val="Normal"/>
    <w:semiHidden/>
    <w:unhideWhenUsed/>
    <w:rsid w:val="001E2933"/>
    <w:pPr>
      <w:spacing w:after="0"/>
      <w:ind w:left="1400" w:hanging="200"/>
    </w:pPr>
  </w:style>
  <w:style w:type="paragraph" w:styleId="Index8">
    <w:name w:val="index 8"/>
    <w:basedOn w:val="Normal"/>
    <w:next w:val="Normal"/>
    <w:semiHidden/>
    <w:unhideWhenUsed/>
    <w:rsid w:val="001E2933"/>
    <w:pPr>
      <w:spacing w:after="0"/>
      <w:ind w:left="1600" w:hanging="200"/>
    </w:pPr>
  </w:style>
  <w:style w:type="paragraph" w:styleId="Index9">
    <w:name w:val="index 9"/>
    <w:basedOn w:val="Normal"/>
    <w:next w:val="Normal"/>
    <w:semiHidden/>
    <w:unhideWhenUsed/>
    <w:rsid w:val="001E2933"/>
    <w:pPr>
      <w:spacing w:after="0"/>
      <w:ind w:left="1800" w:hanging="200"/>
    </w:pPr>
  </w:style>
  <w:style w:type="paragraph" w:styleId="IndexHeading">
    <w:name w:val="index heading"/>
    <w:basedOn w:val="Normal"/>
    <w:next w:val="Index1"/>
    <w:semiHidden/>
    <w:unhideWhenUsed/>
    <w:rsid w:val="001E2933"/>
    <w:rPr>
      <w:rFonts w:asciiTheme="majorHAnsi" w:eastAsiaTheme="majorEastAsia" w:hAnsiTheme="majorHAnsi" w:cstheme="majorBidi"/>
      <w:b/>
      <w:bCs/>
    </w:rPr>
  </w:style>
  <w:style w:type="paragraph" w:styleId="IntenseQuote">
    <w:name w:val="Intense Quote"/>
    <w:basedOn w:val="Normal"/>
    <w:next w:val="Normal"/>
    <w:link w:val="IntenseQuoteChar"/>
    <w:uiPriority w:val="99"/>
    <w:rsid w:val="001E293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99"/>
    <w:rsid w:val="001E2933"/>
    <w:rPr>
      <w:rFonts w:ascii="Times New Roman" w:eastAsia="Times New Roman" w:hAnsi="Times New Roman"/>
      <w:i/>
      <w:iCs/>
      <w:color w:val="4472C4" w:themeColor="accent1"/>
      <w:lang w:val="en-GB" w:eastAsia="en-US"/>
    </w:rPr>
  </w:style>
  <w:style w:type="paragraph" w:styleId="ListContinue">
    <w:name w:val="List Continue"/>
    <w:basedOn w:val="Normal"/>
    <w:semiHidden/>
    <w:unhideWhenUsed/>
    <w:rsid w:val="001E2933"/>
    <w:pPr>
      <w:spacing w:after="120"/>
      <w:ind w:left="283"/>
      <w:contextualSpacing/>
    </w:pPr>
  </w:style>
  <w:style w:type="paragraph" w:styleId="ListContinue2">
    <w:name w:val="List Continue 2"/>
    <w:basedOn w:val="Normal"/>
    <w:semiHidden/>
    <w:unhideWhenUsed/>
    <w:rsid w:val="001E2933"/>
    <w:pPr>
      <w:spacing w:after="120"/>
      <w:ind w:left="566"/>
      <w:contextualSpacing/>
    </w:pPr>
  </w:style>
  <w:style w:type="paragraph" w:styleId="ListContinue3">
    <w:name w:val="List Continue 3"/>
    <w:basedOn w:val="Normal"/>
    <w:semiHidden/>
    <w:unhideWhenUsed/>
    <w:rsid w:val="001E2933"/>
    <w:pPr>
      <w:spacing w:after="120"/>
      <w:ind w:left="849"/>
      <w:contextualSpacing/>
    </w:pPr>
  </w:style>
  <w:style w:type="paragraph" w:styleId="ListContinue4">
    <w:name w:val="List Continue 4"/>
    <w:basedOn w:val="Normal"/>
    <w:semiHidden/>
    <w:unhideWhenUsed/>
    <w:rsid w:val="001E2933"/>
    <w:pPr>
      <w:spacing w:after="120"/>
      <w:ind w:left="1132"/>
      <w:contextualSpacing/>
    </w:pPr>
  </w:style>
  <w:style w:type="paragraph" w:styleId="ListContinue5">
    <w:name w:val="List Continue 5"/>
    <w:basedOn w:val="Normal"/>
    <w:semiHidden/>
    <w:unhideWhenUsed/>
    <w:rsid w:val="001E2933"/>
    <w:pPr>
      <w:spacing w:after="120"/>
      <w:ind w:left="1415"/>
      <w:contextualSpacing/>
    </w:pPr>
  </w:style>
  <w:style w:type="paragraph" w:styleId="ListNumber3">
    <w:name w:val="List Number 3"/>
    <w:basedOn w:val="Normal"/>
    <w:semiHidden/>
    <w:unhideWhenUsed/>
    <w:rsid w:val="001E2933"/>
    <w:pPr>
      <w:numPr>
        <w:numId w:val="10"/>
      </w:numPr>
      <w:contextualSpacing/>
    </w:pPr>
  </w:style>
  <w:style w:type="paragraph" w:styleId="ListNumber4">
    <w:name w:val="List Number 4"/>
    <w:basedOn w:val="Normal"/>
    <w:semiHidden/>
    <w:unhideWhenUsed/>
    <w:rsid w:val="001E2933"/>
    <w:pPr>
      <w:numPr>
        <w:numId w:val="11"/>
      </w:numPr>
      <w:contextualSpacing/>
    </w:pPr>
  </w:style>
  <w:style w:type="paragraph" w:styleId="ListNumber5">
    <w:name w:val="List Number 5"/>
    <w:basedOn w:val="Normal"/>
    <w:semiHidden/>
    <w:unhideWhenUsed/>
    <w:rsid w:val="001E2933"/>
    <w:pPr>
      <w:numPr>
        <w:numId w:val="12"/>
      </w:numPr>
      <w:contextualSpacing/>
    </w:pPr>
  </w:style>
  <w:style w:type="paragraph" w:styleId="ListParagraph">
    <w:name w:val="List Paragraph"/>
    <w:basedOn w:val="Normal"/>
    <w:uiPriority w:val="34"/>
    <w:qFormat/>
    <w:rsid w:val="001E2933"/>
    <w:pPr>
      <w:ind w:left="720"/>
      <w:contextualSpacing/>
    </w:pPr>
  </w:style>
  <w:style w:type="paragraph" w:styleId="MacroText">
    <w:name w:val="macro"/>
    <w:link w:val="MacroTextChar"/>
    <w:semiHidden/>
    <w:unhideWhenUsed/>
    <w:rsid w:val="001E2933"/>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nsolas" w:eastAsia="Times New Roman" w:hAnsi="Consolas"/>
      <w:lang w:val="en-GB" w:eastAsia="en-US"/>
    </w:rPr>
  </w:style>
  <w:style w:type="character" w:customStyle="1" w:styleId="MacroTextChar">
    <w:name w:val="Macro Text Char"/>
    <w:basedOn w:val="DefaultParagraphFont"/>
    <w:link w:val="MacroText"/>
    <w:semiHidden/>
    <w:rsid w:val="001E2933"/>
    <w:rPr>
      <w:rFonts w:ascii="Consolas" w:eastAsia="Times New Roman" w:hAnsi="Consolas"/>
      <w:lang w:val="en-GB" w:eastAsia="en-US"/>
    </w:rPr>
  </w:style>
  <w:style w:type="paragraph" w:styleId="MessageHeader">
    <w:name w:val="Message Header"/>
    <w:basedOn w:val="Normal"/>
    <w:link w:val="MessageHeaderChar"/>
    <w:semiHidden/>
    <w:unhideWhenUsed/>
    <w:rsid w:val="001E2933"/>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1E2933"/>
    <w:rPr>
      <w:rFonts w:asciiTheme="majorHAnsi" w:eastAsiaTheme="majorEastAsia" w:hAnsiTheme="majorHAnsi" w:cstheme="majorBidi"/>
      <w:sz w:val="24"/>
      <w:szCs w:val="24"/>
      <w:shd w:val="pct20" w:color="auto" w:fill="auto"/>
      <w:lang w:val="en-GB" w:eastAsia="en-US"/>
    </w:rPr>
  </w:style>
  <w:style w:type="paragraph" w:styleId="NoSpacing">
    <w:name w:val="No Spacing"/>
    <w:uiPriority w:val="99"/>
    <w:rsid w:val="001E2933"/>
    <w:pPr>
      <w:overflowPunct w:val="0"/>
      <w:autoSpaceDE w:val="0"/>
      <w:autoSpaceDN w:val="0"/>
      <w:adjustRightInd w:val="0"/>
      <w:textAlignment w:val="baseline"/>
    </w:pPr>
    <w:rPr>
      <w:rFonts w:ascii="Times New Roman" w:eastAsia="Times New Roman" w:hAnsi="Times New Roman"/>
      <w:lang w:val="en-GB" w:eastAsia="en-US"/>
    </w:rPr>
  </w:style>
  <w:style w:type="paragraph" w:styleId="NormalWeb">
    <w:name w:val="Normal (Web)"/>
    <w:basedOn w:val="Normal"/>
    <w:semiHidden/>
    <w:unhideWhenUsed/>
    <w:rsid w:val="001E2933"/>
    <w:rPr>
      <w:sz w:val="24"/>
      <w:szCs w:val="24"/>
    </w:rPr>
  </w:style>
  <w:style w:type="paragraph" w:styleId="NormalIndent">
    <w:name w:val="Normal Indent"/>
    <w:basedOn w:val="Normal"/>
    <w:semiHidden/>
    <w:unhideWhenUsed/>
    <w:rsid w:val="001E2933"/>
    <w:pPr>
      <w:ind w:left="720"/>
    </w:pPr>
  </w:style>
  <w:style w:type="paragraph" w:styleId="NoteHeading">
    <w:name w:val="Note Heading"/>
    <w:basedOn w:val="Normal"/>
    <w:next w:val="Normal"/>
    <w:link w:val="NoteHeadingChar"/>
    <w:semiHidden/>
    <w:unhideWhenUsed/>
    <w:rsid w:val="001E2933"/>
    <w:pPr>
      <w:spacing w:after="0"/>
    </w:pPr>
  </w:style>
  <w:style w:type="character" w:customStyle="1" w:styleId="NoteHeadingChar">
    <w:name w:val="Note Heading Char"/>
    <w:basedOn w:val="DefaultParagraphFont"/>
    <w:link w:val="NoteHeading"/>
    <w:semiHidden/>
    <w:rsid w:val="001E2933"/>
    <w:rPr>
      <w:rFonts w:ascii="Times New Roman" w:eastAsia="Times New Roman" w:hAnsi="Times New Roman"/>
      <w:lang w:val="en-GB" w:eastAsia="en-US"/>
    </w:rPr>
  </w:style>
  <w:style w:type="paragraph" w:styleId="PlainText">
    <w:name w:val="Plain Text"/>
    <w:basedOn w:val="Normal"/>
    <w:link w:val="PlainTextChar"/>
    <w:semiHidden/>
    <w:unhideWhenUsed/>
    <w:rsid w:val="001E2933"/>
    <w:pPr>
      <w:spacing w:after="0"/>
    </w:pPr>
    <w:rPr>
      <w:rFonts w:ascii="Consolas" w:hAnsi="Consolas"/>
      <w:sz w:val="21"/>
      <w:szCs w:val="21"/>
    </w:rPr>
  </w:style>
  <w:style w:type="character" w:customStyle="1" w:styleId="PlainTextChar">
    <w:name w:val="Plain Text Char"/>
    <w:basedOn w:val="DefaultParagraphFont"/>
    <w:link w:val="PlainText"/>
    <w:semiHidden/>
    <w:rsid w:val="001E2933"/>
    <w:rPr>
      <w:rFonts w:ascii="Consolas" w:eastAsia="Times New Roman" w:hAnsi="Consolas"/>
      <w:sz w:val="21"/>
      <w:szCs w:val="21"/>
      <w:lang w:val="en-GB" w:eastAsia="en-US"/>
    </w:rPr>
  </w:style>
  <w:style w:type="paragraph" w:styleId="Quote">
    <w:name w:val="Quote"/>
    <w:basedOn w:val="Normal"/>
    <w:next w:val="Normal"/>
    <w:link w:val="QuoteChar"/>
    <w:uiPriority w:val="99"/>
    <w:rsid w:val="001E293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rsid w:val="001E2933"/>
    <w:rPr>
      <w:rFonts w:ascii="Times New Roman" w:eastAsia="Times New Roman" w:hAnsi="Times New Roman"/>
      <w:i/>
      <w:iCs/>
      <w:color w:val="404040" w:themeColor="text1" w:themeTint="BF"/>
      <w:lang w:val="en-GB" w:eastAsia="en-US"/>
    </w:rPr>
  </w:style>
  <w:style w:type="paragraph" w:styleId="Salutation">
    <w:name w:val="Salutation"/>
    <w:basedOn w:val="Normal"/>
    <w:next w:val="Normal"/>
    <w:link w:val="SalutationChar"/>
    <w:rsid w:val="001E2933"/>
  </w:style>
  <w:style w:type="character" w:customStyle="1" w:styleId="SalutationChar">
    <w:name w:val="Salutation Char"/>
    <w:basedOn w:val="DefaultParagraphFont"/>
    <w:link w:val="Salutation"/>
    <w:rsid w:val="001E2933"/>
    <w:rPr>
      <w:rFonts w:ascii="Times New Roman" w:eastAsia="Times New Roman" w:hAnsi="Times New Roman"/>
      <w:lang w:val="en-GB" w:eastAsia="en-US"/>
    </w:rPr>
  </w:style>
  <w:style w:type="paragraph" w:styleId="Signature">
    <w:name w:val="Signature"/>
    <w:basedOn w:val="Normal"/>
    <w:link w:val="SignatureChar"/>
    <w:semiHidden/>
    <w:unhideWhenUsed/>
    <w:rsid w:val="001E2933"/>
    <w:pPr>
      <w:spacing w:after="0"/>
      <w:ind w:left="4252"/>
    </w:pPr>
  </w:style>
  <w:style w:type="character" w:customStyle="1" w:styleId="SignatureChar">
    <w:name w:val="Signature Char"/>
    <w:basedOn w:val="DefaultParagraphFont"/>
    <w:link w:val="Signature"/>
    <w:semiHidden/>
    <w:rsid w:val="001E2933"/>
    <w:rPr>
      <w:rFonts w:ascii="Times New Roman" w:eastAsia="Times New Roman" w:hAnsi="Times New Roman"/>
      <w:lang w:val="en-GB" w:eastAsia="en-US"/>
    </w:rPr>
  </w:style>
  <w:style w:type="paragraph" w:styleId="Subtitle">
    <w:name w:val="Subtitle"/>
    <w:basedOn w:val="Normal"/>
    <w:next w:val="Normal"/>
    <w:link w:val="SubtitleChar"/>
    <w:qFormat/>
    <w:rsid w:val="001E293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E2933"/>
    <w:rPr>
      <w:rFonts w:asciiTheme="minorHAnsi" w:eastAsiaTheme="minorEastAsia" w:hAnsiTheme="minorHAnsi" w:cstheme="minorBidi"/>
      <w:color w:val="5A5A5A" w:themeColor="text1" w:themeTint="A5"/>
      <w:spacing w:val="15"/>
      <w:sz w:val="22"/>
      <w:szCs w:val="22"/>
      <w:lang w:val="en-GB" w:eastAsia="en-US"/>
    </w:rPr>
  </w:style>
  <w:style w:type="paragraph" w:styleId="TableofAuthorities">
    <w:name w:val="table of authorities"/>
    <w:basedOn w:val="Normal"/>
    <w:next w:val="Normal"/>
    <w:semiHidden/>
    <w:unhideWhenUsed/>
    <w:rsid w:val="001E2933"/>
    <w:pPr>
      <w:spacing w:after="0"/>
      <w:ind w:left="200" w:hanging="200"/>
    </w:pPr>
  </w:style>
  <w:style w:type="paragraph" w:styleId="TableofFigures">
    <w:name w:val="table of figures"/>
    <w:basedOn w:val="Normal"/>
    <w:next w:val="Normal"/>
    <w:semiHidden/>
    <w:unhideWhenUsed/>
    <w:rsid w:val="001E2933"/>
    <w:pPr>
      <w:spacing w:after="0"/>
    </w:pPr>
  </w:style>
  <w:style w:type="paragraph" w:styleId="Title">
    <w:name w:val="Title"/>
    <w:basedOn w:val="Normal"/>
    <w:next w:val="Normal"/>
    <w:link w:val="TitleChar"/>
    <w:qFormat/>
    <w:rsid w:val="001E2933"/>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E2933"/>
    <w:rPr>
      <w:rFonts w:asciiTheme="majorHAnsi" w:eastAsiaTheme="majorEastAsia" w:hAnsiTheme="majorHAnsi" w:cstheme="majorBidi"/>
      <w:spacing w:val="-10"/>
      <w:kern w:val="28"/>
      <w:sz w:val="56"/>
      <w:szCs w:val="56"/>
      <w:lang w:val="en-GB" w:eastAsia="en-US"/>
    </w:rPr>
  </w:style>
  <w:style w:type="paragraph" w:styleId="TOAHeading">
    <w:name w:val="toa heading"/>
    <w:basedOn w:val="Normal"/>
    <w:next w:val="Normal"/>
    <w:semiHidden/>
    <w:unhideWhenUsed/>
    <w:rsid w:val="001E2933"/>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1E2933"/>
    <w:pPr>
      <w:pBdr>
        <w:top w:val="none" w:sz="0" w:space="0" w:color="auto"/>
      </w:pBdr>
      <w:spacing w:after="0"/>
      <w:ind w:left="0" w:firstLine="0"/>
      <w:outlineLvl w:val="9"/>
    </w:pPr>
    <w:rPr>
      <w:rFonts w:asciiTheme="majorHAnsi" w:eastAsiaTheme="majorEastAsia" w:hAnsiTheme="majorHAnsi" w:cstheme="majorBidi"/>
      <w:color w:val="2F5496" w:themeColor="accent1" w:themeShade="BF"/>
      <w:sz w:val="32"/>
      <w:szCs w:val="32"/>
    </w:rPr>
  </w:style>
  <w:style w:type="character" w:customStyle="1" w:styleId="B2Char">
    <w:name w:val="B2 Char"/>
    <w:link w:val="B2"/>
    <w:qFormat/>
    <w:rsid w:val="00D75863"/>
    <w:rPr>
      <w:rFonts w:ascii="Times New Roman" w:eastAsia="Times New Roman" w:hAnsi="Times New Roman"/>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999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nosoveri\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0C45CBEF-8807-4D10-B29D-C866CF4152C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3gpp_70.dot</Template>
  <TotalTime>0</TotalTime>
  <Pages>3</Pages>
  <Words>3247</Words>
  <Characters>18514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3GPP TS ab.cde</vt:lpstr>
    </vt:vector>
  </TitlesOfParts>
  <Company>ETSI</Company>
  <LinksUpToDate>false</LinksUpToDate>
  <CharactersWithSpaces>21718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ab.cde</dc:title>
  <dc:subject>&lt;Title 1; Title 2&gt; (Release 14 | 13 |12)</dc:subject>
  <dc:creator>MCC Support</dc:creator>
  <cp:keywords>&lt;keyword[, keyword, ]&gt;</cp:keywords>
  <cp:lastModifiedBy>35.240_CR0002_(Rel-20)_TEI20</cp:lastModifiedBy>
  <cp:revision>2</cp:revision>
  <cp:lastPrinted>2019-02-25T14:05:00Z</cp:lastPrinted>
  <dcterms:created xsi:type="dcterms:W3CDTF">2026-09-28T14:00:00Z</dcterms:created>
  <dcterms:modified xsi:type="dcterms:W3CDTF">2026-09-28T14:00:00Z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