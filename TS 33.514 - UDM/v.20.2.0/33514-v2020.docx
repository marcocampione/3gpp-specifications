
<file path=[Content_Types].xml><?xml version="1.0" encoding="utf-8"?>
<Types xmlns="http://schemas.openxmlformats.org/package/2006/content-types">
  <Default Extension="bin" ContentType="application/vnd.ms-word.attachedToolbar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embeddings/oleObject1.bin" ContentType="application/vnd.openxmlformats-officedocument.oleObject"/>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7EE3" w14:textId="7D7B2127" w:rsidR="00080512" w:rsidRPr="007B58A1" w:rsidRDefault="00080512">
      <w:pPr>
        <w:pStyle w:val="ZA"/>
        <w:framePr w:wrap="notBeside"/>
        <w:rPr>
          <w:noProof w:val="0"/>
        </w:rPr>
      </w:pPr>
      <w:bookmarkStart w:id="0" w:name="page1"/>
      <w:r w:rsidRPr="007B58A1">
        <w:rPr>
          <w:noProof w:val="0"/>
          <w:sz w:val="64"/>
        </w:rPr>
        <w:t xml:space="preserve">3GPP TS </w:t>
      </w:r>
      <w:r w:rsidR="0016372A" w:rsidRPr="007B58A1">
        <w:rPr>
          <w:noProof w:val="0"/>
          <w:sz w:val="64"/>
        </w:rPr>
        <w:t>33.514</w:t>
      </w:r>
      <w:r w:rsidRPr="007B58A1">
        <w:rPr>
          <w:noProof w:val="0"/>
          <w:sz w:val="64"/>
        </w:rPr>
        <w:t xml:space="preserve"> </w:t>
      </w:r>
      <w:r w:rsidR="0062564E" w:rsidRPr="007B58A1">
        <w:rPr>
          <w:noProof w:val="0"/>
        </w:rPr>
        <w:t>V</w:t>
      </w:r>
      <w:r w:rsidR="00125636">
        <w:rPr>
          <w:noProof w:val="0"/>
        </w:rPr>
        <w:t>20.2.0</w:t>
      </w:r>
      <w:r w:rsidR="00DA134F" w:rsidRPr="007B58A1">
        <w:rPr>
          <w:noProof w:val="0"/>
        </w:rPr>
        <w:t xml:space="preserve"> </w:t>
      </w:r>
      <w:r w:rsidRPr="007B58A1">
        <w:rPr>
          <w:noProof w:val="0"/>
          <w:sz w:val="32"/>
        </w:rPr>
        <w:t>(</w:t>
      </w:r>
      <w:r w:rsidR="00125636">
        <w:rPr>
          <w:noProof w:val="0"/>
          <w:sz w:val="32"/>
        </w:rPr>
        <w:t>2026-09</w:t>
      </w:r>
      <w:r w:rsidRPr="007B58A1">
        <w:rPr>
          <w:noProof w:val="0"/>
          <w:sz w:val="32"/>
        </w:rPr>
        <w:t>)</w:t>
      </w:r>
    </w:p>
    <w:p w14:paraId="626DAA99" w14:textId="77777777" w:rsidR="00080512" w:rsidRPr="007B58A1" w:rsidRDefault="00080512">
      <w:pPr>
        <w:pStyle w:val="ZB"/>
        <w:framePr w:wrap="notBeside"/>
        <w:rPr>
          <w:noProof w:val="0"/>
        </w:rPr>
      </w:pPr>
      <w:r w:rsidRPr="007B58A1">
        <w:rPr>
          <w:noProof w:val="0"/>
        </w:rPr>
        <w:t>Technical Specification</w:t>
      </w:r>
    </w:p>
    <w:p w14:paraId="24368B25" w14:textId="77777777" w:rsidR="00080512" w:rsidRPr="007B58A1" w:rsidRDefault="00080512">
      <w:pPr>
        <w:pStyle w:val="ZT"/>
        <w:framePr w:wrap="notBeside"/>
      </w:pPr>
      <w:r w:rsidRPr="007B58A1">
        <w:t>3rd Generation Partnership Project;</w:t>
      </w:r>
    </w:p>
    <w:p w14:paraId="5B84E2EE" w14:textId="77777777" w:rsidR="00080512" w:rsidRPr="007B58A1" w:rsidRDefault="00080512">
      <w:pPr>
        <w:pStyle w:val="ZT"/>
        <w:framePr w:wrap="notBeside"/>
      </w:pPr>
      <w:r w:rsidRPr="007B58A1">
        <w:t xml:space="preserve">Technical Specification Group </w:t>
      </w:r>
      <w:r w:rsidR="0016372A" w:rsidRPr="007B58A1">
        <w:t>Services and System Aspects</w:t>
      </w:r>
      <w:r w:rsidRPr="007B58A1">
        <w:t>;</w:t>
      </w:r>
    </w:p>
    <w:p w14:paraId="1402B229" w14:textId="77777777" w:rsidR="00080512" w:rsidRPr="007B58A1" w:rsidRDefault="00177252">
      <w:pPr>
        <w:pStyle w:val="ZT"/>
        <w:framePr w:wrap="notBeside"/>
      </w:pPr>
      <w:r w:rsidRPr="007B58A1">
        <w:t xml:space="preserve">5G </w:t>
      </w:r>
      <w:r w:rsidR="0016372A" w:rsidRPr="007B58A1">
        <w:t>Security Assurance Specification</w:t>
      </w:r>
      <w:r w:rsidR="00340013" w:rsidRPr="007B58A1">
        <w:t xml:space="preserve"> </w:t>
      </w:r>
      <w:r w:rsidR="0016372A" w:rsidRPr="007B58A1">
        <w:t xml:space="preserve">(SCAS) for the </w:t>
      </w:r>
      <w:r w:rsidR="00C340EE" w:rsidRPr="007B58A1">
        <w:t>Unified Data Management (</w:t>
      </w:r>
      <w:r w:rsidR="0016372A" w:rsidRPr="007B58A1">
        <w:t>UDM</w:t>
      </w:r>
      <w:r w:rsidR="00C340EE" w:rsidRPr="007B58A1">
        <w:t>)</w:t>
      </w:r>
      <w:r w:rsidR="0016372A" w:rsidRPr="007B58A1">
        <w:t xml:space="preserve"> network product class</w:t>
      </w:r>
    </w:p>
    <w:p w14:paraId="46797F60" w14:textId="645DE958" w:rsidR="00080512" w:rsidRPr="007B58A1" w:rsidRDefault="00FC1192">
      <w:pPr>
        <w:pStyle w:val="ZT"/>
        <w:framePr w:wrap="notBeside"/>
        <w:rPr>
          <w:i/>
          <w:sz w:val="28"/>
        </w:rPr>
      </w:pPr>
      <w:r w:rsidRPr="007B58A1">
        <w:t>(</w:t>
      </w:r>
      <w:r w:rsidRPr="007B58A1">
        <w:rPr>
          <w:rStyle w:val="ZGSM"/>
        </w:rPr>
        <w:t xml:space="preserve">Release </w:t>
      </w:r>
      <w:r w:rsidR="0062564E">
        <w:rPr>
          <w:rStyle w:val="ZGSM"/>
        </w:rPr>
        <w:t>20</w:t>
      </w:r>
      <w:r w:rsidRPr="007B58A1">
        <w:t>)</w:t>
      </w:r>
    </w:p>
    <w:bookmarkStart w:id="1" w:name="_MON_1684549432"/>
    <w:bookmarkEnd w:id="1"/>
    <w:p w14:paraId="3E184D5B" w14:textId="77777777" w:rsidR="00FC1192" w:rsidRPr="007B58A1" w:rsidRDefault="007B7679" w:rsidP="00FC1192">
      <w:pPr>
        <w:pStyle w:val="ZU"/>
        <w:framePr w:h="4929" w:hRule="exact" w:wrap="notBeside"/>
        <w:tabs>
          <w:tab w:val="right" w:pos="10206"/>
        </w:tabs>
        <w:jc w:val="left"/>
        <w:rPr>
          <w:noProof w:val="0"/>
          <w:color w:val="0000FF"/>
        </w:rPr>
      </w:pPr>
      <w:r w:rsidRPr="007B7679">
        <w:rPr>
          <w:i/>
          <w:noProof w:val="0"/>
        </w:rPr>
        <w:object w:dxaOrig="2026" w:dyaOrig="1251" w14:anchorId="4AC91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58.5pt" o:ole="">
            <v:imagedata r:id="rId9" o:title=""/>
          </v:shape>
          <o:OLEObject Type="Embed" ProgID="Word.Picture.8" ShapeID="_x0000_i1025" DrawAspect="Content" ObjectID="_1852117252" r:id="rId10"/>
        </w:object>
      </w:r>
      <w:r w:rsidR="00FC1192" w:rsidRPr="007B58A1">
        <w:rPr>
          <w:noProof w:val="0"/>
          <w:color w:val="0000FF"/>
        </w:rPr>
        <w:tab/>
      </w:r>
      <w:r w:rsidR="00C521D6">
        <w:rPr>
          <w:noProof w:val="0"/>
        </w:rPr>
        <w:pict w14:anchorId="1F2C5FC4">
          <v:shape id="_x0000_i1026" type="#_x0000_t75" style="width:128.25pt;height:74.25pt">
            <v:imagedata r:id="rId11" o:title="3GPP-logo_web"/>
          </v:shape>
        </w:pict>
      </w:r>
    </w:p>
    <w:p w14:paraId="455C80D6" w14:textId="77777777" w:rsidR="00FC1192" w:rsidRPr="007B58A1" w:rsidRDefault="00FC1192" w:rsidP="00FC1192">
      <w:pPr>
        <w:pStyle w:val="ZU"/>
        <w:framePr w:h="4929" w:hRule="exact" w:wrap="notBeside"/>
        <w:tabs>
          <w:tab w:val="right" w:pos="10206"/>
        </w:tabs>
        <w:jc w:val="left"/>
        <w:rPr>
          <w:noProof w:val="0"/>
        </w:rPr>
      </w:pPr>
      <w:r w:rsidRPr="007B58A1">
        <w:rPr>
          <w:noProof w:val="0"/>
          <w:color w:val="0000FF"/>
        </w:rPr>
        <w:tab/>
      </w:r>
    </w:p>
    <w:p w14:paraId="08C77759" w14:textId="77777777" w:rsidR="00FC1192" w:rsidRPr="007B58A1" w:rsidRDefault="00FC1192" w:rsidP="00FC1192">
      <w:pPr>
        <w:pStyle w:val="ZU"/>
        <w:framePr w:h="4929" w:hRule="exact" w:wrap="notBeside"/>
        <w:tabs>
          <w:tab w:val="right" w:pos="10206"/>
        </w:tabs>
        <w:jc w:val="left"/>
        <w:rPr>
          <w:noProof w:val="0"/>
        </w:rPr>
      </w:pPr>
      <w:r w:rsidRPr="007B58A1">
        <w:rPr>
          <w:noProof w:val="0"/>
          <w:color w:val="0000FF"/>
        </w:rPr>
        <w:tab/>
      </w:r>
    </w:p>
    <w:p w14:paraId="673A507F" w14:textId="77777777" w:rsidR="00614FDF" w:rsidRPr="007B58A1" w:rsidRDefault="00614FDF" w:rsidP="00614FDF">
      <w:pPr>
        <w:pStyle w:val="ZU"/>
        <w:framePr w:h="4929" w:hRule="exact" w:wrap="notBeside"/>
        <w:tabs>
          <w:tab w:val="right" w:pos="10206"/>
        </w:tabs>
        <w:jc w:val="left"/>
        <w:rPr>
          <w:noProof w:val="0"/>
        </w:rPr>
      </w:pPr>
    </w:p>
    <w:p w14:paraId="432EF6B2" w14:textId="77777777" w:rsidR="00917CCB" w:rsidRPr="007B58A1" w:rsidRDefault="00917CCB" w:rsidP="00917CCB">
      <w:pPr>
        <w:pStyle w:val="ZU"/>
        <w:framePr w:h="4929" w:hRule="exact" w:wrap="notBeside"/>
        <w:tabs>
          <w:tab w:val="right" w:pos="10206"/>
        </w:tabs>
        <w:jc w:val="left"/>
        <w:rPr>
          <w:noProof w:val="0"/>
        </w:rPr>
      </w:pPr>
      <w:r w:rsidRPr="007B58A1">
        <w:rPr>
          <w:i/>
          <w:noProof w:val="0"/>
        </w:rPr>
        <w:t xml:space="preserve">  </w:t>
      </w:r>
      <w:r w:rsidRPr="007B58A1">
        <w:rPr>
          <w:noProof w:val="0"/>
          <w:color w:val="0000FF"/>
        </w:rPr>
        <w:tab/>
      </w:r>
    </w:p>
    <w:p w14:paraId="7BBAED57" w14:textId="77777777" w:rsidR="00080512" w:rsidRPr="007B58A1" w:rsidRDefault="00080512">
      <w:pPr>
        <w:pStyle w:val="ZU"/>
        <w:framePr w:h="4929" w:hRule="exact" w:wrap="notBeside"/>
        <w:tabs>
          <w:tab w:val="right" w:pos="10206"/>
        </w:tabs>
        <w:jc w:val="left"/>
        <w:rPr>
          <w:noProof w:val="0"/>
        </w:rPr>
      </w:pPr>
    </w:p>
    <w:p w14:paraId="4D302B46" w14:textId="77777777" w:rsidR="00080512" w:rsidRPr="007B58A1" w:rsidRDefault="00080512" w:rsidP="00734A5B">
      <w:pPr>
        <w:framePr w:h="1377" w:hRule="exact" w:wrap="notBeside" w:vAnchor="page" w:hAnchor="margin" w:y="15305"/>
        <w:rPr>
          <w:sz w:val="16"/>
        </w:rPr>
      </w:pPr>
      <w:r w:rsidRPr="007B58A1">
        <w:rPr>
          <w:sz w:val="16"/>
        </w:rPr>
        <w:t>The present document has been developed within the 3</w:t>
      </w:r>
      <w:r w:rsidR="00F04712" w:rsidRPr="007B58A1">
        <w:rPr>
          <w:sz w:val="16"/>
        </w:rPr>
        <w:t>rd</w:t>
      </w:r>
      <w:r w:rsidRPr="007B58A1">
        <w:rPr>
          <w:sz w:val="16"/>
        </w:rPr>
        <w:t xml:space="preserve"> Generation Partnership Project (3GPP</w:t>
      </w:r>
      <w:r w:rsidRPr="007B58A1">
        <w:rPr>
          <w:sz w:val="16"/>
          <w:vertAlign w:val="superscript"/>
        </w:rPr>
        <w:t xml:space="preserve"> TM</w:t>
      </w:r>
      <w:r w:rsidRPr="007B58A1">
        <w:rPr>
          <w:sz w:val="16"/>
        </w:rPr>
        <w:t>) and may be further elaborated for the purposes of 3GPP..</w:t>
      </w:r>
      <w:r w:rsidRPr="007B58A1">
        <w:rPr>
          <w:sz w:val="16"/>
        </w:rPr>
        <w:br/>
        <w:t>The present document has not been subject to any approval process by the 3GPP</w:t>
      </w:r>
      <w:r w:rsidRPr="007B58A1">
        <w:rPr>
          <w:sz w:val="16"/>
          <w:vertAlign w:val="superscript"/>
        </w:rPr>
        <w:t xml:space="preserve"> </w:t>
      </w:r>
      <w:r w:rsidRPr="007B58A1">
        <w:rPr>
          <w:sz w:val="16"/>
        </w:rPr>
        <w:t>Organizational Partners and shall not be implemented.</w:t>
      </w:r>
      <w:r w:rsidRPr="007B58A1">
        <w:rPr>
          <w:sz w:val="16"/>
        </w:rPr>
        <w:br/>
        <w:t>This Specification is provided for future development work within 3GPP</w:t>
      </w:r>
      <w:r w:rsidRPr="007B58A1">
        <w:rPr>
          <w:sz w:val="16"/>
          <w:vertAlign w:val="superscript"/>
        </w:rPr>
        <w:t xml:space="preserve"> </w:t>
      </w:r>
      <w:r w:rsidRPr="007B58A1">
        <w:rPr>
          <w:sz w:val="16"/>
        </w:rPr>
        <w:t>only. The Organizational Partners accept no liability for any use of this Specification.</w:t>
      </w:r>
      <w:r w:rsidRPr="007B58A1">
        <w:rPr>
          <w:sz w:val="16"/>
        </w:rPr>
        <w:br/>
        <w:t xml:space="preserve">Specifications and </w:t>
      </w:r>
      <w:r w:rsidR="00F653B8" w:rsidRPr="007B58A1">
        <w:rPr>
          <w:sz w:val="16"/>
        </w:rPr>
        <w:t>Reports</w:t>
      </w:r>
      <w:r w:rsidRPr="007B58A1">
        <w:rPr>
          <w:sz w:val="16"/>
        </w:rPr>
        <w:t xml:space="preserve"> for implementation of the 3GPP</w:t>
      </w:r>
      <w:r w:rsidRPr="007B58A1">
        <w:rPr>
          <w:sz w:val="16"/>
          <w:vertAlign w:val="superscript"/>
        </w:rPr>
        <w:t xml:space="preserve"> TM</w:t>
      </w:r>
      <w:r w:rsidRPr="007B58A1">
        <w:rPr>
          <w:sz w:val="16"/>
        </w:rPr>
        <w:t xml:space="preserve"> system should be obtained via the 3GPP Organizational Partners' Publications Offices.</w:t>
      </w:r>
    </w:p>
    <w:p w14:paraId="4BF90242" w14:textId="77777777" w:rsidR="00080512" w:rsidRPr="007B58A1" w:rsidRDefault="00080512">
      <w:pPr>
        <w:pStyle w:val="ZV"/>
        <w:framePr w:wrap="notBeside"/>
        <w:rPr>
          <w:noProof w:val="0"/>
        </w:rPr>
      </w:pPr>
    </w:p>
    <w:p w14:paraId="2AD8720C" w14:textId="77777777" w:rsidR="00080512" w:rsidRPr="007B58A1" w:rsidRDefault="00080512"/>
    <w:bookmarkEnd w:id="0"/>
    <w:p w14:paraId="4C9C088E" w14:textId="77777777" w:rsidR="00080512" w:rsidRPr="007B58A1" w:rsidRDefault="00080512">
      <w:pPr>
        <w:sectPr w:rsidR="00080512" w:rsidRPr="007B58A1">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pgMar w:top="2268" w:right="851" w:bottom="10773" w:left="851" w:header="0" w:footer="0" w:gutter="0"/>
          <w:cols w:space="720"/>
        </w:sectPr>
      </w:pPr>
    </w:p>
    <w:p w14:paraId="19011365" w14:textId="77777777" w:rsidR="00614FDF" w:rsidRPr="007B58A1" w:rsidRDefault="00614FDF" w:rsidP="00614FDF">
      <w:bookmarkStart w:id="2" w:name="page2"/>
    </w:p>
    <w:p w14:paraId="5951BB11" w14:textId="77777777" w:rsidR="00080512" w:rsidRPr="007B58A1" w:rsidRDefault="00080512"/>
    <w:p w14:paraId="2F826FEA" w14:textId="77777777" w:rsidR="00080512" w:rsidRPr="007B58A1" w:rsidRDefault="00080512">
      <w:pPr>
        <w:pStyle w:val="FP"/>
        <w:framePr w:wrap="notBeside" w:hAnchor="margin" w:y="1419"/>
        <w:pBdr>
          <w:bottom w:val="single" w:sz="6" w:space="1" w:color="auto"/>
        </w:pBdr>
        <w:spacing w:before="240"/>
        <w:ind w:left="2835" w:right="2835"/>
        <w:jc w:val="center"/>
      </w:pPr>
      <w:r w:rsidRPr="007B58A1">
        <w:t>Keywords</w:t>
      </w:r>
    </w:p>
    <w:p w14:paraId="3A0C3DB3" w14:textId="77777777" w:rsidR="00080512" w:rsidRPr="007B58A1" w:rsidRDefault="008805BC">
      <w:pPr>
        <w:pStyle w:val="FP"/>
        <w:framePr w:wrap="notBeside" w:hAnchor="margin" w:y="1419"/>
        <w:ind w:left="2835" w:right="2835"/>
        <w:jc w:val="center"/>
        <w:rPr>
          <w:rFonts w:ascii="Arial" w:hAnsi="Arial"/>
          <w:sz w:val="18"/>
        </w:rPr>
      </w:pPr>
      <w:r w:rsidRPr="007B58A1">
        <w:rPr>
          <w:rFonts w:ascii="Arial" w:hAnsi="Arial"/>
          <w:sz w:val="18"/>
        </w:rPr>
        <w:t>SCAS, UDM, product class, security, 5G</w:t>
      </w:r>
    </w:p>
    <w:p w14:paraId="02A7BFC4" w14:textId="77777777" w:rsidR="00080512" w:rsidRPr="007B58A1" w:rsidRDefault="00080512"/>
    <w:p w14:paraId="78747D78" w14:textId="77777777" w:rsidR="00080512" w:rsidRPr="007B58A1" w:rsidRDefault="00080512">
      <w:pPr>
        <w:pStyle w:val="FP"/>
        <w:framePr w:wrap="notBeside" w:hAnchor="margin" w:yAlign="center"/>
        <w:spacing w:after="240"/>
        <w:ind w:left="2835" w:right="2835"/>
        <w:jc w:val="center"/>
        <w:rPr>
          <w:rFonts w:ascii="Arial" w:hAnsi="Arial"/>
          <w:b/>
          <w:i/>
        </w:rPr>
      </w:pPr>
      <w:r w:rsidRPr="007B58A1">
        <w:rPr>
          <w:rFonts w:ascii="Arial" w:hAnsi="Arial"/>
          <w:b/>
          <w:i/>
        </w:rPr>
        <w:t>3GPP</w:t>
      </w:r>
    </w:p>
    <w:p w14:paraId="27FE5870" w14:textId="77777777" w:rsidR="00080512" w:rsidRPr="007B58A1" w:rsidRDefault="00080512">
      <w:pPr>
        <w:pStyle w:val="FP"/>
        <w:framePr w:wrap="notBeside" w:hAnchor="margin" w:yAlign="center"/>
        <w:pBdr>
          <w:bottom w:val="single" w:sz="6" w:space="1" w:color="auto"/>
        </w:pBdr>
        <w:ind w:left="2835" w:right="2835"/>
        <w:jc w:val="center"/>
      </w:pPr>
      <w:r w:rsidRPr="007B58A1">
        <w:t>Postal address</w:t>
      </w:r>
    </w:p>
    <w:p w14:paraId="63938432" w14:textId="77777777" w:rsidR="00080512" w:rsidRPr="007B58A1" w:rsidRDefault="00080512">
      <w:pPr>
        <w:pStyle w:val="FP"/>
        <w:framePr w:wrap="notBeside" w:hAnchor="margin" w:yAlign="center"/>
        <w:ind w:left="2835" w:right="2835"/>
        <w:jc w:val="center"/>
        <w:rPr>
          <w:rFonts w:ascii="Arial" w:hAnsi="Arial"/>
          <w:sz w:val="18"/>
        </w:rPr>
      </w:pPr>
    </w:p>
    <w:p w14:paraId="2D436541" w14:textId="77777777" w:rsidR="00080512" w:rsidRPr="007B58A1" w:rsidRDefault="00080512">
      <w:pPr>
        <w:pStyle w:val="FP"/>
        <w:framePr w:wrap="notBeside" w:hAnchor="margin" w:yAlign="center"/>
        <w:pBdr>
          <w:bottom w:val="single" w:sz="6" w:space="1" w:color="auto"/>
        </w:pBdr>
        <w:spacing w:before="240"/>
        <w:ind w:left="2835" w:right="2835"/>
        <w:jc w:val="center"/>
      </w:pPr>
      <w:r w:rsidRPr="007B58A1">
        <w:t>3GPP support office address</w:t>
      </w:r>
    </w:p>
    <w:p w14:paraId="0D904875" w14:textId="77777777" w:rsidR="00080512" w:rsidRPr="00613B7F" w:rsidRDefault="00080512">
      <w:pPr>
        <w:pStyle w:val="FP"/>
        <w:framePr w:wrap="notBeside" w:hAnchor="margin" w:yAlign="center"/>
        <w:ind w:left="2835" w:right="2835"/>
        <w:jc w:val="center"/>
        <w:rPr>
          <w:rFonts w:ascii="Arial" w:hAnsi="Arial"/>
          <w:sz w:val="18"/>
          <w:lang w:val="fr-FR"/>
        </w:rPr>
      </w:pPr>
      <w:r w:rsidRPr="00613B7F">
        <w:rPr>
          <w:rFonts w:ascii="Arial" w:hAnsi="Arial"/>
          <w:sz w:val="18"/>
          <w:lang w:val="fr-FR"/>
        </w:rPr>
        <w:t>650 Route des Lucioles - Sophia Antipolis</w:t>
      </w:r>
    </w:p>
    <w:p w14:paraId="73385BCF" w14:textId="77777777" w:rsidR="00080512" w:rsidRPr="00613B7F" w:rsidRDefault="00080512">
      <w:pPr>
        <w:pStyle w:val="FP"/>
        <w:framePr w:wrap="notBeside" w:hAnchor="margin" w:yAlign="center"/>
        <w:ind w:left="2835" w:right="2835"/>
        <w:jc w:val="center"/>
        <w:rPr>
          <w:rFonts w:ascii="Arial" w:hAnsi="Arial"/>
          <w:sz w:val="18"/>
          <w:lang w:val="fr-FR"/>
        </w:rPr>
      </w:pPr>
      <w:r w:rsidRPr="00613B7F">
        <w:rPr>
          <w:rFonts w:ascii="Arial" w:hAnsi="Arial"/>
          <w:sz w:val="18"/>
          <w:lang w:val="fr-FR"/>
        </w:rPr>
        <w:t>Valbonne - FRANCE</w:t>
      </w:r>
    </w:p>
    <w:p w14:paraId="542713F3" w14:textId="77777777" w:rsidR="00080512" w:rsidRPr="007B58A1" w:rsidRDefault="00080512">
      <w:pPr>
        <w:pStyle w:val="FP"/>
        <w:framePr w:wrap="notBeside" w:hAnchor="margin" w:yAlign="center"/>
        <w:spacing w:after="20"/>
        <w:ind w:left="2835" w:right="2835"/>
        <w:jc w:val="center"/>
        <w:rPr>
          <w:rFonts w:ascii="Arial" w:hAnsi="Arial"/>
          <w:sz w:val="18"/>
        </w:rPr>
      </w:pPr>
      <w:r w:rsidRPr="007B58A1">
        <w:rPr>
          <w:rFonts w:ascii="Arial" w:hAnsi="Arial"/>
          <w:sz w:val="18"/>
        </w:rPr>
        <w:t>Tel.: +33 4 92 94 42 00 Fax: +33 4 93 65 47 16</w:t>
      </w:r>
    </w:p>
    <w:p w14:paraId="7A3545F0" w14:textId="77777777" w:rsidR="00080512" w:rsidRPr="007B58A1" w:rsidRDefault="00080512">
      <w:pPr>
        <w:pStyle w:val="FP"/>
        <w:framePr w:wrap="notBeside" w:hAnchor="margin" w:yAlign="center"/>
        <w:pBdr>
          <w:bottom w:val="single" w:sz="6" w:space="1" w:color="auto"/>
        </w:pBdr>
        <w:spacing w:before="240"/>
        <w:ind w:left="2835" w:right="2835"/>
        <w:jc w:val="center"/>
      </w:pPr>
      <w:r w:rsidRPr="007B58A1">
        <w:t>Internet</w:t>
      </w:r>
    </w:p>
    <w:p w14:paraId="68C90145" w14:textId="77777777" w:rsidR="00080512" w:rsidRPr="007B58A1" w:rsidRDefault="00080512">
      <w:pPr>
        <w:pStyle w:val="FP"/>
        <w:framePr w:wrap="notBeside" w:hAnchor="margin" w:yAlign="center"/>
        <w:ind w:left="2835" w:right="2835"/>
        <w:jc w:val="center"/>
        <w:rPr>
          <w:rFonts w:ascii="Arial" w:hAnsi="Arial"/>
          <w:sz w:val="18"/>
        </w:rPr>
      </w:pPr>
      <w:r w:rsidRPr="007B58A1">
        <w:rPr>
          <w:rFonts w:ascii="Arial" w:hAnsi="Arial"/>
          <w:sz w:val="18"/>
        </w:rPr>
        <w:t>http://www.3gpp.org</w:t>
      </w:r>
    </w:p>
    <w:p w14:paraId="0242A24A" w14:textId="77777777" w:rsidR="00080512" w:rsidRPr="007B58A1" w:rsidRDefault="00080512"/>
    <w:p w14:paraId="5158ABC7" w14:textId="77777777" w:rsidR="00080512" w:rsidRPr="007B58A1" w:rsidRDefault="00080512" w:rsidP="00FA1266">
      <w:pPr>
        <w:pStyle w:val="FP"/>
        <w:framePr w:h="3057" w:hRule="exact" w:wrap="notBeside" w:vAnchor="page" w:hAnchor="margin" w:y="12605"/>
        <w:pBdr>
          <w:bottom w:val="single" w:sz="6" w:space="1" w:color="auto"/>
        </w:pBdr>
        <w:spacing w:after="240"/>
        <w:jc w:val="center"/>
        <w:rPr>
          <w:rFonts w:ascii="Arial" w:hAnsi="Arial"/>
          <w:b/>
          <w:i/>
        </w:rPr>
      </w:pPr>
      <w:r w:rsidRPr="007B58A1">
        <w:rPr>
          <w:rFonts w:ascii="Arial" w:hAnsi="Arial"/>
          <w:b/>
          <w:i/>
        </w:rPr>
        <w:t>Copyright Notification</w:t>
      </w:r>
    </w:p>
    <w:p w14:paraId="51C2C24B" w14:textId="77777777" w:rsidR="00080512" w:rsidRPr="007B58A1" w:rsidRDefault="00080512" w:rsidP="00FA1266">
      <w:pPr>
        <w:pStyle w:val="FP"/>
        <w:framePr w:h="3057" w:hRule="exact" w:wrap="notBeside" w:vAnchor="page" w:hAnchor="margin" w:y="12605"/>
        <w:jc w:val="center"/>
      </w:pPr>
      <w:r w:rsidRPr="007B58A1">
        <w:t>No part may be reproduced except as authorized by written permission.</w:t>
      </w:r>
      <w:r w:rsidRPr="007B58A1">
        <w:br/>
        <w:t>The copyright and the foregoing restriction extend to reproduction in all media.</w:t>
      </w:r>
    </w:p>
    <w:p w14:paraId="37A48F4A" w14:textId="77777777" w:rsidR="00080512" w:rsidRPr="007B58A1" w:rsidRDefault="00080512" w:rsidP="00FA1266">
      <w:pPr>
        <w:pStyle w:val="FP"/>
        <w:framePr w:h="3057" w:hRule="exact" w:wrap="notBeside" w:vAnchor="page" w:hAnchor="margin" w:y="12605"/>
        <w:jc w:val="center"/>
      </w:pPr>
    </w:p>
    <w:p w14:paraId="3F19CDC5" w14:textId="1E66A17D" w:rsidR="00080512" w:rsidRPr="007B58A1" w:rsidRDefault="00DC309B" w:rsidP="00FA1266">
      <w:pPr>
        <w:pStyle w:val="FP"/>
        <w:framePr w:h="3057" w:hRule="exact" w:wrap="notBeside" w:vAnchor="page" w:hAnchor="margin" w:y="12605"/>
        <w:jc w:val="center"/>
        <w:rPr>
          <w:sz w:val="18"/>
        </w:rPr>
      </w:pPr>
      <w:r w:rsidRPr="007B58A1">
        <w:rPr>
          <w:sz w:val="18"/>
        </w:rPr>
        <w:t xml:space="preserve">© </w:t>
      </w:r>
      <w:r w:rsidR="00E64B02" w:rsidRPr="007B58A1">
        <w:rPr>
          <w:sz w:val="18"/>
        </w:rPr>
        <w:t>20</w:t>
      </w:r>
      <w:r w:rsidR="00E64B02">
        <w:rPr>
          <w:sz w:val="18"/>
        </w:rPr>
        <w:t>2</w:t>
      </w:r>
      <w:r w:rsidR="0062564E">
        <w:rPr>
          <w:sz w:val="18"/>
        </w:rPr>
        <w:t>6</w:t>
      </w:r>
      <w:r w:rsidR="00080512" w:rsidRPr="007B58A1">
        <w:rPr>
          <w:sz w:val="18"/>
        </w:rPr>
        <w:t>, 3GPP Organizational Partners (ARIB, ATIS, CCSA, ETSI,</w:t>
      </w:r>
      <w:r w:rsidR="00F22EC7" w:rsidRPr="007B58A1">
        <w:rPr>
          <w:sz w:val="18"/>
        </w:rPr>
        <w:t xml:space="preserve"> TSDSI, </w:t>
      </w:r>
      <w:r w:rsidR="00080512" w:rsidRPr="007B58A1">
        <w:rPr>
          <w:sz w:val="18"/>
        </w:rPr>
        <w:t>TTA, TTC).</w:t>
      </w:r>
      <w:bookmarkStart w:id="3" w:name="copyrightaddon"/>
      <w:bookmarkEnd w:id="3"/>
    </w:p>
    <w:p w14:paraId="5BF7C7C5" w14:textId="77777777" w:rsidR="00734A5B" w:rsidRPr="007B58A1" w:rsidRDefault="00080512" w:rsidP="00FA1266">
      <w:pPr>
        <w:pStyle w:val="FP"/>
        <w:framePr w:h="3057" w:hRule="exact" w:wrap="notBeside" w:vAnchor="page" w:hAnchor="margin" w:y="12605"/>
        <w:jc w:val="center"/>
        <w:rPr>
          <w:sz w:val="18"/>
        </w:rPr>
      </w:pPr>
      <w:r w:rsidRPr="007B58A1">
        <w:rPr>
          <w:sz w:val="18"/>
        </w:rPr>
        <w:t>All rights reserved.</w:t>
      </w:r>
    </w:p>
    <w:p w14:paraId="4BB7BC2A" w14:textId="77777777" w:rsidR="00FC1192" w:rsidRPr="007B58A1" w:rsidRDefault="00FC1192" w:rsidP="00FA1266">
      <w:pPr>
        <w:pStyle w:val="FP"/>
        <w:framePr w:h="3057" w:hRule="exact" w:wrap="notBeside" w:vAnchor="page" w:hAnchor="margin" w:y="12605"/>
        <w:rPr>
          <w:sz w:val="18"/>
        </w:rPr>
      </w:pPr>
    </w:p>
    <w:p w14:paraId="62BA6ACD" w14:textId="77777777" w:rsidR="00734A5B" w:rsidRPr="007B58A1" w:rsidRDefault="00734A5B" w:rsidP="00FA1266">
      <w:pPr>
        <w:pStyle w:val="FP"/>
        <w:framePr w:h="3057" w:hRule="exact" w:wrap="notBeside" w:vAnchor="page" w:hAnchor="margin" w:y="12605"/>
        <w:rPr>
          <w:sz w:val="18"/>
        </w:rPr>
      </w:pPr>
      <w:r w:rsidRPr="007B58A1">
        <w:rPr>
          <w:sz w:val="18"/>
        </w:rPr>
        <w:t>UMTS™ is a Trade Mark of ETSI registered for the benefit of its members</w:t>
      </w:r>
    </w:p>
    <w:p w14:paraId="24A0289F" w14:textId="77777777" w:rsidR="00080512" w:rsidRPr="007B58A1" w:rsidRDefault="00734A5B" w:rsidP="00FA1266">
      <w:pPr>
        <w:pStyle w:val="FP"/>
        <w:framePr w:h="3057" w:hRule="exact" w:wrap="notBeside" w:vAnchor="page" w:hAnchor="margin" w:y="12605"/>
        <w:rPr>
          <w:sz w:val="18"/>
        </w:rPr>
      </w:pPr>
      <w:r w:rsidRPr="007B58A1">
        <w:rPr>
          <w:sz w:val="18"/>
        </w:rPr>
        <w:t>3GPP™ is a Trade Mark of ETSI registered for the benefit of its Members and of the 3GPP Organizational Partners</w:t>
      </w:r>
      <w:r w:rsidR="00080512" w:rsidRPr="007B58A1">
        <w:rPr>
          <w:sz w:val="18"/>
        </w:rPr>
        <w:br/>
      </w:r>
      <w:r w:rsidR="00FA1266" w:rsidRPr="007B58A1">
        <w:rPr>
          <w:sz w:val="18"/>
        </w:rPr>
        <w:t>LTE™ is a Trade Mark of ETSI registered for the benefit of its Members and of the 3GPP Organizational Partners</w:t>
      </w:r>
    </w:p>
    <w:p w14:paraId="2F430FB0" w14:textId="77777777" w:rsidR="00FA1266" w:rsidRPr="007B58A1" w:rsidRDefault="00FA1266" w:rsidP="00FA1266">
      <w:pPr>
        <w:pStyle w:val="FP"/>
        <w:framePr w:h="3057" w:hRule="exact" w:wrap="notBeside" w:vAnchor="page" w:hAnchor="margin" w:y="12605"/>
        <w:rPr>
          <w:sz w:val="18"/>
        </w:rPr>
      </w:pPr>
      <w:r w:rsidRPr="007B58A1">
        <w:rPr>
          <w:sz w:val="18"/>
        </w:rPr>
        <w:t>GSM® and the GSM logo are registered and owned by the GSM Association</w:t>
      </w:r>
    </w:p>
    <w:bookmarkEnd w:id="2"/>
    <w:p w14:paraId="3ABDA80F" w14:textId="77777777" w:rsidR="00080512" w:rsidRPr="007B58A1" w:rsidRDefault="00080512">
      <w:pPr>
        <w:pStyle w:val="TT"/>
      </w:pPr>
      <w:r w:rsidRPr="007B58A1">
        <w:br w:type="page"/>
      </w:r>
      <w:r w:rsidRPr="007B58A1">
        <w:lastRenderedPageBreak/>
        <w:t>Contents</w:t>
      </w:r>
    </w:p>
    <w:p w14:paraId="04DC452B" w14:textId="27967813" w:rsidR="004E761F" w:rsidRDefault="009B71BC">
      <w:pPr>
        <w:pStyle w:val="TOC1"/>
        <w:rPr>
          <w:rFonts w:ascii="Aptos" w:hAnsi="Aptos"/>
          <w:noProof/>
          <w:kern w:val="2"/>
          <w:sz w:val="24"/>
          <w:szCs w:val="24"/>
          <w:lang w:eastAsia="en-GB"/>
        </w:rPr>
      </w:pPr>
      <w:r>
        <w:fldChar w:fldCharType="begin" w:fldLock="1"/>
      </w:r>
      <w:r>
        <w:instrText xml:space="preserve"> TOC \o "1-9" </w:instrText>
      </w:r>
      <w:r>
        <w:fldChar w:fldCharType="separate"/>
      </w:r>
      <w:r w:rsidR="004E761F">
        <w:rPr>
          <w:noProof/>
        </w:rPr>
        <w:t>Foreword</w:t>
      </w:r>
      <w:r w:rsidR="004E761F">
        <w:rPr>
          <w:noProof/>
        </w:rPr>
        <w:tab/>
      </w:r>
      <w:r w:rsidR="004E761F">
        <w:rPr>
          <w:noProof/>
        </w:rPr>
        <w:fldChar w:fldCharType="begin" w:fldLock="1"/>
      </w:r>
      <w:r w:rsidR="004E761F">
        <w:rPr>
          <w:noProof/>
        </w:rPr>
        <w:instrText xml:space="preserve"> PAGEREF _Toc225256974 \h </w:instrText>
      </w:r>
      <w:r w:rsidR="004E761F">
        <w:rPr>
          <w:noProof/>
        </w:rPr>
      </w:r>
      <w:r w:rsidR="004E761F">
        <w:rPr>
          <w:noProof/>
        </w:rPr>
        <w:fldChar w:fldCharType="separate"/>
      </w:r>
      <w:r w:rsidR="004E761F">
        <w:rPr>
          <w:noProof/>
        </w:rPr>
        <w:t>4</w:t>
      </w:r>
      <w:r w:rsidR="004E761F">
        <w:rPr>
          <w:noProof/>
        </w:rPr>
        <w:fldChar w:fldCharType="end"/>
      </w:r>
    </w:p>
    <w:p w14:paraId="115633ED" w14:textId="73146599" w:rsidR="004E761F" w:rsidRDefault="004E761F">
      <w:pPr>
        <w:pStyle w:val="TOC1"/>
        <w:rPr>
          <w:rFonts w:ascii="Aptos" w:hAnsi="Aptos"/>
          <w:noProof/>
          <w:kern w:val="2"/>
          <w:sz w:val="24"/>
          <w:szCs w:val="24"/>
          <w:lang w:eastAsia="en-GB"/>
        </w:rPr>
      </w:pPr>
      <w:r>
        <w:rPr>
          <w:noProof/>
        </w:rPr>
        <w:t>1</w:t>
      </w:r>
      <w:r>
        <w:rPr>
          <w:rFonts w:ascii="Aptos" w:hAnsi="Aptos"/>
          <w:noProof/>
          <w:kern w:val="2"/>
          <w:sz w:val="24"/>
          <w:szCs w:val="24"/>
          <w:lang w:eastAsia="en-GB"/>
        </w:rPr>
        <w:tab/>
      </w:r>
      <w:r>
        <w:rPr>
          <w:noProof/>
        </w:rPr>
        <w:t>Scope</w:t>
      </w:r>
      <w:r>
        <w:rPr>
          <w:noProof/>
        </w:rPr>
        <w:tab/>
      </w:r>
      <w:r>
        <w:rPr>
          <w:noProof/>
        </w:rPr>
        <w:fldChar w:fldCharType="begin" w:fldLock="1"/>
      </w:r>
      <w:r>
        <w:rPr>
          <w:noProof/>
        </w:rPr>
        <w:instrText xml:space="preserve"> PAGEREF _Toc225256975 \h </w:instrText>
      </w:r>
      <w:r>
        <w:rPr>
          <w:noProof/>
        </w:rPr>
      </w:r>
      <w:r>
        <w:rPr>
          <w:noProof/>
        </w:rPr>
        <w:fldChar w:fldCharType="separate"/>
      </w:r>
      <w:r>
        <w:rPr>
          <w:noProof/>
        </w:rPr>
        <w:t>6</w:t>
      </w:r>
      <w:r>
        <w:rPr>
          <w:noProof/>
        </w:rPr>
        <w:fldChar w:fldCharType="end"/>
      </w:r>
    </w:p>
    <w:p w14:paraId="3312D281" w14:textId="0CB0482C" w:rsidR="004E761F" w:rsidRDefault="004E761F">
      <w:pPr>
        <w:pStyle w:val="TOC1"/>
        <w:rPr>
          <w:rFonts w:ascii="Aptos" w:hAnsi="Aptos"/>
          <w:noProof/>
          <w:kern w:val="2"/>
          <w:sz w:val="24"/>
          <w:szCs w:val="24"/>
          <w:lang w:eastAsia="en-GB"/>
        </w:rPr>
      </w:pPr>
      <w:r>
        <w:rPr>
          <w:noProof/>
        </w:rPr>
        <w:t>2</w:t>
      </w:r>
      <w:r>
        <w:rPr>
          <w:rFonts w:ascii="Aptos" w:hAnsi="Aptos"/>
          <w:noProof/>
          <w:kern w:val="2"/>
          <w:sz w:val="24"/>
          <w:szCs w:val="24"/>
          <w:lang w:eastAsia="en-GB"/>
        </w:rPr>
        <w:tab/>
      </w:r>
      <w:r>
        <w:rPr>
          <w:noProof/>
        </w:rPr>
        <w:t>References</w:t>
      </w:r>
      <w:r>
        <w:rPr>
          <w:noProof/>
        </w:rPr>
        <w:tab/>
      </w:r>
      <w:r>
        <w:rPr>
          <w:noProof/>
        </w:rPr>
        <w:fldChar w:fldCharType="begin" w:fldLock="1"/>
      </w:r>
      <w:r>
        <w:rPr>
          <w:noProof/>
        </w:rPr>
        <w:instrText xml:space="preserve"> PAGEREF _Toc225256976 \h </w:instrText>
      </w:r>
      <w:r>
        <w:rPr>
          <w:noProof/>
        </w:rPr>
      </w:r>
      <w:r>
        <w:rPr>
          <w:noProof/>
        </w:rPr>
        <w:fldChar w:fldCharType="separate"/>
      </w:r>
      <w:r>
        <w:rPr>
          <w:noProof/>
        </w:rPr>
        <w:t>6</w:t>
      </w:r>
      <w:r>
        <w:rPr>
          <w:noProof/>
        </w:rPr>
        <w:fldChar w:fldCharType="end"/>
      </w:r>
    </w:p>
    <w:p w14:paraId="74227CAC" w14:textId="2303F9D5" w:rsidR="004E761F" w:rsidRDefault="004E761F">
      <w:pPr>
        <w:pStyle w:val="TOC1"/>
        <w:rPr>
          <w:rFonts w:ascii="Aptos" w:hAnsi="Aptos"/>
          <w:noProof/>
          <w:kern w:val="2"/>
          <w:sz w:val="24"/>
          <w:szCs w:val="24"/>
          <w:lang w:eastAsia="en-GB"/>
        </w:rPr>
      </w:pPr>
      <w:r>
        <w:rPr>
          <w:noProof/>
        </w:rPr>
        <w:t>3</w:t>
      </w:r>
      <w:r>
        <w:rPr>
          <w:rFonts w:ascii="Aptos" w:hAnsi="Aptos"/>
          <w:noProof/>
          <w:kern w:val="2"/>
          <w:sz w:val="24"/>
          <w:szCs w:val="24"/>
          <w:lang w:eastAsia="en-GB"/>
        </w:rPr>
        <w:tab/>
      </w:r>
      <w:r>
        <w:rPr>
          <w:noProof/>
        </w:rPr>
        <w:t>Definitions of terms, symbols and abbreviations</w:t>
      </w:r>
      <w:r>
        <w:rPr>
          <w:noProof/>
        </w:rPr>
        <w:tab/>
      </w:r>
      <w:r>
        <w:rPr>
          <w:noProof/>
        </w:rPr>
        <w:fldChar w:fldCharType="begin" w:fldLock="1"/>
      </w:r>
      <w:r>
        <w:rPr>
          <w:noProof/>
        </w:rPr>
        <w:instrText xml:space="preserve"> PAGEREF _Toc225256977 \h </w:instrText>
      </w:r>
      <w:r>
        <w:rPr>
          <w:noProof/>
        </w:rPr>
      </w:r>
      <w:r>
        <w:rPr>
          <w:noProof/>
        </w:rPr>
        <w:fldChar w:fldCharType="separate"/>
      </w:r>
      <w:r>
        <w:rPr>
          <w:noProof/>
        </w:rPr>
        <w:t>6</w:t>
      </w:r>
      <w:r>
        <w:rPr>
          <w:noProof/>
        </w:rPr>
        <w:fldChar w:fldCharType="end"/>
      </w:r>
    </w:p>
    <w:p w14:paraId="6A15BC35" w14:textId="513FE266" w:rsidR="004E761F" w:rsidRDefault="004E761F">
      <w:pPr>
        <w:pStyle w:val="TOC2"/>
        <w:rPr>
          <w:rFonts w:ascii="Aptos" w:hAnsi="Aptos"/>
          <w:noProof/>
          <w:kern w:val="2"/>
          <w:sz w:val="24"/>
          <w:szCs w:val="24"/>
          <w:lang w:eastAsia="en-GB"/>
        </w:rPr>
      </w:pPr>
      <w:r>
        <w:rPr>
          <w:noProof/>
        </w:rPr>
        <w:t>3.1</w:t>
      </w:r>
      <w:r>
        <w:rPr>
          <w:rFonts w:ascii="Aptos" w:hAnsi="Aptos"/>
          <w:noProof/>
          <w:kern w:val="2"/>
          <w:sz w:val="24"/>
          <w:szCs w:val="24"/>
          <w:lang w:eastAsia="en-GB"/>
        </w:rPr>
        <w:tab/>
      </w:r>
      <w:r>
        <w:rPr>
          <w:noProof/>
        </w:rPr>
        <w:t>Terms</w:t>
      </w:r>
      <w:r>
        <w:rPr>
          <w:noProof/>
        </w:rPr>
        <w:tab/>
      </w:r>
      <w:r>
        <w:rPr>
          <w:noProof/>
        </w:rPr>
        <w:fldChar w:fldCharType="begin" w:fldLock="1"/>
      </w:r>
      <w:r>
        <w:rPr>
          <w:noProof/>
        </w:rPr>
        <w:instrText xml:space="preserve"> PAGEREF _Toc225256978 \h </w:instrText>
      </w:r>
      <w:r>
        <w:rPr>
          <w:noProof/>
        </w:rPr>
      </w:r>
      <w:r>
        <w:rPr>
          <w:noProof/>
        </w:rPr>
        <w:fldChar w:fldCharType="separate"/>
      </w:r>
      <w:r>
        <w:rPr>
          <w:noProof/>
        </w:rPr>
        <w:t>6</w:t>
      </w:r>
      <w:r>
        <w:rPr>
          <w:noProof/>
        </w:rPr>
        <w:fldChar w:fldCharType="end"/>
      </w:r>
    </w:p>
    <w:p w14:paraId="5EE2227B" w14:textId="33E63555" w:rsidR="004E761F" w:rsidRDefault="004E761F">
      <w:pPr>
        <w:pStyle w:val="TOC2"/>
        <w:rPr>
          <w:rFonts w:ascii="Aptos" w:hAnsi="Aptos"/>
          <w:noProof/>
          <w:kern w:val="2"/>
          <w:sz w:val="24"/>
          <w:szCs w:val="24"/>
          <w:lang w:eastAsia="en-GB"/>
        </w:rPr>
      </w:pPr>
      <w:r>
        <w:rPr>
          <w:noProof/>
        </w:rPr>
        <w:t>3.2</w:t>
      </w:r>
      <w:r>
        <w:rPr>
          <w:rFonts w:ascii="Aptos" w:hAnsi="Aptos"/>
          <w:noProof/>
          <w:kern w:val="2"/>
          <w:sz w:val="24"/>
          <w:szCs w:val="24"/>
          <w:lang w:eastAsia="en-GB"/>
        </w:rPr>
        <w:tab/>
      </w:r>
      <w:r>
        <w:rPr>
          <w:noProof/>
        </w:rPr>
        <w:t>Symbols</w:t>
      </w:r>
      <w:r>
        <w:rPr>
          <w:noProof/>
        </w:rPr>
        <w:tab/>
      </w:r>
      <w:r>
        <w:rPr>
          <w:noProof/>
        </w:rPr>
        <w:fldChar w:fldCharType="begin" w:fldLock="1"/>
      </w:r>
      <w:r>
        <w:rPr>
          <w:noProof/>
        </w:rPr>
        <w:instrText xml:space="preserve"> PAGEREF _Toc225256979 \h </w:instrText>
      </w:r>
      <w:r>
        <w:rPr>
          <w:noProof/>
        </w:rPr>
      </w:r>
      <w:r>
        <w:rPr>
          <w:noProof/>
        </w:rPr>
        <w:fldChar w:fldCharType="separate"/>
      </w:r>
      <w:r>
        <w:rPr>
          <w:noProof/>
        </w:rPr>
        <w:t>7</w:t>
      </w:r>
      <w:r>
        <w:rPr>
          <w:noProof/>
        </w:rPr>
        <w:fldChar w:fldCharType="end"/>
      </w:r>
    </w:p>
    <w:p w14:paraId="2451B1BC" w14:textId="7BE9A9EE" w:rsidR="004E761F" w:rsidRDefault="004E761F">
      <w:pPr>
        <w:pStyle w:val="TOC2"/>
        <w:rPr>
          <w:rFonts w:ascii="Aptos" w:hAnsi="Aptos"/>
          <w:noProof/>
          <w:kern w:val="2"/>
          <w:sz w:val="24"/>
          <w:szCs w:val="24"/>
          <w:lang w:eastAsia="en-GB"/>
        </w:rPr>
      </w:pPr>
      <w:r>
        <w:rPr>
          <w:noProof/>
        </w:rPr>
        <w:t>3.3</w:t>
      </w:r>
      <w:r>
        <w:rPr>
          <w:rFonts w:ascii="Aptos" w:hAnsi="Aptos"/>
          <w:noProof/>
          <w:kern w:val="2"/>
          <w:sz w:val="24"/>
          <w:szCs w:val="24"/>
          <w:lang w:eastAsia="en-GB"/>
        </w:rPr>
        <w:tab/>
      </w:r>
      <w:r>
        <w:rPr>
          <w:noProof/>
        </w:rPr>
        <w:t>Abbreviations</w:t>
      </w:r>
      <w:r>
        <w:rPr>
          <w:noProof/>
        </w:rPr>
        <w:tab/>
      </w:r>
      <w:r>
        <w:rPr>
          <w:noProof/>
        </w:rPr>
        <w:fldChar w:fldCharType="begin" w:fldLock="1"/>
      </w:r>
      <w:r>
        <w:rPr>
          <w:noProof/>
        </w:rPr>
        <w:instrText xml:space="preserve"> PAGEREF _Toc225256980 \h </w:instrText>
      </w:r>
      <w:r>
        <w:rPr>
          <w:noProof/>
        </w:rPr>
      </w:r>
      <w:r>
        <w:rPr>
          <w:noProof/>
        </w:rPr>
        <w:fldChar w:fldCharType="separate"/>
      </w:r>
      <w:r>
        <w:rPr>
          <w:noProof/>
        </w:rPr>
        <w:t>7</w:t>
      </w:r>
      <w:r>
        <w:rPr>
          <w:noProof/>
        </w:rPr>
        <w:fldChar w:fldCharType="end"/>
      </w:r>
    </w:p>
    <w:p w14:paraId="6D1C4619" w14:textId="19926FC4" w:rsidR="004E761F" w:rsidRDefault="004E761F">
      <w:pPr>
        <w:pStyle w:val="TOC1"/>
        <w:rPr>
          <w:rFonts w:ascii="Aptos" w:hAnsi="Aptos"/>
          <w:noProof/>
          <w:kern w:val="2"/>
          <w:sz w:val="24"/>
          <w:szCs w:val="24"/>
          <w:lang w:eastAsia="en-GB"/>
        </w:rPr>
      </w:pPr>
      <w:r>
        <w:rPr>
          <w:noProof/>
        </w:rPr>
        <w:t>4</w:t>
      </w:r>
      <w:r>
        <w:rPr>
          <w:rFonts w:ascii="Aptos" w:hAnsi="Aptos"/>
          <w:noProof/>
          <w:kern w:val="2"/>
          <w:sz w:val="24"/>
          <w:szCs w:val="24"/>
          <w:lang w:eastAsia="en-GB"/>
        </w:rPr>
        <w:tab/>
      </w:r>
      <w:r>
        <w:rPr>
          <w:noProof/>
        </w:rPr>
        <w:t>UDM-specific security requirements and related test cases</w:t>
      </w:r>
      <w:r>
        <w:rPr>
          <w:noProof/>
        </w:rPr>
        <w:tab/>
      </w:r>
      <w:r>
        <w:rPr>
          <w:noProof/>
        </w:rPr>
        <w:fldChar w:fldCharType="begin" w:fldLock="1"/>
      </w:r>
      <w:r>
        <w:rPr>
          <w:noProof/>
        </w:rPr>
        <w:instrText xml:space="preserve"> PAGEREF _Toc225256981 \h </w:instrText>
      </w:r>
      <w:r>
        <w:rPr>
          <w:noProof/>
        </w:rPr>
      </w:r>
      <w:r>
        <w:rPr>
          <w:noProof/>
        </w:rPr>
        <w:fldChar w:fldCharType="separate"/>
      </w:r>
      <w:r>
        <w:rPr>
          <w:noProof/>
        </w:rPr>
        <w:t>7</w:t>
      </w:r>
      <w:r>
        <w:rPr>
          <w:noProof/>
        </w:rPr>
        <w:fldChar w:fldCharType="end"/>
      </w:r>
    </w:p>
    <w:p w14:paraId="70BA0DE3" w14:textId="38977AED" w:rsidR="004E761F" w:rsidRDefault="004E761F">
      <w:pPr>
        <w:pStyle w:val="TOC2"/>
        <w:rPr>
          <w:rFonts w:ascii="Aptos" w:hAnsi="Aptos"/>
          <w:noProof/>
          <w:kern w:val="2"/>
          <w:sz w:val="24"/>
          <w:szCs w:val="24"/>
          <w:lang w:eastAsia="en-GB"/>
        </w:rPr>
      </w:pPr>
      <w:r>
        <w:rPr>
          <w:noProof/>
        </w:rPr>
        <w:t>4.1</w:t>
      </w:r>
      <w:r>
        <w:rPr>
          <w:rFonts w:ascii="Aptos" w:hAnsi="Aptos"/>
          <w:noProof/>
          <w:kern w:val="2"/>
          <w:sz w:val="24"/>
          <w:szCs w:val="24"/>
          <w:lang w:eastAsia="en-GB"/>
        </w:rPr>
        <w:tab/>
      </w:r>
      <w:r>
        <w:rPr>
          <w:noProof/>
        </w:rPr>
        <w:t>Introduction</w:t>
      </w:r>
      <w:r>
        <w:rPr>
          <w:noProof/>
        </w:rPr>
        <w:tab/>
      </w:r>
      <w:r>
        <w:rPr>
          <w:noProof/>
        </w:rPr>
        <w:fldChar w:fldCharType="begin" w:fldLock="1"/>
      </w:r>
      <w:r>
        <w:rPr>
          <w:noProof/>
        </w:rPr>
        <w:instrText xml:space="preserve"> PAGEREF _Toc225256982 \h </w:instrText>
      </w:r>
      <w:r>
        <w:rPr>
          <w:noProof/>
        </w:rPr>
      </w:r>
      <w:r>
        <w:rPr>
          <w:noProof/>
        </w:rPr>
        <w:fldChar w:fldCharType="separate"/>
      </w:r>
      <w:r>
        <w:rPr>
          <w:noProof/>
        </w:rPr>
        <w:t>7</w:t>
      </w:r>
      <w:r>
        <w:rPr>
          <w:noProof/>
        </w:rPr>
        <w:fldChar w:fldCharType="end"/>
      </w:r>
    </w:p>
    <w:p w14:paraId="2CB3B161" w14:textId="7496F016" w:rsidR="004E761F" w:rsidRDefault="004E761F">
      <w:pPr>
        <w:pStyle w:val="TOC2"/>
        <w:rPr>
          <w:rFonts w:ascii="Aptos" w:hAnsi="Aptos"/>
          <w:noProof/>
          <w:kern w:val="2"/>
          <w:sz w:val="24"/>
          <w:szCs w:val="24"/>
          <w:lang w:eastAsia="en-GB"/>
        </w:rPr>
      </w:pPr>
      <w:r>
        <w:rPr>
          <w:noProof/>
        </w:rPr>
        <w:t>4.2</w:t>
      </w:r>
      <w:r>
        <w:rPr>
          <w:rFonts w:ascii="Aptos" w:hAnsi="Aptos"/>
          <w:noProof/>
          <w:kern w:val="2"/>
          <w:sz w:val="24"/>
          <w:szCs w:val="24"/>
          <w:lang w:eastAsia="en-GB"/>
        </w:rPr>
        <w:tab/>
      </w:r>
      <w:r>
        <w:rPr>
          <w:noProof/>
        </w:rPr>
        <w:t>Security functional requirements on the UDM derived from 3GPP specifications and related test cases</w:t>
      </w:r>
      <w:r>
        <w:rPr>
          <w:noProof/>
        </w:rPr>
        <w:tab/>
      </w:r>
      <w:r>
        <w:rPr>
          <w:noProof/>
        </w:rPr>
        <w:fldChar w:fldCharType="begin" w:fldLock="1"/>
      </w:r>
      <w:r>
        <w:rPr>
          <w:noProof/>
        </w:rPr>
        <w:instrText xml:space="preserve"> PAGEREF _Toc225256983 \h </w:instrText>
      </w:r>
      <w:r>
        <w:rPr>
          <w:noProof/>
        </w:rPr>
      </w:r>
      <w:r>
        <w:rPr>
          <w:noProof/>
        </w:rPr>
        <w:fldChar w:fldCharType="separate"/>
      </w:r>
      <w:r>
        <w:rPr>
          <w:noProof/>
        </w:rPr>
        <w:t>7</w:t>
      </w:r>
      <w:r>
        <w:rPr>
          <w:noProof/>
        </w:rPr>
        <w:fldChar w:fldCharType="end"/>
      </w:r>
    </w:p>
    <w:p w14:paraId="04A8B015" w14:textId="6633ADBD" w:rsidR="004E761F" w:rsidRDefault="004E761F">
      <w:pPr>
        <w:pStyle w:val="TOC3"/>
        <w:rPr>
          <w:rFonts w:ascii="Aptos" w:hAnsi="Aptos"/>
          <w:noProof/>
          <w:kern w:val="2"/>
          <w:sz w:val="24"/>
          <w:szCs w:val="24"/>
          <w:lang w:eastAsia="en-GB"/>
        </w:rPr>
      </w:pPr>
      <w:r w:rsidRPr="000D4FBC">
        <w:rPr>
          <w:rFonts w:eastAsia="SimSun"/>
          <w:noProof/>
        </w:rPr>
        <w:t>4.2.0</w:t>
      </w:r>
      <w:r>
        <w:rPr>
          <w:rFonts w:ascii="Aptos" w:hAnsi="Aptos"/>
          <w:noProof/>
          <w:kern w:val="2"/>
          <w:sz w:val="24"/>
          <w:szCs w:val="24"/>
          <w:lang w:eastAsia="en-GB"/>
        </w:rPr>
        <w:tab/>
      </w:r>
      <w:r w:rsidRPr="000D4FBC">
        <w:rPr>
          <w:rFonts w:eastAsia="SimSun"/>
          <w:noProof/>
        </w:rPr>
        <w:t>General</w:t>
      </w:r>
      <w:r>
        <w:rPr>
          <w:noProof/>
        </w:rPr>
        <w:tab/>
      </w:r>
      <w:r>
        <w:rPr>
          <w:noProof/>
        </w:rPr>
        <w:fldChar w:fldCharType="begin" w:fldLock="1"/>
      </w:r>
      <w:r>
        <w:rPr>
          <w:noProof/>
        </w:rPr>
        <w:instrText xml:space="preserve"> PAGEREF _Toc225256984 \h </w:instrText>
      </w:r>
      <w:r>
        <w:rPr>
          <w:noProof/>
        </w:rPr>
      </w:r>
      <w:r>
        <w:rPr>
          <w:noProof/>
        </w:rPr>
        <w:fldChar w:fldCharType="separate"/>
      </w:r>
      <w:r>
        <w:rPr>
          <w:noProof/>
        </w:rPr>
        <w:t>7</w:t>
      </w:r>
      <w:r>
        <w:rPr>
          <w:noProof/>
        </w:rPr>
        <w:fldChar w:fldCharType="end"/>
      </w:r>
    </w:p>
    <w:p w14:paraId="5677C0F0" w14:textId="0F83DEAE" w:rsidR="004E761F" w:rsidRDefault="004E761F">
      <w:pPr>
        <w:pStyle w:val="TOC3"/>
        <w:rPr>
          <w:rFonts w:ascii="Aptos" w:hAnsi="Aptos"/>
          <w:noProof/>
          <w:kern w:val="2"/>
          <w:sz w:val="24"/>
          <w:szCs w:val="24"/>
          <w:lang w:eastAsia="en-GB"/>
        </w:rPr>
      </w:pPr>
      <w:r>
        <w:rPr>
          <w:noProof/>
        </w:rPr>
        <w:t>4.2.1</w:t>
      </w:r>
      <w:r>
        <w:rPr>
          <w:rFonts w:ascii="Aptos" w:hAnsi="Aptos"/>
          <w:noProof/>
          <w:kern w:val="2"/>
          <w:sz w:val="24"/>
          <w:szCs w:val="24"/>
          <w:lang w:eastAsia="en-GB"/>
        </w:rPr>
        <w:tab/>
      </w:r>
      <w:r>
        <w:rPr>
          <w:noProof/>
        </w:rPr>
        <w:t>User Privacy Procedure</w:t>
      </w:r>
      <w:r>
        <w:rPr>
          <w:noProof/>
        </w:rPr>
        <w:tab/>
      </w:r>
      <w:r>
        <w:rPr>
          <w:noProof/>
        </w:rPr>
        <w:fldChar w:fldCharType="begin" w:fldLock="1"/>
      </w:r>
      <w:r>
        <w:rPr>
          <w:noProof/>
        </w:rPr>
        <w:instrText xml:space="preserve"> PAGEREF _Toc225256985 \h </w:instrText>
      </w:r>
      <w:r>
        <w:rPr>
          <w:noProof/>
        </w:rPr>
      </w:r>
      <w:r>
        <w:rPr>
          <w:noProof/>
        </w:rPr>
        <w:fldChar w:fldCharType="separate"/>
      </w:r>
      <w:r>
        <w:rPr>
          <w:noProof/>
        </w:rPr>
        <w:t>8</w:t>
      </w:r>
      <w:r>
        <w:rPr>
          <w:noProof/>
        </w:rPr>
        <w:fldChar w:fldCharType="end"/>
      </w:r>
    </w:p>
    <w:p w14:paraId="4B319094" w14:textId="68AB2418" w:rsidR="004E761F" w:rsidRDefault="004E761F">
      <w:pPr>
        <w:pStyle w:val="TOC4"/>
        <w:rPr>
          <w:rFonts w:ascii="Aptos" w:hAnsi="Aptos"/>
          <w:noProof/>
          <w:kern w:val="2"/>
          <w:sz w:val="24"/>
          <w:szCs w:val="24"/>
          <w:lang w:eastAsia="en-GB"/>
        </w:rPr>
      </w:pPr>
      <w:r>
        <w:rPr>
          <w:noProof/>
        </w:rPr>
        <w:t>4.2.1.1</w:t>
      </w:r>
      <w:r>
        <w:rPr>
          <w:rFonts w:ascii="Aptos" w:hAnsi="Aptos"/>
          <w:noProof/>
          <w:kern w:val="2"/>
          <w:sz w:val="24"/>
          <w:szCs w:val="24"/>
          <w:lang w:eastAsia="en-GB"/>
        </w:rPr>
        <w:tab/>
      </w:r>
      <w:r>
        <w:rPr>
          <w:noProof/>
        </w:rPr>
        <w:t>De-concealment of SUPI from the SUCI based on the protection scheme used to generate the SUCI</w:t>
      </w:r>
      <w:r>
        <w:rPr>
          <w:noProof/>
        </w:rPr>
        <w:tab/>
      </w:r>
      <w:r>
        <w:rPr>
          <w:noProof/>
        </w:rPr>
        <w:fldChar w:fldCharType="begin" w:fldLock="1"/>
      </w:r>
      <w:r>
        <w:rPr>
          <w:noProof/>
        </w:rPr>
        <w:instrText xml:space="preserve"> PAGEREF _Toc225256986 \h </w:instrText>
      </w:r>
      <w:r>
        <w:rPr>
          <w:noProof/>
        </w:rPr>
      </w:r>
      <w:r>
        <w:rPr>
          <w:noProof/>
        </w:rPr>
        <w:fldChar w:fldCharType="separate"/>
      </w:r>
      <w:r>
        <w:rPr>
          <w:noProof/>
        </w:rPr>
        <w:t>8</w:t>
      </w:r>
      <w:r>
        <w:rPr>
          <w:noProof/>
        </w:rPr>
        <w:fldChar w:fldCharType="end"/>
      </w:r>
    </w:p>
    <w:p w14:paraId="47844BFE" w14:textId="47E36C20" w:rsidR="004E761F" w:rsidRDefault="004E761F">
      <w:pPr>
        <w:pStyle w:val="TOC4"/>
        <w:rPr>
          <w:rFonts w:ascii="Aptos" w:hAnsi="Aptos"/>
          <w:noProof/>
          <w:kern w:val="2"/>
          <w:sz w:val="24"/>
          <w:szCs w:val="24"/>
          <w:lang w:eastAsia="en-GB"/>
        </w:rPr>
      </w:pPr>
      <w:r>
        <w:rPr>
          <w:noProof/>
        </w:rPr>
        <w:t>4.2.1.2</w:t>
      </w:r>
      <w:r>
        <w:rPr>
          <w:rFonts w:ascii="Aptos" w:hAnsi="Aptos"/>
          <w:noProof/>
          <w:kern w:val="2"/>
          <w:sz w:val="24"/>
          <w:szCs w:val="24"/>
          <w:lang w:eastAsia="en-GB"/>
        </w:rPr>
        <w:tab/>
      </w:r>
      <w:r>
        <w:rPr>
          <w:noProof/>
        </w:rPr>
        <w:t>Rejection of SUCIs using an ECIES protection scheme with an invalid public key.</w:t>
      </w:r>
      <w:r>
        <w:rPr>
          <w:noProof/>
        </w:rPr>
        <w:tab/>
      </w:r>
      <w:r>
        <w:rPr>
          <w:noProof/>
        </w:rPr>
        <w:fldChar w:fldCharType="begin" w:fldLock="1"/>
      </w:r>
      <w:r>
        <w:rPr>
          <w:noProof/>
        </w:rPr>
        <w:instrText xml:space="preserve"> PAGEREF _Toc225256987 \h </w:instrText>
      </w:r>
      <w:r>
        <w:rPr>
          <w:noProof/>
        </w:rPr>
      </w:r>
      <w:r>
        <w:rPr>
          <w:noProof/>
        </w:rPr>
        <w:fldChar w:fldCharType="separate"/>
      </w:r>
      <w:r>
        <w:rPr>
          <w:noProof/>
        </w:rPr>
        <w:t>9</w:t>
      </w:r>
      <w:r>
        <w:rPr>
          <w:noProof/>
        </w:rPr>
        <w:fldChar w:fldCharType="end"/>
      </w:r>
    </w:p>
    <w:p w14:paraId="39641B07" w14:textId="7C45B8E8" w:rsidR="004E761F" w:rsidRDefault="004E761F">
      <w:pPr>
        <w:pStyle w:val="TOC4"/>
        <w:rPr>
          <w:rFonts w:ascii="Aptos" w:hAnsi="Aptos"/>
          <w:noProof/>
          <w:kern w:val="2"/>
          <w:sz w:val="24"/>
          <w:szCs w:val="24"/>
          <w:lang w:eastAsia="en-GB"/>
        </w:rPr>
      </w:pPr>
      <w:r>
        <w:rPr>
          <w:noProof/>
        </w:rPr>
        <w:t>4.2.1.3</w:t>
      </w:r>
      <w:r>
        <w:rPr>
          <w:rFonts w:ascii="Aptos" w:hAnsi="Aptos"/>
          <w:noProof/>
          <w:kern w:val="2"/>
          <w:sz w:val="24"/>
          <w:szCs w:val="24"/>
          <w:lang w:eastAsia="en-GB"/>
        </w:rPr>
        <w:tab/>
      </w:r>
      <w:r>
        <w:rPr>
          <w:noProof/>
        </w:rPr>
        <w:t>Rejection of SUCIs using an uncompressed point with Profile B.</w:t>
      </w:r>
      <w:r>
        <w:rPr>
          <w:noProof/>
        </w:rPr>
        <w:tab/>
      </w:r>
      <w:r>
        <w:rPr>
          <w:noProof/>
        </w:rPr>
        <w:fldChar w:fldCharType="begin" w:fldLock="1"/>
      </w:r>
      <w:r>
        <w:rPr>
          <w:noProof/>
        </w:rPr>
        <w:instrText xml:space="preserve"> PAGEREF _Toc225256988 \h </w:instrText>
      </w:r>
      <w:r>
        <w:rPr>
          <w:noProof/>
        </w:rPr>
      </w:r>
      <w:r>
        <w:rPr>
          <w:noProof/>
        </w:rPr>
        <w:fldChar w:fldCharType="separate"/>
      </w:r>
      <w:r>
        <w:rPr>
          <w:noProof/>
        </w:rPr>
        <w:t>9</w:t>
      </w:r>
      <w:r>
        <w:rPr>
          <w:noProof/>
        </w:rPr>
        <w:fldChar w:fldCharType="end"/>
      </w:r>
    </w:p>
    <w:p w14:paraId="506DA785" w14:textId="65581C1A" w:rsidR="004E761F" w:rsidRDefault="004E761F">
      <w:pPr>
        <w:pStyle w:val="TOC3"/>
        <w:rPr>
          <w:rFonts w:ascii="Aptos" w:hAnsi="Aptos"/>
          <w:noProof/>
          <w:kern w:val="2"/>
          <w:sz w:val="24"/>
          <w:szCs w:val="24"/>
          <w:lang w:eastAsia="en-GB"/>
        </w:rPr>
      </w:pPr>
      <w:r>
        <w:rPr>
          <w:noProof/>
        </w:rPr>
        <w:t>4.2.2</w:t>
      </w:r>
      <w:r>
        <w:rPr>
          <w:rFonts w:ascii="Aptos" w:hAnsi="Aptos"/>
          <w:noProof/>
          <w:kern w:val="2"/>
          <w:sz w:val="24"/>
          <w:szCs w:val="24"/>
          <w:lang w:eastAsia="en-GB"/>
        </w:rPr>
        <w:tab/>
      </w:r>
      <w:r>
        <w:rPr>
          <w:noProof/>
        </w:rPr>
        <w:t>Authentication and key agreement procedure</w:t>
      </w:r>
      <w:r>
        <w:rPr>
          <w:noProof/>
        </w:rPr>
        <w:tab/>
      </w:r>
      <w:r>
        <w:rPr>
          <w:noProof/>
        </w:rPr>
        <w:fldChar w:fldCharType="begin" w:fldLock="1"/>
      </w:r>
      <w:r>
        <w:rPr>
          <w:noProof/>
        </w:rPr>
        <w:instrText xml:space="preserve"> PAGEREF _Toc225256989 \h </w:instrText>
      </w:r>
      <w:r>
        <w:rPr>
          <w:noProof/>
        </w:rPr>
      </w:r>
      <w:r>
        <w:rPr>
          <w:noProof/>
        </w:rPr>
        <w:fldChar w:fldCharType="separate"/>
      </w:r>
      <w:r>
        <w:rPr>
          <w:noProof/>
        </w:rPr>
        <w:t>10</w:t>
      </w:r>
      <w:r>
        <w:rPr>
          <w:noProof/>
        </w:rPr>
        <w:fldChar w:fldCharType="end"/>
      </w:r>
    </w:p>
    <w:p w14:paraId="19C07A34" w14:textId="74940550" w:rsidR="004E761F" w:rsidRDefault="004E761F">
      <w:pPr>
        <w:pStyle w:val="TOC4"/>
        <w:rPr>
          <w:rFonts w:ascii="Aptos" w:hAnsi="Aptos"/>
          <w:noProof/>
          <w:kern w:val="2"/>
          <w:sz w:val="24"/>
          <w:szCs w:val="24"/>
          <w:lang w:eastAsia="en-GB"/>
        </w:rPr>
      </w:pPr>
      <w:r>
        <w:rPr>
          <w:noProof/>
        </w:rPr>
        <w:t>4.2.2.1</w:t>
      </w:r>
      <w:r>
        <w:rPr>
          <w:rFonts w:ascii="Aptos" w:hAnsi="Aptos"/>
          <w:noProof/>
          <w:kern w:val="2"/>
          <w:sz w:val="24"/>
          <w:szCs w:val="24"/>
          <w:lang w:eastAsia="en-GB"/>
        </w:rPr>
        <w:tab/>
      </w:r>
      <w:r>
        <w:rPr>
          <w:noProof/>
        </w:rPr>
        <w:t>Synchronization failure handling</w:t>
      </w:r>
      <w:r>
        <w:rPr>
          <w:noProof/>
        </w:rPr>
        <w:tab/>
      </w:r>
      <w:r>
        <w:rPr>
          <w:noProof/>
        </w:rPr>
        <w:fldChar w:fldCharType="begin" w:fldLock="1"/>
      </w:r>
      <w:r>
        <w:rPr>
          <w:noProof/>
        </w:rPr>
        <w:instrText xml:space="preserve"> PAGEREF _Toc225256990 \h </w:instrText>
      </w:r>
      <w:r>
        <w:rPr>
          <w:noProof/>
        </w:rPr>
      </w:r>
      <w:r>
        <w:rPr>
          <w:noProof/>
        </w:rPr>
        <w:fldChar w:fldCharType="separate"/>
      </w:r>
      <w:r>
        <w:rPr>
          <w:noProof/>
        </w:rPr>
        <w:t>10</w:t>
      </w:r>
      <w:r>
        <w:rPr>
          <w:noProof/>
        </w:rPr>
        <w:fldChar w:fldCharType="end"/>
      </w:r>
    </w:p>
    <w:p w14:paraId="081CCB0D" w14:textId="2F54F84B" w:rsidR="004E761F" w:rsidRDefault="004E761F">
      <w:pPr>
        <w:pStyle w:val="TOC4"/>
        <w:rPr>
          <w:rFonts w:ascii="Aptos" w:hAnsi="Aptos"/>
          <w:noProof/>
          <w:kern w:val="2"/>
          <w:sz w:val="24"/>
          <w:szCs w:val="24"/>
          <w:lang w:eastAsia="en-GB"/>
        </w:rPr>
      </w:pPr>
      <w:r>
        <w:rPr>
          <w:noProof/>
        </w:rPr>
        <w:t>4.2.2.2</w:t>
      </w:r>
      <w:r>
        <w:rPr>
          <w:rFonts w:ascii="Aptos" w:hAnsi="Aptos"/>
          <w:noProof/>
          <w:kern w:val="2"/>
          <w:sz w:val="24"/>
          <w:szCs w:val="24"/>
          <w:lang w:eastAsia="en-GB"/>
        </w:rPr>
        <w:tab/>
      </w:r>
      <w:r>
        <w:rPr>
          <w:noProof/>
        </w:rPr>
        <w:t>Storing of authentication status of UE by UDM</w:t>
      </w:r>
      <w:r>
        <w:rPr>
          <w:noProof/>
        </w:rPr>
        <w:tab/>
      </w:r>
      <w:r>
        <w:rPr>
          <w:noProof/>
        </w:rPr>
        <w:fldChar w:fldCharType="begin" w:fldLock="1"/>
      </w:r>
      <w:r>
        <w:rPr>
          <w:noProof/>
        </w:rPr>
        <w:instrText xml:space="preserve"> PAGEREF _Toc225256991 \h </w:instrText>
      </w:r>
      <w:r>
        <w:rPr>
          <w:noProof/>
        </w:rPr>
      </w:r>
      <w:r>
        <w:rPr>
          <w:noProof/>
        </w:rPr>
        <w:fldChar w:fldCharType="separate"/>
      </w:r>
      <w:r>
        <w:rPr>
          <w:noProof/>
        </w:rPr>
        <w:t>11</w:t>
      </w:r>
      <w:r>
        <w:rPr>
          <w:noProof/>
        </w:rPr>
        <w:fldChar w:fldCharType="end"/>
      </w:r>
    </w:p>
    <w:p w14:paraId="53A66100" w14:textId="7314B025" w:rsidR="004E761F" w:rsidRDefault="004E761F">
      <w:pPr>
        <w:pStyle w:val="TOC3"/>
        <w:rPr>
          <w:rFonts w:ascii="Aptos" w:hAnsi="Aptos"/>
          <w:noProof/>
          <w:kern w:val="2"/>
          <w:sz w:val="24"/>
          <w:szCs w:val="24"/>
          <w:lang w:eastAsia="en-GB"/>
        </w:rPr>
      </w:pPr>
      <w:r>
        <w:rPr>
          <w:noProof/>
        </w:rPr>
        <w:t>4.2.3</w:t>
      </w:r>
      <w:r>
        <w:rPr>
          <w:rFonts w:ascii="Aptos" w:hAnsi="Aptos"/>
          <w:noProof/>
          <w:kern w:val="2"/>
          <w:sz w:val="24"/>
          <w:szCs w:val="24"/>
          <w:lang w:eastAsia="en-GB"/>
        </w:rPr>
        <w:tab/>
      </w:r>
      <w:r>
        <w:rPr>
          <w:noProof/>
        </w:rPr>
        <w:t>Technical Baseline</w:t>
      </w:r>
      <w:r>
        <w:rPr>
          <w:noProof/>
        </w:rPr>
        <w:tab/>
      </w:r>
      <w:r>
        <w:rPr>
          <w:noProof/>
        </w:rPr>
        <w:fldChar w:fldCharType="begin" w:fldLock="1"/>
      </w:r>
      <w:r>
        <w:rPr>
          <w:noProof/>
        </w:rPr>
        <w:instrText xml:space="preserve"> PAGEREF _Toc225256992 \h </w:instrText>
      </w:r>
      <w:r>
        <w:rPr>
          <w:noProof/>
        </w:rPr>
      </w:r>
      <w:r>
        <w:rPr>
          <w:noProof/>
        </w:rPr>
        <w:fldChar w:fldCharType="separate"/>
      </w:r>
      <w:r>
        <w:rPr>
          <w:noProof/>
        </w:rPr>
        <w:t>12</w:t>
      </w:r>
      <w:r>
        <w:rPr>
          <w:noProof/>
        </w:rPr>
        <w:fldChar w:fldCharType="end"/>
      </w:r>
    </w:p>
    <w:p w14:paraId="30E42E71" w14:textId="202897EB" w:rsidR="004E761F" w:rsidRDefault="004E761F">
      <w:pPr>
        <w:pStyle w:val="TOC4"/>
        <w:rPr>
          <w:rFonts w:ascii="Aptos" w:hAnsi="Aptos"/>
          <w:noProof/>
          <w:kern w:val="2"/>
          <w:sz w:val="24"/>
          <w:szCs w:val="24"/>
          <w:lang w:eastAsia="en-GB"/>
        </w:rPr>
      </w:pPr>
      <w:r>
        <w:rPr>
          <w:noProof/>
        </w:rPr>
        <w:t>4.2.3.1</w:t>
      </w:r>
      <w:r>
        <w:rPr>
          <w:rFonts w:ascii="Aptos" w:hAnsi="Aptos"/>
          <w:noProof/>
          <w:kern w:val="2"/>
          <w:sz w:val="24"/>
          <w:szCs w:val="24"/>
          <w:lang w:eastAsia="en-GB"/>
        </w:rPr>
        <w:tab/>
      </w:r>
      <w:r>
        <w:rPr>
          <w:noProof/>
        </w:rPr>
        <w:t>Introduction</w:t>
      </w:r>
      <w:r>
        <w:rPr>
          <w:noProof/>
        </w:rPr>
        <w:tab/>
      </w:r>
      <w:r>
        <w:rPr>
          <w:noProof/>
        </w:rPr>
        <w:fldChar w:fldCharType="begin" w:fldLock="1"/>
      </w:r>
      <w:r>
        <w:rPr>
          <w:noProof/>
        </w:rPr>
        <w:instrText xml:space="preserve"> PAGEREF _Toc225256993 \h </w:instrText>
      </w:r>
      <w:r>
        <w:rPr>
          <w:noProof/>
        </w:rPr>
      </w:r>
      <w:r>
        <w:rPr>
          <w:noProof/>
        </w:rPr>
        <w:fldChar w:fldCharType="separate"/>
      </w:r>
      <w:r>
        <w:rPr>
          <w:noProof/>
        </w:rPr>
        <w:t>12</w:t>
      </w:r>
      <w:r>
        <w:rPr>
          <w:noProof/>
        </w:rPr>
        <w:fldChar w:fldCharType="end"/>
      </w:r>
    </w:p>
    <w:p w14:paraId="3CD67F0A" w14:textId="7B4009C1" w:rsidR="004E761F" w:rsidRDefault="004E761F">
      <w:pPr>
        <w:pStyle w:val="TOC4"/>
        <w:rPr>
          <w:rFonts w:ascii="Aptos" w:hAnsi="Aptos"/>
          <w:noProof/>
          <w:kern w:val="2"/>
          <w:sz w:val="24"/>
          <w:szCs w:val="24"/>
          <w:lang w:eastAsia="en-GB"/>
        </w:rPr>
      </w:pPr>
      <w:r>
        <w:rPr>
          <w:noProof/>
        </w:rPr>
        <w:t>4.2.3.2</w:t>
      </w:r>
      <w:r>
        <w:rPr>
          <w:rFonts w:ascii="Aptos" w:hAnsi="Aptos"/>
          <w:noProof/>
          <w:kern w:val="2"/>
          <w:sz w:val="24"/>
          <w:szCs w:val="24"/>
          <w:lang w:eastAsia="en-GB"/>
        </w:rPr>
        <w:tab/>
      </w:r>
      <w:r>
        <w:rPr>
          <w:noProof/>
        </w:rPr>
        <w:t>Protecting</w:t>
      </w:r>
      <w:r w:rsidRPr="000D4FBC">
        <w:rPr>
          <w:noProof/>
          <w:spacing w:val="-12"/>
        </w:rPr>
        <w:t xml:space="preserve"> </w:t>
      </w:r>
      <w:r>
        <w:rPr>
          <w:noProof/>
        </w:rPr>
        <w:t>data</w:t>
      </w:r>
      <w:r w:rsidRPr="000D4FBC">
        <w:rPr>
          <w:noProof/>
          <w:spacing w:val="-5"/>
        </w:rPr>
        <w:t xml:space="preserve"> </w:t>
      </w:r>
      <w:r>
        <w:rPr>
          <w:noProof/>
        </w:rPr>
        <w:t>and</w:t>
      </w:r>
      <w:r w:rsidRPr="000D4FBC">
        <w:rPr>
          <w:noProof/>
          <w:spacing w:val="-4"/>
        </w:rPr>
        <w:t xml:space="preserve"> </w:t>
      </w:r>
      <w:r>
        <w:rPr>
          <w:noProof/>
        </w:rPr>
        <w:t>information</w:t>
      </w:r>
      <w:r>
        <w:rPr>
          <w:noProof/>
        </w:rPr>
        <w:tab/>
      </w:r>
      <w:r>
        <w:rPr>
          <w:noProof/>
        </w:rPr>
        <w:fldChar w:fldCharType="begin" w:fldLock="1"/>
      </w:r>
      <w:r>
        <w:rPr>
          <w:noProof/>
        </w:rPr>
        <w:instrText xml:space="preserve"> PAGEREF _Toc225256994 \h </w:instrText>
      </w:r>
      <w:r>
        <w:rPr>
          <w:noProof/>
        </w:rPr>
      </w:r>
      <w:r>
        <w:rPr>
          <w:noProof/>
        </w:rPr>
        <w:fldChar w:fldCharType="separate"/>
      </w:r>
      <w:r>
        <w:rPr>
          <w:noProof/>
        </w:rPr>
        <w:t>12</w:t>
      </w:r>
      <w:r>
        <w:rPr>
          <w:noProof/>
        </w:rPr>
        <w:fldChar w:fldCharType="end"/>
      </w:r>
    </w:p>
    <w:p w14:paraId="0BD4823F" w14:textId="76E5AF8C" w:rsidR="004E761F" w:rsidRDefault="004E761F">
      <w:pPr>
        <w:pStyle w:val="TOC5"/>
        <w:rPr>
          <w:rFonts w:ascii="Aptos" w:hAnsi="Aptos"/>
          <w:noProof/>
          <w:kern w:val="2"/>
          <w:sz w:val="24"/>
          <w:szCs w:val="24"/>
          <w:lang w:eastAsia="en-GB"/>
        </w:rPr>
      </w:pPr>
      <w:r>
        <w:rPr>
          <w:noProof/>
        </w:rPr>
        <w:t>4.2.3.2.1</w:t>
      </w:r>
      <w:r>
        <w:rPr>
          <w:rFonts w:ascii="Aptos" w:hAnsi="Aptos"/>
          <w:noProof/>
          <w:kern w:val="2"/>
          <w:sz w:val="24"/>
          <w:szCs w:val="24"/>
          <w:lang w:eastAsia="en-GB"/>
        </w:rPr>
        <w:tab/>
      </w:r>
      <w:r>
        <w:rPr>
          <w:noProof/>
        </w:rPr>
        <w:t>Protecting</w:t>
      </w:r>
      <w:r w:rsidRPr="000D4FBC">
        <w:rPr>
          <w:noProof/>
          <w:spacing w:val="-12"/>
        </w:rPr>
        <w:t xml:space="preserve"> </w:t>
      </w:r>
      <w:r>
        <w:rPr>
          <w:noProof/>
        </w:rPr>
        <w:t>data</w:t>
      </w:r>
      <w:r w:rsidRPr="000D4FBC">
        <w:rPr>
          <w:noProof/>
          <w:spacing w:val="-5"/>
        </w:rPr>
        <w:t xml:space="preserve"> </w:t>
      </w:r>
      <w:r>
        <w:rPr>
          <w:noProof/>
        </w:rPr>
        <w:t>and</w:t>
      </w:r>
      <w:r w:rsidRPr="000D4FBC">
        <w:rPr>
          <w:noProof/>
          <w:spacing w:val="-4"/>
        </w:rPr>
        <w:t xml:space="preserve"> </w:t>
      </w:r>
      <w:r>
        <w:rPr>
          <w:noProof/>
        </w:rPr>
        <w:t>information – general</w:t>
      </w:r>
      <w:r>
        <w:rPr>
          <w:noProof/>
        </w:rPr>
        <w:tab/>
      </w:r>
      <w:r>
        <w:rPr>
          <w:noProof/>
        </w:rPr>
        <w:fldChar w:fldCharType="begin" w:fldLock="1"/>
      </w:r>
      <w:r>
        <w:rPr>
          <w:noProof/>
        </w:rPr>
        <w:instrText xml:space="preserve"> PAGEREF _Toc225256995 \h </w:instrText>
      </w:r>
      <w:r>
        <w:rPr>
          <w:noProof/>
        </w:rPr>
      </w:r>
      <w:r>
        <w:rPr>
          <w:noProof/>
        </w:rPr>
        <w:fldChar w:fldCharType="separate"/>
      </w:r>
      <w:r>
        <w:rPr>
          <w:noProof/>
        </w:rPr>
        <w:t>12</w:t>
      </w:r>
      <w:r>
        <w:rPr>
          <w:noProof/>
        </w:rPr>
        <w:fldChar w:fldCharType="end"/>
      </w:r>
    </w:p>
    <w:p w14:paraId="729555AB" w14:textId="7D7B016B" w:rsidR="004E761F" w:rsidRDefault="004E761F">
      <w:pPr>
        <w:pStyle w:val="TOC5"/>
        <w:rPr>
          <w:rFonts w:ascii="Aptos" w:hAnsi="Aptos"/>
          <w:noProof/>
          <w:kern w:val="2"/>
          <w:sz w:val="24"/>
          <w:szCs w:val="24"/>
          <w:lang w:eastAsia="en-GB"/>
        </w:rPr>
      </w:pPr>
      <w:r>
        <w:rPr>
          <w:noProof/>
        </w:rPr>
        <w:t>4.2.3.2.2</w:t>
      </w:r>
      <w:r>
        <w:rPr>
          <w:rFonts w:ascii="Aptos" w:hAnsi="Aptos"/>
          <w:noProof/>
          <w:kern w:val="2"/>
          <w:sz w:val="24"/>
          <w:szCs w:val="24"/>
          <w:lang w:eastAsia="en-GB"/>
        </w:rPr>
        <w:tab/>
      </w:r>
      <w:r>
        <w:rPr>
          <w:noProof/>
        </w:rPr>
        <w:t>Protecting</w:t>
      </w:r>
      <w:r w:rsidRPr="000D4FBC">
        <w:rPr>
          <w:noProof/>
          <w:spacing w:val="-12"/>
        </w:rPr>
        <w:t xml:space="preserve"> </w:t>
      </w:r>
      <w:r>
        <w:rPr>
          <w:noProof/>
        </w:rPr>
        <w:t>data</w:t>
      </w:r>
      <w:r w:rsidRPr="000D4FBC">
        <w:rPr>
          <w:noProof/>
          <w:spacing w:val="-5"/>
        </w:rPr>
        <w:t xml:space="preserve"> </w:t>
      </w:r>
      <w:r>
        <w:rPr>
          <w:noProof/>
        </w:rPr>
        <w:t>and</w:t>
      </w:r>
      <w:r w:rsidRPr="000D4FBC">
        <w:rPr>
          <w:noProof/>
          <w:spacing w:val="-4"/>
        </w:rPr>
        <w:t xml:space="preserve"> </w:t>
      </w:r>
      <w:r>
        <w:rPr>
          <w:noProof/>
        </w:rPr>
        <w:t>information – unauthorized viewing</w:t>
      </w:r>
      <w:r>
        <w:rPr>
          <w:noProof/>
        </w:rPr>
        <w:tab/>
      </w:r>
      <w:r>
        <w:rPr>
          <w:noProof/>
        </w:rPr>
        <w:fldChar w:fldCharType="begin" w:fldLock="1"/>
      </w:r>
      <w:r>
        <w:rPr>
          <w:noProof/>
        </w:rPr>
        <w:instrText xml:space="preserve"> PAGEREF _Toc225256996 \h </w:instrText>
      </w:r>
      <w:r>
        <w:rPr>
          <w:noProof/>
        </w:rPr>
      </w:r>
      <w:r>
        <w:rPr>
          <w:noProof/>
        </w:rPr>
        <w:fldChar w:fldCharType="separate"/>
      </w:r>
      <w:r>
        <w:rPr>
          <w:noProof/>
        </w:rPr>
        <w:t>12</w:t>
      </w:r>
      <w:r>
        <w:rPr>
          <w:noProof/>
        </w:rPr>
        <w:fldChar w:fldCharType="end"/>
      </w:r>
    </w:p>
    <w:p w14:paraId="66047675" w14:textId="570966D2" w:rsidR="004E761F" w:rsidRDefault="004E761F">
      <w:pPr>
        <w:pStyle w:val="TOC5"/>
        <w:rPr>
          <w:rFonts w:ascii="Aptos" w:hAnsi="Aptos"/>
          <w:noProof/>
          <w:kern w:val="2"/>
          <w:sz w:val="24"/>
          <w:szCs w:val="24"/>
          <w:lang w:eastAsia="en-GB"/>
        </w:rPr>
      </w:pPr>
      <w:r>
        <w:rPr>
          <w:noProof/>
        </w:rPr>
        <w:t>4.2.3.2.3</w:t>
      </w:r>
      <w:r>
        <w:rPr>
          <w:rFonts w:ascii="Aptos" w:hAnsi="Aptos"/>
          <w:noProof/>
          <w:kern w:val="2"/>
          <w:sz w:val="24"/>
          <w:szCs w:val="24"/>
          <w:lang w:eastAsia="en-GB"/>
        </w:rPr>
        <w:tab/>
      </w:r>
      <w:r>
        <w:rPr>
          <w:noProof/>
        </w:rPr>
        <w:t>Protecting</w:t>
      </w:r>
      <w:r w:rsidRPr="000D4FBC">
        <w:rPr>
          <w:noProof/>
          <w:spacing w:val="-12"/>
        </w:rPr>
        <w:t xml:space="preserve"> </w:t>
      </w:r>
      <w:r>
        <w:rPr>
          <w:noProof/>
        </w:rPr>
        <w:t>data</w:t>
      </w:r>
      <w:r w:rsidRPr="000D4FBC">
        <w:rPr>
          <w:noProof/>
          <w:spacing w:val="-5"/>
        </w:rPr>
        <w:t xml:space="preserve"> </w:t>
      </w:r>
      <w:r>
        <w:rPr>
          <w:noProof/>
        </w:rPr>
        <w:t>and</w:t>
      </w:r>
      <w:r w:rsidRPr="000D4FBC">
        <w:rPr>
          <w:noProof/>
          <w:spacing w:val="-4"/>
        </w:rPr>
        <w:t xml:space="preserve"> </w:t>
      </w:r>
      <w:r>
        <w:rPr>
          <w:noProof/>
        </w:rPr>
        <w:t>information in storage</w:t>
      </w:r>
      <w:r>
        <w:rPr>
          <w:noProof/>
        </w:rPr>
        <w:tab/>
      </w:r>
      <w:r>
        <w:rPr>
          <w:noProof/>
        </w:rPr>
        <w:fldChar w:fldCharType="begin" w:fldLock="1"/>
      </w:r>
      <w:r>
        <w:rPr>
          <w:noProof/>
        </w:rPr>
        <w:instrText xml:space="preserve"> PAGEREF _Toc225256997 \h </w:instrText>
      </w:r>
      <w:r>
        <w:rPr>
          <w:noProof/>
        </w:rPr>
      </w:r>
      <w:r>
        <w:rPr>
          <w:noProof/>
        </w:rPr>
        <w:fldChar w:fldCharType="separate"/>
      </w:r>
      <w:r>
        <w:rPr>
          <w:noProof/>
        </w:rPr>
        <w:t>12</w:t>
      </w:r>
      <w:r>
        <w:rPr>
          <w:noProof/>
        </w:rPr>
        <w:fldChar w:fldCharType="end"/>
      </w:r>
    </w:p>
    <w:p w14:paraId="544151BA" w14:textId="6F629F85" w:rsidR="004E761F" w:rsidRDefault="004E761F">
      <w:pPr>
        <w:pStyle w:val="TOC5"/>
        <w:rPr>
          <w:rFonts w:ascii="Aptos" w:hAnsi="Aptos"/>
          <w:noProof/>
          <w:kern w:val="2"/>
          <w:sz w:val="24"/>
          <w:szCs w:val="24"/>
          <w:lang w:eastAsia="en-GB"/>
        </w:rPr>
      </w:pPr>
      <w:r>
        <w:rPr>
          <w:noProof/>
        </w:rPr>
        <w:t>4.2.3.2.4</w:t>
      </w:r>
      <w:r>
        <w:rPr>
          <w:rFonts w:ascii="Aptos" w:hAnsi="Aptos"/>
          <w:noProof/>
          <w:kern w:val="2"/>
          <w:sz w:val="24"/>
          <w:szCs w:val="24"/>
          <w:lang w:eastAsia="en-GB"/>
        </w:rPr>
        <w:tab/>
      </w:r>
      <w:r>
        <w:rPr>
          <w:noProof/>
        </w:rPr>
        <w:t>Protecting</w:t>
      </w:r>
      <w:r w:rsidRPr="000D4FBC">
        <w:rPr>
          <w:noProof/>
          <w:spacing w:val="-12"/>
        </w:rPr>
        <w:t xml:space="preserve"> </w:t>
      </w:r>
      <w:r>
        <w:rPr>
          <w:noProof/>
        </w:rPr>
        <w:t>data</w:t>
      </w:r>
      <w:r w:rsidRPr="000D4FBC">
        <w:rPr>
          <w:noProof/>
          <w:spacing w:val="-5"/>
        </w:rPr>
        <w:t xml:space="preserve"> </w:t>
      </w:r>
      <w:r>
        <w:rPr>
          <w:noProof/>
        </w:rPr>
        <w:t>and</w:t>
      </w:r>
      <w:r w:rsidRPr="000D4FBC">
        <w:rPr>
          <w:noProof/>
          <w:spacing w:val="-4"/>
        </w:rPr>
        <w:t xml:space="preserve"> </w:t>
      </w:r>
      <w:r>
        <w:rPr>
          <w:noProof/>
        </w:rPr>
        <w:t>information in transfer</w:t>
      </w:r>
      <w:r>
        <w:rPr>
          <w:noProof/>
        </w:rPr>
        <w:tab/>
      </w:r>
      <w:r>
        <w:rPr>
          <w:noProof/>
        </w:rPr>
        <w:fldChar w:fldCharType="begin" w:fldLock="1"/>
      </w:r>
      <w:r>
        <w:rPr>
          <w:noProof/>
        </w:rPr>
        <w:instrText xml:space="preserve"> PAGEREF _Toc225256998 \h </w:instrText>
      </w:r>
      <w:r>
        <w:rPr>
          <w:noProof/>
        </w:rPr>
      </w:r>
      <w:r>
        <w:rPr>
          <w:noProof/>
        </w:rPr>
        <w:fldChar w:fldCharType="separate"/>
      </w:r>
      <w:r>
        <w:rPr>
          <w:noProof/>
        </w:rPr>
        <w:t>12</w:t>
      </w:r>
      <w:r>
        <w:rPr>
          <w:noProof/>
        </w:rPr>
        <w:fldChar w:fldCharType="end"/>
      </w:r>
    </w:p>
    <w:p w14:paraId="68E923A3" w14:textId="3BA7EACF" w:rsidR="004E761F" w:rsidRDefault="004E761F">
      <w:pPr>
        <w:pStyle w:val="TOC5"/>
        <w:rPr>
          <w:rFonts w:ascii="Aptos" w:hAnsi="Aptos"/>
          <w:noProof/>
          <w:kern w:val="2"/>
          <w:sz w:val="24"/>
          <w:szCs w:val="24"/>
          <w:lang w:eastAsia="en-GB"/>
        </w:rPr>
      </w:pPr>
      <w:r>
        <w:rPr>
          <w:noProof/>
        </w:rPr>
        <w:t>4.2.3.2.5</w:t>
      </w:r>
      <w:r>
        <w:rPr>
          <w:rFonts w:ascii="Aptos" w:hAnsi="Aptos"/>
          <w:noProof/>
          <w:kern w:val="2"/>
          <w:sz w:val="24"/>
          <w:szCs w:val="24"/>
          <w:lang w:eastAsia="en-GB"/>
        </w:rPr>
        <w:tab/>
      </w:r>
      <w:r>
        <w:rPr>
          <w:noProof/>
        </w:rPr>
        <w:t>Logging access to personal data</w:t>
      </w:r>
      <w:r>
        <w:rPr>
          <w:noProof/>
        </w:rPr>
        <w:tab/>
      </w:r>
      <w:r>
        <w:rPr>
          <w:noProof/>
        </w:rPr>
        <w:fldChar w:fldCharType="begin" w:fldLock="1"/>
      </w:r>
      <w:r>
        <w:rPr>
          <w:noProof/>
        </w:rPr>
        <w:instrText xml:space="preserve"> PAGEREF _Toc225256999 \h </w:instrText>
      </w:r>
      <w:r>
        <w:rPr>
          <w:noProof/>
        </w:rPr>
      </w:r>
      <w:r>
        <w:rPr>
          <w:noProof/>
        </w:rPr>
        <w:fldChar w:fldCharType="separate"/>
      </w:r>
      <w:r>
        <w:rPr>
          <w:noProof/>
        </w:rPr>
        <w:t>12</w:t>
      </w:r>
      <w:r>
        <w:rPr>
          <w:noProof/>
        </w:rPr>
        <w:fldChar w:fldCharType="end"/>
      </w:r>
    </w:p>
    <w:p w14:paraId="5309009A" w14:textId="60FBF673" w:rsidR="004E761F" w:rsidRDefault="004E761F">
      <w:pPr>
        <w:pStyle w:val="TOC4"/>
        <w:rPr>
          <w:rFonts w:ascii="Aptos" w:hAnsi="Aptos"/>
          <w:noProof/>
          <w:kern w:val="2"/>
          <w:sz w:val="24"/>
          <w:szCs w:val="24"/>
          <w:lang w:eastAsia="en-GB"/>
        </w:rPr>
      </w:pPr>
      <w:r>
        <w:rPr>
          <w:noProof/>
        </w:rPr>
        <w:t>4.2.3.3</w:t>
      </w:r>
      <w:r>
        <w:rPr>
          <w:rFonts w:ascii="Aptos" w:hAnsi="Aptos"/>
          <w:noProof/>
          <w:kern w:val="2"/>
          <w:sz w:val="24"/>
          <w:szCs w:val="24"/>
          <w:lang w:eastAsia="en-GB"/>
        </w:rPr>
        <w:tab/>
      </w:r>
      <w:r>
        <w:rPr>
          <w:noProof/>
        </w:rPr>
        <w:t>Protecting</w:t>
      </w:r>
      <w:r w:rsidRPr="000D4FBC">
        <w:rPr>
          <w:noProof/>
          <w:spacing w:val="-12"/>
        </w:rPr>
        <w:t xml:space="preserve"> </w:t>
      </w:r>
      <w:r>
        <w:rPr>
          <w:noProof/>
        </w:rPr>
        <w:t>availability</w:t>
      </w:r>
      <w:r w:rsidRPr="000D4FBC">
        <w:rPr>
          <w:noProof/>
          <w:spacing w:val="-12"/>
        </w:rPr>
        <w:t xml:space="preserve"> </w:t>
      </w:r>
      <w:r>
        <w:rPr>
          <w:noProof/>
        </w:rPr>
        <w:t>and</w:t>
      </w:r>
      <w:r w:rsidRPr="000D4FBC">
        <w:rPr>
          <w:noProof/>
          <w:spacing w:val="-4"/>
        </w:rPr>
        <w:t xml:space="preserve"> </w:t>
      </w:r>
      <w:r>
        <w:rPr>
          <w:noProof/>
        </w:rPr>
        <w:t>integrity</w:t>
      </w:r>
      <w:r>
        <w:rPr>
          <w:noProof/>
        </w:rPr>
        <w:tab/>
      </w:r>
      <w:r>
        <w:rPr>
          <w:noProof/>
        </w:rPr>
        <w:fldChar w:fldCharType="begin" w:fldLock="1"/>
      </w:r>
      <w:r>
        <w:rPr>
          <w:noProof/>
        </w:rPr>
        <w:instrText xml:space="preserve"> PAGEREF _Toc225257000 \h </w:instrText>
      </w:r>
      <w:r>
        <w:rPr>
          <w:noProof/>
        </w:rPr>
      </w:r>
      <w:r>
        <w:rPr>
          <w:noProof/>
        </w:rPr>
        <w:fldChar w:fldCharType="separate"/>
      </w:r>
      <w:r>
        <w:rPr>
          <w:noProof/>
        </w:rPr>
        <w:t>12</w:t>
      </w:r>
      <w:r>
        <w:rPr>
          <w:noProof/>
        </w:rPr>
        <w:fldChar w:fldCharType="end"/>
      </w:r>
    </w:p>
    <w:p w14:paraId="1B68EC5D" w14:textId="24FAB406" w:rsidR="004E761F" w:rsidRDefault="004E761F">
      <w:pPr>
        <w:pStyle w:val="TOC4"/>
        <w:rPr>
          <w:rFonts w:ascii="Aptos" w:hAnsi="Aptos"/>
          <w:noProof/>
          <w:kern w:val="2"/>
          <w:sz w:val="24"/>
          <w:szCs w:val="24"/>
          <w:lang w:eastAsia="en-GB"/>
        </w:rPr>
      </w:pPr>
      <w:r>
        <w:rPr>
          <w:noProof/>
        </w:rPr>
        <w:t>4.2.3.4</w:t>
      </w:r>
      <w:r>
        <w:rPr>
          <w:rFonts w:ascii="Aptos" w:hAnsi="Aptos"/>
          <w:noProof/>
          <w:kern w:val="2"/>
          <w:sz w:val="24"/>
          <w:szCs w:val="24"/>
          <w:lang w:eastAsia="en-GB"/>
        </w:rPr>
        <w:tab/>
      </w:r>
      <w:r>
        <w:rPr>
          <w:noProof/>
        </w:rPr>
        <w:t>Authentication</w:t>
      </w:r>
      <w:r w:rsidRPr="000D4FBC">
        <w:rPr>
          <w:noProof/>
          <w:spacing w:val="-17"/>
        </w:rPr>
        <w:t xml:space="preserve"> </w:t>
      </w:r>
      <w:r>
        <w:rPr>
          <w:noProof/>
        </w:rPr>
        <w:t>and</w:t>
      </w:r>
      <w:r w:rsidRPr="000D4FBC">
        <w:rPr>
          <w:noProof/>
          <w:spacing w:val="-4"/>
        </w:rPr>
        <w:t xml:space="preserve"> </w:t>
      </w:r>
      <w:r>
        <w:rPr>
          <w:noProof/>
        </w:rPr>
        <w:t>authorization</w:t>
      </w:r>
      <w:r>
        <w:rPr>
          <w:noProof/>
        </w:rPr>
        <w:tab/>
      </w:r>
      <w:r>
        <w:rPr>
          <w:noProof/>
        </w:rPr>
        <w:fldChar w:fldCharType="begin" w:fldLock="1"/>
      </w:r>
      <w:r>
        <w:rPr>
          <w:noProof/>
        </w:rPr>
        <w:instrText xml:space="preserve"> PAGEREF _Toc225257001 \h </w:instrText>
      </w:r>
      <w:r>
        <w:rPr>
          <w:noProof/>
        </w:rPr>
      </w:r>
      <w:r>
        <w:rPr>
          <w:noProof/>
        </w:rPr>
        <w:fldChar w:fldCharType="separate"/>
      </w:r>
      <w:r>
        <w:rPr>
          <w:noProof/>
        </w:rPr>
        <w:t>13</w:t>
      </w:r>
      <w:r>
        <w:rPr>
          <w:noProof/>
        </w:rPr>
        <w:fldChar w:fldCharType="end"/>
      </w:r>
    </w:p>
    <w:p w14:paraId="23406C27" w14:textId="61EC2C28" w:rsidR="004E761F" w:rsidRDefault="004E761F">
      <w:pPr>
        <w:pStyle w:val="TOC4"/>
        <w:rPr>
          <w:rFonts w:ascii="Aptos" w:hAnsi="Aptos"/>
          <w:noProof/>
          <w:kern w:val="2"/>
          <w:sz w:val="24"/>
          <w:szCs w:val="24"/>
          <w:lang w:eastAsia="en-GB"/>
        </w:rPr>
      </w:pPr>
      <w:r>
        <w:rPr>
          <w:noProof/>
        </w:rPr>
        <w:t>4.2.3.5</w:t>
      </w:r>
      <w:r>
        <w:rPr>
          <w:rFonts w:ascii="Aptos" w:hAnsi="Aptos"/>
          <w:noProof/>
          <w:kern w:val="2"/>
          <w:sz w:val="24"/>
          <w:szCs w:val="24"/>
          <w:lang w:eastAsia="en-GB"/>
        </w:rPr>
        <w:tab/>
      </w:r>
      <w:r>
        <w:rPr>
          <w:noProof/>
        </w:rPr>
        <w:t>Protecting</w:t>
      </w:r>
      <w:r w:rsidRPr="000D4FBC">
        <w:rPr>
          <w:noProof/>
          <w:spacing w:val="-12"/>
        </w:rPr>
        <w:t xml:space="preserve"> </w:t>
      </w:r>
      <w:r>
        <w:rPr>
          <w:noProof/>
        </w:rPr>
        <w:t>sessions</w:t>
      </w:r>
      <w:r>
        <w:rPr>
          <w:noProof/>
        </w:rPr>
        <w:tab/>
      </w:r>
      <w:r>
        <w:rPr>
          <w:noProof/>
        </w:rPr>
        <w:fldChar w:fldCharType="begin" w:fldLock="1"/>
      </w:r>
      <w:r>
        <w:rPr>
          <w:noProof/>
        </w:rPr>
        <w:instrText xml:space="preserve"> PAGEREF _Toc225257002 \h </w:instrText>
      </w:r>
      <w:r>
        <w:rPr>
          <w:noProof/>
        </w:rPr>
      </w:r>
      <w:r>
        <w:rPr>
          <w:noProof/>
        </w:rPr>
        <w:fldChar w:fldCharType="separate"/>
      </w:r>
      <w:r>
        <w:rPr>
          <w:noProof/>
        </w:rPr>
        <w:t>13</w:t>
      </w:r>
      <w:r>
        <w:rPr>
          <w:noProof/>
        </w:rPr>
        <w:fldChar w:fldCharType="end"/>
      </w:r>
    </w:p>
    <w:p w14:paraId="7981C8C4" w14:textId="508C2B12" w:rsidR="004E761F" w:rsidRDefault="004E761F">
      <w:pPr>
        <w:pStyle w:val="TOC4"/>
        <w:rPr>
          <w:rFonts w:ascii="Aptos" w:hAnsi="Aptos"/>
          <w:noProof/>
          <w:kern w:val="2"/>
          <w:sz w:val="24"/>
          <w:szCs w:val="24"/>
          <w:lang w:eastAsia="en-GB"/>
        </w:rPr>
      </w:pPr>
      <w:r>
        <w:rPr>
          <w:noProof/>
        </w:rPr>
        <w:t>4.2.3.6</w:t>
      </w:r>
      <w:r>
        <w:rPr>
          <w:rFonts w:ascii="Aptos" w:hAnsi="Aptos"/>
          <w:noProof/>
          <w:kern w:val="2"/>
          <w:sz w:val="24"/>
          <w:szCs w:val="24"/>
          <w:lang w:eastAsia="en-GB"/>
        </w:rPr>
        <w:tab/>
      </w:r>
      <w:r>
        <w:rPr>
          <w:noProof/>
        </w:rPr>
        <w:t>Logging</w:t>
      </w:r>
      <w:r>
        <w:rPr>
          <w:noProof/>
        </w:rPr>
        <w:tab/>
      </w:r>
      <w:r>
        <w:rPr>
          <w:noProof/>
        </w:rPr>
        <w:fldChar w:fldCharType="begin" w:fldLock="1"/>
      </w:r>
      <w:r>
        <w:rPr>
          <w:noProof/>
        </w:rPr>
        <w:instrText xml:space="preserve"> PAGEREF _Toc225257003 \h </w:instrText>
      </w:r>
      <w:r>
        <w:rPr>
          <w:noProof/>
        </w:rPr>
      </w:r>
      <w:r>
        <w:rPr>
          <w:noProof/>
        </w:rPr>
        <w:fldChar w:fldCharType="separate"/>
      </w:r>
      <w:r>
        <w:rPr>
          <w:noProof/>
        </w:rPr>
        <w:t>13</w:t>
      </w:r>
      <w:r>
        <w:rPr>
          <w:noProof/>
        </w:rPr>
        <w:fldChar w:fldCharType="end"/>
      </w:r>
    </w:p>
    <w:p w14:paraId="02FFF4AD" w14:textId="0DCBD49C" w:rsidR="004E761F" w:rsidRDefault="004E761F">
      <w:pPr>
        <w:pStyle w:val="TOC3"/>
        <w:rPr>
          <w:rFonts w:ascii="Aptos" w:hAnsi="Aptos"/>
          <w:noProof/>
          <w:kern w:val="2"/>
          <w:sz w:val="24"/>
          <w:szCs w:val="24"/>
          <w:lang w:eastAsia="en-GB"/>
        </w:rPr>
      </w:pPr>
      <w:r>
        <w:rPr>
          <w:noProof/>
        </w:rPr>
        <w:t>4.2.4</w:t>
      </w:r>
      <w:r>
        <w:rPr>
          <w:rFonts w:ascii="Aptos" w:hAnsi="Aptos"/>
          <w:noProof/>
          <w:kern w:val="2"/>
          <w:sz w:val="24"/>
          <w:szCs w:val="24"/>
          <w:lang w:eastAsia="en-GB"/>
        </w:rPr>
        <w:tab/>
      </w:r>
      <w:r>
        <w:rPr>
          <w:noProof/>
        </w:rPr>
        <w:t>Operating Systems</w:t>
      </w:r>
      <w:r>
        <w:rPr>
          <w:noProof/>
        </w:rPr>
        <w:tab/>
      </w:r>
      <w:r>
        <w:rPr>
          <w:noProof/>
        </w:rPr>
        <w:fldChar w:fldCharType="begin" w:fldLock="1"/>
      </w:r>
      <w:r>
        <w:rPr>
          <w:noProof/>
        </w:rPr>
        <w:instrText xml:space="preserve"> PAGEREF _Toc225257004 \h </w:instrText>
      </w:r>
      <w:r>
        <w:rPr>
          <w:noProof/>
        </w:rPr>
      </w:r>
      <w:r>
        <w:rPr>
          <w:noProof/>
        </w:rPr>
        <w:fldChar w:fldCharType="separate"/>
      </w:r>
      <w:r>
        <w:rPr>
          <w:noProof/>
        </w:rPr>
        <w:t>13</w:t>
      </w:r>
      <w:r>
        <w:rPr>
          <w:noProof/>
        </w:rPr>
        <w:fldChar w:fldCharType="end"/>
      </w:r>
    </w:p>
    <w:p w14:paraId="305A52DC" w14:textId="520EB4CF" w:rsidR="004E761F" w:rsidRDefault="004E761F">
      <w:pPr>
        <w:pStyle w:val="TOC3"/>
        <w:rPr>
          <w:rFonts w:ascii="Aptos" w:hAnsi="Aptos"/>
          <w:noProof/>
          <w:kern w:val="2"/>
          <w:sz w:val="24"/>
          <w:szCs w:val="24"/>
          <w:lang w:eastAsia="en-GB"/>
        </w:rPr>
      </w:pPr>
      <w:r>
        <w:rPr>
          <w:noProof/>
        </w:rPr>
        <w:t>4.2.5</w:t>
      </w:r>
      <w:r>
        <w:rPr>
          <w:rFonts w:ascii="Aptos" w:hAnsi="Aptos"/>
          <w:noProof/>
          <w:kern w:val="2"/>
          <w:sz w:val="24"/>
          <w:szCs w:val="24"/>
          <w:lang w:eastAsia="en-GB"/>
        </w:rPr>
        <w:tab/>
      </w:r>
      <w:r>
        <w:rPr>
          <w:noProof/>
        </w:rPr>
        <w:t>Web Servers</w:t>
      </w:r>
      <w:r>
        <w:rPr>
          <w:noProof/>
        </w:rPr>
        <w:tab/>
      </w:r>
      <w:r>
        <w:rPr>
          <w:noProof/>
        </w:rPr>
        <w:fldChar w:fldCharType="begin" w:fldLock="1"/>
      </w:r>
      <w:r>
        <w:rPr>
          <w:noProof/>
        </w:rPr>
        <w:instrText xml:space="preserve"> PAGEREF _Toc225257005 \h </w:instrText>
      </w:r>
      <w:r>
        <w:rPr>
          <w:noProof/>
        </w:rPr>
      </w:r>
      <w:r>
        <w:rPr>
          <w:noProof/>
        </w:rPr>
        <w:fldChar w:fldCharType="separate"/>
      </w:r>
      <w:r>
        <w:rPr>
          <w:noProof/>
        </w:rPr>
        <w:t>13</w:t>
      </w:r>
      <w:r>
        <w:rPr>
          <w:noProof/>
        </w:rPr>
        <w:fldChar w:fldCharType="end"/>
      </w:r>
    </w:p>
    <w:p w14:paraId="14299CBE" w14:textId="10C710F9" w:rsidR="004E761F" w:rsidRDefault="004E761F">
      <w:pPr>
        <w:pStyle w:val="TOC3"/>
        <w:rPr>
          <w:rFonts w:ascii="Aptos" w:hAnsi="Aptos"/>
          <w:noProof/>
          <w:kern w:val="2"/>
          <w:sz w:val="24"/>
          <w:szCs w:val="24"/>
          <w:lang w:eastAsia="en-GB"/>
        </w:rPr>
      </w:pPr>
      <w:r>
        <w:rPr>
          <w:noProof/>
        </w:rPr>
        <w:t>4.2.6</w:t>
      </w:r>
      <w:r>
        <w:rPr>
          <w:rFonts w:ascii="Aptos" w:hAnsi="Aptos"/>
          <w:noProof/>
          <w:kern w:val="2"/>
          <w:sz w:val="24"/>
          <w:szCs w:val="24"/>
          <w:lang w:eastAsia="en-GB"/>
        </w:rPr>
        <w:tab/>
      </w:r>
      <w:r>
        <w:rPr>
          <w:noProof/>
        </w:rPr>
        <w:t>Network Devices</w:t>
      </w:r>
      <w:r>
        <w:rPr>
          <w:noProof/>
        </w:rPr>
        <w:tab/>
      </w:r>
      <w:r>
        <w:rPr>
          <w:noProof/>
        </w:rPr>
        <w:fldChar w:fldCharType="begin" w:fldLock="1"/>
      </w:r>
      <w:r>
        <w:rPr>
          <w:noProof/>
        </w:rPr>
        <w:instrText xml:space="preserve"> PAGEREF _Toc225257006 \h </w:instrText>
      </w:r>
      <w:r>
        <w:rPr>
          <w:noProof/>
        </w:rPr>
      </w:r>
      <w:r>
        <w:rPr>
          <w:noProof/>
        </w:rPr>
        <w:fldChar w:fldCharType="separate"/>
      </w:r>
      <w:r>
        <w:rPr>
          <w:noProof/>
        </w:rPr>
        <w:t>13</w:t>
      </w:r>
      <w:r>
        <w:rPr>
          <w:noProof/>
        </w:rPr>
        <w:fldChar w:fldCharType="end"/>
      </w:r>
    </w:p>
    <w:p w14:paraId="1B6ECED6" w14:textId="7CFA5D35" w:rsidR="004E761F" w:rsidRDefault="004E761F">
      <w:pPr>
        <w:pStyle w:val="TOC3"/>
        <w:rPr>
          <w:rFonts w:ascii="Aptos" w:hAnsi="Aptos"/>
          <w:noProof/>
          <w:kern w:val="2"/>
          <w:sz w:val="24"/>
          <w:szCs w:val="24"/>
          <w:lang w:eastAsia="en-GB"/>
        </w:rPr>
      </w:pPr>
      <w:r>
        <w:rPr>
          <w:noProof/>
        </w:rPr>
        <w:t>4.2.7</w:t>
      </w:r>
      <w:r>
        <w:rPr>
          <w:rFonts w:ascii="Aptos" w:hAnsi="Aptos"/>
          <w:noProof/>
          <w:kern w:val="2"/>
          <w:sz w:val="24"/>
          <w:szCs w:val="24"/>
          <w:lang w:eastAsia="en-GB"/>
        </w:rPr>
        <w:tab/>
      </w:r>
      <w:r>
        <w:rPr>
          <w:noProof/>
        </w:rPr>
        <w:t>User plane security procedures for TSC service</w:t>
      </w:r>
      <w:r>
        <w:rPr>
          <w:noProof/>
        </w:rPr>
        <w:tab/>
      </w:r>
      <w:r>
        <w:rPr>
          <w:noProof/>
        </w:rPr>
        <w:fldChar w:fldCharType="begin" w:fldLock="1"/>
      </w:r>
      <w:r>
        <w:rPr>
          <w:noProof/>
        </w:rPr>
        <w:instrText xml:space="preserve"> PAGEREF _Toc225257007 \h </w:instrText>
      </w:r>
      <w:r>
        <w:rPr>
          <w:noProof/>
        </w:rPr>
      </w:r>
      <w:r>
        <w:rPr>
          <w:noProof/>
        </w:rPr>
        <w:fldChar w:fldCharType="separate"/>
      </w:r>
      <w:r>
        <w:rPr>
          <w:noProof/>
        </w:rPr>
        <w:t>13</w:t>
      </w:r>
      <w:r>
        <w:rPr>
          <w:noProof/>
        </w:rPr>
        <w:fldChar w:fldCharType="end"/>
      </w:r>
    </w:p>
    <w:p w14:paraId="0501A8DC" w14:textId="667CDA87" w:rsidR="004E761F" w:rsidRDefault="004E761F">
      <w:pPr>
        <w:pStyle w:val="TOC4"/>
        <w:rPr>
          <w:rFonts w:ascii="Aptos" w:hAnsi="Aptos"/>
          <w:noProof/>
          <w:kern w:val="2"/>
          <w:sz w:val="24"/>
          <w:szCs w:val="24"/>
          <w:lang w:eastAsia="en-GB"/>
        </w:rPr>
      </w:pPr>
      <w:r>
        <w:rPr>
          <w:noProof/>
        </w:rPr>
        <w:t>4.2.7.1</w:t>
      </w:r>
      <w:r>
        <w:rPr>
          <w:rFonts w:ascii="Aptos" w:hAnsi="Aptos"/>
          <w:noProof/>
          <w:kern w:val="2"/>
          <w:sz w:val="24"/>
          <w:szCs w:val="24"/>
          <w:lang w:eastAsia="en-GB"/>
        </w:rPr>
        <w:tab/>
      </w:r>
      <w:r>
        <w:rPr>
          <w:noProof/>
        </w:rPr>
        <w:t>UP Security enforcement configuration for TSC service</w:t>
      </w:r>
      <w:r>
        <w:rPr>
          <w:noProof/>
        </w:rPr>
        <w:tab/>
      </w:r>
      <w:r>
        <w:rPr>
          <w:noProof/>
        </w:rPr>
        <w:fldChar w:fldCharType="begin" w:fldLock="1"/>
      </w:r>
      <w:r>
        <w:rPr>
          <w:noProof/>
        </w:rPr>
        <w:instrText xml:space="preserve"> PAGEREF _Toc225257008 \h </w:instrText>
      </w:r>
      <w:r>
        <w:rPr>
          <w:noProof/>
        </w:rPr>
      </w:r>
      <w:r>
        <w:rPr>
          <w:noProof/>
        </w:rPr>
        <w:fldChar w:fldCharType="separate"/>
      </w:r>
      <w:r>
        <w:rPr>
          <w:noProof/>
        </w:rPr>
        <w:t>13</w:t>
      </w:r>
      <w:r>
        <w:rPr>
          <w:noProof/>
        </w:rPr>
        <w:fldChar w:fldCharType="end"/>
      </w:r>
    </w:p>
    <w:p w14:paraId="2BB7AD7B" w14:textId="2F628161" w:rsidR="004E761F" w:rsidRDefault="004E761F">
      <w:pPr>
        <w:pStyle w:val="TOC3"/>
        <w:rPr>
          <w:rFonts w:ascii="Aptos" w:hAnsi="Aptos"/>
          <w:noProof/>
          <w:kern w:val="2"/>
          <w:sz w:val="24"/>
          <w:szCs w:val="24"/>
          <w:lang w:eastAsia="en-GB"/>
        </w:rPr>
      </w:pPr>
      <w:r>
        <w:rPr>
          <w:noProof/>
        </w:rPr>
        <w:t>4.2.8</w:t>
      </w:r>
      <w:r>
        <w:rPr>
          <w:rFonts w:ascii="Aptos" w:hAnsi="Aptos"/>
          <w:noProof/>
          <w:kern w:val="2"/>
          <w:sz w:val="24"/>
          <w:szCs w:val="24"/>
          <w:lang w:eastAsia="en-GB"/>
        </w:rPr>
        <w:tab/>
      </w:r>
      <w:r>
        <w:rPr>
          <w:noProof/>
        </w:rPr>
        <w:t>User plane security procedures for 5G LAN service</w:t>
      </w:r>
      <w:r>
        <w:rPr>
          <w:noProof/>
        </w:rPr>
        <w:tab/>
      </w:r>
      <w:r>
        <w:rPr>
          <w:noProof/>
        </w:rPr>
        <w:fldChar w:fldCharType="begin" w:fldLock="1"/>
      </w:r>
      <w:r>
        <w:rPr>
          <w:noProof/>
        </w:rPr>
        <w:instrText xml:space="preserve"> PAGEREF _Toc225257009 \h </w:instrText>
      </w:r>
      <w:r>
        <w:rPr>
          <w:noProof/>
        </w:rPr>
      </w:r>
      <w:r>
        <w:rPr>
          <w:noProof/>
        </w:rPr>
        <w:fldChar w:fldCharType="separate"/>
      </w:r>
      <w:r>
        <w:rPr>
          <w:noProof/>
        </w:rPr>
        <w:t>14</w:t>
      </w:r>
      <w:r>
        <w:rPr>
          <w:noProof/>
        </w:rPr>
        <w:fldChar w:fldCharType="end"/>
      </w:r>
    </w:p>
    <w:p w14:paraId="40870BF2" w14:textId="30437CB5" w:rsidR="004E761F" w:rsidRDefault="004E761F">
      <w:pPr>
        <w:pStyle w:val="TOC4"/>
        <w:rPr>
          <w:rFonts w:ascii="Aptos" w:hAnsi="Aptos"/>
          <w:noProof/>
          <w:kern w:val="2"/>
          <w:sz w:val="24"/>
          <w:szCs w:val="24"/>
          <w:lang w:eastAsia="en-GB"/>
        </w:rPr>
      </w:pPr>
      <w:r>
        <w:rPr>
          <w:noProof/>
        </w:rPr>
        <w:t>4.2.8.1</w:t>
      </w:r>
      <w:r>
        <w:rPr>
          <w:rFonts w:ascii="Aptos" w:hAnsi="Aptos"/>
          <w:noProof/>
          <w:kern w:val="2"/>
          <w:sz w:val="24"/>
          <w:szCs w:val="24"/>
          <w:lang w:eastAsia="en-GB"/>
        </w:rPr>
        <w:tab/>
      </w:r>
      <w:r>
        <w:rPr>
          <w:noProof/>
        </w:rPr>
        <w:t>UP security policy configuration for 5G LAN service</w:t>
      </w:r>
      <w:r>
        <w:rPr>
          <w:noProof/>
        </w:rPr>
        <w:tab/>
      </w:r>
      <w:r>
        <w:rPr>
          <w:noProof/>
        </w:rPr>
        <w:fldChar w:fldCharType="begin" w:fldLock="1"/>
      </w:r>
      <w:r>
        <w:rPr>
          <w:noProof/>
        </w:rPr>
        <w:instrText xml:space="preserve"> PAGEREF _Toc225257010 \h </w:instrText>
      </w:r>
      <w:r>
        <w:rPr>
          <w:noProof/>
        </w:rPr>
      </w:r>
      <w:r>
        <w:rPr>
          <w:noProof/>
        </w:rPr>
        <w:fldChar w:fldCharType="separate"/>
      </w:r>
      <w:r>
        <w:rPr>
          <w:noProof/>
        </w:rPr>
        <w:t>14</w:t>
      </w:r>
      <w:r>
        <w:rPr>
          <w:noProof/>
        </w:rPr>
        <w:fldChar w:fldCharType="end"/>
      </w:r>
    </w:p>
    <w:p w14:paraId="17E2089A" w14:textId="21CE7969" w:rsidR="004E761F" w:rsidRDefault="004E761F">
      <w:pPr>
        <w:pStyle w:val="TOC2"/>
        <w:rPr>
          <w:rFonts w:ascii="Aptos" w:hAnsi="Aptos"/>
          <w:noProof/>
          <w:kern w:val="2"/>
          <w:sz w:val="24"/>
          <w:szCs w:val="24"/>
          <w:lang w:eastAsia="en-GB"/>
        </w:rPr>
      </w:pPr>
      <w:r>
        <w:rPr>
          <w:noProof/>
        </w:rPr>
        <w:t>4.3</w:t>
      </w:r>
      <w:r>
        <w:rPr>
          <w:rFonts w:ascii="Aptos" w:hAnsi="Aptos"/>
          <w:noProof/>
          <w:kern w:val="2"/>
          <w:sz w:val="24"/>
          <w:szCs w:val="24"/>
          <w:lang w:eastAsia="en-GB"/>
        </w:rPr>
        <w:tab/>
      </w:r>
      <w:r>
        <w:rPr>
          <w:noProof/>
          <w:lang w:eastAsia="zh-CN"/>
        </w:rPr>
        <w:t>UDM</w:t>
      </w:r>
      <w:r>
        <w:rPr>
          <w:noProof/>
        </w:rPr>
        <w:t>-specific adaptations of hardening requirements and related test cases</w:t>
      </w:r>
      <w:r>
        <w:rPr>
          <w:noProof/>
        </w:rPr>
        <w:tab/>
      </w:r>
      <w:r>
        <w:rPr>
          <w:noProof/>
        </w:rPr>
        <w:fldChar w:fldCharType="begin" w:fldLock="1"/>
      </w:r>
      <w:r>
        <w:rPr>
          <w:noProof/>
        </w:rPr>
        <w:instrText xml:space="preserve"> PAGEREF _Toc225257011 \h </w:instrText>
      </w:r>
      <w:r>
        <w:rPr>
          <w:noProof/>
        </w:rPr>
      </w:r>
      <w:r>
        <w:rPr>
          <w:noProof/>
        </w:rPr>
        <w:fldChar w:fldCharType="separate"/>
      </w:r>
      <w:r>
        <w:rPr>
          <w:noProof/>
        </w:rPr>
        <w:t>15</w:t>
      </w:r>
      <w:r>
        <w:rPr>
          <w:noProof/>
        </w:rPr>
        <w:fldChar w:fldCharType="end"/>
      </w:r>
    </w:p>
    <w:p w14:paraId="5570AC93" w14:textId="73727F3C" w:rsidR="004E761F" w:rsidRDefault="004E761F">
      <w:pPr>
        <w:pStyle w:val="TOC3"/>
        <w:rPr>
          <w:rFonts w:ascii="Aptos" w:hAnsi="Aptos"/>
          <w:noProof/>
          <w:kern w:val="2"/>
          <w:sz w:val="24"/>
          <w:szCs w:val="24"/>
          <w:lang w:eastAsia="en-GB"/>
        </w:rPr>
      </w:pPr>
      <w:r>
        <w:rPr>
          <w:noProof/>
        </w:rPr>
        <w:t>4.3.1</w:t>
      </w:r>
      <w:r>
        <w:rPr>
          <w:rFonts w:ascii="Aptos" w:hAnsi="Aptos"/>
          <w:noProof/>
          <w:kern w:val="2"/>
          <w:sz w:val="24"/>
          <w:szCs w:val="24"/>
          <w:lang w:eastAsia="en-GB"/>
        </w:rPr>
        <w:tab/>
      </w:r>
      <w:r>
        <w:rPr>
          <w:noProof/>
        </w:rPr>
        <w:t>Introduction</w:t>
      </w:r>
      <w:r>
        <w:rPr>
          <w:noProof/>
        </w:rPr>
        <w:tab/>
      </w:r>
      <w:r>
        <w:rPr>
          <w:noProof/>
        </w:rPr>
        <w:fldChar w:fldCharType="begin" w:fldLock="1"/>
      </w:r>
      <w:r>
        <w:rPr>
          <w:noProof/>
        </w:rPr>
        <w:instrText xml:space="preserve"> PAGEREF _Toc225257012 \h </w:instrText>
      </w:r>
      <w:r>
        <w:rPr>
          <w:noProof/>
        </w:rPr>
      </w:r>
      <w:r>
        <w:rPr>
          <w:noProof/>
        </w:rPr>
        <w:fldChar w:fldCharType="separate"/>
      </w:r>
      <w:r>
        <w:rPr>
          <w:noProof/>
        </w:rPr>
        <w:t>15</w:t>
      </w:r>
      <w:r>
        <w:rPr>
          <w:noProof/>
        </w:rPr>
        <w:fldChar w:fldCharType="end"/>
      </w:r>
    </w:p>
    <w:p w14:paraId="5E9958D2" w14:textId="21616607" w:rsidR="004E761F" w:rsidRDefault="004E761F">
      <w:pPr>
        <w:pStyle w:val="TOC3"/>
        <w:rPr>
          <w:rFonts w:ascii="Aptos" w:hAnsi="Aptos"/>
          <w:noProof/>
          <w:kern w:val="2"/>
          <w:sz w:val="24"/>
          <w:szCs w:val="24"/>
          <w:lang w:eastAsia="en-GB"/>
        </w:rPr>
      </w:pPr>
      <w:r>
        <w:rPr>
          <w:noProof/>
        </w:rPr>
        <w:t>4.3.2</w:t>
      </w:r>
      <w:r>
        <w:rPr>
          <w:rFonts w:ascii="Aptos" w:hAnsi="Aptos"/>
          <w:noProof/>
          <w:kern w:val="2"/>
          <w:sz w:val="24"/>
          <w:szCs w:val="24"/>
          <w:lang w:eastAsia="en-GB"/>
        </w:rPr>
        <w:tab/>
      </w:r>
      <w:r>
        <w:rPr>
          <w:noProof/>
        </w:rPr>
        <w:t>Technical baseline</w:t>
      </w:r>
      <w:r>
        <w:rPr>
          <w:noProof/>
        </w:rPr>
        <w:tab/>
      </w:r>
      <w:r>
        <w:rPr>
          <w:noProof/>
        </w:rPr>
        <w:fldChar w:fldCharType="begin" w:fldLock="1"/>
      </w:r>
      <w:r>
        <w:rPr>
          <w:noProof/>
        </w:rPr>
        <w:instrText xml:space="preserve"> PAGEREF _Toc225257013 \h </w:instrText>
      </w:r>
      <w:r>
        <w:rPr>
          <w:noProof/>
        </w:rPr>
      </w:r>
      <w:r>
        <w:rPr>
          <w:noProof/>
        </w:rPr>
        <w:fldChar w:fldCharType="separate"/>
      </w:r>
      <w:r>
        <w:rPr>
          <w:noProof/>
        </w:rPr>
        <w:t>15</w:t>
      </w:r>
      <w:r>
        <w:rPr>
          <w:noProof/>
        </w:rPr>
        <w:fldChar w:fldCharType="end"/>
      </w:r>
    </w:p>
    <w:p w14:paraId="3BF14CD3" w14:textId="343BE5FE" w:rsidR="004E761F" w:rsidRDefault="004E761F">
      <w:pPr>
        <w:pStyle w:val="TOC3"/>
        <w:rPr>
          <w:rFonts w:ascii="Aptos" w:hAnsi="Aptos"/>
          <w:noProof/>
          <w:kern w:val="2"/>
          <w:sz w:val="24"/>
          <w:szCs w:val="24"/>
          <w:lang w:eastAsia="en-GB"/>
        </w:rPr>
      </w:pPr>
      <w:r>
        <w:rPr>
          <w:noProof/>
        </w:rPr>
        <w:t>4.3.3</w:t>
      </w:r>
      <w:r>
        <w:rPr>
          <w:rFonts w:ascii="Aptos" w:hAnsi="Aptos"/>
          <w:noProof/>
          <w:kern w:val="2"/>
          <w:sz w:val="24"/>
          <w:szCs w:val="24"/>
          <w:lang w:eastAsia="en-GB"/>
        </w:rPr>
        <w:tab/>
      </w:r>
      <w:r>
        <w:rPr>
          <w:noProof/>
        </w:rPr>
        <w:t>Operating systems</w:t>
      </w:r>
      <w:r>
        <w:rPr>
          <w:noProof/>
        </w:rPr>
        <w:tab/>
      </w:r>
      <w:r>
        <w:rPr>
          <w:noProof/>
        </w:rPr>
        <w:fldChar w:fldCharType="begin" w:fldLock="1"/>
      </w:r>
      <w:r>
        <w:rPr>
          <w:noProof/>
        </w:rPr>
        <w:instrText xml:space="preserve"> PAGEREF _Toc225257014 \h </w:instrText>
      </w:r>
      <w:r>
        <w:rPr>
          <w:noProof/>
        </w:rPr>
      </w:r>
      <w:r>
        <w:rPr>
          <w:noProof/>
        </w:rPr>
        <w:fldChar w:fldCharType="separate"/>
      </w:r>
      <w:r>
        <w:rPr>
          <w:noProof/>
        </w:rPr>
        <w:t>16</w:t>
      </w:r>
      <w:r>
        <w:rPr>
          <w:noProof/>
        </w:rPr>
        <w:fldChar w:fldCharType="end"/>
      </w:r>
    </w:p>
    <w:p w14:paraId="331D2101" w14:textId="22584E37" w:rsidR="004E761F" w:rsidRDefault="004E761F">
      <w:pPr>
        <w:pStyle w:val="TOC3"/>
        <w:rPr>
          <w:rFonts w:ascii="Aptos" w:hAnsi="Aptos"/>
          <w:noProof/>
          <w:kern w:val="2"/>
          <w:sz w:val="24"/>
          <w:szCs w:val="24"/>
          <w:lang w:eastAsia="en-GB"/>
        </w:rPr>
      </w:pPr>
      <w:r>
        <w:rPr>
          <w:noProof/>
        </w:rPr>
        <w:t>4.3.4</w:t>
      </w:r>
      <w:r>
        <w:rPr>
          <w:rFonts w:ascii="Aptos" w:hAnsi="Aptos"/>
          <w:noProof/>
          <w:kern w:val="2"/>
          <w:sz w:val="24"/>
          <w:szCs w:val="24"/>
          <w:lang w:eastAsia="en-GB"/>
        </w:rPr>
        <w:tab/>
      </w:r>
      <w:r>
        <w:rPr>
          <w:noProof/>
        </w:rPr>
        <w:t>Web servers</w:t>
      </w:r>
      <w:r>
        <w:rPr>
          <w:noProof/>
        </w:rPr>
        <w:tab/>
      </w:r>
      <w:r>
        <w:rPr>
          <w:noProof/>
        </w:rPr>
        <w:fldChar w:fldCharType="begin" w:fldLock="1"/>
      </w:r>
      <w:r>
        <w:rPr>
          <w:noProof/>
        </w:rPr>
        <w:instrText xml:space="preserve"> PAGEREF _Toc225257015 \h </w:instrText>
      </w:r>
      <w:r>
        <w:rPr>
          <w:noProof/>
        </w:rPr>
      </w:r>
      <w:r>
        <w:rPr>
          <w:noProof/>
        </w:rPr>
        <w:fldChar w:fldCharType="separate"/>
      </w:r>
      <w:r>
        <w:rPr>
          <w:noProof/>
        </w:rPr>
        <w:t>16</w:t>
      </w:r>
      <w:r>
        <w:rPr>
          <w:noProof/>
        </w:rPr>
        <w:fldChar w:fldCharType="end"/>
      </w:r>
    </w:p>
    <w:p w14:paraId="7F8801D8" w14:textId="6D5BEC45" w:rsidR="004E761F" w:rsidRDefault="004E761F">
      <w:pPr>
        <w:pStyle w:val="TOC3"/>
        <w:rPr>
          <w:rFonts w:ascii="Aptos" w:hAnsi="Aptos"/>
          <w:noProof/>
          <w:kern w:val="2"/>
          <w:sz w:val="24"/>
          <w:szCs w:val="24"/>
          <w:lang w:eastAsia="en-GB"/>
        </w:rPr>
      </w:pPr>
      <w:r>
        <w:rPr>
          <w:noProof/>
        </w:rPr>
        <w:t>4.3.5</w:t>
      </w:r>
      <w:r>
        <w:rPr>
          <w:rFonts w:ascii="Aptos" w:hAnsi="Aptos"/>
          <w:noProof/>
          <w:kern w:val="2"/>
          <w:sz w:val="24"/>
          <w:szCs w:val="24"/>
          <w:lang w:eastAsia="en-GB"/>
        </w:rPr>
        <w:tab/>
      </w:r>
      <w:r>
        <w:rPr>
          <w:noProof/>
        </w:rPr>
        <w:t>Network devices</w:t>
      </w:r>
      <w:r>
        <w:rPr>
          <w:noProof/>
        </w:rPr>
        <w:tab/>
      </w:r>
      <w:r>
        <w:rPr>
          <w:noProof/>
        </w:rPr>
        <w:fldChar w:fldCharType="begin" w:fldLock="1"/>
      </w:r>
      <w:r>
        <w:rPr>
          <w:noProof/>
        </w:rPr>
        <w:instrText xml:space="preserve"> PAGEREF _Toc225257016 \h </w:instrText>
      </w:r>
      <w:r>
        <w:rPr>
          <w:noProof/>
        </w:rPr>
      </w:r>
      <w:r>
        <w:rPr>
          <w:noProof/>
        </w:rPr>
        <w:fldChar w:fldCharType="separate"/>
      </w:r>
      <w:r>
        <w:rPr>
          <w:noProof/>
        </w:rPr>
        <w:t>16</w:t>
      </w:r>
      <w:r>
        <w:rPr>
          <w:noProof/>
        </w:rPr>
        <w:fldChar w:fldCharType="end"/>
      </w:r>
    </w:p>
    <w:p w14:paraId="1FBBBD8C" w14:textId="364BE22E" w:rsidR="004E761F" w:rsidRDefault="004E761F">
      <w:pPr>
        <w:pStyle w:val="TOC3"/>
        <w:rPr>
          <w:rFonts w:ascii="Aptos" w:hAnsi="Aptos"/>
          <w:noProof/>
          <w:kern w:val="2"/>
          <w:sz w:val="24"/>
          <w:szCs w:val="24"/>
          <w:lang w:eastAsia="en-GB"/>
        </w:rPr>
      </w:pPr>
      <w:r w:rsidRPr="000D4FBC">
        <w:rPr>
          <w:rFonts w:eastAsia="SimSun"/>
          <w:noProof/>
        </w:rPr>
        <w:t>4.3.6</w:t>
      </w:r>
      <w:r>
        <w:rPr>
          <w:rFonts w:ascii="Aptos" w:hAnsi="Aptos"/>
          <w:noProof/>
          <w:kern w:val="2"/>
          <w:sz w:val="24"/>
          <w:szCs w:val="24"/>
          <w:lang w:eastAsia="en-GB"/>
        </w:rPr>
        <w:tab/>
      </w:r>
      <w:r w:rsidRPr="000D4FBC">
        <w:rPr>
          <w:rFonts w:eastAsia="SimSun"/>
          <w:noProof/>
        </w:rPr>
        <w:t>Network functions in service-based architecture</w:t>
      </w:r>
      <w:r>
        <w:rPr>
          <w:noProof/>
        </w:rPr>
        <w:tab/>
      </w:r>
      <w:r>
        <w:rPr>
          <w:noProof/>
        </w:rPr>
        <w:fldChar w:fldCharType="begin" w:fldLock="1"/>
      </w:r>
      <w:r>
        <w:rPr>
          <w:noProof/>
        </w:rPr>
        <w:instrText xml:space="preserve"> PAGEREF _Toc225257017 \h </w:instrText>
      </w:r>
      <w:r>
        <w:rPr>
          <w:noProof/>
        </w:rPr>
      </w:r>
      <w:r>
        <w:rPr>
          <w:noProof/>
        </w:rPr>
        <w:fldChar w:fldCharType="separate"/>
      </w:r>
      <w:r>
        <w:rPr>
          <w:noProof/>
        </w:rPr>
        <w:t>16</w:t>
      </w:r>
      <w:r>
        <w:rPr>
          <w:noProof/>
        </w:rPr>
        <w:fldChar w:fldCharType="end"/>
      </w:r>
    </w:p>
    <w:p w14:paraId="006363ED" w14:textId="21A350EB" w:rsidR="004E761F" w:rsidRDefault="004E761F">
      <w:pPr>
        <w:pStyle w:val="TOC2"/>
        <w:rPr>
          <w:rFonts w:ascii="Aptos" w:hAnsi="Aptos"/>
          <w:noProof/>
          <w:kern w:val="2"/>
          <w:sz w:val="24"/>
          <w:szCs w:val="24"/>
          <w:lang w:eastAsia="en-GB"/>
        </w:rPr>
      </w:pPr>
      <w:r>
        <w:rPr>
          <w:noProof/>
        </w:rPr>
        <w:t>4.4</w:t>
      </w:r>
      <w:r>
        <w:rPr>
          <w:rFonts w:ascii="Aptos" w:hAnsi="Aptos"/>
          <w:noProof/>
          <w:kern w:val="2"/>
          <w:sz w:val="24"/>
          <w:szCs w:val="24"/>
          <w:lang w:eastAsia="en-GB"/>
        </w:rPr>
        <w:tab/>
      </w:r>
      <w:r>
        <w:rPr>
          <w:noProof/>
          <w:lang w:eastAsia="zh-CN"/>
        </w:rPr>
        <w:t>UDM</w:t>
      </w:r>
      <w:r>
        <w:rPr>
          <w:noProof/>
        </w:rPr>
        <w:t>-specific adaptations of basic vulnerability testing requirements and related test cases</w:t>
      </w:r>
      <w:r>
        <w:rPr>
          <w:noProof/>
        </w:rPr>
        <w:tab/>
      </w:r>
      <w:r>
        <w:rPr>
          <w:noProof/>
        </w:rPr>
        <w:fldChar w:fldCharType="begin" w:fldLock="1"/>
      </w:r>
      <w:r>
        <w:rPr>
          <w:noProof/>
        </w:rPr>
        <w:instrText xml:space="preserve"> PAGEREF _Toc225257018 \h </w:instrText>
      </w:r>
      <w:r>
        <w:rPr>
          <w:noProof/>
        </w:rPr>
      </w:r>
      <w:r>
        <w:rPr>
          <w:noProof/>
        </w:rPr>
        <w:fldChar w:fldCharType="separate"/>
      </w:r>
      <w:r>
        <w:rPr>
          <w:noProof/>
        </w:rPr>
        <w:t>16</w:t>
      </w:r>
      <w:r>
        <w:rPr>
          <w:noProof/>
        </w:rPr>
        <w:fldChar w:fldCharType="end"/>
      </w:r>
    </w:p>
    <w:p w14:paraId="7FFD3A2F" w14:textId="46E282BE" w:rsidR="004E761F" w:rsidRDefault="004E761F">
      <w:pPr>
        <w:pStyle w:val="TOC3"/>
        <w:rPr>
          <w:rFonts w:ascii="Aptos" w:hAnsi="Aptos"/>
          <w:noProof/>
          <w:kern w:val="2"/>
          <w:sz w:val="24"/>
          <w:szCs w:val="24"/>
          <w:lang w:eastAsia="en-GB"/>
        </w:rPr>
      </w:pPr>
      <w:r w:rsidRPr="000D4FBC">
        <w:rPr>
          <w:rFonts w:eastAsia="MS Mincho"/>
          <w:noProof/>
        </w:rPr>
        <w:t>4.4.1</w:t>
      </w:r>
      <w:r>
        <w:rPr>
          <w:rFonts w:ascii="Aptos" w:hAnsi="Aptos"/>
          <w:noProof/>
          <w:kern w:val="2"/>
          <w:sz w:val="24"/>
          <w:szCs w:val="24"/>
          <w:lang w:eastAsia="en-GB"/>
        </w:rPr>
        <w:tab/>
      </w:r>
      <w:r w:rsidRPr="000D4FBC">
        <w:rPr>
          <w:rFonts w:eastAsia="MS Mincho"/>
          <w:noProof/>
        </w:rPr>
        <w:t>Introduction</w:t>
      </w:r>
      <w:r>
        <w:rPr>
          <w:noProof/>
        </w:rPr>
        <w:tab/>
      </w:r>
      <w:r>
        <w:rPr>
          <w:noProof/>
        </w:rPr>
        <w:fldChar w:fldCharType="begin" w:fldLock="1"/>
      </w:r>
      <w:r>
        <w:rPr>
          <w:noProof/>
        </w:rPr>
        <w:instrText xml:space="preserve"> PAGEREF _Toc225257019 \h </w:instrText>
      </w:r>
      <w:r>
        <w:rPr>
          <w:noProof/>
        </w:rPr>
      </w:r>
      <w:r>
        <w:rPr>
          <w:noProof/>
        </w:rPr>
        <w:fldChar w:fldCharType="separate"/>
      </w:r>
      <w:r>
        <w:rPr>
          <w:noProof/>
        </w:rPr>
        <w:t>16</w:t>
      </w:r>
      <w:r>
        <w:rPr>
          <w:noProof/>
        </w:rPr>
        <w:fldChar w:fldCharType="end"/>
      </w:r>
    </w:p>
    <w:p w14:paraId="30AE1B08" w14:textId="7901250B" w:rsidR="004E761F" w:rsidRDefault="004E761F">
      <w:pPr>
        <w:pStyle w:val="TOC3"/>
        <w:rPr>
          <w:rFonts w:ascii="Aptos" w:hAnsi="Aptos"/>
          <w:noProof/>
          <w:kern w:val="2"/>
          <w:sz w:val="24"/>
          <w:szCs w:val="24"/>
          <w:lang w:eastAsia="en-GB"/>
        </w:rPr>
      </w:pPr>
      <w:r w:rsidRPr="000D4FBC">
        <w:rPr>
          <w:rFonts w:eastAsia="MS Mincho"/>
          <w:noProof/>
        </w:rPr>
        <w:t>4.4.2</w:t>
      </w:r>
      <w:r>
        <w:rPr>
          <w:rFonts w:ascii="Aptos" w:hAnsi="Aptos"/>
          <w:noProof/>
          <w:kern w:val="2"/>
          <w:sz w:val="24"/>
          <w:szCs w:val="24"/>
          <w:lang w:eastAsia="en-GB"/>
        </w:rPr>
        <w:tab/>
      </w:r>
      <w:r w:rsidRPr="000D4FBC">
        <w:rPr>
          <w:rFonts w:eastAsia="MS Mincho"/>
          <w:noProof/>
          <w:lang w:eastAsia="zh-CN"/>
        </w:rPr>
        <w:t>Port scanning</w:t>
      </w:r>
      <w:r>
        <w:rPr>
          <w:noProof/>
        </w:rPr>
        <w:tab/>
      </w:r>
      <w:r>
        <w:rPr>
          <w:noProof/>
        </w:rPr>
        <w:fldChar w:fldCharType="begin" w:fldLock="1"/>
      </w:r>
      <w:r>
        <w:rPr>
          <w:noProof/>
        </w:rPr>
        <w:instrText xml:space="preserve"> PAGEREF _Toc225257020 \h </w:instrText>
      </w:r>
      <w:r>
        <w:rPr>
          <w:noProof/>
        </w:rPr>
      </w:r>
      <w:r>
        <w:rPr>
          <w:noProof/>
        </w:rPr>
        <w:fldChar w:fldCharType="separate"/>
      </w:r>
      <w:r>
        <w:rPr>
          <w:noProof/>
        </w:rPr>
        <w:t>16</w:t>
      </w:r>
      <w:r>
        <w:rPr>
          <w:noProof/>
        </w:rPr>
        <w:fldChar w:fldCharType="end"/>
      </w:r>
    </w:p>
    <w:p w14:paraId="224FD0CF" w14:textId="1044DCA8" w:rsidR="004E761F" w:rsidRDefault="004E761F">
      <w:pPr>
        <w:pStyle w:val="TOC3"/>
        <w:rPr>
          <w:rFonts w:ascii="Aptos" w:hAnsi="Aptos"/>
          <w:noProof/>
          <w:kern w:val="2"/>
          <w:sz w:val="24"/>
          <w:szCs w:val="24"/>
          <w:lang w:eastAsia="en-GB"/>
        </w:rPr>
      </w:pPr>
      <w:r w:rsidRPr="000D4FBC">
        <w:rPr>
          <w:rFonts w:eastAsia="MS Mincho"/>
          <w:noProof/>
        </w:rPr>
        <w:t>4.4.3</w:t>
      </w:r>
      <w:r>
        <w:rPr>
          <w:rFonts w:ascii="Aptos" w:hAnsi="Aptos"/>
          <w:noProof/>
          <w:kern w:val="2"/>
          <w:sz w:val="24"/>
          <w:szCs w:val="24"/>
          <w:lang w:eastAsia="en-GB"/>
        </w:rPr>
        <w:tab/>
      </w:r>
      <w:r w:rsidRPr="000D4FBC">
        <w:rPr>
          <w:rFonts w:eastAsia="MS Mincho"/>
          <w:noProof/>
          <w:lang w:eastAsia="zh-CN"/>
        </w:rPr>
        <w:t>Vulnerability scanning</w:t>
      </w:r>
      <w:r>
        <w:rPr>
          <w:noProof/>
        </w:rPr>
        <w:tab/>
      </w:r>
      <w:r>
        <w:rPr>
          <w:noProof/>
        </w:rPr>
        <w:fldChar w:fldCharType="begin" w:fldLock="1"/>
      </w:r>
      <w:r>
        <w:rPr>
          <w:noProof/>
        </w:rPr>
        <w:instrText xml:space="preserve"> PAGEREF _Toc225257021 \h </w:instrText>
      </w:r>
      <w:r>
        <w:rPr>
          <w:noProof/>
        </w:rPr>
      </w:r>
      <w:r>
        <w:rPr>
          <w:noProof/>
        </w:rPr>
        <w:fldChar w:fldCharType="separate"/>
      </w:r>
      <w:r>
        <w:rPr>
          <w:noProof/>
        </w:rPr>
        <w:t>16</w:t>
      </w:r>
      <w:r>
        <w:rPr>
          <w:noProof/>
        </w:rPr>
        <w:fldChar w:fldCharType="end"/>
      </w:r>
    </w:p>
    <w:p w14:paraId="6B0A52F0" w14:textId="5B345FA4" w:rsidR="004E761F" w:rsidRDefault="004E761F">
      <w:pPr>
        <w:pStyle w:val="TOC3"/>
        <w:rPr>
          <w:rFonts w:ascii="Aptos" w:hAnsi="Aptos"/>
          <w:noProof/>
          <w:kern w:val="2"/>
          <w:sz w:val="24"/>
          <w:szCs w:val="24"/>
          <w:lang w:eastAsia="en-GB"/>
        </w:rPr>
      </w:pPr>
      <w:r w:rsidRPr="000D4FBC">
        <w:rPr>
          <w:rFonts w:eastAsia="MS Mincho"/>
          <w:noProof/>
        </w:rPr>
        <w:t>4.4.4</w:t>
      </w:r>
      <w:r>
        <w:rPr>
          <w:rFonts w:ascii="Aptos" w:hAnsi="Aptos"/>
          <w:noProof/>
          <w:kern w:val="2"/>
          <w:sz w:val="24"/>
          <w:szCs w:val="24"/>
          <w:lang w:eastAsia="en-GB"/>
        </w:rPr>
        <w:tab/>
      </w:r>
      <w:r w:rsidRPr="000D4FBC">
        <w:rPr>
          <w:rFonts w:eastAsia="MS Mincho"/>
          <w:noProof/>
        </w:rPr>
        <w:t>Robustness and fuzz testing</w:t>
      </w:r>
      <w:r>
        <w:rPr>
          <w:noProof/>
        </w:rPr>
        <w:tab/>
      </w:r>
      <w:r>
        <w:rPr>
          <w:noProof/>
        </w:rPr>
        <w:fldChar w:fldCharType="begin" w:fldLock="1"/>
      </w:r>
      <w:r>
        <w:rPr>
          <w:noProof/>
        </w:rPr>
        <w:instrText xml:space="preserve"> PAGEREF _Toc225257022 \h </w:instrText>
      </w:r>
      <w:r>
        <w:rPr>
          <w:noProof/>
        </w:rPr>
      </w:r>
      <w:r>
        <w:rPr>
          <w:noProof/>
        </w:rPr>
        <w:fldChar w:fldCharType="separate"/>
      </w:r>
      <w:r>
        <w:rPr>
          <w:noProof/>
        </w:rPr>
        <w:t>16</w:t>
      </w:r>
      <w:r>
        <w:rPr>
          <w:noProof/>
        </w:rPr>
        <w:fldChar w:fldCharType="end"/>
      </w:r>
    </w:p>
    <w:p w14:paraId="061CB4CE" w14:textId="070B7B07" w:rsidR="004E761F" w:rsidRDefault="004E761F" w:rsidP="004E761F">
      <w:pPr>
        <w:pStyle w:val="TOC8"/>
        <w:rPr>
          <w:rFonts w:ascii="Aptos" w:hAnsi="Aptos"/>
          <w:b w:val="0"/>
          <w:noProof/>
          <w:kern w:val="2"/>
          <w:sz w:val="24"/>
          <w:szCs w:val="24"/>
          <w:lang w:eastAsia="en-GB"/>
        </w:rPr>
      </w:pPr>
      <w:r>
        <w:rPr>
          <w:noProof/>
        </w:rPr>
        <w:t>Annex A (informative):</w:t>
      </w:r>
      <w:r>
        <w:rPr>
          <w:noProof/>
        </w:rPr>
        <w:tab/>
        <w:t>Change history</w:t>
      </w:r>
      <w:r>
        <w:rPr>
          <w:noProof/>
        </w:rPr>
        <w:tab/>
      </w:r>
      <w:r>
        <w:rPr>
          <w:noProof/>
        </w:rPr>
        <w:fldChar w:fldCharType="begin" w:fldLock="1"/>
      </w:r>
      <w:r>
        <w:rPr>
          <w:noProof/>
        </w:rPr>
        <w:instrText xml:space="preserve"> PAGEREF _Toc225257023 \h </w:instrText>
      </w:r>
      <w:r>
        <w:rPr>
          <w:noProof/>
        </w:rPr>
      </w:r>
      <w:r>
        <w:rPr>
          <w:noProof/>
        </w:rPr>
        <w:fldChar w:fldCharType="separate"/>
      </w:r>
      <w:r>
        <w:rPr>
          <w:noProof/>
        </w:rPr>
        <w:t>17</w:t>
      </w:r>
      <w:r>
        <w:rPr>
          <w:noProof/>
        </w:rPr>
        <w:fldChar w:fldCharType="end"/>
      </w:r>
    </w:p>
    <w:p w14:paraId="567736F7" w14:textId="165100CE" w:rsidR="00080512" w:rsidRPr="007B58A1" w:rsidRDefault="009B71BC" w:rsidP="00660288">
      <w:r>
        <w:rPr>
          <w:sz w:val="22"/>
        </w:rPr>
        <w:fldChar w:fldCharType="end"/>
      </w:r>
    </w:p>
    <w:p w14:paraId="36847A99" w14:textId="77777777" w:rsidR="00080512" w:rsidRPr="007B58A1" w:rsidRDefault="00080512">
      <w:pPr>
        <w:pStyle w:val="Heading1"/>
      </w:pPr>
      <w:r w:rsidRPr="007B58A1">
        <w:br w:type="page"/>
      </w:r>
      <w:bookmarkStart w:id="4" w:name="_Toc22022964"/>
      <w:bookmarkStart w:id="5" w:name="_Toc22565465"/>
      <w:bookmarkStart w:id="6" w:name="_Toc26877896"/>
      <w:bookmarkStart w:id="7" w:name="_Toc225256974"/>
      <w:r w:rsidRPr="007B58A1">
        <w:t>Foreword</w:t>
      </w:r>
      <w:bookmarkEnd w:id="4"/>
      <w:bookmarkEnd w:id="5"/>
      <w:bookmarkEnd w:id="6"/>
      <w:bookmarkEnd w:id="7"/>
    </w:p>
    <w:p w14:paraId="13600365" w14:textId="77777777" w:rsidR="00080512" w:rsidRPr="007B58A1" w:rsidRDefault="00080512">
      <w:r w:rsidRPr="007B58A1">
        <w:t>This Technical Specification has been produced by the 3</w:t>
      </w:r>
      <w:r w:rsidR="00F04712" w:rsidRPr="007B58A1">
        <w:t>rd</w:t>
      </w:r>
      <w:r w:rsidRPr="007B58A1">
        <w:t xml:space="preserve"> Generation Partnership Project (3GPP).</w:t>
      </w:r>
    </w:p>
    <w:p w14:paraId="656EFBED" w14:textId="77777777" w:rsidR="00080512" w:rsidRPr="007B58A1" w:rsidRDefault="00080512">
      <w:r w:rsidRPr="007B58A1">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14:paraId="6DC3A2D0" w14:textId="77777777" w:rsidR="00080512" w:rsidRPr="007B58A1" w:rsidRDefault="00080512">
      <w:pPr>
        <w:pStyle w:val="B10"/>
      </w:pPr>
      <w:r w:rsidRPr="007B58A1">
        <w:t>Version x.y.z</w:t>
      </w:r>
    </w:p>
    <w:p w14:paraId="0549FF1A" w14:textId="77777777" w:rsidR="00080512" w:rsidRPr="007B58A1" w:rsidRDefault="00080512">
      <w:pPr>
        <w:pStyle w:val="B10"/>
      </w:pPr>
      <w:r w:rsidRPr="007B58A1">
        <w:t>where:</w:t>
      </w:r>
    </w:p>
    <w:p w14:paraId="02CC2D8A" w14:textId="77777777" w:rsidR="00080512" w:rsidRPr="007B58A1" w:rsidRDefault="00080512">
      <w:pPr>
        <w:pStyle w:val="B2"/>
      </w:pPr>
      <w:r w:rsidRPr="007B58A1">
        <w:t>x</w:t>
      </w:r>
      <w:r w:rsidRPr="007B58A1">
        <w:tab/>
        <w:t>the first digit:</w:t>
      </w:r>
    </w:p>
    <w:p w14:paraId="6DFBB73C" w14:textId="77777777" w:rsidR="00080512" w:rsidRPr="007B58A1" w:rsidRDefault="00080512">
      <w:pPr>
        <w:pStyle w:val="B3"/>
      </w:pPr>
      <w:r w:rsidRPr="007B58A1">
        <w:t>1</w:t>
      </w:r>
      <w:r w:rsidRPr="007B58A1">
        <w:tab/>
        <w:t>presented to TSG for information;</w:t>
      </w:r>
    </w:p>
    <w:p w14:paraId="6CB16A2A" w14:textId="77777777" w:rsidR="00080512" w:rsidRPr="007B58A1" w:rsidRDefault="00080512">
      <w:pPr>
        <w:pStyle w:val="B3"/>
      </w:pPr>
      <w:r w:rsidRPr="007B58A1">
        <w:t>2</w:t>
      </w:r>
      <w:r w:rsidRPr="007B58A1">
        <w:tab/>
        <w:t>presented to TSG for approval;</w:t>
      </w:r>
    </w:p>
    <w:p w14:paraId="6D42B747" w14:textId="77777777" w:rsidR="00080512" w:rsidRPr="007B58A1" w:rsidRDefault="00080512">
      <w:pPr>
        <w:pStyle w:val="B3"/>
      </w:pPr>
      <w:r w:rsidRPr="007B58A1">
        <w:t>3</w:t>
      </w:r>
      <w:r w:rsidRPr="007B58A1">
        <w:tab/>
        <w:t>or greater indicates TSG approved document under change control.</w:t>
      </w:r>
    </w:p>
    <w:p w14:paraId="337E1FE5" w14:textId="77777777" w:rsidR="00080512" w:rsidRPr="007B58A1" w:rsidRDefault="00080512">
      <w:pPr>
        <w:pStyle w:val="B2"/>
      </w:pPr>
      <w:r w:rsidRPr="007B58A1">
        <w:t>y</w:t>
      </w:r>
      <w:r w:rsidRPr="007B58A1">
        <w:tab/>
        <w:t>the second digit is incremented for all changes of substance, i.e. technical enhancements, corrections, updates, etc.</w:t>
      </w:r>
    </w:p>
    <w:p w14:paraId="089A6CD6" w14:textId="77777777" w:rsidR="002900F9" w:rsidRPr="007B58A1" w:rsidRDefault="00080512" w:rsidP="002900F9">
      <w:pPr>
        <w:pStyle w:val="B2"/>
      </w:pPr>
      <w:r w:rsidRPr="007B58A1">
        <w:t>z</w:t>
      </w:r>
      <w:r w:rsidRPr="007B58A1">
        <w:tab/>
        <w:t>the third digit is incremented when editorial only changes have been incorporated in the document.</w:t>
      </w:r>
    </w:p>
    <w:p w14:paraId="274DFCA6" w14:textId="77777777" w:rsidR="002900F9" w:rsidRPr="007B58A1" w:rsidRDefault="002900F9" w:rsidP="002900F9">
      <w:r w:rsidRPr="007B58A1">
        <w:t>In the present document, modal verbs have the following meanings:</w:t>
      </w:r>
    </w:p>
    <w:p w14:paraId="75E23AE7" w14:textId="77777777" w:rsidR="002900F9" w:rsidRPr="007B58A1" w:rsidRDefault="002900F9" w:rsidP="002900F9">
      <w:pPr>
        <w:pStyle w:val="EX"/>
      </w:pPr>
      <w:r w:rsidRPr="007B58A1">
        <w:rPr>
          <w:b/>
        </w:rPr>
        <w:t>shall</w:t>
      </w:r>
      <w:r w:rsidRPr="007B58A1">
        <w:tab/>
      </w:r>
      <w:r w:rsidRPr="007B58A1">
        <w:tab/>
        <w:t>indicates a mandatory requirement to do something</w:t>
      </w:r>
    </w:p>
    <w:p w14:paraId="02FA9E84" w14:textId="77777777" w:rsidR="002900F9" w:rsidRPr="007B58A1" w:rsidRDefault="002900F9" w:rsidP="002900F9">
      <w:pPr>
        <w:pStyle w:val="EX"/>
      </w:pPr>
      <w:r w:rsidRPr="007B58A1">
        <w:rPr>
          <w:b/>
        </w:rPr>
        <w:t>shall not</w:t>
      </w:r>
      <w:r w:rsidRPr="007B58A1">
        <w:tab/>
        <w:t>indicates an interdiction (prohibition) to do something</w:t>
      </w:r>
    </w:p>
    <w:p w14:paraId="639FE553" w14:textId="77777777" w:rsidR="002900F9" w:rsidRPr="007B58A1" w:rsidRDefault="002900F9" w:rsidP="002900F9">
      <w:r w:rsidRPr="007B58A1">
        <w:t>The constructions "shall" and "shall not" are confined to the context of normative provisions, and do not appear in Technical Reports.</w:t>
      </w:r>
    </w:p>
    <w:p w14:paraId="082D83EA" w14:textId="77777777" w:rsidR="002900F9" w:rsidRPr="007B58A1" w:rsidRDefault="002900F9" w:rsidP="002900F9">
      <w:r w:rsidRPr="007B58A1">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14:paraId="552A5B8F" w14:textId="77777777" w:rsidR="002900F9" w:rsidRPr="007B58A1" w:rsidRDefault="002900F9" w:rsidP="002900F9">
      <w:pPr>
        <w:pStyle w:val="EX"/>
      </w:pPr>
      <w:r w:rsidRPr="007B58A1">
        <w:rPr>
          <w:b/>
        </w:rPr>
        <w:t>should</w:t>
      </w:r>
      <w:r w:rsidRPr="007B58A1">
        <w:tab/>
      </w:r>
      <w:r w:rsidRPr="007B58A1">
        <w:tab/>
        <w:t>indicates a recommendation to do something</w:t>
      </w:r>
    </w:p>
    <w:p w14:paraId="55075597" w14:textId="77777777" w:rsidR="002900F9" w:rsidRPr="007B58A1" w:rsidRDefault="002900F9" w:rsidP="002900F9">
      <w:pPr>
        <w:pStyle w:val="EX"/>
      </w:pPr>
      <w:r w:rsidRPr="007B58A1">
        <w:rPr>
          <w:b/>
        </w:rPr>
        <w:t>should not</w:t>
      </w:r>
      <w:r w:rsidRPr="007B58A1">
        <w:tab/>
        <w:t>indicates a recommendation not to do something</w:t>
      </w:r>
    </w:p>
    <w:p w14:paraId="156B5720" w14:textId="77777777" w:rsidR="002900F9" w:rsidRPr="007B58A1" w:rsidRDefault="002900F9" w:rsidP="002900F9">
      <w:pPr>
        <w:pStyle w:val="EX"/>
      </w:pPr>
      <w:r w:rsidRPr="007B58A1">
        <w:rPr>
          <w:b/>
        </w:rPr>
        <w:t>may</w:t>
      </w:r>
      <w:r w:rsidRPr="007B58A1">
        <w:tab/>
      </w:r>
      <w:r w:rsidRPr="007B58A1">
        <w:tab/>
        <w:t>indicates permission to do something</w:t>
      </w:r>
    </w:p>
    <w:p w14:paraId="51FA3539" w14:textId="77777777" w:rsidR="002900F9" w:rsidRPr="007B58A1" w:rsidRDefault="002900F9" w:rsidP="002900F9">
      <w:pPr>
        <w:pStyle w:val="EX"/>
      </w:pPr>
      <w:r w:rsidRPr="007B58A1">
        <w:rPr>
          <w:b/>
        </w:rPr>
        <w:t>need not</w:t>
      </w:r>
      <w:r w:rsidRPr="007B58A1">
        <w:tab/>
        <w:t>indicates permission not to do something</w:t>
      </w:r>
    </w:p>
    <w:p w14:paraId="06D8BA4E" w14:textId="77777777" w:rsidR="002900F9" w:rsidRPr="007B58A1" w:rsidRDefault="002900F9" w:rsidP="002900F9">
      <w:r w:rsidRPr="007B58A1">
        <w:t>The construction "may not" is ambiguous and is not used in normative elements. The unambiguous constructions "might not" or "shall not" are used instead, depending upon the meaning intended.</w:t>
      </w:r>
    </w:p>
    <w:p w14:paraId="436FF9B5" w14:textId="77777777" w:rsidR="002900F9" w:rsidRPr="007B58A1" w:rsidRDefault="002900F9" w:rsidP="002900F9">
      <w:pPr>
        <w:pStyle w:val="EX"/>
      </w:pPr>
      <w:r w:rsidRPr="007B58A1">
        <w:rPr>
          <w:b/>
        </w:rPr>
        <w:t>can</w:t>
      </w:r>
      <w:r w:rsidRPr="007B58A1">
        <w:tab/>
      </w:r>
      <w:r w:rsidRPr="007B58A1">
        <w:tab/>
        <w:t>indicates that something is possible</w:t>
      </w:r>
    </w:p>
    <w:p w14:paraId="39CB7783" w14:textId="77777777" w:rsidR="002900F9" w:rsidRPr="007B58A1" w:rsidRDefault="002900F9" w:rsidP="002900F9">
      <w:pPr>
        <w:pStyle w:val="EX"/>
      </w:pPr>
      <w:r w:rsidRPr="007B58A1">
        <w:rPr>
          <w:b/>
        </w:rPr>
        <w:t>cannot</w:t>
      </w:r>
      <w:r w:rsidRPr="007B58A1">
        <w:tab/>
      </w:r>
      <w:r w:rsidRPr="007B58A1">
        <w:tab/>
        <w:t>indicates that something is impossible</w:t>
      </w:r>
    </w:p>
    <w:p w14:paraId="4DB49F80" w14:textId="77777777" w:rsidR="002900F9" w:rsidRPr="007B58A1" w:rsidRDefault="002900F9" w:rsidP="002900F9">
      <w:r w:rsidRPr="007B58A1">
        <w:t>The constructions "can" and "cannot" are not substitutes for "may" and "need not".</w:t>
      </w:r>
    </w:p>
    <w:p w14:paraId="2557D335" w14:textId="77777777" w:rsidR="002900F9" w:rsidRPr="007B58A1" w:rsidRDefault="002900F9" w:rsidP="002900F9">
      <w:pPr>
        <w:pStyle w:val="EX"/>
      </w:pPr>
      <w:r w:rsidRPr="007B58A1">
        <w:rPr>
          <w:b/>
        </w:rPr>
        <w:t>will</w:t>
      </w:r>
      <w:r w:rsidRPr="007B58A1">
        <w:tab/>
      </w:r>
      <w:r w:rsidRPr="007B58A1">
        <w:tab/>
        <w:t>indicates that something is certain or expected to happen as a result of action taken by an agency the behaviour of which is outside the scope of the present document</w:t>
      </w:r>
    </w:p>
    <w:p w14:paraId="354E6CB3" w14:textId="77777777" w:rsidR="002900F9" w:rsidRPr="007B58A1" w:rsidRDefault="002900F9" w:rsidP="002900F9">
      <w:pPr>
        <w:pStyle w:val="EX"/>
      </w:pPr>
      <w:r w:rsidRPr="007B58A1">
        <w:rPr>
          <w:b/>
        </w:rPr>
        <w:t>will not</w:t>
      </w:r>
      <w:r w:rsidRPr="007B58A1">
        <w:tab/>
      </w:r>
      <w:r w:rsidRPr="007B58A1">
        <w:tab/>
        <w:t>indicates that something is certain or expected not to happen as a result of action taken by an agency the behaviour of which is outside the scope of the present document</w:t>
      </w:r>
    </w:p>
    <w:p w14:paraId="1CACDDB4" w14:textId="77777777" w:rsidR="002900F9" w:rsidRPr="007B58A1" w:rsidRDefault="002900F9" w:rsidP="002900F9">
      <w:pPr>
        <w:pStyle w:val="EX"/>
      </w:pPr>
      <w:r w:rsidRPr="007B58A1">
        <w:rPr>
          <w:b/>
        </w:rPr>
        <w:t>might</w:t>
      </w:r>
      <w:r w:rsidRPr="007B58A1">
        <w:tab/>
        <w:t>indicates a likelihood that something will happen as a result of action taken by some agency the behaviour of which is outside the scope of the present document</w:t>
      </w:r>
    </w:p>
    <w:p w14:paraId="2EC21197" w14:textId="77777777" w:rsidR="002900F9" w:rsidRPr="007B58A1" w:rsidRDefault="002900F9" w:rsidP="002900F9">
      <w:pPr>
        <w:pStyle w:val="EX"/>
      </w:pPr>
      <w:r w:rsidRPr="007B58A1">
        <w:rPr>
          <w:b/>
        </w:rPr>
        <w:t>might not</w:t>
      </w:r>
      <w:r w:rsidRPr="007B58A1">
        <w:tab/>
        <w:t>indicates a likelihood that something will not happen as a result of action taken by some agency the behaviour of which is outside the scope of the present document</w:t>
      </w:r>
    </w:p>
    <w:p w14:paraId="6629A778" w14:textId="77777777" w:rsidR="002900F9" w:rsidRPr="007B58A1" w:rsidRDefault="002900F9" w:rsidP="002900F9">
      <w:r w:rsidRPr="007B58A1">
        <w:t>In addition:</w:t>
      </w:r>
    </w:p>
    <w:p w14:paraId="670A89B9" w14:textId="77777777" w:rsidR="002900F9" w:rsidRPr="007B58A1" w:rsidRDefault="002900F9" w:rsidP="002900F9">
      <w:pPr>
        <w:pStyle w:val="EX"/>
      </w:pPr>
      <w:r w:rsidRPr="007B58A1">
        <w:rPr>
          <w:b/>
        </w:rPr>
        <w:t>is</w:t>
      </w:r>
      <w:r w:rsidRPr="007B58A1">
        <w:tab/>
        <w:t>(or any other verb in the indicative mood) indicates a statement of fact</w:t>
      </w:r>
    </w:p>
    <w:p w14:paraId="1A5263F6" w14:textId="77777777" w:rsidR="002900F9" w:rsidRPr="007B58A1" w:rsidRDefault="002900F9" w:rsidP="002900F9">
      <w:pPr>
        <w:pStyle w:val="EX"/>
      </w:pPr>
      <w:r w:rsidRPr="007B58A1">
        <w:rPr>
          <w:b/>
        </w:rPr>
        <w:t>is not</w:t>
      </w:r>
      <w:r w:rsidRPr="007B58A1">
        <w:tab/>
        <w:t>(or any other negative verb in the indicative mood) indicates a statement of fact</w:t>
      </w:r>
    </w:p>
    <w:p w14:paraId="65D1A177" w14:textId="77777777" w:rsidR="00080512" w:rsidRPr="007B58A1" w:rsidRDefault="002900F9" w:rsidP="00D8173A">
      <w:r w:rsidRPr="007B58A1">
        <w:t>The constructions "is" and "is not" do not indicate requirements.</w:t>
      </w:r>
    </w:p>
    <w:p w14:paraId="362C4EE9" w14:textId="77777777" w:rsidR="00080512" w:rsidRPr="007B58A1" w:rsidRDefault="00080512">
      <w:pPr>
        <w:pStyle w:val="Heading1"/>
      </w:pPr>
      <w:r w:rsidRPr="007B58A1">
        <w:br w:type="page"/>
      </w:r>
      <w:bookmarkStart w:id="8" w:name="_Toc22022965"/>
      <w:bookmarkStart w:id="9" w:name="_Toc22565466"/>
      <w:bookmarkStart w:id="10" w:name="_Toc26877897"/>
      <w:bookmarkStart w:id="11" w:name="_Toc225256975"/>
      <w:r w:rsidRPr="007B58A1">
        <w:t>1</w:t>
      </w:r>
      <w:r w:rsidRPr="007B58A1">
        <w:tab/>
        <w:t>Scope</w:t>
      </w:r>
      <w:bookmarkEnd w:id="8"/>
      <w:bookmarkEnd w:id="9"/>
      <w:bookmarkEnd w:id="10"/>
      <w:bookmarkEnd w:id="11"/>
    </w:p>
    <w:p w14:paraId="5CDC2413" w14:textId="77777777" w:rsidR="00A268D7" w:rsidRPr="007B58A1" w:rsidRDefault="00A268D7" w:rsidP="00A268D7">
      <w:r w:rsidRPr="007B58A1">
        <w:t>The present document contains requirements and test cases that are specific to the UDM network product class. It refers to the Catalogue of General Security Assurance Requirements and formulates specific adaptions of the requirements and test cases. It also specifies the requirements and test cases unique to the UDM network product class.</w:t>
      </w:r>
    </w:p>
    <w:p w14:paraId="0460C82B" w14:textId="77777777" w:rsidR="00080512" w:rsidRPr="007B58A1" w:rsidRDefault="00080512">
      <w:pPr>
        <w:pStyle w:val="Heading1"/>
      </w:pPr>
      <w:bookmarkStart w:id="12" w:name="_Toc22022966"/>
      <w:bookmarkStart w:id="13" w:name="_Toc22565467"/>
      <w:bookmarkStart w:id="14" w:name="_Toc26877898"/>
      <w:bookmarkStart w:id="15" w:name="_Toc225256976"/>
      <w:r w:rsidRPr="007B58A1">
        <w:t>2</w:t>
      </w:r>
      <w:r w:rsidRPr="007B58A1">
        <w:tab/>
        <w:t>References</w:t>
      </w:r>
      <w:bookmarkEnd w:id="12"/>
      <w:bookmarkEnd w:id="13"/>
      <w:bookmarkEnd w:id="14"/>
      <w:bookmarkEnd w:id="15"/>
    </w:p>
    <w:p w14:paraId="0FEBD63E" w14:textId="77777777" w:rsidR="00080512" w:rsidRPr="007B58A1" w:rsidRDefault="00080512">
      <w:r w:rsidRPr="007B58A1">
        <w:t>The following documents contain provisions which, through reference in this text, constitute provisions of the present document.</w:t>
      </w:r>
    </w:p>
    <w:p w14:paraId="6586B9F9" w14:textId="77777777" w:rsidR="00080512" w:rsidRPr="007B58A1" w:rsidRDefault="00051834" w:rsidP="00051834">
      <w:pPr>
        <w:pStyle w:val="B10"/>
      </w:pPr>
      <w:bookmarkStart w:id="16" w:name="OLE_LINK1"/>
      <w:bookmarkStart w:id="17" w:name="OLE_LINK2"/>
      <w:bookmarkStart w:id="18" w:name="OLE_LINK3"/>
      <w:bookmarkStart w:id="19" w:name="OLE_LINK4"/>
      <w:r w:rsidRPr="007B58A1">
        <w:t>-</w:t>
      </w:r>
      <w:r w:rsidRPr="007B58A1">
        <w:tab/>
      </w:r>
      <w:r w:rsidR="00080512" w:rsidRPr="007B58A1">
        <w:t>References are either specific (identified by date of publication, edition numbe</w:t>
      </w:r>
      <w:r w:rsidR="00DC4DA2" w:rsidRPr="007B58A1">
        <w:t>r, version number, etc.) or non</w:t>
      </w:r>
      <w:r w:rsidR="00DC4DA2" w:rsidRPr="007B58A1">
        <w:noBreakHyphen/>
      </w:r>
      <w:r w:rsidR="00080512" w:rsidRPr="007B58A1">
        <w:t>specific.</w:t>
      </w:r>
    </w:p>
    <w:p w14:paraId="7C998129" w14:textId="77777777" w:rsidR="00080512" w:rsidRPr="007B58A1" w:rsidRDefault="00051834" w:rsidP="00051834">
      <w:pPr>
        <w:pStyle w:val="B10"/>
      </w:pPr>
      <w:r w:rsidRPr="007B58A1">
        <w:t>-</w:t>
      </w:r>
      <w:r w:rsidRPr="007B58A1">
        <w:tab/>
      </w:r>
      <w:r w:rsidR="00080512" w:rsidRPr="007B58A1">
        <w:t>For a specific reference, subsequent revisions do not apply.</w:t>
      </w:r>
    </w:p>
    <w:p w14:paraId="27FCFDD4" w14:textId="77777777" w:rsidR="00080512" w:rsidRPr="007B58A1" w:rsidRDefault="00051834" w:rsidP="00051834">
      <w:pPr>
        <w:pStyle w:val="B10"/>
      </w:pPr>
      <w:r w:rsidRPr="007B58A1">
        <w:t>-</w:t>
      </w:r>
      <w:r w:rsidRPr="007B58A1">
        <w:tab/>
      </w:r>
      <w:r w:rsidR="00080512" w:rsidRPr="007B58A1">
        <w:t>For a non-specific reference, the latest version applies. In the case of a reference to a 3GPP document (including a GSM document), a non-specific reference implicitly refers to the latest version of that document</w:t>
      </w:r>
      <w:r w:rsidR="00080512" w:rsidRPr="007B58A1">
        <w:rPr>
          <w:i/>
        </w:rPr>
        <w:t xml:space="preserve"> in the same Release as the present document</w:t>
      </w:r>
      <w:r w:rsidR="00080512" w:rsidRPr="007B58A1">
        <w:t>.</w:t>
      </w:r>
    </w:p>
    <w:bookmarkEnd w:id="16"/>
    <w:bookmarkEnd w:id="17"/>
    <w:bookmarkEnd w:id="18"/>
    <w:bookmarkEnd w:id="19"/>
    <w:p w14:paraId="2FA27247" w14:textId="77777777" w:rsidR="003E31A2" w:rsidRPr="007B58A1" w:rsidRDefault="003E31A2" w:rsidP="003E31A2">
      <w:pPr>
        <w:pStyle w:val="EX"/>
      </w:pPr>
      <w:r w:rsidRPr="007B58A1">
        <w:t>[1]</w:t>
      </w:r>
      <w:r w:rsidRPr="007B58A1">
        <w:tab/>
        <w:t>3GPP TR 21.905: "Vocabulary for 3GPP Specifications".</w:t>
      </w:r>
    </w:p>
    <w:p w14:paraId="0606D37B" w14:textId="77777777" w:rsidR="003E31A2" w:rsidRPr="007B58A1" w:rsidRDefault="003E31A2" w:rsidP="003E31A2">
      <w:pPr>
        <w:pStyle w:val="EX"/>
      </w:pPr>
      <w:r w:rsidRPr="007B58A1">
        <w:t>[2]</w:t>
      </w:r>
      <w:r w:rsidRPr="007B58A1">
        <w:tab/>
        <w:t>3GPP</w:t>
      </w:r>
      <w:r w:rsidR="007432E0" w:rsidRPr="007B58A1">
        <w:t> </w:t>
      </w:r>
      <w:r w:rsidRPr="007B58A1">
        <w:t>TS</w:t>
      </w:r>
      <w:r w:rsidR="007432E0" w:rsidRPr="007B58A1">
        <w:t> </w:t>
      </w:r>
      <w:r w:rsidRPr="007B58A1">
        <w:t>33.501: "Security architecture and procedures for 5G system".</w:t>
      </w:r>
    </w:p>
    <w:p w14:paraId="4EEBC650" w14:textId="77777777" w:rsidR="00660288" w:rsidRPr="007B58A1" w:rsidRDefault="00660288" w:rsidP="00660288">
      <w:pPr>
        <w:pStyle w:val="EX"/>
      </w:pPr>
      <w:r w:rsidRPr="007B58A1">
        <w:t>[3]</w:t>
      </w:r>
      <w:r w:rsidRPr="007B58A1">
        <w:tab/>
        <w:t>3GPP TS 33.117: "Catalogue of general security assurance requirements".</w:t>
      </w:r>
    </w:p>
    <w:p w14:paraId="4623C07B" w14:textId="77777777" w:rsidR="00660288" w:rsidRPr="007B58A1" w:rsidRDefault="00660288" w:rsidP="00660288">
      <w:pPr>
        <w:pStyle w:val="EX"/>
      </w:pPr>
      <w:r w:rsidRPr="007B58A1">
        <w:t>[4]</w:t>
      </w:r>
      <w:r w:rsidRPr="007B58A1">
        <w:tab/>
        <w:t>3GPP TR 33.926 "Security Assurance Specification (SCAS) threats and critical assets in 3GPP network product classes".</w:t>
      </w:r>
    </w:p>
    <w:p w14:paraId="649C0B38" w14:textId="77777777" w:rsidR="00660288" w:rsidRPr="007B58A1" w:rsidRDefault="00660288" w:rsidP="00660288">
      <w:pPr>
        <w:pStyle w:val="EX"/>
      </w:pPr>
      <w:r w:rsidRPr="007B58A1">
        <w:t>[5]</w:t>
      </w:r>
      <w:r w:rsidRPr="007B58A1">
        <w:tab/>
        <w:t>3GPP TS 23.501: "System Architecture for the 5G System</w:t>
      </w:r>
      <w:r w:rsidR="005177C3" w:rsidRPr="007B58A1">
        <w:t xml:space="preserve"> (5GS)</w:t>
      </w:r>
      <w:r w:rsidRPr="007B58A1">
        <w:t>".</w:t>
      </w:r>
    </w:p>
    <w:p w14:paraId="516749B2" w14:textId="77777777" w:rsidR="00C743E2" w:rsidRDefault="00660288" w:rsidP="00D41FD1">
      <w:pPr>
        <w:pStyle w:val="EX"/>
      </w:pPr>
      <w:r w:rsidRPr="007B58A1">
        <w:t>[6]</w:t>
      </w:r>
      <w:r w:rsidRPr="007B58A1">
        <w:tab/>
        <w:t>3GPP TS 23.003: "Numbering, addressing and identification".</w:t>
      </w:r>
    </w:p>
    <w:p w14:paraId="02831027" w14:textId="77777777" w:rsidR="00D83414" w:rsidRDefault="00D83414" w:rsidP="00D41FD1">
      <w:pPr>
        <w:pStyle w:val="EX"/>
      </w:pPr>
      <w:r>
        <w:t>[7]</w:t>
      </w:r>
      <w:r>
        <w:tab/>
        <w:t>3GPP TS 33.102: "</w:t>
      </w:r>
      <w:r w:rsidRPr="00CF6650">
        <w:t>3G security; Security architecture</w:t>
      </w:r>
      <w:r>
        <w:t>".</w:t>
      </w:r>
    </w:p>
    <w:p w14:paraId="790F5D84" w14:textId="77777777" w:rsidR="001D1C92" w:rsidRDefault="001D1C92" w:rsidP="001D1C92">
      <w:pPr>
        <w:pStyle w:val="EX"/>
      </w:pPr>
      <w:r>
        <w:t>[8]</w:t>
      </w:r>
      <w:r>
        <w:tab/>
        <w:t>SECG SEC 1: Recommended Elliptic Curve Cryptography, Version 2.0, 2009. Available http://www.secg.org/sec1-v2.pdf</w:t>
      </w:r>
    </w:p>
    <w:p w14:paraId="5D837762" w14:textId="77777777" w:rsidR="001D1C92" w:rsidRDefault="001D1C92" w:rsidP="001D1C92">
      <w:pPr>
        <w:pStyle w:val="EX"/>
      </w:pPr>
      <w:r>
        <w:t>[9]</w:t>
      </w:r>
      <w:r>
        <w:tab/>
        <w:t>3GPP TS 29.503: "Unified Data Management Services".</w:t>
      </w:r>
    </w:p>
    <w:p w14:paraId="1787C0B2" w14:textId="77777777" w:rsidR="00205012" w:rsidRPr="007B58A1" w:rsidRDefault="00205012" w:rsidP="001D1C92">
      <w:pPr>
        <w:pStyle w:val="EX"/>
      </w:pPr>
      <w:r>
        <w:t>[10]</w:t>
      </w:r>
      <w:r>
        <w:tab/>
        <w:t>3GPP TR 33.916: "</w:t>
      </w:r>
      <w:r>
        <w:rPr>
          <w:lang w:eastAsia="zh-CN"/>
        </w:rPr>
        <w:t>Security Assurance Methodology (SECAM) for 3GPP network products</w:t>
      </w:r>
      <w:r>
        <w:t>".</w:t>
      </w:r>
    </w:p>
    <w:p w14:paraId="4DF83B30" w14:textId="77777777" w:rsidR="00080512" w:rsidRPr="007B58A1" w:rsidRDefault="00080512">
      <w:pPr>
        <w:pStyle w:val="Heading1"/>
      </w:pPr>
      <w:bookmarkStart w:id="20" w:name="_Toc22022967"/>
      <w:bookmarkStart w:id="21" w:name="_Toc22565468"/>
      <w:bookmarkStart w:id="22" w:name="_Toc26877899"/>
      <w:bookmarkStart w:id="23" w:name="_Toc225256977"/>
      <w:r w:rsidRPr="007B58A1">
        <w:t>3</w:t>
      </w:r>
      <w:r w:rsidRPr="007B58A1">
        <w:tab/>
        <w:t>Definitions</w:t>
      </w:r>
      <w:r w:rsidR="008028A4" w:rsidRPr="007B58A1">
        <w:t xml:space="preserve"> </w:t>
      </w:r>
      <w:r w:rsidR="003A55CB" w:rsidRPr="007B58A1">
        <w:t xml:space="preserve">of terms, symbols </w:t>
      </w:r>
      <w:r w:rsidR="008028A4" w:rsidRPr="007B58A1">
        <w:t>and abbreviations</w:t>
      </w:r>
      <w:bookmarkEnd w:id="20"/>
      <w:bookmarkEnd w:id="21"/>
      <w:bookmarkEnd w:id="22"/>
      <w:bookmarkEnd w:id="23"/>
    </w:p>
    <w:p w14:paraId="47038810" w14:textId="77777777" w:rsidR="00080512" w:rsidRPr="007B58A1" w:rsidRDefault="00080512">
      <w:pPr>
        <w:pStyle w:val="Heading2"/>
      </w:pPr>
      <w:bookmarkStart w:id="24" w:name="_Toc22022968"/>
      <w:bookmarkStart w:id="25" w:name="_Toc22565469"/>
      <w:bookmarkStart w:id="26" w:name="_Toc26877900"/>
      <w:bookmarkStart w:id="27" w:name="_Toc225256978"/>
      <w:r w:rsidRPr="007B58A1">
        <w:t>3.1</w:t>
      </w:r>
      <w:r w:rsidRPr="007B58A1">
        <w:tab/>
      </w:r>
      <w:bookmarkEnd w:id="24"/>
      <w:r w:rsidR="003A55CB" w:rsidRPr="007B58A1">
        <w:t>Terms</w:t>
      </w:r>
      <w:bookmarkEnd w:id="25"/>
      <w:bookmarkEnd w:id="26"/>
      <w:bookmarkEnd w:id="27"/>
    </w:p>
    <w:p w14:paraId="6D87AFAB" w14:textId="77777777" w:rsidR="00080512" w:rsidRPr="007B58A1" w:rsidRDefault="00080512">
      <w:r w:rsidRPr="007B58A1">
        <w:t xml:space="preserve">For the purposes of the present document, the terms given in </w:t>
      </w:r>
      <w:bookmarkStart w:id="28" w:name="OLE_LINK6"/>
      <w:bookmarkStart w:id="29" w:name="OLE_LINK7"/>
      <w:bookmarkStart w:id="30" w:name="OLE_LINK8"/>
      <w:r w:rsidR="00DF62CD" w:rsidRPr="007B58A1">
        <w:t xml:space="preserve">3GPP </w:t>
      </w:r>
      <w:bookmarkEnd w:id="28"/>
      <w:bookmarkEnd w:id="29"/>
      <w:bookmarkEnd w:id="30"/>
      <w:r w:rsidRPr="007B58A1">
        <w:t>TR 21.905 [</w:t>
      </w:r>
      <w:r w:rsidR="004D3578" w:rsidRPr="007B58A1">
        <w:t>1</w:t>
      </w:r>
      <w:r w:rsidRPr="007B58A1">
        <w:t xml:space="preserve">] and the following apply. A term defined in the present document takes precedence over the definition of the same term, if any, in </w:t>
      </w:r>
      <w:r w:rsidR="00DF62CD" w:rsidRPr="007B58A1">
        <w:t xml:space="preserve">3GPP </w:t>
      </w:r>
      <w:r w:rsidRPr="007B58A1">
        <w:t>TR 21.905 [</w:t>
      </w:r>
      <w:r w:rsidR="004D3578" w:rsidRPr="007B58A1">
        <w:t>1</w:t>
      </w:r>
      <w:r w:rsidRPr="007B58A1">
        <w:t>].</w:t>
      </w:r>
    </w:p>
    <w:p w14:paraId="096B1581" w14:textId="77777777" w:rsidR="00660288" w:rsidRPr="00961C07" w:rsidRDefault="00660288" w:rsidP="00660288">
      <w:r w:rsidRPr="007B58A1">
        <w:rPr>
          <w:b/>
        </w:rPr>
        <w:t>Subscription Identifier</w:t>
      </w:r>
      <w:r w:rsidR="006D7E90" w:rsidRPr="007B58A1">
        <w:rPr>
          <w:b/>
        </w:rPr>
        <w:t xml:space="preserve">: </w:t>
      </w:r>
      <w:r w:rsidR="006D7E90" w:rsidRPr="00961C07">
        <w:t xml:space="preserve">Defined in TS </w:t>
      </w:r>
      <w:r w:rsidR="00C1459E">
        <w:t>3</w:t>
      </w:r>
      <w:r w:rsidR="00C1459E" w:rsidRPr="00961C07">
        <w:t>3</w:t>
      </w:r>
      <w:r w:rsidR="006D7E90" w:rsidRPr="00961C07">
        <w:t>.501 [</w:t>
      </w:r>
      <w:r w:rsidR="00C1459E">
        <w:t>2</w:t>
      </w:r>
      <w:r w:rsidR="006D7E90" w:rsidRPr="00961C07">
        <w:t>]</w:t>
      </w:r>
      <w:r w:rsidR="00FB6DF2">
        <w:t xml:space="preserve"> and in TS 23.003 [6]</w:t>
      </w:r>
      <w:r w:rsidR="006D7E90" w:rsidRPr="00961C07">
        <w:t>.</w:t>
      </w:r>
    </w:p>
    <w:p w14:paraId="6C24BC5E" w14:textId="77777777" w:rsidR="00660288" w:rsidRPr="007B58A1" w:rsidRDefault="00660288" w:rsidP="00660288">
      <w:r w:rsidRPr="007B58A1">
        <w:rPr>
          <w:b/>
        </w:rPr>
        <w:t>Subscription Concealed Identifier</w:t>
      </w:r>
      <w:r w:rsidR="006D7E90" w:rsidRPr="007B58A1">
        <w:rPr>
          <w:b/>
        </w:rPr>
        <w:t>:</w:t>
      </w:r>
      <w:r w:rsidR="006D7E90" w:rsidRPr="00961C07">
        <w:t xml:space="preserve"> Defined in TS 33.501 [2]</w:t>
      </w:r>
      <w:r w:rsidR="006D7E90" w:rsidRPr="007B58A1">
        <w:t>.</w:t>
      </w:r>
    </w:p>
    <w:p w14:paraId="585B5F6D" w14:textId="77777777" w:rsidR="00660288" w:rsidRDefault="00660288" w:rsidP="00660288">
      <w:r w:rsidRPr="007B58A1">
        <w:rPr>
          <w:b/>
        </w:rPr>
        <w:t>Subscription Identifier De-concealing Function</w:t>
      </w:r>
      <w:r w:rsidR="006D7E90" w:rsidRPr="007B58A1">
        <w:rPr>
          <w:b/>
        </w:rPr>
        <w:t xml:space="preserve">: </w:t>
      </w:r>
      <w:r w:rsidR="006D7E90" w:rsidRPr="007B58A1">
        <w:t>Defined in TS 33.501 [2].</w:t>
      </w:r>
    </w:p>
    <w:p w14:paraId="4468CD69" w14:textId="77777777" w:rsidR="00205012" w:rsidRDefault="00205012" w:rsidP="00205012">
      <w:pPr>
        <w:rPr>
          <w:bCs/>
        </w:rPr>
      </w:pPr>
      <w:r>
        <w:rPr>
          <w:b/>
        </w:rPr>
        <w:t xml:space="preserve">Network Function: </w:t>
      </w:r>
      <w:r>
        <w:rPr>
          <w:bCs/>
        </w:rPr>
        <w:t>As defined in TS 23.501 [5].</w:t>
      </w:r>
    </w:p>
    <w:p w14:paraId="039D15CE" w14:textId="77777777" w:rsidR="00205012" w:rsidRDefault="00205012" w:rsidP="00205012">
      <w:pPr>
        <w:rPr>
          <w:bCs/>
        </w:rPr>
      </w:pPr>
      <w:r>
        <w:rPr>
          <w:b/>
        </w:rPr>
        <w:t xml:space="preserve">Network Product: </w:t>
      </w:r>
      <w:r>
        <w:rPr>
          <w:bCs/>
        </w:rPr>
        <w:t>As defined in TR 33.916 [</w:t>
      </w:r>
      <w:r>
        <w:t>10</w:t>
      </w:r>
      <w:r>
        <w:rPr>
          <w:bCs/>
        </w:rPr>
        <w:t>].</w:t>
      </w:r>
    </w:p>
    <w:p w14:paraId="3C5A3F73" w14:textId="77777777" w:rsidR="00205012" w:rsidRDefault="00205012" w:rsidP="00205012">
      <w:pPr>
        <w:rPr>
          <w:bCs/>
        </w:rPr>
      </w:pPr>
      <w:r>
        <w:rPr>
          <w:b/>
        </w:rPr>
        <w:t>Network Product Class:</w:t>
      </w:r>
      <w:r>
        <w:rPr>
          <w:bCs/>
        </w:rPr>
        <w:t xml:space="preserve"> As defined in TR 33.916 [</w:t>
      </w:r>
      <w:r>
        <w:t>10</w:t>
      </w:r>
      <w:r>
        <w:rPr>
          <w:bCs/>
        </w:rPr>
        <w:t>].</w:t>
      </w:r>
    </w:p>
    <w:p w14:paraId="6D4100C8" w14:textId="77777777" w:rsidR="00205012" w:rsidRPr="005127FE" w:rsidRDefault="00205012" w:rsidP="00205012">
      <w:pPr>
        <w:rPr>
          <w:bCs/>
        </w:rPr>
      </w:pPr>
      <w:r>
        <w:rPr>
          <w:b/>
        </w:rPr>
        <w:t>P</w:t>
      </w:r>
      <w:r w:rsidRPr="00B677D5">
        <w:rPr>
          <w:b/>
        </w:rPr>
        <w:t>cap file:</w:t>
      </w:r>
      <w:r>
        <w:rPr>
          <w:bCs/>
        </w:rPr>
        <w:t xml:space="preserve"> A file format used to store network packet data captured from a network interface.</w:t>
      </w:r>
    </w:p>
    <w:p w14:paraId="71C7E8F9" w14:textId="77777777" w:rsidR="00205012" w:rsidRDefault="00205012" w:rsidP="00205012">
      <w:pPr>
        <w:rPr>
          <w:b/>
        </w:rPr>
      </w:pPr>
      <w:r>
        <w:rPr>
          <w:b/>
          <w:bCs/>
          <w:lang w:eastAsia="ja-JP"/>
        </w:rPr>
        <w:t>Screenshot:</w:t>
      </w:r>
      <w:r>
        <w:rPr>
          <w:lang w:eastAsia="ja-JP"/>
        </w:rPr>
        <w:t xml:space="preserve"> A digital image that shows the contents of a display.</w:t>
      </w:r>
    </w:p>
    <w:p w14:paraId="1D417D17" w14:textId="77777777" w:rsidR="00205012" w:rsidRPr="007B58A1" w:rsidRDefault="00205012" w:rsidP="00205012">
      <w:r>
        <w:rPr>
          <w:b/>
          <w:bCs/>
          <w:lang w:eastAsia="ja-JP"/>
        </w:rPr>
        <w:t>Vulnerability:</w:t>
      </w:r>
      <w:r>
        <w:rPr>
          <w:lang w:eastAsia="ja-JP"/>
        </w:rPr>
        <w:t xml:space="preserve"> </w:t>
      </w:r>
      <w:r>
        <w:rPr>
          <w:bCs/>
        </w:rPr>
        <w:t>As defined in TR 33.916 [</w:t>
      </w:r>
      <w:r>
        <w:t>10</w:t>
      </w:r>
      <w:r>
        <w:rPr>
          <w:bCs/>
        </w:rPr>
        <w:t>].</w:t>
      </w:r>
    </w:p>
    <w:p w14:paraId="74688CBB" w14:textId="77777777" w:rsidR="00660288" w:rsidRPr="007B58A1" w:rsidRDefault="00C80C03" w:rsidP="00C80C03">
      <w:pPr>
        <w:pStyle w:val="Heading2"/>
      </w:pPr>
      <w:bookmarkStart w:id="31" w:name="_Toc22565470"/>
      <w:bookmarkStart w:id="32" w:name="_Toc26877901"/>
      <w:bookmarkStart w:id="33" w:name="_Toc225256979"/>
      <w:r w:rsidRPr="007B58A1">
        <w:t>3.2</w:t>
      </w:r>
      <w:r w:rsidRPr="007B58A1">
        <w:tab/>
        <w:t>Symbols</w:t>
      </w:r>
      <w:bookmarkEnd w:id="31"/>
      <w:bookmarkEnd w:id="32"/>
      <w:bookmarkEnd w:id="33"/>
    </w:p>
    <w:p w14:paraId="69EBD6AB" w14:textId="77777777" w:rsidR="00C80C03" w:rsidRPr="007B58A1" w:rsidRDefault="00C80C03" w:rsidP="00C80C03">
      <w:r w:rsidRPr="007B58A1">
        <w:t>Void.</w:t>
      </w:r>
    </w:p>
    <w:p w14:paraId="17975E54" w14:textId="77777777" w:rsidR="00080512" w:rsidRPr="007B58A1" w:rsidRDefault="00080512">
      <w:pPr>
        <w:pStyle w:val="Heading2"/>
      </w:pPr>
      <w:bookmarkStart w:id="34" w:name="_Toc22022969"/>
      <w:bookmarkStart w:id="35" w:name="_Toc22565471"/>
      <w:bookmarkStart w:id="36" w:name="_Toc26877902"/>
      <w:bookmarkStart w:id="37" w:name="_Toc225256980"/>
      <w:r w:rsidRPr="007B58A1">
        <w:t>3.</w:t>
      </w:r>
      <w:r w:rsidR="00C80C03" w:rsidRPr="007B58A1">
        <w:t>3</w:t>
      </w:r>
      <w:r w:rsidRPr="007B58A1">
        <w:tab/>
        <w:t>Abbreviations</w:t>
      </w:r>
      <w:bookmarkEnd w:id="34"/>
      <w:bookmarkEnd w:id="35"/>
      <w:bookmarkEnd w:id="36"/>
      <w:bookmarkEnd w:id="37"/>
    </w:p>
    <w:p w14:paraId="250A67D3" w14:textId="77777777" w:rsidR="00080512" w:rsidRPr="007B58A1" w:rsidRDefault="00080512">
      <w:pPr>
        <w:keepNext/>
      </w:pPr>
      <w:r w:rsidRPr="007B58A1">
        <w:t>For the purposes of the present document, the abb</w:t>
      </w:r>
      <w:r w:rsidR="004D3578" w:rsidRPr="007B58A1">
        <w:t xml:space="preserve">reviations given in </w:t>
      </w:r>
      <w:r w:rsidR="00DF62CD" w:rsidRPr="007B58A1">
        <w:t xml:space="preserve">3GPP </w:t>
      </w:r>
      <w:r w:rsidR="004D3578" w:rsidRPr="007B58A1">
        <w:t>TR 21.905 [1</w:t>
      </w:r>
      <w:r w:rsidRPr="007B58A1">
        <w:t>] and the following apply. An abbreviation defined in the present document takes precedence over the definition of the same abbre</w:t>
      </w:r>
      <w:r w:rsidR="004D3578" w:rsidRPr="007B58A1">
        <w:t xml:space="preserve">viation, if any, in </w:t>
      </w:r>
      <w:r w:rsidR="00DF62CD" w:rsidRPr="007B58A1">
        <w:t xml:space="preserve">3GPP </w:t>
      </w:r>
      <w:r w:rsidR="004D3578" w:rsidRPr="007B58A1">
        <w:t>TR 21.905 [1</w:t>
      </w:r>
      <w:r w:rsidRPr="007B58A1">
        <w:t>].</w:t>
      </w:r>
    </w:p>
    <w:p w14:paraId="1B3DE30B" w14:textId="77777777" w:rsidR="00660288" w:rsidRPr="007B58A1" w:rsidRDefault="00660288" w:rsidP="00660288">
      <w:pPr>
        <w:pStyle w:val="EW"/>
        <w:rPr>
          <w:lang w:eastAsia="zh-CN"/>
        </w:rPr>
      </w:pPr>
      <w:r w:rsidRPr="007B58A1">
        <w:t>5GS</w:t>
      </w:r>
      <w:r w:rsidRPr="007B58A1">
        <w:tab/>
        <w:t>5G System</w:t>
      </w:r>
    </w:p>
    <w:p w14:paraId="303BEB39" w14:textId="77777777" w:rsidR="00660288" w:rsidRPr="007B58A1" w:rsidRDefault="00660288" w:rsidP="00660288">
      <w:pPr>
        <w:pStyle w:val="EW"/>
      </w:pPr>
      <w:r w:rsidRPr="007B58A1">
        <w:t>AMF</w:t>
      </w:r>
      <w:r w:rsidRPr="007B58A1">
        <w:tab/>
        <w:t>Access and Mobility Management Function</w:t>
      </w:r>
    </w:p>
    <w:p w14:paraId="05BBB577" w14:textId="77777777" w:rsidR="00AC0A09" w:rsidRPr="007B58A1" w:rsidRDefault="00AC0A09" w:rsidP="00AC0A09">
      <w:pPr>
        <w:pStyle w:val="EW"/>
      </w:pPr>
      <w:r w:rsidRPr="007B58A1">
        <w:t>AKA</w:t>
      </w:r>
      <w:r w:rsidRPr="007B58A1">
        <w:tab/>
        <w:t>Authentication and Key Agreement</w:t>
      </w:r>
    </w:p>
    <w:p w14:paraId="0D2D3BD9" w14:textId="77777777" w:rsidR="00660288" w:rsidRPr="007B58A1" w:rsidRDefault="00660288" w:rsidP="00660288">
      <w:pPr>
        <w:pStyle w:val="EW"/>
      </w:pPr>
      <w:r w:rsidRPr="007B58A1">
        <w:t>ARPF</w:t>
      </w:r>
      <w:r w:rsidRPr="007B58A1">
        <w:tab/>
        <w:t>Authentication credential Repository and Processing Function</w:t>
      </w:r>
    </w:p>
    <w:p w14:paraId="1B5DAE5B" w14:textId="77777777" w:rsidR="000F56BD" w:rsidRDefault="00660288" w:rsidP="00660288">
      <w:pPr>
        <w:pStyle w:val="EW"/>
      </w:pPr>
      <w:r w:rsidRPr="007B58A1">
        <w:t>AUSF</w:t>
      </w:r>
      <w:r w:rsidRPr="007B58A1">
        <w:tab/>
        <w:t>Authentication Server Function</w:t>
      </w:r>
    </w:p>
    <w:p w14:paraId="73F68736" w14:textId="77777777" w:rsidR="00A62D80" w:rsidRPr="007B58A1" w:rsidRDefault="00A62D80" w:rsidP="00660288">
      <w:pPr>
        <w:pStyle w:val="EW"/>
      </w:pPr>
      <w:r w:rsidRPr="003B7F11">
        <w:t>AV</w:t>
      </w:r>
      <w:r w:rsidRPr="003B7F11">
        <w:tab/>
        <w:t>Authentication Vector</w:t>
      </w:r>
    </w:p>
    <w:p w14:paraId="53AE1E9F" w14:textId="77777777" w:rsidR="000F56BD" w:rsidRDefault="00660288" w:rsidP="000F56BD">
      <w:pPr>
        <w:pStyle w:val="EW"/>
      </w:pPr>
      <w:r w:rsidRPr="007B58A1">
        <w:t>EAP</w:t>
      </w:r>
      <w:r w:rsidRPr="007B58A1">
        <w:tab/>
        <w:t>Extensible Authentication Protocol</w:t>
      </w:r>
    </w:p>
    <w:p w14:paraId="59D9AB47" w14:textId="77777777" w:rsidR="00A62D80" w:rsidRDefault="00A62D80" w:rsidP="00A62D80">
      <w:pPr>
        <w:pStyle w:val="EW"/>
      </w:pPr>
      <w:r>
        <w:t>JSON</w:t>
      </w:r>
      <w:r>
        <w:tab/>
        <w:t>Javascript Object Notation</w:t>
      </w:r>
    </w:p>
    <w:p w14:paraId="0E8CA3C1" w14:textId="77777777" w:rsidR="00A62D80" w:rsidRDefault="00A62D80" w:rsidP="00A62D80">
      <w:pPr>
        <w:pStyle w:val="EW"/>
      </w:pPr>
      <w:r>
        <w:t>SBA</w:t>
      </w:r>
      <w:r>
        <w:tab/>
        <w:t>Service Based Architecture</w:t>
      </w:r>
    </w:p>
    <w:p w14:paraId="4472D83D" w14:textId="77777777" w:rsidR="00A62D80" w:rsidRPr="007B58A1" w:rsidRDefault="00A62D80" w:rsidP="00A62D80">
      <w:pPr>
        <w:pStyle w:val="EW"/>
      </w:pPr>
      <w:r>
        <w:t>SBI</w:t>
      </w:r>
      <w:r>
        <w:tab/>
        <w:t>Service Based Interfaces</w:t>
      </w:r>
    </w:p>
    <w:p w14:paraId="04DE6DB0" w14:textId="77777777" w:rsidR="00660288" w:rsidRPr="007B58A1" w:rsidRDefault="00660288" w:rsidP="00660288">
      <w:pPr>
        <w:pStyle w:val="EW"/>
      </w:pPr>
      <w:r w:rsidRPr="007B58A1">
        <w:t>SIDF</w:t>
      </w:r>
      <w:r w:rsidRPr="007B58A1">
        <w:tab/>
        <w:t xml:space="preserve">Subscription Identifier De-concealing Function </w:t>
      </w:r>
    </w:p>
    <w:p w14:paraId="64229E06" w14:textId="77777777" w:rsidR="00660288" w:rsidRPr="00613B7F" w:rsidRDefault="00660288" w:rsidP="00660288">
      <w:pPr>
        <w:pStyle w:val="EW"/>
        <w:rPr>
          <w:lang w:val="fr-FR"/>
        </w:rPr>
      </w:pPr>
      <w:r w:rsidRPr="00613B7F">
        <w:rPr>
          <w:lang w:val="fr-FR" w:eastAsia="ko-KR"/>
        </w:rPr>
        <w:t>SUCI</w:t>
      </w:r>
      <w:r w:rsidRPr="00613B7F">
        <w:rPr>
          <w:lang w:val="fr-FR" w:eastAsia="ko-KR"/>
        </w:rPr>
        <w:tab/>
        <w:t>Subscription Concealed Identifier</w:t>
      </w:r>
    </w:p>
    <w:p w14:paraId="1F154903" w14:textId="77777777" w:rsidR="000F56BD" w:rsidRPr="00613B7F" w:rsidRDefault="00660288" w:rsidP="00660288">
      <w:pPr>
        <w:pStyle w:val="EW"/>
        <w:rPr>
          <w:lang w:val="fr-FR"/>
        </w:rPr>
      </w:pPr>
      <w:r w:rsidRPr="00613B7F">
        <w:rPr>
          <w:lang w:val="fr-FR"/>
        </w:rPr>
        <w:t>SUPI</w:t>
      </w:r>
      <w:r w:rsidRPr="00613B7F">
        <w:rPr>
          <w:lang w:val="fr-FR"/>
        </w:rPr>
        <w:tab/>
        <w:t>Subscription Permanent Identifier</w:t>
      </w:r>
    </w:p>
    <w:p w14:paraId="0E9EC319" w14:textId="77777777" w:rsidR="00A62D80" w:rsidRPr="007B58A1" w:rsidRDefault="00A62D80" w:rsidP="00660288">
      <w:pPr>
        <w:pStyle w:val="EW"/>
      </w:pPr>
      <w:r>
        <w:t>TSC</w:t>
      </w:r>
      <w:r>
        <w:tab/>
        <w:t>Time Sensitive Communication</w:t>
      </w:r>
    </w:p>
    <w:p w14:paraId="7BAF42BC" w14:textId="77777777" w:rsidR="00660288" w:rsidRPr="007B58A1" w:rsidRDefault="00660288" w:rsidP="00660288">
      <w:pPr>
        <w:pStyle w:val="EW"/>
      </w:pPr>
      <w:r w:rsidRPr="007B58A1">
        <w:t>UDM</w:t>
      </w:r>
      <w:r w:rsidRPr="007B58A1">
        <w:tab/>
        <w:t>Unified Data Management</w:t>
      </w:r>
    </w:p>
    <w:p w14:paraId="0DA03065" w14:textId="77777777" w:rsidR="00660288" w:rsidRPr="007B58A1" w:rsidRDefault="00660288" w:rsidP="00961C07">
      <w:pPr>
        <w:pStyle w:val="EX"/>
      </w:pPr>
      <w:r w:rsidRPr="007B58A1">
        <w:t>UDR</w:t>
      </w:r>
      <w:r w:rsidRPr="007B58A1">
        <w:tab/>
        <w:t>Unified Data Repository</w:t>
      </w:r>
    </w:p>
    <w:p w14:paraId="556D3D2D" w14:textId="77777777" w:rsidR="00F93F00" w:rsidRPr="007B58A1" w:rsidRDefault="00451D20" w:rsidP="00B02AED">
      <w:pPr>
        <w:pStyle w:val="Heading1"/>
      </w:pPr>
      <w:bookmarkStart w:id="38" w:name="_Toc22022970"/>
      <w:bookmarkStart w:id="39" w:name="_Toc22565472"/>
      <w:bookmarkStart w:id="40" w:name="_Toc26877903"/>
      <w:bookmarkStart w:id="41" w:name="_Toc225256981"/>
      <w:r w:rsidRPr="007B58A1">
        <w:t>4</w:t>
      </w:r>
      <w:r w:rsidR="00F93F00" w:rsidRPr="007B58A1">
        <w:tab/>
        <w:t>UDM-specific security requirements and related test cases</w:t>
      </w:r>
      <w:bookmarkEnd w:id="38"/>
      <w:bookmarkEnd w:id="39"/>
      <w:bookmarkEnd w:id="40"/>
      <w:bookmarkEnd w:id="41"/>
    </w:p>
    <w:p w14:paraId="5AD0C0D0" w14:textId="77777777" w:rsidR="00F93F00" w:rsidRPr="007B58A1" w:rsidRDefault="00451D20" w:rsidP="00B02AED">
      <w:pPr>
        <w:pStyle w:val="Heading2"/>
      </w:pPr>
      <w:bookmarkStart w:id="42" w:name="_Toc22022971"/>
      <w:bookmarkStart w:id="43" w:name="_Toc22565473"/>
      <w:bookmarkStart w:id="44" w:name="_Toc26877904"/>
      <w:bookmarkStart w:id="45" w:name="_Toc225256982"/>
      <w:r w:rsidRPr="007B58A1">
        <w:t>4</w:t>
      </w:r>
      <w:r w:rsidR="00F93F00" w:rsidRPr="007B58A1">
        <w:t>.1</w:t>
      </w:r>
      <w:r w:rsidR="00F93F00" w:rsidRPr="007B58A1">
        <w:tab/>
        <w:t>Introduction</w:t>
      </w:r>
      <w:bookmarkEnd w:id="42"/>
      <w:bookmarkEnd w:id="43"/>
      <w:bookmarkEnd w:id="44"/>
      <w:bookmarkEnd w:id="45"/>
    </w:p>
    <w:p w14:paraId="1581C0C2" w14:textId="77777777" w:rsidR="00073347" w:rsidRPr="007B58A1" w:rsidRDefault="00A20668" w:rsidP="00660288">
      <w:r w:rsidRPr="007B58A1">
        <w:t>UDM specific security requirements include both requirements derived from UDM specific security functional requirements in relevant specifications as well as security requirements introduced in the present document derived from the threats specific to UDM as described in TR 33.926 [4].</w:t>
      </w:r>
    </w:p>
    <w:p w14:paraId="2DCC9A1C" w14:textId="77777777" w:rsidR="00F93F00" w:rsidRDefault="00451D20" w:rsidP="00B02AED">
      <w:pPr>
        <w:pStyle w:val="Heading2"/>
      </w:pPr>
      <w:bookmarkStart w:id="46" w:name="_Toc22022972"/>
      <w:bookmarkStart w:id="47" w:name="_Toc22565474"/>
      <w:bookmarkStart w:id="48" w:name="_Toc26877905"/>
      <w:bookmarkStart w:id="49" w:name="_Toc225256983"/>
      <w:r w:rsidRPr="007B58A1">
        <w:t>4</w:t>
      </w:r>
      <w:r w:rsidR="00073347" w:rsidRPr="007B58A1">
        <w:t>.2</w:t>
      </w:r>
      <w:r w:rsidR="00073347" w:rsidRPr="007B58A1">
        <w:tab/>
      </w:r>
      <w:r w:rsidR="008E6337">
        <w:t>S</w:t>
      </w:r>
      <w:r w:rsidR="00073347" w:rsidRPr="007B58A1">
        <w:t>e</w:t>
      </w:r>
      <w:r w:rsidR="00362619" w:rsidRPr="007B58A1">
        <w:t>curity functional</w:t>
      </w:r>
      <w:r w:rsidR="00073347" w:rsidRPr="007B58A1">
        <w:t xml:space="preserve"> requirements </w:t>
      </w:r>
      <w:r w:rsidR="008E6337">
        <w:t xml:space="preserve">on the UDM derived from 3GPP specifications </w:t>
      </w:r>
      <w:r w:rsidR="00073347" w:rsidRPr="007B58A1">
        <w:t>and related test cases</w:t>
      </w:r>
      <w:bookmarkEnd w:id="46"/>
      <w:bookmarkEnd w:id="47"/>
      <w:bookmarkEnd w:id="48"/>
      <w:bookmarkEnd w:id="49"/>
    </w:p>
    <w:p w14:paraId="1D40F087" w14:textId="77777777" w:rsidR="008E6337" w:rsidRDefault="008E6337" w:rsidP="008E6337">
      <w:pPr>
        <w:pStyle w:val="Heading3"/>
        <w:rPr>
          <w:rFonts w:eastAsia="SimSun"/>
        </w:rPr>
      </w:pPr>
      <w:bookmarkStart w:id="50" w:name="_Toc26880591"/>
      <w:bookmarkStart w:id="51" w:name="_Toc22548239"/>
      <w:bookmarkStart w:id="52" w:name="_Toc22547686"/>
      <w:bookmarkStart w:id="53" w:name="_Toc225256984"/>
      <w:r>
        <w:rPr>
          <w:rFonts w:eastAsia="SimSun"/>
        </w:rPr>
        <w:t>4.2.0</w:t>
      </w:r>
      <w:r>
        <w:rPr>
          <w:rFonts w:eastAsia="SimSun"/>
        </w:rPr>
        <w:tab/>
      </w:r>
      <w:bookmarkEnd w:id="50"/>
      <w:bookmarkEnd w:id="51"/>
      <w:bookmarkEnd w:id="52"/>
      <w:r>
        <w:rPr>
          <w:rFonts w:eastAsia="SimSun"/>
        </w:rPr>
        <w:t>General</w:t>
      </w:r>
      <w:bookmarkEnd w:id="53"/>
    </w:p>
    <w:p w14:paraId="5F58220A" w14:textId="77777777" w:rsidR="008E6337" w:rsidRPr="008E6337" w:rsidRDefault="008E6337" w:rsidP="00FD5D29">
      <w:r>
        <w:t>The general approach in TS 33.117 [3] clause 4.2.2.1 and all the requirements and test cases in TS 33.117 [3] clause 4.2.2.2 related to SBA/SBI aspect apply to the UDM network product class.</w:t>
      </w:r>
    </w:p>
    <w:p w14:paraId="531EBFE9" w14:textId="77777777" w:rsidR="004D48C2" w:rsidRPr="007B58A1" w:rsidRDefault="004D48C2" w:rsidP="004D48C2">
      <w:pPr>
        <w:pStyle w:val="Heading3"/>
      </w:pPr>
      <w:bookmarkStart w:id="54" w:name="_Toc22022973"/>
      <w:bookmarkStart w:id="55" w:name="_Toc22565475"/>
      <w:bookmarkStart w:id="56" w:name="_Toc26877906"/>
      <w:bookmarkStart w:id="57" w:name="_Toc225256985"/>
      <w:r w:rsidRPr="007B58A1">
        <w:t>4.2.1</w:t>
      </w:r>
      <w:r w:rsidRPr="007B58A1">
        <w:tab/>
        <w:t>User Privacy Procedure</w:t>
      </w:r>
      <w:bookmarkEnd w:id="54"/>
      <w:bookmarkEnd w:id="55"/>
      <w:bookmarkEnd w:id="56"/>
      <w:bookmarkEnd w:id="57"/>
    </w:p>
    <w:p w14:paraId="5DB52529" w14:textId="77777777" w:rsidR="004D48C2" w:rsidRPr="007B58A1" w:rsidRDefault="004D48C2" w:rsidP="004D48C2">
      <w:pPr>
        <w:pStyle w:val="Heading4"/>
      </w:pPr>
      <w:bookmarkStart w:id="58" w:name="_Toc22022974"/>
      <w:bookmarkStart w:id="59" w:name="_Toc22565476"/>
      <w:bookmarkStart w:id="60" w:name="_Toc26877907"/>
      <w:bookmarkStart w:id="61" w:name="_Toc225256986"/>
      <w:r w:rsidRPr="007B58A1">
        <w:t>4.2.1.1</w:t>
      </w:r>
      <w:r w:rsidRPr="007B58A1">
        <w:tab/>
        <w:t>De-concealment of SUPI from the SUCI based on the protection scheme used to generate the SUCI</w:t>
      </w:r>
      <w:bookmarkEnd w:id="58"/>
      <w:bookmarkEnd w:id="59"/>
      <w:bookmarkEnd w:id="60"/>
      <w:bookmarkEnd w:id="61"/>
    </w:p>
    <w:p w14:paraId="095F75BB" w14:textId="77777777" w:rsidR="004D48C2" w:rsidRPr="007B58A1" w:rsidRDefault="004D48C2" w:rsidP="00961C07">
      <w:pPr>
        <w:rPr>
          <w:lang w:eastAsia="ja-JP"/>
        </w:rPr>
      </w:pPr>
      <w:r w:rsidRPr="007B58A1">
        <w:rPr>
          <w:i/>
        </w:rPr>
        <w:t>Requirement Name:</w:t>
      </w:r>
      <w:r w:rsidRPr="007B58A1">
        <w:t xml:space="preserve"> </w:t>
      </w:r>
      <w:r w:rsidRPr="007B58A1">
        <w:rPr>
          <w:lang w:eastAsia="ja-JP"/>
        </w:rPr>
        <w:t xml:space="preserve">De-concealment of SUPI from the SUCI based on the protection scheme used to generate the SUCI. </w:t>
      </w:r>
    </w:p>
    <w:p w14:paraId="2E3446A0" w14:textId="77777777" w:rsidR="004D48C2" w:rsidRPr="007B58A1" w:rsidRDefault="004D48C2" w:rsidP="00BB1774">
      <w:r w:rsidRPr="007B58A1">
        <w:rPr>
          <w:i/>
        </w:rPr>
        <w:t>Requirement Reference:</w:t>
      </w:r>
      <w:r w:rsidRPr="007B58A1">
        <w:t xml:space="preserve"> </w:t>
      </w:r>
      <w:r w:rsidR="00A20668" w:rsidRPr="007B58A1">
        <w:t>TS 33.501 [2], clause 5.8.2</w:t>
      </w:r>
      <w:r w:rsidR="00EA0EC8" w:rsidRPr="007B58A1">
        <w:t>.</w:t>
      </w:r>
    </w:p>
    <w:p w14:paraId="26862ABD" w14:textId="77777777" w:rsidR="004D48C2" w:rsidRPr="007B58A1" w:rsidRDefault="004D48C2" w:rsidP="004D48C2">
      <w:r w:rsidRPr="007B58A1">
        <w:rPr>
          <w:i/>
        </w:rPr>
        <w:t>Requirement Description:</w:t>
      </w:r>
      <w:r w:rsidRPr="007B58A1">
        <w:t xml:space="preserve"> The SIDF resolve</w:t>
      </w:r>
      <w:r w:rsidR="00D83414" w:rsidRPr="00D83414">
        <w:t>s</w:t>
      </w:r>
      <w:r w:rsidRPr="007B58A1">
        <w:t xml:space="preserve"> the SUPI from the SUCI based on the protection scheme used to generate the SUCI as specified in TS 33.501</w:t>
      </w:r>
      <w:r w:rsidR="00A20668" w:rsidRPr="007B58A1">
        <w:t xml:space="preserve"> [2]</w:t>
      </w:r>
      <w:r w:rsidRPr="007B58A1">
        <w:t>, clause 5.8.2</w:t>
      </w:r>
      <w:r w:rsidR="00C412B1" w:rsidRPr="007B58A1">
        <w:t>.</w:t>
      </w:r>
      <w:r w:rsidRPr="007B58A1">
        <w:t xml:space="preserve"> </w:t>
      </w:r>
    </w:p>
    <w:p w14:paraId="04225A7F" w14:textId="77777777" w:rsidR="00A20668" w:rsidRPr="007B58A1" w:rsidRDefault="00A20668" w:rsidP="004D48C2">
      <w:r w:rsidRPr="007B58A1">
        <w:rPr>
          <w:i/>
        </w:rPr>
        <w:t>Threat References</w:t>
      </w:r>
      <w:r w:rsidRPr="007B58A1">
        <w:t xml:space="preserve">: TR 33.926 [4], clause </w:t>
      </w:r>
      <w:r w:rsidR="00DA134F">
        <w:t>E</w:t>
      </w:r>
      <w:r w:rsidRPr="007B58A1">
        <w:t>.2.2.1, Incorrect SUCI de-concealment</w:t>
      </w:r>
      <w:r w:rsidR="00C412B1" w:rsidRPr="007B58A1">
        <w:t>.</w:t>
      </w:r>
    </w:p>
    <w:p w14:paraId="34F678B4" w14:textId="77777777" w:rsidR="004D48C2" w:rsidRPr="00AE3F71" w:rsidRDefault="002E18AF" w:rsidP="004D48C2">
      <w:pPr>
        <w:rPr>
          <w:bCs/>
          <w:i/>
          <w:iCs/>
        </w:rPr>
      </w:pPr>
      <w:r w:rsidRPr="00AE3F71">
        <w:rPr>
          <w:bCs/>
          <w:i/>
          <w:iCs/>
        </w:rPr>
        <w:t>Test Case:</w:t>
      </w:r>
    </w:p>
    <w:p w14:paraId="6E815E90" w14:textId="77777777" w:rsidR="004D48C2" w:rsidRPr="007B58A1" w:rsidRDefault="004D48C2" w:rsidP="004D48C2">
      <w:r w:rsidRPr="007B58A1">
        <w:rPr>
          <w:b/>
        </w:rPr>
        <w:t xml:space="preserve">Test Name: </w:t>
      </w:r>
      <w:r w:rsidRPr="007B58A1">
        <w:t>TC_DE-CONCEAL_SUPI_from_SUCI_UDM</w:t>
      </w:r>
    </w:p>
    <w:p w14:paraId="7415BDF5" w14:textId="77777777" w:rsidR="004D48C2" w:rsidRPr="00F52EE5" w:rsidRDefault="004D48C2" w:rsidP="00F52EE5">
      <w:pPr>
        <w:rPr>
          <w:b/>
          <w:bCs/>
        </w:rPr>
      </w:pPr>
      <w:r w:rsidRPr="00F52EE5">
        <w:rPr>
          <w:b/>
          <w:bCs/>
        </w:rPr>
        <w:t>Purpose:</w:t>
      </w:r>
    </w:p>
    <w:p w14:paraId="12BD596F" w14:textId="7E8B3408" w:rsidR="004D48C2" w:rsidRPr="00F52EE5" w:rsidRDefault="004D48C2" w:rsidP="00F52EE5">
      <w:pPr>
        <w:rPr>
          <w:b/>
          <w:bCs/>
          <w:lang w:eastAsia="zh-CN"/>
        </w:rPr>
      </w:pPr>
      <w:r w:rsidRPr="007B58A1">
        <w:t>Verify that the SIDF De-conceals the SUPI from the SUCI based on the protection scheme used to generate the SUCI.</w:t>
      </w:r>
    </w:p>
    <w:p w14:paraId="051CB346" w14:textId="77777777" w:rsidR="004D48C2" w:rsidRPr="007B58A1" w:rsidRDefault="004D48C2" w:rsidP="004D48C2">
      <w:pPr>
        <w:rPr>
          <w:b/>
        </w:rPr>
      </w:pPr>
      <w:r w:rsidRPr="007B58A1">
        <w:rPr>
          <w:b/>
        </w:rPr>
        <w:t>Pre-Condition:</w:t>
      </w:r>
    </w:p>
    <w:p w14:paraId="39162908" w14:textId="392193A9" w:rsidR="004D48C2" w:rsidRPr="007B58A1" w:rsidRDefault="00C25636" w:rsidP="00C25636">
      <w:pPr>
        <w:pStyle w:val="B10"/>
      </w:pPr>
      <w:r w:rsidRPr="007B58A1">
        <w:t>-</w:t>
      </w:r>
      <w:r w:rsidRPr="007B58A1">
        <w:tab/>
      </w:r>
      <w:r w:rsidR="004D48C2" w:rsidRPr="007B58A1">
        <w:t>UDM network product is connected in simulated/real network environment</w:t>
      </w:r>
      <w:r w:rsidR="00422F9C">
        <w:t xml:space="preserve"> including an </w:t>
      </w:r>
      <w:r w:rsidR="00145F2C" w:rsidRPr="00145F2C">
        <w:t xml:space="preserve">UE, </w:t>
      </w:r>
      <w:r w:rsidR="00422F9C">
        <w:t>AUSF and AMF</w:t>
      </w:r>
      <w:r w:rsidR="004D48C2" w:rsidRPr="007B58A1">
        <w:t>.</w:t>
      </w:r>
    </w:p>
    <w:p w14:paraId="2230FAA0" w14:textId="77777777" w:rsidR="004D48C2" w:rsidRPr="007B58A1" w:rsidRDefault="00C25636" w:rsidP="00C25636">
      <w:pPr>
        <w:pStyle w:val="B10"/>
      </w:pPr>
      <w:r w:rsidRPr="007B58A1">
        <w:t>-</w:t>
      </w:r>
      <w:r w:rsidRPr="007B58A1">
        <w:tab/>
      </w:r>
      <w:r w:rsidR="004D48C2" w:rsidRPr="007B58A1">
        <w:t>Tester shall have access to the subscription data stored in UDR.</w:t>
      </w:r>
    </w:p>
    <w:p w14:paraId="4C0B9EB2" w14:textId="77777777" w:rsidR="004D48C2" w:rsidRDefault="00C25636" w:rsidP="00C25636">
      <w:pPr>
        <w:pStyle w:val="B10"/>
      </w:pPr>
      <w:r w:rsidRPr="007B58A1">
        <w:t>-</w:t>
      </w:r>
      <w:r w:rsidRPr="007B58A1">
        <w:tab/>
      </w:r>
      <w:r w:rsidR="004D48C2" w:rsidRPr="007B58A1">
        <w:t>Tester shall record the SUPI from the UE.</w:t>
      </w:r>
    </w:p>
    <w:p w14:paraId="102A7616" w14:textId="77777777" w:rsidR="00AE3F71" w:rsidRPr="00AE3F71" w:rsidRDefault="00AE3F71" w:rsidP="00AE3F71">
      <w:pPr>
        <w:pStyle w:val="B10"/>
        <w:rPr>
          <w:lang w:val="en-US"/>
        </w:rPr>
      </w:pPr>
      <w:r w:rsidRPr="00AE3F71">
        <w:rPr>
          <w:lang w:val="en-US"/>
        </w:rPr>
        <w:t>-</w:t>
      </w:r>
      <w:r w:rsidRPr="00AE3F71">
        <w:rPr>
          <w:lang w:val="en-US"/>
        </w:rPr>
        <w:tab/>
        <w:t>Tester shall provision subscription data in the UDR and for the UE with the following protection schemes (see TS 33.501 [2], clause Annex C):</w:t>
      </w:r>
    </w:p>
    <w:p w14:paraId="4800EC87" w14:textId="7BF717C3" w:rsidR="00AE3F71" w:rsidRPr="00AE3F71" w:rsidRDefault="00AE3F71" w:rsidP="00AE3F71">
      <w:pPr>
        <w:pStyle w:val="B2"/>
        <w:rPr>
          <w:lang w:val="en-US"/>
        </w:rPr>
      </w:pPr>
      <w:r w:rsidRPr="00AE3F71">
        <w:rPr>
          <w:lang w:val="en-US"/>
        </w:rPr>
        <w:t>-</w:t>
      </w:r>
      <w:r w:rsidRPr="00AE3F71">
        <w:rPr>
          <w:lang w:val="en-US"/>
        </w:rPr>
        <w:tab/>
        <w:t>Null-scheme (mandatory to support)</w:t>
      </w:r>
      <w:r>
        <w:rPr>
          <w:lang w:val="en-US"/>
        </w:rPr>
        <w:t>.</w:t>
      </w:r>
    </w:p>
    <w:p w14:paraId="667EDC45" w14:textId="70BF27E9" w:rsidR="00AE3F71" w:rsidRPr="00AE3F71" w:rsidRDefault="00AE3F71" w:rsidP="00AE3F71">
      <w:pPr>
        <w:pStyle w:val="B2"/>
        <w:rPr>
          <w:lang w:val="en-US"/>
        </w:rPr>
      </w:pPr>
      <w:r w:rsidRPr="00AE3F71">
        <w:rPr>
          <w:lang w:val="en-US"/>
        </w:rPr>
        <w:t>-</w:t>
      </w:r>
      <w:r w:rsidRPr="00AE3F71">
        <w:rPr>
          <w:lang w:val="en-US"/>
        </w:rPr>
        <w:tab/>
        <w:t>Profile A (mandatory to support)</w:t>
      </w:r>
      <w:r>
        <w:rPr>
          <w:lang w:val="en-US"/>
        </w:rPr>
        <w:t>.</w:t>
      </w:r>
    </w:p>
    <w:p w14:paraId="2BD52C1E" w14:textId="654433EF" w:rsidR="00AE3F71" w:rsidRPr="00AE3F71" w:rsidRDefault="00AE3F71" w:rsidP="00AE3F71">
      <w:pPr>
        <w:pStyle w:val="B2"/>
        <w:rPr>
          <w:lang w:val="en-US"/>
        </w:rPr>
      </w:pPr>
      <w:r w:rsidRPr="00AE3F71">
        <w:rPr>
          <w:lang w:val="en-US"/>
        </w:rPr>
        <w:t>-</w:t>
      </w:r>
      <w:r w:rsidRPr="00AE3F71">
        <w:rPr>
          <w:lang w:val="en-US"/>
        </w:rPr>
        <w:tab/>
        <w:t>Profile B (mandatory to support)</w:t>
      </w:r>
      <w:r>
        <w:rPr>
          <w:lang w:val="en-US"/>
        </w:rPr>
        <w:t>.</w:t>
      </w:r>
    </w:p>
    <w:p w14:paraId="76FD26DF" w14:textId="62C1DF4C" w:rsidR="00AE3F71" w:rsidRPr="00AE3F71" w:rsidRDefault="00AE3F71" w:rsidP="00AE3F71">
      <w:pPr>
        <w:pStyle w:val="B2"/>
        <w:rPr>
          <w:lang w:val="en-US"/>
        </w:rPr>
      </w:pPr>
      <w:r w:rsidRPr="00AE3F71">
        <w:rPr>
          <w:lang w:val="en-US"/>
        </w:rPr>
        <w:t>-</w:t>
      </w:r>
      <w:r w:rsidRPr="00AE3F71">
        <w:rPr>
          <w:lang w:val="en-US"/>
        </w:rPr>
        <w:tab/>
        <w:t>any other implemented protection scheme as stated in the vendor documentation</w:t>
      </w:r>
      <w:r>
        <w:rPr>
          <w:lang w:val="en-US"/>
        </w:rPr>
        <w:t>.</w:t>
      </w:r>
    </w:p>
    <w:p w14:paraId="74D3F2F2" w14:textId="77777777" w:rsidR="004D48C2" w:rsidRPr="007B58A1" w:rsidRDefault="004D48C2" w:rsidP="004D48C2">
      <w:pPr>
        <w:rPr>
          <w:b/>
        </w:rPr>
      </w:pPr>
      <w:r w:rsidRPr="007B58A1">
        <w:rPr>
          <w:b/>
        </w:rPr>
        <w:t>Execution Steps:</w:t>
      </w:r>
    </w:p>
    <w:p w14:paraId="021C176B" w14:textId="7575F632" w:rsidR="004D48C2" w:rsidRDefault="004D48C2" w:rsidP="00164FA0">
      <w:r w:rsidRPr="007B58A1">
        <w:t xml:space="preserve">Tester shall capture the procedure between </w:t>
      </w:r>
      <w:r w:rsidR="00677A0F" w:rsidRPr="00677A0F">
        <w:t>U</w:t>
      </w:r>
      <w:r w:rsidR="00677A0F" w:rsidRPr="00677A0F">
        <w:rPr>
          <w:lang w:val="en-US"/>
        </w:rPr>
        <w:t>DM</w:t>
      </w:r>
      <w:r w:rsidR="00677A0F" w:rsidRPr="00677A0F">
        <w:t xml:space="preserve"> and A</w:t>
      </w:r>
      <w:r w:rsidR="00677A0F" w:rsidRPr="00677A0F">
        <w:rPr>
          <w:lang w:val="en-US"/>
        </w:rPr>
        <w:t>USF</w:t>
      </w:r>
      <w:r w:rsidR="00677A0F" w:rsidRPr="00677A0F">
        <w:t xml:space="preserve"> over N</w:t>
      </w:r>
      <w:r w:rsidR="00677A0F" w:rsidRPr="00677A0F">
        <w:rPr>
          <w:lang w:val="en-US"/>
        </w:rPr>
        <w:t>13 interface</w:t>
      </w:r>
      <w:r w:rsidR="00677A0F" w:rsidRPr="00677A0F">
        <w:t xml:space="preserve">, </w:t>
      </w:r>
      <w:r w:rsidR="00677A0F" w:rsidRPr="00677A0F">
        <w:rPr>
          <w:lang w:val="en-US"/>
        </w:rPr>
        <w:t>AMF</w:t>
      </w:r>
      <w:r w:rsidR="00677A0F" w:rsidRPr="00677A0F">
        <w:t xml:space="preserve"> and A</w:t>
      </w:r>
      <w:r w:rsidR="00677A0F" w:rsidRPr="00677A0F">
        <w:rPr>
          <w:lang w:val="en-US"/>
        </w:rPr>
        <w:t>USF</w:t>
      </w:r>
      <w:r w:rsidR="00677A0F" w:rsidRPr="00677A0F">
        <w:t xml:space="preserve"> over N</w:t>
      </w:r>
      <w:r w:rsidR="00677A0F" w:rsidRPr="00677A0F">
        <w:rPr>
          <w:lang w:val="en-US"/>
        </w:rPr>
        <w:t>12</w:t>
      </w:r>
      <w:r w:rsidRPr="007B58A1">
        <w:t xml:space="preserve"> interface using any network analyser. </w:t>
      </w:r>
    </w:p>
    <w:p w14:paraId="685F5387" w14:textId="1B9E134C" w:rsidR="00677A0F" w:rsidRPr="007B58A1" w:rsidRDefault="00677A0F" w:rsidP="00164FA0">
      <w:r w:rsidRPr="00677A0F">
        <w:rPr>
          <w:lang w:val="en-US"/>
        </w:rPr>
        <w:t>For every implemented protection scheme the tester repeats the following steps:</w:t>
      </w:r>
    </w:p>
    <w:p w14:paraId="4B87D4A1" w14:textId="77777777" w:rsidR="00145F2C" w:rsidRDefault="004D48C2" w:rsidP="00145F2C">
      <w:pPr>
        <w:pStyle w:val="B10"/>
      </w:pPr>
      <w:r w:rsidRPr="007B58A1">
        <w:t>1.</w:t>
      </w:r>
      <w:r w:rsidRPr="007B58A1">
        <w:tab/>
      </w:r>
      <w:r w:rsidR="00145F2C">
        <w:t>Tester triggers an authentication procedure from the UE using the configured protection scheme.</w:t>
      </w:r>
    </w:p>
    <w:p w14:paraId="0ABB0DC2" w14:textId="77B3D8AA" w:rsidR="004D48C2" w:rsidRPr="007B58A1" w:rsidRDefault="00145F2C" w:rsidP="00145F2C">
      <w:pPr>
        <w:pStyle w:val="B10"/>
      </w:pPr>
      <w:r>
        <w:t xml:space="preserve">2. </w:t>
      </w:r>
      <w:r w:rsidR="004D48C2" w:rsidRPr="007B58A1">
        <w:t>Tester filter</w:t>
      </w:r>
      <w:r w:rsidRPr="00145F2C">
        <w:t>s</w:t>
      </w:r>
      <w:r w:rsidR="004D48C2" w:rsidRPr="007B58A1">
        <w:t xml:space="preserve"> the Nudm_</w:t>
      </w:r>
      <w:r w:rsidR="00554B98" w:rsidRPr="00554B98">
        <w:t>UE</w:t>
      </w:r>
      <w:r w:rsidR="004D48C2" w:rsidRPr="007B58A1">
        <w:t>Authentication_Get Response message sent from UDM to AUSF over N13 interface containing the SUPI.</w:t>
      </w:r>
    </w:p>
    <w:p w14:paraId="450B938F" w14:textId="178C4A9A" w:rsidR="004D48C2" w:rsidRDefault="00145F2C" w:rsidP="00E22B86">
      <w:pPr>
        <w:pStyle w:val="B10"/>
      </w:pPr>
      <w:r w:rsidRPr="00145F2C">
        <w:t>3</w:t>
      </w:r>
      <w:r w:rsidR="004D48C2" w:rsidRPr="007B58A1">
        <w:t>.</w:t>
      </w:r>
      <w:r w:rsidR="004D48C2" w:rsidRPr="007B58A1">
        <w:tab/>
        <w:t>Tester compare</w:t>
      </w:r>
      <w:r w:rsidRPr="00145F2C">
        <w:t>s</w:t>
      </w:r>
      <w:r w:rsidR="004D48C2" w:rsidRPr="007B58A1">
        <w:t xml:space="preserve"> the SUPI </w:t>
      </w:r>
      <w:r w:rsidR="004D48C2" w:rsidRPr="007B58A1">
        <w:rPr>
          <w:rFonts w:eastAsia="SimSun" w:hint="eastAsia"/>
          <w:lang w:eastAsia="zh-CN"/>
        </w:rPr>
        <w:t xml:space="preserve">gotten </w:t>
      </w:r>
      <w:r w:rsidR="004D48C2" w:rsidRPr="007B58A1">
        <w:t>from UE and the SUPI retrieved from Nudm_</w:t>
      </w:r>
      <w:r w:rsidR="00554B98" w:rsidRPr="00554B98">
        <w:t>UE</w:t>
      </w:r>
      <w:r w:rsidR="004D48C2" w:rsidRPr="007B58A1">
        <w:t>Authentication_Get Response message.</w:t>
      </w:r>
    </w:p>
    <w:p w14:paraId="6828BBBD" w14:textId="30D6FD99" w:rsidR="00422F9C" w:rsidRPr="007B58A1" w:rsidRDefault="00422F9C" w:rsidP="00C83A0B">
      <w:pPr>
        <w:pStyle w:val="NO"/>
      </w:pPr>
      <w:r>
        <w:t>NOTE:</w:t>
      </w:r>
      <w:r>
        <w:tab/>
        <w:t>The tester may filter the Nausf_UEAut</w:t>
      </w:r>
      <w:r w:rsidR="00613B7F" w:rsidRPr="00613B7F">
        <w:t>h</w:t>
      </w:r>
      <w:r>
        <w:t>entication_Authenticate Response message sent from the UDM/AUSF to the AMF over N12 interface containing the SUPI, if the UDM and AUSF network products are collocated without an open N13 interface.</w:t>
      </w:r>
    </w:p>
    <w:p w14:paraId="7DB73AAA" w14:textId="77777777" w:rsidR="004D48C2" w:rsidRPr="007B58A1" w:rsidRDefault="004D48C2" w:rsidP="004D48C2">
      <w:r w:rsidRPr="007B58A1">
        <w:rPr>
          <w:b/>
        </w:rPr>
        <w:t>Expected Results:</w:t>
      </w:r>
    </w:p>
    <w:p w14:paraId="7952995E" w14:textId="77777777" w:rsidR="004D48C2" w:rsidRPr="007B58A1" w:rsidRDefault="004D48C2" w:rsidP="004D48C2">
      <w:r w:rsidRPr="007B58A1">
        <w:t>SIDF resolves the SUPI from the SUCI based on the protection scheme used to generate the SUCI.</w:t>
      </w:r>
    </w:p>
    <w:p w14:paraId="70D2B709" w14:textId="77777777" w:rsidR="004D48C2" w:rsidRPr="007B58A1" w:rsidRDefault="004D48C2" w:rsidP="004D48C2">
      <w:pPr>
        <w:rPr>
          <w:b/>
        </w:rPr>
      </w:pPr>
      <w:r w:rsidRPr="007B58A1">
        <w:rPr>
          <w:b/>
        </w:rPr>
        <w:t>Expected format of evidence:</w:t>
      </w:r>
    </w:p>
    <w:p w14:paraId="5EC4D944" w14:textId="77777777" w:rsidR="004D48C2" w:rsidRDefault="004D48C2" w:rsidP="004D48C2">
      <w:r w:rsidRPr="007B58A1">
        <w:t>Evidence suitable for the interface, e.g., evidence can be presented in the form of screenshot/screen-capture.</w:t>
      </w:r>
    </w:p>
    <w:p w14:paraId="40CFEF6D" w14:textId="77777777" w:rsidR="002146DD" w:rsidRDefault="002146DD" w:rsidP="002146DD">
      <w:pPr>
        <w:pStyle w:val="Heading4"/>
      </w:pPr>
      <w:bookmarkStart w:id="62" w:name="_Toc75342010"/>
      <w:bookmarkStart w:id="63" w:name="_Toc225256987"/>
      <w:r>
        <w:t>4.2.1.2</w:t>
      </w:r>
      <w:r>
        <w:tab/>
      </w:r>
      <w:bookmarkEnd w:id="62"/>
      <w:r>
        <w:t>Rejection of SUCIs using an ECIES protection scheme with an invalid public key.</w:t>
      </w:r>
      <w:bookmarkEnd w:id="63"/>
    </w:p>
    <w:p w14:paraId="04210DC1" w14:textId="77777777" w:rsidR="002146DD" w:rsidRDefault="002146DD" w:rsidP="002146DD">
      <w:pPr>
        <w:rPr>
          <w:lang w:eastAsia="ja-JP"/>
        </w:rPr>
      </w:pPr>
      <w:r>
        <w:rPr>
          <w:i/>
        </w:rPr>
        <w:t>Requirement Name:</w:t>
      </w:r>
      <w:r>
        <w:t xml:space="preserve"> Rejection of SUCIs using an ECIES protection scheme with an invalid public key.</w:t>
      </w:r>
      <w:r>
        <w:rPr>
          <w:lang w:eastAsia="ja-JP"/>
        </w:rPr>
        <w:t xml:space="preserve"> </w:t>
      </w:r>
    </w:p>
    <w:p w14:paraId="031960D6" w14:textId="77777777" w:rsidR="002146DD" w:rsidRDefault="002146DD" w:rsidP="002146DD">
      <w:r>
        <w:rPr>
          <w:i/>
        </w:rPr>
        <w:t>Requirement Reference:</w:t>
      </w:r>
      <w:r>
        <w:t xml:space="preserve"> TS 33.501 [2], clause C.3.3 with reference to SECG SEC 1 [</w:t>
      </w:r>
      <w:r w:rsidR="00064247">
        <w:t>8</w:t>
      </w:r>
      <w:r>
        <w:t>] clause 2.3.4.</w:t>
      </w:r>
    </w:p>
    <w:p w14:paraId="7FA49C4C" w14:textId="77777777" w:rsidR="002146DD" w:rsidRDefault="002146DD" w:rsidP="002146DD">
      <w:r>
        <w:rPr>
          <w:i/>
        </w:rPr>
        <w:t>Requirement Description:</w:t>
      </w:r>
      <w:r>
        <w:t xml:space="preserve"> Output: An elliptic curve point P, or "invalid" as specified [</w:t>
      </w:r>
      <w:r w:rsidR="00064247">
        <w:t>8</w:t>
      </w:r>
      <w:r>
        <w:t>], clause 2.3.4.</w:t>
      </w:r>
    </w:p>
    <w:p w14:paraId="690D1668" w14:textId="77777777" w:rsidR="002146DD" w:rsidRDefault="002146DD" w:rsidP="002146DD">
      <w:r>
        <w:rPr>
          <w:i/>
        </w:rPr>
        <w:t>Threat References</w:t>
      </w:r>
      <w:r>
        <w:t>: TR 33.926 [4], clause E.2.2.6, Invalid public key.</w:t>
      </w:r>
    </w:p>
    <w:p w14:paraId="36217BDC" w14:textId="77777777" w:rsidR="002146DD" w:rsidRDefault="00164FA0" w:rsidP="002146DD">
      <w:pPr>
        <w:rPr>
          <w:b/>
        </w:rPr>
      </w:pPr>
      <w:r w:rsidRPr="00164FA0">
        <w:rPr>
          <w:bCs/>
          <w:i/>
          <w:iCs/>
        </w:rPr>
        <w:t>Test Case:</w:t>
      </w:r>
    </w:p>
    <w:p w14:paraId="3D9965DD" w14:textId="77777777" w:rsidR="002146DD" w:rsidRDefault="002146DD" w:rsidP="002146DD">
      <w:r>
        <w:rPr>
          <w:b/>
        </w:rPr>
        <w:t>Test Name</w:t>
      </w:r>
      <w:r>
        <w:rPr>
          <w:bCs/>
        </w:rPr>
        <w:t>: T</w:t>
      </w:r>
      <w:r>
        <w:t>C_REJECT_SUCI_PROFILE_B_INVALID_PUBKEY_UDM</w:t>
      </w:r>
    </w:p>
    <w:p w14:paraId="40E598F1" w14:textId="77777777" w:rsidR="002146DD" w:rsidRDefault="002146DD" w:rsidP="002146DD">
      <w:pPr>
        <w:rPr>
          <w:b/>
        </w:rPr>
      </w:pPr>
      <w:r>
        <w:rPr>
          <w:b/>
        </w:rPr>
        <w:t>Purpose:</w:t>
      </w:r>
    </w:p>
    <w:p w14:paraId="1B799E9E" w14:textId="53A594B0" w:rsidR="002146DD" w:rsidRDefault="002146DD" w:rsidP="00677A0F">
      <w:pPr>
        <w:rPr>
          <w:b/>
          <w:lang w:eastAsia="zh-CN"/>
        </w:rPr>
      </w:pPr>
      <w:r>
        <w:t>Verify that the SIDF rejects the SUCI if it uses an ECIES protection scheme and contains an invalid point as the UE’s public key for Profile B.</w:t>
      </w:r>
    </w:p>
    <w:p w14:paraId="23C6DD6E" w14:textId="77777777" w:rsidR="002146DD" w:rsidRDefault="002146DD" w:rsidP="002146DD">
      <w:pPr>
        <w:rPr>
          <w:b/>
        </w:rPr>
      </w:pPr>
      <w:r>
        <w:rPr>
          <w:b/>
        </w:rPr>
        <w:t>Pre-Condition:</w:t>
      </w:r>
    </w:p>
    <w:p w14:paraId="1F298A1F" w14:textId="77777777" w:rsidR="002146DD" w:rsidRDefault="002146DD" w:rsidP="002146DD">
      <w:pPr>
        <w:pStyle w:val="B10"/>
      </w:pPr>
      <w:r>
        <w:t>-</w:t>
      </w:r>
      <w:r>
        <w:tab/>
        <w:t>The tester has access to the public information of the SUCI profile (e.g., profile type, public key …) of the</w:t>
      </w:r>
      <w:r w:rsidR="00164FA0">
        <w:t xml:space="preserve"> </w:t>
      </w:r>
      <w:r>
        <w:t>UDM/SIDF under test.</w:t>
      </w:r>
    </w:p>
    <w:p w14:paraId="17A493D7" w14:textId="77777777" w:rsidR="002146DD" w:rsidRDefault="002146DD" w:rsidP="00EE05D2">
      <w:pPr>
        <w:pStyle w:val="B10"/>
      </w:pPr>
      <w:r>
        <w:t>-</w:t>
      </w:r>
      <w:r>
        <w:tab/>
        <w:t xml:space="preserve">The tester has configured the UDM to use Profile B. </w:t>
      </w:r>
    </w:p>
    <w:p w14:paraId="1FC86B03" w14:textId="77777777" w:rsidR="002146DD" w:rsidRDefault="002146DD" w:rsidP="00EE05D2">
      <w:pPr>
        <w:pStyle w:val="B10"/>
        <w:ind w:left="0" w:firstLine="284"/>
      </w:pPr>
      <w:r>
        <w:t>-</w:t>
      </w:r>
      <w:r>
        <w:tab/>
        <w:t>The tester has access to a SUPI of provisioned subscriber</w:t>
      </w:r>
      <w:r w:rsidR="00164FA0">
        <w:t>.</w:t>
      </w:r>
    </w:p>
    <w:p w14:paraId="66BE05A3" w14:textId="77777777" w:rsidR="002146DD" w:rsidRDefault="002146DD" w:rsidP="002146DD">
      <w:pPr>
        <w:rPr>
          <w:b/>
        </w:rPr>
      </w:pPr>
      <w:r>
        <w:rPr>
          <w:b/>
        </w:rPr>
        <w:t>Execution Steps</w:t>
      </w:r>
    </w:p>
    <w:p w14:paraId="22EB3D38" w14:textId="609CE97B" w:rsidR="002146DD" w:rsidRDefault="002146DD" w:rsidP="00164FA0">
      <w:pPr>
        <w:pStyle w:val="B10"/>
        <w:rPr>
          <w:b/>
        </w:rPr>
      </w:pPr>
      <w:r>
        <w:t>1.</w:t>
      </w:r>
      <w:r>
        <w:tab/>
        <w:t xml:space="preserve">The tester </w:t>
      </w:r>
      <w:r w:rsidR="00125636" w:rsidRPr="00125636">
        <w:t xml:space="preserve">constructs a Profile B SUCI for the provisioned SUPI, where the UE ephemeral public key in the protection scheme output is an invalid elliptic curve point </w:t>
      </w:r>
      <w:r>
        <w:t>(NOTE 1)</w:t>
      </w:r>
      <w:r w:rsidR="00125636" w:rsidRPr="00125636">
        <w:t xml:space="preserve"> , </w:t>
      </w:r>
      <w:r>
        <w:t xml:space="preserve">based on Annex C of </w:t>
      </w:r>
      <w:r w:rsidR="00125636" w:rsidRPr="00125636">
        <w:t xml:space="preserve">TS </w:t>
      </w:r>
      <w:r>
        <w:t>33.501 [2] and SECG SEC 1 [</w:t>
      </w:r>
      <w:r w:rsidR="00064247">
        <w:t>8</w:t>
      </w:r>
      <w:r>
        <w:t>] (NOTE 2).</w:t>
      </w:r>
    </w:p>
    <w:p w14:paraId="3598629D" w14:textId="77777777" w:rsidR="002146DD" w:rsidRDefault="002146DD" w:rsidP="00EE05D2">
      <w:pPr>
        <w:pStyle w:val="B10"/>
      </w:pPr>
      <w:r>
        <w:t>2.</w:t>
      </w:r>
      <w:r>
        <w:tab/>
        <w:t>The tester sends the SUCI to the Nudm_UEAuthentication_Get service of the UDM/ SIDF under test.</w:t>
      </w:r>
    </w:p>
    <w:p w14:paraId="320BEFA3" w14:textId="77777777" w:rsidR="002146DD" w:rsidRDefault="002146DD" w:rsidP="00EE05D2">
      <w:pPr>
        <w:pStyle w:val="NO"/>
      </w:pPr>
      <w:r>
        <w:t xml:space="preserve">NOTE 1: </w:t>
      </w:r>
      <w:r>
        <w:tab/>
        <w:t>An example invalid point for Profile B (of order 47) is: 0x049af0190d4e237c462c94c447052c770f6d348866f1dbbe29a0ee889f18835d6a973457a6730323716ef2c8a3723793be64b54cec40eb86ab194057c95baf8cfe</w:t>
      </w:r>
      <w:r w:rsidR="00BF4402">
        <w:t>.</w:t>
      </w:r>
    </w:p>
    <w:p w14:paraId="0EF50873" w14:textId="77777777" w:rsidR="002146DD" w:rsidRDefault="002146DD" w:rsidP="00EE05D2">
      <w:pPr>
        <w:pStyle w:val="NO"/>
      </w:pPr>
      <w:r>
        <w:t xml:space="preserve">NOTE 2: </w:t>
      </w:r>
      <w:r>
        <w:tab/>
        <w:t>An example SUCI encrypted with the invalid point (above) for the MCC|MNC (274012) and MSIN (001002086) for Profile B (Annex C of 33.501 [2]) is:  suci-0-274-012-0-2-2-049af0190d4e237c462c94c447052c770f6d348866f1dbbe29a0ee889f18835d6a973457a6730323716ef2c8a3723793be64b54cec40eb86ab194057c95baf8cfe8cf9a0959454b74e31a331018b</w:t>
      </w:r>
      <w:r w:rsidR="00BF4402">
        <w:t>.</w:t>
      </w:r>
    </w:p>
    <w:p w14:paraId="6951DB26" w14:textId="77777777" w:rsidR="002146DD" w:rsidRPr="00164FA0" w:rsidRDefault="002146DD" w:rsidP="00164FA0">
      <w:pPr>
        <w:rPr>
          <w:b/>
          <w:bCs/>
        </w:rPr>
      </w:pPr>
      <w:r w:rsidRPr="00164FA0">
        <w:rPr>
          <w:b/>
          <w:bCs/>
        </w:rPr>
        <w:t>Expected Results:</w:t>
      </w:r>
    </w:p>
    <w:p w14:paraId="04512390" w14:textId="77777777" w:rsidR="002146DD" w:rsidRDefault="002146DD" w:rsidP="002146DD">
      <w:r>
        <w:t>The UDM/SIDF rejects the SUCI, and the UDM sends a Nudm_UEAuthentication_Get Response message with an HTTP status code "403 Forbidden" and may include additional error information in the response body (in "ProblemDetails" element) as specified in TS 29.503 [</w:t>
      </w:r>
      <w:r w:rsidR="00064247">
        <w:t>9</w:t>
      </w:r>
      <w:r>
        <w:t>], clause 5.4.2.2.2, 2b.</w:t>
      </w:r>
    </w:p>
    <w:p w14:paraId="37CE0E39" w14:textId="77777777" w:rsidR="002146DD" w:rsidRDefault="002146DD" w:rsidP="00EE05D2">
      <w:pPr>
        <w:pStyle w:val="NO"/>
      </w:pPr>
      <w:r>
        <w:t xml:space="preserve">NOTE 3:  </w:t>
      </w:r>
      <w:r>
        <w:tab/>
        <w:t>Values for "ProblemDetails" may be AUTHENTICATION_REJECTED or INVALID_SCHEME_OUTPUT as specified in TS 29.503 [</w:t>
      </w:r>
      <w:r w:rsidR="00064247">
        <w:t>9</w:t>
      </w:r>
      <w:r>
        <w:t>], clause 6.3.3.2.4.2.2-2.</w:t>
      </w:r>
    </w:p>
    <w:p w14:paraId="77048269" w14:textId="77777777" w:rsidR="002146DD" w:rsidRDefault="002146DD" w:rsidP="002146DD">
      <w:pPr>
        <w:rPr>
          <w:b/>
        </w:rPr>
      </w:pPr>
      <w:r>
        <w:rPr>
          <w:b/>
        </w:rPr>
        <w:t>Expected format of evidence:</w:t>
      </w:r>
    </w:p>
    <w:p w14:paraId="030BF0F5" w14:textId="77777777" w:rsidR="002146DD" w:rsidRDefault="002146DD" w:rsidP="002146DD">
      <w:r>
        <w:t>Evidence suitable for the interface, e.g., evidence can be presented in the form of packet trace (e.g., pcap file).</w:t>
      </w:r>
    </w:p>
    <w:p w14:paraId="7C278F63" w14:textId="28066FEC" w:rsidR="00064247" w:rsidRDefault="00064247" w:rsidP="00064247">
      <w:pPr>
        <w:pStyle w:val="Heading4"/>
        <w:ind w:left="0" w:firstLine="0"/>
      </w:pPr>
      <w:bookmarkStart w:id="64" w:name="_Toc225256988"/>
      <w:r>
        <w:t>4.2.1.</w:t>
      </w:r>
      <w:r w:rsidR="00165468">
        <w:t>3</w:t>
      </w:r>
      <w:r>
        <w:tab/>
        <w:t>Rejection of SUCIs using an uncompressed point with Profile B</w:t>
      </w:r>
      <w:bookmarkEnd w:id="64"/>
    </w:p>
    <w:p w14:paraId="14B4C580" w14:textId="77777777" w:rsidR="00064247" w:rsidRDefault="00064247" w:rsidP="00064247">
      <w:pPr>
        <w:rPr>
          <w:lang w:eastAsia="ja-JP"/>
        </w:rPr>
      </w:pPr>
      <w:r>
        <w:rPr>
          <w:i/>
        </w:rPr>
        <w:t>Requirement Name:</w:t>
      </w:r>
      <w:r>
        <w:t xml:space="preserve"> Rejection of SUCIs using an uncompressed point with Profile B.</w:t>
      </w:r>
      <w:r>
        <w:rPr>
          <w:lang w:eastAsia="ja-JP"/>
        </w:rPr>
        <w:t xml:space="preserve"> </w:t>
      </w:r>
    </w:p>
    <w:p w14:paraId="760985B4" w14:textId="77777777" w:rsidR="00064247" w:rsidRDefault="00064247" w:rsidP="00064247">
      <w:r>
        <w:rPr>
          <w:i/>
        </w:rPr>
        <w:t>Requirement Reference:</w:t>
      </w:r>
      <w:r>
        <w:t xml:space="preserve"> TS 33.501 [2], clause C.3.4.0.</w:t>
      </w:r>
    </w:p>
    <w:p w14:paraId="665B5229" w14:textId="77777777" w:rsidR="00064247" w:rsidRDefault="00064247" w:rsidP="00064247">
      <w:r>
        <w:rPr>
          <w:i/>
        </w:rPr>
        <w:t>Requirement Description:</w:t>
      </w:r>
      <w:r>
        <w:t xml:space="preserve"> Profile B shall use point compression to save overhead as specified in TS 33.501 [2], clause C.3.4.0. </w:t>
      </w:r>
    </w:p>
    <w:p w14:paraId="586BCDD4" w14:textId="77777777" w:rsidR="00064247" w:rsidRDefault="00064247" w:rsidP="00064247">
      <w:r>
        <w:rPr>
          <w:i/>
        </w:rPr>
        <w:t>Threat References</w:t>
      </w:r>
      <w:r>
        <w:t>: TR 33.926 [4], clause E.2.2.6, Invalid public key.</w:t>
      </w:r>
    </w:p>
    <w:p w14:paraId="3AC41D2D" w14:textId="77777777" w:rsidR="00064247" w:rsidRDefault="00F52EE5" w:rsidP="00064247">
      <w:pPr>
        <w:rPr>
          <w:b/>
        </w:rPr>
      </w:pPr>
      <w:r w:rsidRPr="00164FA0">
        <w:rPr>
          <w:bCs/>
          <w:i/>
          <w:iCs/>
        </w:rPr>
        <w:t>Test Case:</w:t>
      </w:r>
    </w:p>
    <w:p w14:paraId="10A0150D" w14:textId="77777777" w:rsidR="00064247" w:rsidRDefault="00064247" w:rsidP="00064247">
      <w:r>
        <w:rPr>
          <w:b/>
        </w:rPr>
        <w:t xml:space="preserve">Test Name: </w:t>
      </w:r>
      <w:r>
        <w:t>TC_REJECT_SUCI_PROFILE_B_NO_COMPRESSION_UDM</w:t>
      </w:r>
    </w:p>
    <w:p w14:paraId="6854550F" w14:textId="77777777" w:rsidR="00064247" w:rsidRDefault="00064247" w:rsidP="00064247">
      <w:pPr>
        <w:rPr>
          <w:b/>
        </w:rPr>
      </w:pPr>
      <w:r>
        <w:rPr>
          <w:b/>
        </w:rPr>
        <w:t>Purpose:</w:t>
      </w:r>
    </w:p>
    <w:p w14:paraId="4780A0B0" w14:textId="253089EB" w:rsidR="00064247" w:rsidRDefault="00064247" w:rsidP="00F52EE5">
      <w:pPr>
        <w:rPr>
          <w:b/>
          <w:lang w:eastAsia="zh-CN"/>
        </w:rPr>
      </w:pPr>
      <w:r>
        <w:t>Verify that the SIDF rejects the SUCI if it uses the ECIES Profile B protection scheme and contains an uncompressed point as the UE's public key.</w:t>
      </w:r>
    </w:p>
    <w:p w14:paraId="2CA16D1C" w14:textId="77777777" w:rsidR="00064247" w:rsidRDefault="00064247" w:rsidP="00064247">
      <w:pPr>
        <w:rPr>
          <w:b/>
        </w:rPr>
      </w:pPr>
      <w:r>
        <w:rPr>
          <w:b/>
        </w:rPr>
        <w:t>Pre-Condition:</w:t>
      </w:r>
    </w:p>
    <w:p w14:paraId="47E39799" w14:textId="77777777" w:rsidR="00064247" w:rsidRDefault="00064247" w:rsidP="00F52EE5">
      <w:r>
        <w:t>Tester shall have access to the HN’s public key for SUCI decryption with Profile B.</w:t>
      </w:r>
    </w:p>
    <w:p w14:paraId="013BACEA" w14:textId="77777777" w:rsidR="00064247" w:rsidRDefault="00064247" w:rsidP="00064247">
      <w:pPr>
        <w:pStyle w:val="B10"/>
        <w:ind w:left="0" w:firstLine="0"/>
        <w:rPr>
          <w:b/>
        </w:rPr>
      </w:pPr>
      <w:r>
        <w:rPr>
          <w:b/>
        </w:rPr>
        <w:t>Execution Steps</w:t>
      </w:r>
    </w:p>
    <w:p w14:paraId="696548CC" w14:textId="7EB60F76" w:rsidR="00064247" w:rsidRDefault="00064247" w:rsidP="00EE05D2">
      <w:pPr>
        <w:pStyle w:val="B10"/>
      </w:pPr>
      <w:r>
        <w:t>1.</w:t>
      </w:r>
      <w:r>
        <w:tab/>
        <w:t>The tester shall generate a SUCI for a registered SUPI with the protection scheme output for Profile B. The</w:t>
      </w:r>
      <w:r w:rsidR="00613B7F">
        <w:t xml:space="preserve"> </w:t>
      </w:r>
      <w:r>
        <w:t xml:space="preserve">ephemeral public key of the UE </w:t>
      </w:r>
      <w:r w:rsidR="00125636" w:rsidRPr="00125636">
        <w:t>shall</w:t>
      </w:r>
      <w:r>
        <w:t xml:space="preserve"> be in the uncompressed point format specified in </w:t>
      </w:r>
      <w:r w:rsidR="00677A0F" w:rsidRPr="00677A0F">
        <w:t xml:space="preserve">SECG SEC 1 </w:t>
      </w:r>
      <w:r>
        <w:t>[</w:t>
      </w:r>
      <w:r w:rsidR="00677A0F">
        <w:t>8</w:t>
      </w:r>
      <w:r>
        <w:t xml:space="preserve">] clause 2.3.3. The remaining parts of the protection scheme output retain their format </w:t>
      </w:r>
      <w:r w:rsidR="00677A0F" w:rsidRPr="00677A0F">
        <w:t xml:space="preserve">specified in SECG SEC 1 </w:t>
      </w:r>
      <w:r>
        <w:t>[</w:t>
      </w:r>
      <w:r w:rsidR="00677A0F">
        <w:t>8</w:t>
      </w:r>
      <w:r>
        <w:t>].</w:t>
      </w:r>
    </w:p>
    <w:p w14:paraId="6DA6B85D" w14:textId="77777777" w:rsidR="00064247" w:rsidRDefault="00064247" w:rsidP="00EE05D2">
      <w:pPr>
        <w:pStyle w:val="NO"/>
      </w:pPr>
      <w:r>
        <w:t xml:space="preserve">NOTE 1: </w:t>
      </w:r>
      <w:r>
        <w:tab/>
        <w:t>The uncompressed point format shall have a size of 65 bytes, and the most significant byte shall be 0x04. The compressed point format shall have a size of 33 bytes, with 0x02 or 0x03 as the most significant byte. Test data in TS 33.501 [2], clause C.4.4.1.</w:t>
      </w:r>
    </w:p>
    <w:p w14:paraId="2FFBAF90" w14:textId="77777777" w:rsidR="00064247" w:rsidRDefault="00064247" w:rsidP="00EE05D2">
      <w:pPr>
        <w:pStyle w:val="B10"/>
      </w:pPr>
      <w:r>
        <w:t>2.</w:t>
      </w:r>
      <w:r>
        <w:tab/>
        <w:t>The tester shall send the SUCI to the Nudm_UEAuthentication_Get service of the UDM/ SIDF under test.</w:t>
      </w:r>
    </w:p>
    <w:p w14:paraId="658AF0D1" w14:textId="77777777" w:rsidR="00064247" w:rsidRPr="00F52EE5" w:rsidRDefault="00064247" w:rsidP="00F52EE5">
      <w:pPr>
        <w:rPr>
          <w:b/>
          <w:bCs/>
        </w:rPr>
      </w:pPr>
      <w:r w:rsidRPr="00F52EE5">
        <w:rPr>
          <w:b/>
          <w:bCs/>
        </w:rPr>
        <w:t>Expected Results:</w:t>
      </w:r>
    </w:p>
    <w:p w14:paraId="1E456309" w14:textId="77777777" w:rsidR="00064247" w:rsidRDefault="00064247" w:rsidP="00064247">
      <w:r>
        <w:t>The SIDF rejects the SUCI, and the UDM sends a Nudm_UEAuthentication_Get Response message with an HTTP status code "403 Forbidden" and may include additional error information in the response body (in "ProblemDetails" element) as specified in TS 29.503 [9], clause 5.4.2.2.2, 2b.</w:t>
      </w:r>
    </w:p>
    <w:p w14:paraId="66F51354" w14:textId="77777777" w:rsidR="00064247" w:rsidRDefault="00064247" w:rsidP="00EE05D2">
      <w:pPr>
        <w:pStyle w:val="NO"/>
      </w:pPr>
      <w:r>
        <w:t>NOTE 2:  Values for "ProblemDetails" may be AUTHENTICATION_REJECTED or INVALID_SCHEME_OUTPUT as specified in TS 29.503 [9], clause 6.3.3.2.4.2.2-2.</w:t>
      </w:r>
    </w:p>
    <w:p w14:paraId="62F36D28" w14:textId="77777777" w:rsidR="00064247" w:rsidRDefault="00064247" w:rsidP="00064247">
      <w:pPr>
        <w:rPr>
          <w:b/>
        </w:rPr>
      </w:pPr>
      <w:r>
        <w:rPr>
          <w:b/>
        </w:rPr>
        <w:t>Expected format of evidence:</w:t>
      </w:r>
    </w:p>
    <w:p w14:paraId="2FAF8A19" w14:textId="77777777" w:rsidR="002146DD" w:rsidRPr="007B58A1" w:rsidRDefault="00064247" w:rsidP="004D48C2">
      <w:r>
        <w:t>Evidence suitable for the interface, e.g., evidence can be presented in the form of packet trace (e.g., pcap file).</w:t>
      </w:r>
    </w:p>
    <w:p w14:paraId="7C51B081" w14:textId="77777777" w:rsidR="004D48C2" w:rsidRPr="007B58A1" w:rsidRDefault="004D48C2" w:rsidP="004D48C2">
      <w:pPr>
        <w:pStyle w:val="Heading3"/>
      </w:pPr>
      <w:bookmarkStart w:id="65" w:name="_Toc22022975"/>
      <w:bookmarkStart w:id="66" w:name="_Toc22565477"/>
      <w:bookmarkStart w:id="67" w:name="_Toc26877908"/>
      <w:bookmarkStart w:id="68" w:name="_Toc225256989"/>
      <w:r w:rsidRPr="007B58A1">
        <w:t>4.2.2</w:t>
      </w:r>
      <w:r w:rsidRPr="007B58A1">
        <w:tab/>
        <w:t>Authentication and key agreement procedure</w:t>
      </w:r>
      <w:bookmarkEnd w:id="65"/>
      <w:bookmarkEnd w:id="66"/>
      <w:bookmarkEnd w:id="67"/>
      <w:bookmarkEnd w:id="68"/>
    </w:p>
    <w:p w14:paraId="64ED3361" w14:textId="77777777" w:rsidR="004D48C2" w:rsidRPr="007B58A1" w:rsidRDefault="004D48C2" w:rsidP="004D48C2">
      <w:pPr>
        <w:pStyle w:val="Heading4"/>
      </w:pPr>
      <w:bookmarkStart w:id="69" w:name="_Toc22022976"/>
      <w:bookmarkStart w:id="70" w:name="_Toc22565478"/>
      <w:bookmarkStart w:id="71" w:name="_Toc26877909"/>
      <w:bookmarkStart w:id="72" w:name="_Toc225256990"/>
      <w:r w:rsidRPr="007B58A1">
        <w:t>4.2.2.1</w:t>
      </w:r>
      <w:r w:rsidRPr="007B58A1">
        <w:tab/>
        <w:t>Synchronization failure handling</w:t>
      </w:r>
      <w:bookmarkEnd w:id="69"/>
      <w:bookmarkEnd w:id="70"/>
      <w:bookmarkEnd w:id="71"/>
      <w:bookmarkEnd w:id="72"/>
    </w:p>
    <w:p w14:paraId="7AD90D71" w14:textId="77777777" w:rsidR="004D48C2" w:rsidRPr="007B58A1" w:rsidRDefault="004D48C2" w:rsidP="004D48C2">
      <w:pPr>
        <w:rPr>
          <w:lang w:eastAsia="zh-CN"/>
        </w:rPr>
      </w:pPr>
      <w:r w:rsidRPr="007B58A1">
        <w:rPr>
          <w:i/>
        </w:rPr>
        <w:t>Requirement Name</w:t>
      </w:r>
      <w:r w:rsidRPr="007B58A1">
        <w:t>: Synchronization failure handling</w:t>
      </w:r>
    </w:p>
    <w:p w14:paraId="73E595E5" w14:textId="77777777" w:rsidR="004D48C2" w:rsidRPr="007B58A1" w:rsidRDefault="004D48C2" w:rsidP="004D48C2">
      <w:r w:rsidRPr="007B58A1">
        <w:rPr>
          <w:i/>
        </w:rPr>
        <w:t xml:space="preserve">Requirement Reference: </w:t>
      </w:r>
      <w:r w:rsidR="00A20668" w:rsidRPr="007B58A1">
        <w:t>TS 33.501</w:t>
      </w:r>
      <w:r w:rsidR="00702F09" w:rsidRPr="007B58A1">
        <w:t xml:space="preserve"> </w:t>
      </w:r>
      <w:r w:rsidR="00A20668" w:rsidRPr="007B58A1">
        <w:t>[2], clause 6.1.3.3.2</w:t>
      </w:r>
      <w:r w:rsidR="00EA0EC8" w:rsidRPr="007B58A1">
        <w:t>.</w:t>
      </w:r>
    </w:p>
    <w:p w14:paraId="49B4571F" w14:textId="77777777" w:rsidR="004D48C2" w:rsidRPr="007B58A1" w:rsidRDefault="004D48C2" w:rsidP="004D48C2">
      <w:r w:rsidRPr="007B58A1">
        <w:rPr>
          <w:i/>
        </w:rPr>
        <w:t>Requirement Description</w:t>
      </w:r>
      <w:r w:rsidRPr="007B58A1">
        <w:t>: When the UDM/ARPF receives an Nudm_UEAuthentication_Get Request message with a "synchronisation failure indication" it acts as described in TS 33.102 [</w:t>
      </w:r>
      <w:r w:rsidR="00D83414">
        <w:t>7</w:t>
      </w:r>
      <w:r w:rsidRPr="007B58A1">
        <w:t>], clause 6.3.5 where ARPF is mapped to HE/AuC. The UDM/ARPF sends an Nudm_UEAuthentication_Get Response message with a new authentication vector for either EAP-AKA</w:t>
      </w:r>
      <w:r w:rsidR="00DD6C23" w:rsidRPr="007B58A1">
        <w:t>'</w:t>
      </w:r>
      <w:r w:rsidRPr="007B58A1">
        <w:t xml:space="preserve"> or 5G-AKA depending on the authentication method applicable for the user to the AUSF</w:t>
      </w:r>
      <w:r w:rsidR="00D83414">
        <w:t xml:space="preserve"> </w:t>
      </w:r>
      <w:r w:rsidRPr="007B58A1">
        <w:rPr>
          <w:lang w:eastAsia="zh-CN"/>
        </w:rPr>
        <w:t xml:space="preserve">as specified in </w:t>
      </w:r>
      <w:r w:rsidRPr="007B58A1">
        <w:t>TS 33.501</w:t>
      </w:r>
      <w:r w:rsidR="00A20668" w:rsidRPr="007B58A1">
        <w:t xml:space="preserve"> [2]</w:t>
      </w:r>
      <w:r w:rsidRPr="007B58A1">
        <w:t>, clause 6.1.3.3.2.</w:t>
      </w:r>
    </w:p>
    <w:p w14:paraId="267F0D84" w14:textId="77777777" w:rsidR="004D48C2" w:rsidRPr="007B58A1" w:rsidRDefault="004D48C2" w:rsidP="004D48C2">
      <w:r w:rsidRPr="007B58A1">
        <w:rPr>
          <w:i/>
        </w:rPr>
        <w:t>Threat References</w:t>
      </w:r>
      <w:r w:rsidRPr="007B58A1">
        <w:t xml:space="preserve">: </w:t>
      </w:r>
      <w:r w:rsidR="00A20668" w:rsidRPr="007B58A1">
        <w:t>TR 33.926 [</w:t>
      </w:r>
      <w:r w:rsidR="00702F09" w:rsidRPr="007B58A1">
        <w:t>4</w:t>
      </w:r>
      <w:r w:rsidR="00A20668" w:rsidRPr="007B58A1">
        <w:t xml:space="preserve">], clause </w:t>
      </w:r>
      <w:r w:rsidR="00DA134F">
        <w:t>E</w:t>
      </w:r>
      <w:r w:rsidR="00A20668" w:rsidRPr="007B58A1">
        <w:t>.2.2.2, Synchronization failure.</w:t>
      </w:r>
    </w:p>
    <w:p w14:paraId="73363ED7" w14:textId="77777777" w:rsidR="001D1C92" w:rsidRDefault="004D48C2" w:rsidP="001D1C92">
      <w:r w:rsidRPr="007B58A1">
        <w:rPr>
          <w:i/>
        </w:rPr>
        <w:t>Test Case</w:t>
      </w:r>
      <w:r w:rsidRPr="007B58A1">
        <w:t xml:space="preserve">: </w:t>
      </w:r>
    </w:p>
    <w:p w14:paraId="0315BFA9" w14:textId="77777777" w:rsidR="004D48C2" w:rsidRPr="007B58A1" w:rsidRDefault="001D1C92" w:rsidP="001D1C92">
      <w:pPr>
        <w:rPr>
          <w:b/>
          <w:lang w:eastAsia="zh-CN"/>
        </w:rPr>
      </w:pPr>
      <w:r w:rsidRPr="00677A0F">
        <w:rPr>
          <w:b/>
          <w:bCs/>
        </w:rPr>
        <w:t>Test Name:</w:t>
      </w:r>
      <w:r>
        <w:t xml:space="preserve"> TC_SYNC_FAILURE_HANDLING_UDM</w:t>
      </w:r>
    </w:p>
    <w:p w14:paraId="74666C1E" w14:textId="77777777" w:rsidR="004D48C2" w:rsidRPr="007B58A1" w:rsidRDefault="004D48C2" w:rsidP="004D48C2">
      <w:pPr>
        <w:rPr>
          <w:b/>
          <w:lang w:eastAsia="zh-CN"/>
        </w:rPr>
      </w:pPr>
      <w:r w:rsidRPr="007B58A1">
        <w:rPr>
          <w:b/>
          <w:lang w:eastAsia="zh-CN"/>
        </w:rPr>
        <w:t>Purpose:</w:t>
      </w:r>
    </w:p>
    <w:p w14:paraId="184E9DCF" w14:textId="77777777" w:rsidR="004D48C2" w:rsidRPr="007B58A1" w:rsidRDefault="004D48C2" w:rsidP="004D48C2">
      <w:pPr>
        <w:rPr>
          <w:lang w:eastAsia="zh-CN"/>
        </w:rPr>
      </w:pPr>
      <w:r w:rsidRPr="007B58A1">
        <w:rPr>
          <w:lang w:eastAsia="zh-CN"/>
        </w:rPr>
        <w:t xml:space="preserve">Verify that </w:t>
      </w:r>
      <w:r w:rsidRPr="007B58A1">
        <w:t>synchronization failure is recovered correctly in the home network</w:t>
      </w:r>
      <w:r w:rsidRPr="007B58A1">
        <w:rPr>
          <w:lang w:eastAsia="zh-CN"/>
        </w:rPr>
        <w:t xml:space="preserve">. </w:t>
      </w:r>
    </w:p>
    <w:p w14:paraId="1B08CFC4" w14:textId="77777777" w:rsidR="004D48C2" w:rsidRPr="007B58A1" w:rsidRDefault="004D48C2" w:rsidP="004D48C2">
      <w:pPr>
        <w:rPr>
          <w:b/>
          <w:lang w:eastAsia="zh-CN"/>
        </w:rPr>
      </w:pPr>
      <w:r w:rsidRPr="007B58A1">
        <w:rPr>
          <w:b/>
          <w:lang w:eastAsia="zh-CN"/>
        </w:rPr>
        <w:t>Pre-Conditions:</w:t>
      </w:r>
    </w:p>
    <w:p w14:paraId="3C174335" w14:textId="77777777" w:rsidR="004D48C2" w:rsidRPr="007B58A1" w:rsidRDefault="004D48C2" w:rsidP="004D48C2">
      <w:pPr>
        <w:rPr>
          <w:lang w:eastAsia="zh-CN"/>
        </w:rPr>
      </w:pPr>
      <w:r w:rsidRPr="007B58A1">
        <w:rPr>
          <w:lang w:eastAsia="zh-CN"/>
        </w:rPr>
        <w:t xml:space="preserve">Test environment with </w:t>
      </w:r>
      <w:r w:rsidR="00422F9C">
        <w:rPr>
          <w:lang w:eastAsia="zh-CN"/>
        </w:rPr>
        <w:t xml:space="preserve">an </w:t>
      </w:r>
      <w:r w:rsidRPr="007B58A1">
        <w:rPr>
          <w:lang w:eastAsia="zh-CN"/>
        </w:rPr>
        <w:t>AUSF. The AUSF</w:t>
      </w:r>
      <w:r w:rsidR="00422F9C">
        <w:rPr>
          <w:lang w:eastAsia="zh-CN"/>
        </w:rPr>
        <w:t xml:space="preserve"> or AMF</w:t>
      </w:r>
      <w:r w:rsidRPr="007B58A1">
        <w:rPr>
          <w:lang w:eastAsia="zh-CN"/>
        </w:rPr>
        <w:t xml:space="preserve"> may be simulated. </w:t>
      </w:r>
    </w:p>
    <w:p w14:paraId="637A1A26" w14:textId="0E75E7AB" w:rsidR="004D48C2" w:rsidRPr="007B58A1" w:rsidRDefault="004D48C2" w:rsidP="004D48C2">
      <w:pPr>
        <w:rPr>
          <w:b/>
          <w:lang w:eastAsia="zh-CN"/>
        </w:rPr>
      </w:pPr>
      <w:r w:rsidRPr="007B58A1">
        <w:rPr>
          <w:b/>
          <w:lang w:eastAsia="zh-CN"/>
        </w:rPr>
        <w:t>Execution Steps</w:t>
      </w:r>
      <w:r w:rsidR="00677A0F">
        <w:rPr>
          <w:b/>
          <w:lang w:eastAsia="zh-CN"/>
        </w:rPr>
        <w:t>:</w:t>
      </w:r>
    </w:p>
    <w:p w14:paraId="5E4A1219" w14:textId="7D378C28" w:rsidR="004D48C2" w:rsidRPr="007B58A1" w:rsidRDefault="00654E14" w:rsidP="00C83A0B">
      <w:pPr>
        <w:pStyle w:val="B10"/>
        <w:rPr>
          <w:lang w:eastAsia="zh-CN"/>
        </w:rPr>
      </w:pPr>
      <w:r w:rsidRPr="007B58A1">
        <w:rPr>
          <w:lang w:eastAsia="zh-CN"/>
        </w:rPr>
        <w:t>1.</w:t>
      </w:r>
      <w:r w:rsidRPr="007B58A1">
        <w:rPr>
          <w:lang w:eastAsia="zh-CN"/>
        </w:rPr>
        <w:tab/>
      </w:r>
      <w:r w:rsidR="004D48C2" w:rsidRPr="007B58A1">
        <w:rPr>
          <w:lang w:eastAsia="zh-CN"/>
        </w:rPr>
        <w:t xml:space="preserve">The </w:t>
      </w:r>
      <w:r w:rsidR="00677A0F" w:rsidRPr="00677A0F">
        <w:rPr>
          <w:lang w:eastAsia="zh-CN"/>
        </w:rPr>
        <w:t>tester</w:t>
      </w:r>
      <w:r w:rsidR="004D48C2" w:rsidRPr="007B58A1">
        <w:rPr>
          <w:lang w:eastAsia="zh-CN"/>
        </w:rPr>
        <w:t xml:space="preserve"> sends </w:t>
      </w:r>
      <w:r w:rsidR="004D48C2" w:rsidRPr="007B58A1">
        <w:t xml:space="preserve">an Nudm_UEAuthentication_Get Request message to the UDM </w:t>
      </w:r>
      <w:r w:rsidR="00677A0F" w:rsidRPr="00677A0F">
        <w:t>under test</w:t>
      </w:r>
      <w:r w:rsidR="00677A0F">
        <w:t xml:space="preserve"> </w:t>
      </w:r>
      <w:r w:rsidR="004D48C2" w:rsidRPr="007B58A1">
        <w:t>with a "synchronisation failure indication" and parameters RAND and AUTS</w:t>
      </w:r>
      <w:r w:rsidR="004D48C2" w:rsidRPr="007B58A1">
        <w:rPr>
          <w:lang w:eastAsia="zh-CN"/>
        </w:rPr>
        <w:t>.</w:t>
      </w:r>
    </w:p>
    <w:p w14:paraId="5AA5314E" w14:textId="3AD8B33E" w:rsidR="004D48C2" w:rsidRDefault="00654E14" w:rsidP="00C83A0B">
      <w:pPr>
        <w:pStyle w:val="B10"/>
      </w:pPr>
      <w:r w:rsidRPr="007B58A1">
        <w:rPr>
          <w:lang w:eastAsia="zh-CN"/>
        </w:rPr>
        <w:t>2.</w:t>
      </w:r>
      <w:r w:rsidRPr="007B58A1">
        <w:rPr>
          <w:lang w:eastAsia="zh-CN"/>
        </w:rPr>
        <w:tab/>
      </w:r>
      <w:r w:rsidR="004D48C2" w:rsidRPr="007B58A1">
        <w:rPr>
          <w:lang w:eastAsia="zh-CN"/>
        </w:rPr>
        <w:t xml:space="preserve">The UDM/ARPF performs steps 1-5 as described in </w:t>
      </w:r>
      <w:r w:rsidR="004D48C2" w:rsidRPr="007B58A1">
        <w:t>TS 33.102, clause 6.3.5</w:t>
      </w:r>
      <w:r w:rsidR="00677A0F" w:rsidRPr="00677A0F">
        <w:t>, and sends the Nudm_UEAuthentication_Get Response message to the AUSF</w:t>
      </w:r>
      <w:r w:rsidR="004D48C2" w:rsidRPr="007B58A1">
        <w:t>.</w:t>
      </w:r>
    </w:p>
    <w:p w14:paraId="74340A69" w14:textId="3DC07E99" w:rsidR="00677A0F" w:rsidRPr="007B58A1" w:rsidRDefault="00677A0F" w:rsidP="00C83A0B">
      <w:pPr>
        <w:pStyle w:val="B10"/>
        <w:rPr>
          <w:lang w:eastAsia="zh-CN"/>
        </w:rPr>
      </w:pPr>
      <w:r w:rsidRPr="00677A0F">
        <w:rPr>
          <w:lang w:eastAsia="zh-CN"/>
        </w:rPr>
        <w:t>3.</w:t>
      </w:r>
      <w:r w:rsidRPr="00677A0F">
        <w:rPr>
          <w:lang w:eastAsia="zh-CN"/>
        </w:rPr>
        <w:tab/>
        <w:t>The tester checks whether the Nudm_UEAuthentication_Get Response message sent from the UDM under test contains a new authentication vector.</w:t>
      </w:r>
    </w:p>
    <w:p w14:paraId="0E617094" w14:textId="77777777" w:rsidR="004D48C2" w:rsidRPr="007B58A1" w:rsidRDefault="004D48C2" w:rsidP="004D48C2">
      <w:pPr>
        <w:rPr>
          <w:b/>
          <w:lang w:eastAsia="zh-CN"/>
        </w:rPr>
      </w:pPr>
      <w:r w:rsidRPr="007B58A1">
        <w:rPr>
          <w:b/>
          <w:lang w:eastAsia="zh-CN"/>
        </w:rPr>
        <w:t>Expected Results:</w:t>
      </w:r>
    </w:p>
    <w:p w14:paraId="4B289F2D" w14:textId="77777777" w:rsidR="004D48C2" w:rsidRDefault="004D48C2" w:rsidP="004D48C2">
      <w:pPr>
        <w:rPr>
          <w:lang w:eastAsia="zh-CN"/>
        </w:rPr>
      </w:pPr>
      <w:r w:rsidRPr="007B58A1">
        <w:t>The UDM sends an Nudm_UEAuthentication_Get Response message with a new authentication vector to the AUSF</w:t>
      </w:r>
      <w:r w:rsidRPr="007B58A1">
        <w:rPr>
          <w:lang w:eastAsia="zh-CN"/>
        </w:rPr>
        <w:t>.</w:t>
      </w:r>
    </w:p>
    <w:p w14:paraId="706F7123" w14:textId="77777777" w:rsidR="00422F9C" w:rsidRPr="007B58A1" w:rsidRDefault="00422F9C" w:rsidP="00C83A0B">
      <w:pPr>
        <w:pStyle w:val="NO"/>
        <w:rPr>
          <w:lang w:eastAsia="zh-CN"/>
        </w:rPr>
      </w:pPr>
      <w:r>
        <w:t>NOTE:</w:t>
      </w:r>
      <w:r>
        <w:tab/>
        <w:t>The expected results would be that the UDM/AUSF sends an Nausf_UEAuthentication_Authenticate Response message with EAP Request/AKA’-Challenge for EAP AKA’, or 5G SE AV for 5G AKA to the AMF, if the UDM and AUSF network products are collocated without an open N13 interface.</w:t>
      </w:r>
    </w:p>
    <w:p w14:paraId="7E544C37" w14:textId="77777777" w:rsidR="001D1C92" w:rsidRPr="00EE05D2" w:rsidRDefault="001D1C92" w:rsidP="00EE05D2">
      <w:pPr>
        <w:rPr>
          <w:b/>
          <w:bCs/>
        </w:rPr>
      </w:pPr>
      <w:bookmarkStart w:id="73" w:name="_Toc22565479"/>
      <w:bookmarkStart w:id="74" w:name="_Toc26877910"/>
      <w:bookmarkStart w:id="75" w:name="_Toc22022977"/>
      <w:r w:rsidRPr="00EE05D2">
        <w:rPr>
          <w:b/>
          <w:bCs/>
        </w:rPr>
        <w:t>Expected format of evidence:</w:t>
      </w:r>
    </w:p>
    <w:p w14:paraId="02FCC79B" w14:textId="77777777" w:rsidR="001D1C92" w:rsidRDefault="001D1C92" w:rsidP="00EE05D2">
      <w:r>
        <w:t>Evidence suitable for the interface, e.g., Screenshot, packet capture or application log containing the operational results.</w:t>
      </w:r>
    </w:p>
    <w:p w14:paraId="36822EE5" w14:textId="77777777" w:rsidR="004D48C2" w:rsidRPr="007B58A1" w:rsidRDefault="004D48C2" w:rsidP="001D1C92">
      <w:pPr>
        <w:pStyle w:val="Heading4"/>
      </w:pPr>
      <w:bookmarkStart w:id="76" w:name="_Toc225256991"/>
      <w:r w:rsidRPr="007B58A1">
        <w:t>4.2.2.2</w:t>
      </w:r>
      <w:r w:rsidRPr="007B58A1">
        <w:tab/>
        <w:t>Storing of authentication status of UE by UDM</w:t>
      </w:r>
      <w:bookmarkEnd w:id="73"/>
      <w:bookmarkEnd w:id="74"/>
      <w:bookmarkEnd w:id="76"/>
      <w:r w:rsidRPr="007B58A1">
        <w:t xml:space="preserve"> </w:t>
      </w:r>
      <w:bookmarkEnd w:id="75"/>
    </w:p>
    <w:p w14:paraId="3B4DD9C4" w14:textId="77777777" w:rsidR="004D48C2" w:rsidRPr="007B58A1" w:rsidRDefault="004D48C2" w:rsidP="00F025B1">
      <w:pPr>
        <w:rPr>
          <w:lang w:eastAsia="ja-JP"/>
        </w:rPr>
      </w:pPr>
      <w:r w:rsidRPr="007B58A1">
        <w:rPr>
          <w:i/>
        </w:rPr>
        <w:t>Requirement Name:</w:t>
      </w:r>
      <w:r w:rsidRPr="007B58A1">
        <w:rPr>
          <w:lang w:eastAsia="ja-JP"/>
        </w:rPr>
        <w:t xml:space="preserve"> Storing of authentication status of UE by UDM. </w:t>
      </w:r>
    </w:p>
    <w:p w14:paraId="34A80520" w14:textId="24BBBCC9" w:rsidR="004D48C2" w:rsidRPr="007B58A1" w:rsidRDefault="004D48C2" w:rsidP="00F025B1">
      <w:r w:rsidRPr="007B58A1">
        <w:rPr>
          <w:i/>
        </w:rPr>
        <w:t>Requirement Reference:</w:t>
      </w:r>
      <w:r w:rsidRPr="007B58A1">
        <w:t xml:space="preserve"> </w:t>
      </w:r>
      <w:r w:rsidR="00A20668" w:rsidRPr="007B58A1">
        <w:t>TS 33.501</w:t>
      </w:r>
      <w:r w:rsidR="00702F09" w:rsidRPr="007B58A1">
        <w:t xml:space="preserve"> </w:t>
      </w:r>
      <w:r w:rsidR="00A20668" w:rsidRPr="007B58A1">
        <w:t>[2], clause</w:t>
      </w:r>
      <w:r w:rsidR="00125636" w:rsidRPr="00125636">
        <w:t>s</w:t>
      </w:r>
      <w:r w:rsidR="00A20668" w:rsidRPr="007B58A1">
        <w:t xml:space="preserve"> </w:t>
      </w:r>
      <w:r w:rsidR="00125636" w:rsidRPr="00125636">
        <w:t xml:space="preserve">6.1.4.1 and </w:t>
      </w:r>
      <w:r w:rsidR="00A20668" w:rsidRPr="007B58A1">
        <w:t>6.1.4.1a</w:t>
      </w:r>
    </w:p>
    <w:p w14:paraId="6576414A" w14:textId="77777777" w:rsidR="00125636" w:rsidRDefault="004D48C2" w:rsidP="00125636">
      <w:r w:rsidRPr="007B58A1">
        <w:rPr>
          <w:i/>
        </w:rPr>
        <w:t>Requirement Description:</w:t>
      </w:r>
      <w:r w:rsidRPr="007B58A1">
        <w:t xml:space="preserve"> The UDM store</w:t>
      </w:r>
      <w:r w:rsidR="00D83414" w:rsidRPr="00D83414">
        <w:t>s</w:t>
      </w:r>
      <w:r w:rsidRPr="007B58A1">
        <w:t xml:space="preserve"> the authentication status of the UE (SUPI, authentication result, time</w:t>
      </w:r>
      <w:r w:rsidR="00090C5F">
        <w:t xml:space="preserve"> </w:t>
      </w:r>
      <w:r w:rsidRPr="007B58A1">
        <w:t>stamp, and the serving network name) after authentication</w:t>
      </w:r>
      <w:r w:rsidR="000C7D6A" w:rsidRPr="007B58A1">
        <w:t xml:space="preserve"> </w:t>
      </w:r>
      <w:r w:rsidRPr="007B58A1">
        <w:t>as specified in TS 33.501</w:t>
      </w:r>
      <w:r w:rsidR="00A20668" w:rsidRPr="007B58A1">
        <w:t xml:space="preserve"> [2]</w:t>
      </w:r>
      <w:r w:rsidRPr="007B58A1">
        <w:t>, clause 6.1.4.1a.</w:t>
      </w:r>
    </w:p>
    <w:p w14:paraId="2CD97D0F" w14:textId="04B3A195" w:rsidR="004D48C2" w:rsidRPr="007B58A1" w:rsidRDefault="00125636" w:rsidP="00125636">
      <w:r>
        <w:t>After the UDM is informed that the UE has been successfully authenticated, the UDM stores the AUSF instance which reported the successful authentication as specified in TS 33.501 [2], clause 6.1.4.1.</w:t>
      </w:r>
    </w:p>
    <w:p w14:paraId="2E9F7986" w14:textId="77777777" w:rsidR="00A20668" w:rsidRPr="007B58A1" w:rsidRDefault="00A20668" w:rsidP="004D48C2">
      <w:r w:rsidRPr="007B58A1">
        <w:rPr>
          <w:i/>
        </w:rPr>
        <w:t>Threat References</w:t>
      </w:r>
      <w:r w:rsidRPr="007B58A1">
        <w:t>: TR 33.926 [</w:t>
      </w:r>
      <w:r w:rsidR="00702F09" w:rsidRPr="007B58A1">
        <w:t>4</w:t>
      </w:r>
      <w:r w:rsidRPr="007B58A1">
        <w:t xml:space="preserve">], clause </w:t>
      </w:r>
      <w:r w:rsidR="00DA134F">
        <w:t>E</w:t>
      </w:r>
      <w:r w:rsidRPr="007B58A1">
        <w:t>.2.2.3, Failure to store of authentication status</w:t>
      </w:r>
      <w:r w:rsidR="00C412B1" w:rsidRPr="007B58A1">
        <w:t>.</w:t>
      </w:r>
    </w:p>
    <w:p w14:paraId="3705D1B0" w14:textId="77777777" w:rsidR="004D48C2" w:rsidRPr="00677A0F" w:rsidRDefault="002E18AF" w:rsidP="004D48C2">
      <w:pPr>
        <w:rPr>
          <w:bCs/>
          <w:i/>
          <w:iCs/>
        </w:rPr>
      </w:pPr>
      <w:r w:rsidRPr="00677A0F">
        <w:rPr>
          <w:bCs/>
          <w:i/>
          <w:iCs/>
        </w:rPr>
        <w:t>Test Case:</w:t>
      </w:r>
      <w:r w:rsidR="004D48C2" w:rsidRPr="00677A0F">
        <w:rPr>
          <w:bCs/>
          <w:i/>
          <w:iCs/>
        </w:rPr>
        <w:t xml:space="preserve"> </w:t>
      </w:r>
    </w:p>
    <w:p w14:paraId="754A15C4" w14:textId="77777777" w:rsidR="004D48C2" w:rsidRPr="007B58A1" w:rsidRDefault="004D48C2" w:rsidP="004D48C2">
      <w:r w:rsidRPr="007B58A1">
        <w:rPr>
          <w:b/>
        </w:rPr>
        <w:t xml:space="preserve">Test Name: </w:t>
      </w:r>
      <w:r w:rsidRPr="007B58A1">
        <w:t>TC_AUTH_STATUS_STORE_UDM</w:t>
      </w:r>
    </w:p>
    <w:p w14:paraId="3631EF53" w14:textId="77777777" w:rsidR="004D48C2" w:rsidRPr="007B58A1" w:rsidRDefault="004D48C2" w:rsidP="004D48C2">
      <w:pPr>
        <w:rPr>
          <w:b/>
        </w:rPr>
      </w:pPr>
      <w:r w:rsidRPr="007B58A1">
        <w:rPr>
          <w:b/>
        </w:rPr>
        <w:t xml:space="preserve">Purpose: </w:t>
      </w:r>
    </w:p>
    <w:p w14:paraId="6C483754" w14:textId="0A34EA9E" w:rsidR="004D48C2" w:rsidRPr="007B58A1" w:rsidRDefault="004D48C2" w:rsidP="00677A0F">
      <w:pPr>
        <w:rPr>
          <w:b/>
          <w:lang w:eastAsia="zh-CN"/>
        </w:rPr>
      </w:pPr>
      <w:r w:rsidRPr="007B58A1">
        <w:t xml:space="preserve">Verify that the UDM </w:t>
      </w:r>
      <w:r w:rsidR="000C39D7">
        <w:t xml:space="preserve">under test </w:t>
      </w:r>
      <w:r w:rsidRPr="007B58A1">
        <w:t>stores the authentication status of UE</w:t>
      </w:r>
      <w:r w:rsidR="00090C5F">
        <w:t>.</w:t>
      </w:r>
    </w:p>
    <w:p w14:paraId="297F794B" w14:textId="77777777" w:rsidR="004D48C2" w:rsidRPr="007B58A1" w:rsidRDefault="004D48C2" w:rsidP="004D48C2">
      <w:pPr>
        <w:rPr>
          <w:b/>
        </w:rPr>
      </w:pPr>
      <w:r w:rsidRPr="007B58A1">
        <w:rPr>
          <w:b/>
        </w:rPr>
        <w:t xml:space="preserve">Pre-Condition: </w:t>
      </w:r>
    </w:p>
    <w:p w14:paraId="1A5CFBC1" w14:textId="77777777" w:rsidR="004D48C2" w:rsidRPr="007B58A1" w:rsidRDefault="00F27810" w:rsidP="00F27810">
      <w:pPr>
        <w:pStyle w:val="B10"/>
      </w:pPr>
      <w:r w:rsidRPr="007B58A1">
        <w:t>-</w:t>
      </w:r>
      <w:r w:rsidRPr="007B58A1">
        <w:tab/>
      </w:r>
      <w:r w:rsidR="004D48C2" w:rsidRPr="007B58A1">
        <w:t xml:space="preserve">UDM network product is connected </w:t>
      </w:r>
      <w:r w:rsidR="000C39D7">
        <w:t xml:space="preserve">with an AUSF </w:t>
      </w:r>
      <w:r w:rsidR="004D48C2" w:rsidRPr="007B58A1">
        <w:t>in simulated/real network environment.</w:t>
      </w:r>
    </w:p>
    <w:p w14:paraId="7C32D5DB" w14:textId="77777777" w:rsidR="004D48C2" w:rsidRPr="007B58A1" w:rsidRDefault="00090C5F" w:rsidP="00F27810">
      <w:pPr>
        <w:pStyle w:val="B10"/>
      </w:pPr>
      <w:r w:rsidRPr="008F483F">
        <w:rPr>
          <w:rFonts w:eastAsia="Calibri"/>
        </w:rPr>
        <w:t>-</w:t>
      </w:r>
      <w:r w:rsidRPr="008F483F">
        <w:rPr>
          <w:rFonts w:eastAsia="Calibri"/>
        </w:rPr>
        <w:tab/>
        <w:t>The tester shall have access to the UDM under test.</w:t>
      </w:r>
    </w:p>
    <w:p w14:paraId="45431BFC" w14:textId="77777777" w:rsidR="004D48C2" w:rsidRPr="007B58A1" w:rsidRDefault="004D48C2" w:rsidP="004D48C2">
      <w:pPr>
        <w:rPr>
          <w:b/>
        </w:rPr>
      </w:pPr>
      <w:r w:rsidRPr="007B58A1">
        <w:rPr>
          <w:b/>
        </w:rPr>
        <w:t xml:space="preserve">Execution Steps: </w:t>
      </w:r>
    </w:p>
    <w:p w14:paraId="3A955BE7" w14:textId="297C24C5" w:rsidR="00090C5F" w:rsidRDefault="00090C5F" w:rsidP="00090C5F">
      <w:pPr>
        <w:pStyle w:val="B10"/>
      </w:pPr>
      <w:r w:rsidRPr="00090C5F">
        <w:t>1.</w:t>
      </w:r>
      <w:r w:rsidRPr="00090C5F">
        <w:tab/>
        <w:t>The tester send</w:t>
      </w:r>
      <w:r w:rsidR="00FB774D" w:rsidRPr="00FB774D">
        <w:t>s</w:t>
      </w:r>
      <w:r w:rsidRPr="00090C5F">
        <w:t xml:space="preserve"> an </w:t>
      </w:r>
      <w:r>
        <w:t>Nudm_UEAuthentication_Get Request message to the UDM with the UE credentials and a selected serving network name.</w:t>
      </w:r>
    </w:p>
    <w:p w14:paraId="0EF38017" w14:textId="1A9B59A2" w:rsidR="00090C5F" w:rsidRDefault="00090C5F" w:rsidP="00090C5F">
      <w:pPr>
        <w:pStyle w:val="B10"/>
      </w:pPr>
      <w:r>
        <w:t xml:space="preserve">2. </w:t>
      </w:r>
      <w:r>
        <w:tab/>
        <w:t>The tester receive</w:t>
      </w:r>
      <w:r w:rsidR="00FB774D" w:rsidRPr="00FB774D">
        <w:t>s</w:t>
      </w:r>
      <w:r>
        <w:t xml:space="preserve"> a successful Nudm_UEAuthentication_Get Response from the UDM.</w:t>
      </w:r>
    </w:p>
    <w:p w14:paraId="2E85BDA9" w14:textId="54CA5AF1" w:rsidR="004D48C2" w:rsidRPr="007B58A1" w:rsidRDefault="00090C5F" w:rsidP="00831B9D">
      <w:pPr>
        <w:pStyle w:val="B10"/>
      </w:pPr>
      <w:r>
        <w:t xml:space="preserve">3. </w:t>
      </w:r>
      <w:r>
        <w:tab/>
        <w:t>The tester simulate</w:t>
      </w:r>
      <w:r w:rsidR="00FB774D">
        <w:t>s</w:t>
      </w:r>
      <w:r>
        <w:t xml:space="preserve"> the successful authentication by sending the Nudm_UEAuthentication_ResultConfirmation Request message with a selected timestamp to the UDM.</w:t>
      </w:r>
    </w:p>
    <w:p w14:paraId="5BC9C4EC" w14:textId="720FA724" w:rsidR="000C39D7" w:rsidRDefault="00090C5F" w:rsidP="00831B9D">
      <w:pPr>
        <w:pStyle w:val="B10"/>
      </w:pPr>
      <w:r w:rsidRPr="008F483F">
        <w:rPr>
          <w:rFonts w:eastAsia="Calibri"/>
        </w:rPr>
        <w:t>4.</w:t>
      </w:r>
      <w:r w:rsidRPr="008F483F">
        <w:rPr>
          <w:rFonts w:eastAsia="Calibri"/>
        </w:rPr>
        <w:tab/>
        <w:t>The tester receive</w:t>
      </w:r>
      <w:r w:rsidR="00FB774D" w:rsidRPr="00FB774D">
        <w:rPr>
          <w:rFonts w:eastAsia="Calibri"/>
        </w:rPr>
        <w:t>s</w:t>
      </w:r>
      <w:r w:rsidRPr="008F483F">
        <w:rPr>
          <w:rFonts w:eastAsia="Calibri"/>
        </w:rPr>
        <w:t xml:space="preserve"> a successful Nudm_UEAuthentication_ResultConfirmation Response message from the UDM.</w:t>
      </w:r>
    </w:p>
    <w:p w14:paraId="66948B57" w14:textId="5D8BF6E1" w:rsidR="004D48C2" w:rsidRPr="007B58A1" w:rsidRDefault="00090C5F" w:rsidP="00831B9D">
      <w:pPr>
        <w:pStyle w:val="B10"/>
      </w:pPr>
      <w:r>
        <w:t>5</w:t>
      </w:r>
      <w:r w:rsidR="000C39D7">
        <w:t>.</w:t>
      </w:r>
      <w:r w:rsidR="000C39D7">
        <w:tab/>
      </w:r>
      <w:r w:rsidR="000C39D7" w:rsidRPr="007B58A1">
        <w:t>T</w:t>
      </w:r>
      <w:r w:rsidR="000C39D7">
        <w:t>he t</w:t>
      </w:r>
      <w:r w:rsidR="000C39D7" w:rsidRPr="007B58A1">
        <w:t>ester compare</w:t>
      </w:r>
      <w:r w:rsidR="00FB774D" w:rsidRPr="00FB774D">
        <w:t>s</w:t>
      </w:r>
      <w:r w:rsidR="000C39D7" w:rsidRPr="007B58A1">
        <w:t xml:space="preserve"> the </w:t>
      </w:r>
      <w:r w:rsidR="000C39D7">
        <w:t>s</w:t>
      </w:r>
      <w:r w:rsidR="000C39D7" w:rsidRPr="007B58A1">
        <w:t xml:space="preserve">erving network name </w:t>
      </w:r>
      <w:r w:rsidR="000C39D7">
        <w:t xml:space="preserve">stored in the UDM against the serving network name retrieved from </w:t>
      </w:r>
      <w:r w:rsidR="000C39D7" w:rsidRPr="007B58A1">
        <w:t>the Nudm_</w:t>
      </w:r>
      <w:r w:rsidR="00554B98" w:rsidRPr="00554B98">
        <w:t>UE</w:t>
      </w:r>
      <w:r w:rsidR="000C39D7" w:rsidRPr="007B58A1">
        <w:t xml:space="preserve">Authentication_Get Request message </w:t>
      </w:r>
      <w:r w:rsidR="000C39D7">
        <w:t xml:space="preserve">and the serving network name retrieved from the </w:t>
      </w:r>
      <w:r w:rsidR="000C39D7" w:rsidRPr="00414D65">
        <w:t xml:space="preserve">Nudm_UEAuthentication_ResultConfirmation Request </w:t>
      </w:r>
      <w:r w:rsidR="000C39D7" w:rsidRPr="007B58A1">
        <w:t>message.</w:t>
      </w:r>
    </w:p>
    <w:p w14:paraId="6BB2813D" w14:textId="5D8AF7AB" w:rsidR="004D48C2" w:rsidRPr="007B58A1" w:rsidRDefault="00090C5F" w:rsidP="00831B9D">
      <w:pPr>
        <w:pStyle w:val="B10"/>
      </w:pPr>
      <w:r>
        <w:t>6</w:t>
      </w:r>
      <w:r w:rsidR="004D48C2" w:rsidRPr="007B58A1">
        <w:t>.</w:t>
      </w:r>
      <w:r w:rsidR="004D48C2" w:rsidRPr="007B58A1">
        <w:tab/>
        <w:t>T</w:t>
      </w:r>
      <w:r w:rsidR="000C39D7">
        <w:t>he t</w:t>
      </w:r>
      <w:r w:rsidR="004D48C2" w:rsidRPr="007B58A1">
        <w:t>ester compare</w:t>
      </w:r>
      <w:r w:rsidR="00FB774D" w:rsidRPr="00FB774D">
        <w:t>s</w:t>
      </w:r>
      <w:r w:rsidR="004D48C2" w:rsidRPr="007B58A1">
        <w:t xml:space="preserve"> the SUPI </w:t>
      </w:r>
      <w:r w:rsidR="000C39D7" w:rsidRPr="007B58A1">
        <w:t xml:space="preserve">stored in the UDM </w:t>
      </w:r>
      <w:r w:rsidRPr="00090C5F">
        <w:t>(retrieved from the Nudm_UEAuthentication_ResultConfirmation Response message)</w:t>
      </w:r>
      <w:r>
        <w:t xml:space="preserve"> </w:t>
      </w:r>
      <w:r w:rsidR="000C39D7">
        <w:t xml:space="preserve">against the SUPI retrieved from </w:t>
      </w:r>
      <w:r w:rsidR="004D48C2" w:rsidRPr="007B58A1">
        <w:t>the Nudm_</w:t>
      </w:r>
      <w:r w:rsidR="00554B98" w:rsidRPr="00554B98">
        <w:t>UE</w:t>
      </w:r>
      <w:r w:rsidR="004D48C2" w:rsidRPr="007B58A1">
        <w:t>Authentication_Get Response message.</w:t>
      </w:r>
    </w:p>
    <w:p w14:paraId="3778D152" w14:textId="374C4479" w:rsidR="00613B7F" w:rsidRDefault="00090C5F" w:rsidP="00613B7F">
      <w:pPr>
        <w:pStyle w:val="B10"/>
      </w:pPr>
      <w:r>
        <w:t>7</w:t>
      </w:r>
      <w:r w:rsidR="004D48C2" w:rsidRPr="007B58A1">
        <w:t>.</w:t>
      </w:r>
      <w:r w:rsidR="004D48C2" w:rsidRPr="007B58A1">
        <w:tab/>
      </w:r>
      <w:r w:rsidR="000C39D7">
        <w:t>The t</w:t>
      </w:r>
      <w:r w:rsidR="004D48C2" w:rsidRPr="007B58A1">
        <w:t>ester compare</w:t>
      </w:r>
      <w:r w:rsidR="00FB774D" w:rsidRPr="00FB774D">
        <w:t>s</w:t>
      </w:r>
      <w:r w:rsidR="004D48C2" w:rsidRPr="007B58A1">
        <w:t xml:space="preserve"> the </w:t>
      </w:r>
      <w:r w:rsidR="000C39D7">
        <w:t xml:space="preserve">timestamp stored in the UDM against the </w:t>
      </w:r>
      <w:r w:rsidR="000C39D7" w:rsidRPr="00721A53">
        <w:t>time of authentication procedure</w:t>
      </w:r>
      <w:r w:rsidR="000C39D7">
        <w:t xml:space="preserve"> retrieved from the </w:t>
      </w:r>
      <w:r w:rsidR="000C39D7" w:rsidRPr="00414D65">
        <w:t xml:space="preserve">Nudm_UEAuthentication_ResultConfirmation Request </w:t>
      </w:r>
      <w:r w:rsidR="000C39D7" w:rsidRPr="007B58A1">
        <w:t>message</w:t>
      </w:r>
      <w:r w:rsidR="004D48C2" w:rsidRPr="007B58A1">
        <w:t>.</w:t>
      </w:r>
    </w:p>
    <w:p w14:paraId="7E45A27B" w14:textId="03EB9846" w:rsidR="00FB774D" w:rsidRDefault="00613B7F" w:rsidP="00FB774D">
      <w:pPr>
        <w:pStyle w:val="B10"/>
      </w:pPr>
      <w:r>
        <w:t>8.</w:t>
      </w:r>
      <w:r>
        <w:tab/>
        <w:t>The tester compare</w:t>
      </w:r>
      <w:r w:rsidR="00FB774D" w:rsidRPr="00FB774D">
        <w:t>s</w:t>
      </w:r>
      <w:r>
        <w:t xml:space="preserve"> the authentication result stored in the UDM  against the authentication result indicated in the  Nudm_UEAuthentication_ResultConfirmation Request message.</w:t>
      </w:r>
    </w:p>
    <w:p w14:paraId="3A14EBEF" w14:textId="494D2ABD" w:rsidR="004D48C2" w:rsidRPr="007B58A1" w:rsidRDefault="00FB774D" w:rsidP="00FB774D">
      <w:pPr>
        <w:pStyle w:val="B10"/>
      </w:pPr>
      <w:r>
        <w:t>9.</w:t>
      </w:r>
      <w:r>
        <w:tab/>
        <w:t>The tester verifies that the AUSF instance which sent the Nudm_UEAuthentication_ResultConfirmation Request message is stored in the UDM as the AUSF instance which reported the successful authentication.</w:t>
      </w:r>
    </w:p>
    <w:p w14:paraId="4FAC0385" w14:textId="77777777" w:rsidR="004D48C2" w:rsidRPr="007B58A1" w:rsidRDefault="004D48C2" w:rsidP="004D48C2">
      <w:pPr>
        <w:rPr>
          <w:b/>
        </w:rPr>
      </w:pPr>
      <w:r w:rsidRPr="007B58A1">
        <w:rPr>
          <w:b/>
        </w:rPr>
        <w:t>Expected Results:</w:t>
      </w:r>
    </w:p>
    <w:p w14:paraId="150FDB0A" w14:textId="52C6B690" w:rsidR="004D48C2" w:rsidRPr="007B58A1" w:rsidRDefault="004D48C2" w:rsidP="004D48C2">
      <w:r w:rsidRPr="007B58A1">
        <w:t xml:space="preserve">The storing of authentication status (SUPI, </w:t>
      </w:r>
      <w:r w:rsidR="00613B7F" w:rsidRPr="00613B7F">
        <w:t>authentication result,</w:t>
      </w:r>
      <w:r w:rsidRPr="007B58A1">
        <w:t xml:space="preserve"> timestamp, and the serving network name) of UE </w:t>
      </w:r>
      <w:r w:rsidR="00FB774D" w:rsidRPr="00FB774D">
        <w:t xml:space="preserve">and the AUSF instance which reported the successful authentication </w:t>
      </w:r>
      <w:r w:rsidRPr="007B58A1">
        <w:t>at the UDM is verified.</w:t>
      </w:r>
    </w:p>
    <w:p w14:paraId="1C52BA52" w14:textId="77777777" w:rsidR="004D48C2" w:rsidRPr="007B58A1" w:rsidRDefault="004D48C2" w:rsidP="004D48C2">
      <w:pPr>
        <w:rPr>
          <w:b/>
        </w:rPr>
      </w:pPr>
      <w:r w:rsidRPr="007B58A1">
        <w:rPr>
          <w:b/>
        </w:rPr>
        <w:t>Expected format of evidence:</w:t>
      </w:r>
    </w:p>
    <w:p w14:paraId="2CC28B4C" w14:textId="77777777" w:rsidR="000C39D7" w:rsidRDefault="004D48C2" w:rsidP="000C39D7">
      <w:r w:rsidRPr="007B58A1">
        <w:t xml:space="preserve">Evidence suitable for the interface, e.g., evidence can be presented in the form of </w:t>
      </w:r>
      <w:r w:rsidR="006D0630" w:rsidRPr="006D0630">
        <w:t>packet capture or</w:t>
      </w:r>
      <w:r w:rsidR="006D0630">
        <w:t xml:space="preserve"> </w:t>
      </w:r>
      <w:r w:rsidRPr="007B58A1">
        <w:t>screenshot/screen-capture.</w:t>
      </w:r>
    </w:p>
    <w:p w14:paraId="3E669C3B" w14:textId="77777777" w:rsidR="004D48C2" w:rsidRPr="007B58A1" w:rsidRDefault="000C39D7" w:rsidP="00831B9D">
      <w:pPr>
        <w:pStyle w:val="NO"/>
      </w:pPr>
      <w:r>
        <w:t>NOTE:</w:t>
      </w:r>
      <w:r>
        <w:tab/>
      </w:r>
      <w:r w:rsidR="006D0630">
        <w:t>Void</w:t>
      </w:r>
    </w:p>
    <w:p w14:paraId="01845110" w14:textId="77777777" w:rsidR="00660288" w:rsidRPr="007B58A1" w:rsidRDefault="00660288" w:rsidP="00660288">
      <w:pPr>
        <w:pStyle w:val="Heading3"/>
      </w:pPr>
      <w:bookmarkStart w:id="77" w:name="_Toc22022978"/>
      <w:bookmarkStart w:id="78" w:name="_Toc22565480"/>
      <w:bookmarkStart w:id="79" w:name="_Toc26877911"/>
      <w:bookmarkStart w:id="80" w:name="_Toc225256992"/>
      <w:r w:rsidRPr="007B58A1">
        <w:t>4.2.3</w:t>
      </w:r>
      <w:r w:rsidRPr="007B58A1">
        <w:tab/>
        <w:t>Technical Baseline</w:t>
      </w:r>
      <w:bookmarkEnd w:id="77"/>
      <w:bookmarkEnd w:id="78"/>
      <w:bookmarkEnd w:id="79"/>
      <w:bookmarkEnd w:id="80"/>
    </w:p>
    <w:p w14:paraId="4C268D2E" w14:textId="77777777" w:rsidR="00660288" w:rsidRPr="007B58A1" w:rsidRDefault="00660288" w:rsidP="00660288">
      <w:pPr>
        <w:pStyle w:val="Heading4"/>
      </w:pPr>
      <w:bookmarkStart w:id="81" w:name="_Toc22022979"/>
      <w:bookmarkStart w:id="82" w:name="_Toc22565481"/>
      <w:bookmarkStart w:id="83" w:name="_Toc26877912"/>
      <w:bookmarkStart w:id="84" w:name="_Toc225256993"/>
      <w:r w:rsidRPr="007B58A1">
        <w:t>4.2.3.1</w:t>
      </w:r>
      <w:r w:rsidRPr="007B58A1">
        <w:tab/>
        <w:t>Introduction</w:t>
      </w:r>
      <w:bookmarkEnd w:id="81"/>
      <w:bookmarkEnd w:id="82"/>
      <w:bookmarkEnd w:id="83"/>
      <w:bookmarkEnd w:id="84"/>
    </w:p>
    <w:p w14:paraId="7E030AA8" w14:textId="77777777" w:rsidR="00660288" w:rsidRPr="007B58A1" w:rsidRDefault="00660288" w:rsidP="00660288">
      <w:r w:rsidRPr="007B58A1">
        <w:t>The present clause provides baseline technical requirements.</w:t>
      </w:r>
    </w:p>
    <w:p w14:paraId="55BCB861" w14:textId="77777777" w:rsidR="00660288" w:rsidRPr="007B58A1" w:rsidRDefault="00660288" w:rsidP="00660288">
      <w:pPr>
        <w:pStyle w:val="Heading4"/>
        <w:keepNext w:val="0"/>
        <w:keepLines w:val="0"/>
      </w:pPr>
      <w:bookmarkStart w:id="85" w:name="_Toc22022980"/>
      <w:bookmarkStart w:id="86" w:name="_Toc22565482"/>
      <w:bookmarkStart w:id="87" w:name="_Toc26877913"/>
      <w:bookmarkStart w:id="88" w:name="_Toc225256994"/>
      <w:r w:rsidRPr="007B58A1">
        <w:t>4.2.3.2</w:t>
      </w:r>
      <w:r w:rsidRPr="007B58A1">
        <w:tab/>
        <w:t>Protecting</w:t>
      </w:r>
      <w:r w:rsidRPr="007B58A1">
        <w:rPr>
          <w:spacing w:val="-12"/>
        </w:rPr>
        <w:t xml:space="preserve"> </w:t>
      </w:r>
      <w:r w:rsidRPr="007B58A1">
        <w:t>data</w:t>
      </w:r>
      <w:r w:rsidRPr="007B58A1">
        <w:rPr>
          <w:spacing w:val="-5"/>
        </w:rPr>
        <w:t xml:space="preserve"> </w:t>
      </w:r>
      <w:r w:rsidRPr="007B58A1">
        <w:t>and</w:t>
      </w:r>
      <w:r w:rsidRPr="007B58A1">
        <w:rPr>
          <w:spacing w:val="-4"/>
        </w:rPr>
        <w:t xml:space="preserve"> </w:t>
      </w:r>
      <w:r w:rsidRPr="007B58A1">
        <w:t>information</w:t>
      </w:r>
      <w:bookmarkEnd w:id="85"/>
      <w:bookmarkEnd w:id="86"/>
      <w:bookmarkEnd w:id="87"/>
      <w:bookmarkEnd w:id="88"/>
    </w:p>
    <w:p w14:paraId="43FA4A10" w14:textId="77777777" w:rsidR="00660288" w:rsidRPr="007B58A1" w:rsidRDefault="00660288" w:rsidP="00660288">
      <w:pPr>
        <w:pStyle w:val="Heading5"/>
      </w:pPr>
      <w:bookmarkStart w:id="89" w:name="_Toc22022981"/>
      <w:bookmarkStart w:id="90" w:name="_Toc22565483"/>
      <w:bookmarkStart w:id="91" w:name="_Toc26877914"/>
      <w:bookmarkStart w:id="92" w:name="_Toc225256995"/>
      <w:r w:rsidRPr="007B58A1">
        <w:t>4.2.3.2.1</w:t>
      </w:r>
      <w:r w:rsidRPr="007B58A1">
        <w:tab/>
        <w:t>Protecting</w:t>
      </w:r>
      <w:r w:rsidRPr="007B58A1">
        <w:rPr>
          <w:spacing w:val="-12"/>
        </w:rPr>
        <w:t xml:space="preserve"> </w:t>
      </w:r>
      <w:r w:rsidRPr="007B58A1">
        <w:t>data</w:t>
      </w:r>
      <w:r w:rsidRPr="007B58A1">
        <w:rPr>
          <w:spacing w:val="-5"/>
        </w:rPr>
        <w:t xml:space="preserve"> </w:t>
      </w:r>
      <w:r w:rsidRPr="007B58A1">
        <w:t>and</w:t>
      </w:r>
      <w:r w:rsidRPr="007B58A1">
        <w:rPr>
          <w:spacing w:val="-4"/>
        </w:rPr>
        <w:t xml:space="preserve"> </w:t>
      </w:r>
      <w:r w:rsidRPr="007B58A1">
        <w:t>information – general</w:t>
      </w:r>
      <w:bookmarkEnd w:id="89"/>
      <w:bookmarkEnd w:id="90"/>
      <w:bookmarkEnd w:id="91"/>
      <w:bookmarkEnd w:id="92"/>
    </w:p>
    <w:p w14:paraId="73F82612" w14:textId="77777777" w:rsidR="00660288" w:rsidRPr="007B58A1" w:rsidRDefault="00660288" w:rsidP="00660288">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rFonts w:hint="eastAsia"/>
          <w:color w:val="000000"/>
          <w:lang w:eastAsia="zh-CN"/>
        </w:rPr>
        <w:t>2</w:t>
      </w:r>
      <w:r w:rsidRPr="007B58A1">
        <w:rPr>
          <w:color w:val="000000"/>
        </w:rPr>
        <w:t>.3</w:t>
      </w:r>
      <w:r w:rsidRPr="007B58A1">
        <w:rPr>
          <w:rFonts w:hint="eastAsia"/>
          <w:color w:val="000000"/>
          <w:lang w:eastAsia="zh-CN"/>
        </w:rPr>
        <w:t>.2</w:t>
      </w:r>
      <w:r w:rsidRPr="007B58A1">
        <w:rPr>
          <w:color w:val="000000"/>
        </w:rPr>
        <w:t>.</w:t>
      </w:r>
      <w:r w:rsidRPr="007B58A1">
        <w:rPr>
          <w:rFonts w:hint="eastAsia"/>
          <w:color w:val="000000"/>
          <w:lang w:eastAsia="zh-CN"/>
        </w:rPr>
        <w:t>1</w:t>
      </w:r>
      <w:r w:rsidRPr="007B58A1">
        <w:rPr>
          <w:color w:val="000000"/>
        </w:rPr>
        <w:t xml:space="preserve"> of TS 33.117 [</w:t>
      </w:r>
      <w:r w:rsidR="00957D0C" w:rsidRPr="007B58A1">
        <w:rPr>
          <w:color w:val="000000"/>
        </w:rPr>
        <w:t>3</w:t>
      </w:r>
      <w:r w:rsidRPr="007B58A1">
        <w:rPr>
          <w:color w:val="000000"/>
        </w:rPr>
        <w:t>].</w:t>
      </w:r>
    </w:p>
    <w:p w14:paraId="11D96DB6" w14:textId="77777777" w:rsidR="00660288" w:rsidRPr="007B58A1" w:rsidRDefault="00660288" w:rsidP="00660288">
      <w:pPr>
        <w:pStyle w:val="Heading5"/>
      </w:pPr>
      <w:bookmarkStart w:id="93" w:name="_Toc22022982"/>
      <w:bookmarkStart w:id="94" w:name="_Toc22565484"/>
      <w:bookmarkStart w:id="95" w:name="_Toc26877915"/>
      <w:bookmarkStart w:id="96" w:name="_Toc225256996"/>
      <w:r w:rsidRPr="007B58A1">
        <w:t>4.2.3.2.2</w:t>
      </w:r>
      <w:r w:rsidRPr="007B58A1">
        <w:tab/>
        <w:t>Protecting</w:t>
      </w:r>
      <w:r w:rsidRPr="007B58A1">
        <w:rPr>
          <w:spacing w:val="-12"/>
        </w:rPr>
        <w:t xml:space="preserve"> </w:t>
      </w:r>
      <w:r w:rsidRPr="007B58A1">
        <w:t>data</w:t>
      </w:r>
      <w:r w:rsidRPr="007B58A1">
        <w:rPr>
          <w:spacing w:val="-5"/>
        </w:rPr>
        <w:t xml:space="preserve"> </w:t>
      </w:r>
      <w:r w:rsidRPr="007B58A1">
        <w:t>and</w:t>
      </w:r>
      <w:r w:rsidRPr="007B58A1">
        <w:rPr>
          <w:spacing w:val="-4"/>
        </w:rPr>
        <w:t xml:space="preserve"> </w:t>
      </w:r>
      <w:r w:rsidRPr="007B58A1">
        <w:t>information – unauthorized viewing</w:t>
      </w:r>
      <w:bookmarkEnd w:id="93"/>
      <w:bookmarkEnd w:id="94"/>
      <w:bookmarkEnd w:id="95"/>
      <w:bookmarkEnd w:id="96"/>
    </w:p>
    <w:p w14:paraId="5D52AB9E" w14:textId="77777777" w:rsidR="00660288" w:rsidRPr="007B58A1" w:rsidRDefault="00660288" w:rsidP="00660288">
      <w:r w:rsidRPr="007B58A1">
        <w:t xml:space="preserve">There are no UDM-specific additions to clause </w:t>
      </w:r>
      <w:r w:rsidRPr="007B58A1">
        <w:rPr>
          <w:rFonts w:hint="eastAsia"/>
        </w:rPr>
        <w:t>4</w:t>
      </w:r>
      <w:r w:rsidRPr="007B58A1">
        <w:t>.</w:t>
      </w:r>
      <w:r w:rsidRPr="007B58A1">
        <w:rPr>
          <w:rFonts w:hint="eastAsia"/>
        </w:rPr>
        <w:t>2</w:t>
      </w:r>
      <w:r w:rsidRPr="007B58A1">
        <w:t>.3</w:t>
      </w:r>
      <w:r w:rsidRPr="007B58A1">
        <w:rPr>
          <w:rFonts w:hint="eastAsia"/>
        </w:rPr>
        <w:t>.2</w:t>
      </w:r>
      <w:r w:rsidRPr="007B58A1">
        <w:t>.2 of TS 33.117 [</w:t>
      </w:r>
      <w:r w:rsidR="00957D0C" w:rsidRPr="007B58A1">
        <w:t>3</w:t>
      </w:r>
      <w:r w:rsidRPr="007B58A1">
        <w:t>].</w:t>
      </w:r>
    </w:p>
    <w:p w14:paraId="478EB7B2" w14:textId="77777777" w:rsidR="00660288" w:rsidRPr="007B58A1" w:rsidRDefault="00660288" w:rsidP="00660288">
      <w:pPr>
        <w:pStyle w:val="Heading5"/>
      </w:pPr>
      <w:bookmarkStart w:id="97" w:name="_Toc22022983"/>
      <w:bookmarkStart w:id="98" w:name="_Toc22565485"/>
      <w:bookmarkStart w:id="99" w:name="_Toc26877916"/>
      <w:bookmarkStart w:id="100" w:name="_Toc225256997"/>
      <w:r w:rsidRPr="007B58A1">
        <w:t>4.2.3.2.3</w:t>
      </w:r>
      <w:r w:rsidRPr="007B58A1">
        <w:tab/>
        <w:t>Protecting</w:t>
      </w:r>
      <w:r w:rsidRPr="007B58A1">
        <w:rPr>
          <w:spacing w:val="-12"/>
        </w:rPr>
        <w:t xml:space="preserve"> </w:t>
      </w:r>
      <w:r w:rsidRPr="007B58A1">
        <w:t>data</w:t>
      </w:r>
      <w:r w:rsidRPr="007B58A1">
        <w:rPr>
          <w:spacing w:val="-5"/>
        </w:rPr>
        <w:t xml:space="preserve"> </w:t>
      </w:r>
      <w:r w:rsidRPr="007B58A1">
        <w:t>and</w:t>
      </w:r>
      <w:r w:rsidRPr="007B58A1">
        <w:rPr>
          <w:spacing w:val="-4"/>
        </w:rPr>
        <w:t xml:space="preserve"> </w:t>
      </w:r>
      <w:r w:rsidRPr="007B58A1">
        <w:t>information in storage</w:t>
      </w:r>
      <w:bookmarkEnd w:id="97"/>
      <w:bookmarkEnd w:id="98"/>
      <w:bookmarkEnd w:id="99"/>
      <w:bookmarkEnd w:id="100"/>
    </w:p>
    <w:p w14:paraId="492A05B3" w14:textId="77777777" w:rsidR="00660288" w:rsidRPr="007B58A1" w:rsidRDefault="00660288" w:rsidP="00660288">
      <w:r w:rsidRPr="007B58A1">
        <w:t xml:space="preserve">There are no UDM-specific additions to clause </w:t>
      </w:r>
      <w:r w:rsidRPr="007B58A1">
        <w:rPr>
          <w:rFonts w:hint="eastAsia"/>
        </w:rPr>
        <w:t>4</w:t>
      </w:r>
      <w:r w:rsidRPr="007B58A1">
        <w:t>.</w:t>
      </w:r>
      <w:r w:rsidRPr="007B58A1">
        <w:rPr>
          <w:rFonts w:hint="eastAsia"/>
        </w:rPr>
        <w:t>2</w:t>
      </w:r>
      <w:r w:rsidRPr="007B58A1">
        <w:t>.3</w:t>
      </w:r>
      <w:r w:rsidRPr="007B58A1">
        <w:rPr>
          <w:rFonts w:hint="eastAsia"/>
        </w:rPr>
        <w:t>.2</w:t>
      </w:r>
      <w:r w:rsidRPr="007B58A1">
        <w:t>.3 of TS 33.117 [</w:t>
      </w:r>
      <w:r w:rsidR="00957D0C" w:rsidRPr="007B58A1">
        <w:t>3</w:t>
      </w:r>
      <w:r w:rsidRPr="007B58A1">
        <w:t>].</w:t>
      </w:r>
    </w:p>
    <w:p w14:paraId="6C297C4A" w14:textId="77777777" w:rsidR="00660288" w:rsidRPr="007B58A1" w:rsidRDefault="00660288" w:rsidP="00660288">
      <w:pPr>
        <w:pStyle w:val="Heading5"/>
      </w:pPr>
      <w:bookmarkStart w:id="101" w:name="_Toc22022984"/>
      <w:bookmarkStart w:id="102" w:name="_Toc22565486"/>
      <w:bookmarkStart w:id="103" w:name="_Toc26877917"/>
      <w:bookmarkStart w:id="104" w:name="_Toc225256998"/>
      <w:r w:rsidRPr="007B58A1">
        <w:t>4.2.3.2.4</w:t>
      </w:r>
      <w:r w:rsidRPr="007B58A1">
        <w:tab/>
        <w:t>Protecting</w:t>
      </w:r>
      <w:r w:rsidRPr="007B58A1">
        <w:rPr>
          <w:spacing w:val="-12"/>
        </w:rPr>
        <w:t xml:space="preserve"> </w:t>
      </w:r>
      <w:r w:rsidRPr="007B58A1">
        <w:t>data</w:t>
      </w:r>
      <w:r w:rsidRPr="007B58A1">
        <w:rPr>
          <w:spacing w:val="-5"/>
        </w:rPr>
        <w:t xml:space="preserve"> </w:t>
      </w:r>
      <w:r w:rsidRPr="007B58A1">
        <w:t>and</w:t>
      </w:r>
      <w:r w:rsidRPr="007B58A1">
        <w:rPr>
          <w:spacing w:val="-4"/>
        </w:rPr>
        <w:t xml:space="preserve"> </w:t>
      </w:r>
      <w:r w:rsidRPr="007B58A1">
        <w:t>information in transfer</w:t>
      </w:r>
      <w:bookmarkEnd w:id="101"/>
      <w:bookmarkEnd w:id="102"/>
      <w:bookmarkEnd w:id="103"/>
      <w:bookmarkEnd w:id="104"/>
    </w:p>
    <w:p w14:paraId="0E92220A" w14:textId="77777777" w:rsidR="00660288" w:rsidRPr="007B58A1" w:rsidRDefault="00660288" w:rsidP="00660288">
      <w:pPr>
        <w:pStyle w:val="B10"/>
        <w:ind w:left="0" w:firstLine="0"/>
      </w:pPr>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rFonts w:hint="eastAsia"/>
          <w:color w:val="000000"/>
          <w:lang w:eastAsia="zh-CN"/>
        </w:rPr>
        <w:t>2</w:t>
      </w:r>
      <w:r w:rsidRPr="007B58A1">
        <w:rPr>
          <w:color w:val="000000"/>
        </w:rPr>
        <w:t>.3</w:t>
      </w:r>
      <w:r w:rsidRPr="007B58A1">
        <w:rPr>
          <w:rFonts w:hint="eastAsia"/>
          <w:color w:val="000000"/>
          <w:lang w:eastAsia="zh-CN"/>
        </w:rPr>
        <w:t>.2</w:t>
      </w:r>
      <w:r w:rsidRPr="007B58A1">
        <w:rPr>
          <w:color w:val="000000"/>
        </w:rPr>
        <w:t>.</w:t>
      </w:r>
      <w:r w:rsidRPr="007B58A1">
        <w:rPr>
          <w:color w:val="000000"/>
          <w:lang w:eastAsia="zh-CN"/>
        </w:rPr>
        <w:t>4</w:t>
      </w:r>
      <w:r w:rsidRPr="007B58A1">
        <w:rPr>
          <w:color w:val="000000"/>
        </w:rPr>
        <w:t xml:space="preserve"> of TS 33.117 [</w:t>
      </w:r>
      <w:r w:rsidR="00957D0C" w:rsidRPr="007B58A1">
        <w:rPr>
          <w:color w:val="000000"/>
        </w:rPr>
        <w:t>3</w:t>
      </w:r>
      <w:r w:rsidRPr="007B58A1">
        <w:rPr>
          <w:color w:val="000000"/>
        </w:rPr>
        <w:t>].</w:t>
      </w:r>
    </w:p>
    <w:p w14:paraId="1730968D" w14:textId="77777777" w:rsidR="00660288" w:rsidRPr="007B58A1" w:rsidRDefault="00660288" w:rsidP="00660288">
      <w:pPr>
        <w:pStyle w:val="Heading5"/>
      </w:pPr>
      <w:bookmarkStart w:id="105" w:name="_Toc22022985"/>
      <w:bookmarkStart w:id="106" w:name="_Toc22565487"/>
      <w:bookmarkStart w:id="107" w:name="_Toc26877918"/>
      <w:bookmarkStart w:id="108" w:name="_Toc225256999"/>
      <w:r w:rsidRPr="007B58A1">
        <w:t>4.2.3.2.5</w:t>
      </w:r>
      <w:r w:rsidRPr="007B58A1">
        <w:tab/>
        <w:t>Logging access to personal data</w:t>
      </w:r>
      <w:bookmarkEnd w:id="105"/>
      <w:bookmarkEnd w:id="106"/>
      <w:bookmarkEnd w:id="107"/>
      <w:bookmarkEnd w:id="108"/>
    </w:p>
    <w:p w14:paraId="3E0C6C8D" w14:textId="77777777" w:rsidR="00660288" w:rsidRPr="007B58A1" w:rsidRDefault="00660288" w:rsidP="00660288">
      <w:pPr>
        <w:rPr>
          <w:lang w:eastAsia="zh-CN"/>
        </w:rPr>
      </w:pPr>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rFonts w:hint="eastAsia"/>
          <w:color w:val="000000"/>
          <w:lang w:eastAsia="zh-CN"/>
        </w:rPr>
        <w:t>2</w:t>
      </w:r>
      <w:r w:rsidRPr="007B58A1">
        <w:rPr>
          <w:color w:val="000000"/>
        </w:rPr>
        <w:t>.3</w:t>
      </w:r>
      <w:r w:rsidRPr="007B58A1">
        <w:rPr>
          <w:rFonts w:hint="eastAsia"/>
          <w:color w:val="000000"/>
          <w:lang w:eastAsia="zh-CN"/>
        </w:rPr>
        <w:t>.2</w:t>
      </w:r>
      <w:r w:rsidRPr="007B58A1">
        <w:rPr>
          <w:color w:val="000000"/>
        </w:rPr>
        <w:t>.</w:t>
      </w:r>
      <w:r w:rsidRPr="007B58A1">
        <w:rPr>
          <w:color w:val="000000"/>
          <w:lang w:eastAsia="zh-CN"/>
        </w:rPr>
        <w:t>5</w:t>
      </w:r>
      <w:r w:rsidRPr="007B58A1">
        <w:rPr>
          <w:color w:val="000000"/>
        </w:rPr>
        <w:t xml:space="preserve"> of TS 33.117 [</w:t>
      </w:r>
      <w:r w:rsidR="00957D0C" w:rsidRPr="007B58A1">
        <w:rPr>
          <w:color w:val="000000"/>
        </w:rPr>
        <w:t>3</w:t>
      </w:r>
      <w:r w:rsidRPr="007B58A1">
        <w:rPr>
          <w:color w:val="000000"/>
        </w:rPr>
        <w:t>].</w:t>
      </w:r>
    </w:p>
    <w:p w14:paraId="7DAD2214" w14:textId="77777777" w:rsidR="00660288" w:rsidRPr="007B58A1" w:rsidRDefault="00660288" w:rsidP="00660288">
      <w:pPr>
        <w:pStyle w:val="Heading4"/>
        <w:keepNext w:val="0"/>
        <w:keepLines w:val="0"/>
        <w:suppressLineNumbers/>
        <w:suppressAutoHyphens/>
      </w:pPr>
      <w:bookmarkStart w:id="109" w:name="_Toc22022986"/>
      <w:bookmarkStart w:id="110" w:name="_Toc22565488"/>
      <w:bookmarkStart w:id="111" w:name="_Toc26877919"/>
      <w:bookmarkStart w:id="112" w:name="_Toc225257000"/>
      <w:r w:rsidRPr="007B58A1">
        <w:t>4.2.3.3</w:t>
      </w:r>
      <w:r w:rsidRPr="007B58A1">
        <w:tab/>
        <w:t>Protecting</w:t>
      </w:r>
      <w:r w:rsidRPr="007B58A1">
        <w:rPr>
          <w:spacing w:val="-12"/>
        </w:rPr>
        <w:t xml:space="preserve"> </w:t>
      </w:r>
      <w:r w:rsidRPr="007B58A1">
        <w:t>availability</w:t>
      </w:r>
      <w:r w:rsidRPr="007B58A1">
        <w:rPr>
          <w:spacing w:val="-12"/>
        </w:rPr>
        <w:t xml:space="preserve"> </w:t>
      </w:r>
      <w:r w:rsidRPr="007B58A1">
        <w:t>and</w:t>
      </w:r>
      <w:r w:rsidRPr="007B58A1">
        <w:rPr>
          <w:spacing w:val="-4"/>
        </w:rPr>
        <w:t xml:space="preserve"> </w:t>
      </w:r>
      <w:r w:rsidRPr="007B58A1">
        <w:t>integrity</w:t>
      </w:r>
      <w:bookmarkEnd w:id="109"/>
      <w:bookmarkEnd w:id="110"/>
      <w:bookmarkEnd w:id="111"/>
      <w:bookmarkEnd w:id="112"/>
    </w:p>
    <w:p w14:paraId="760156B1" w14:textId="77777777" w:rsidR="00660288" w:rsidRPr="007B58A1" w:rsidRDefault="00660288" w:rsidP="00660288">
      <w:pPr>
        <w:rPr>
          <w:lang w:eastAsia="zh-CN"/>
        </w:rPr>
      </w:pPr>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rFonts w:hint="eastAsia"/>
          <w:color w:val="000000"/>
          <w:lang w:eastAsia="zh-CN"/>
        </w:rPr>
        <w:t>2</w:t>
      </w:r>
      <w:r w:rsidRPr="007B58A1">
        <w:rPr>
          <w:color w:val="000000"/>
        </w:rPr>
        <w:t>.3</w:t>
      </w:r>
      <w:r w:rsidRPr="007B58A1">
        <w:rPr>
          <w:rFonts w:hint="eastAsia"/>
          <w:color w:val="000000"/>
          <w:lang w:eastAsia="zh-CN"/>
        </w:rPr>
        <w:t>.</w:t>
      </w:r>
      <w:r w:rsidRPr="007B58A1">
        <w:rPr>
          <w:color w:val="000000"/>
          <w:lang w:eastAsia="zh-CN"/>
        </w:rPr>
        <w:t>3</w:t>
      </w:r>
      <w:r w:rsidRPr="007B58A1">
        <w:rPr>
          <w:color w:val="000000"/>
        </w:rPr>
        <w:t xml:space="preserve"> of TS 33.117 [</w:t>
      </w:r>
      <w:r w:rsidR="00957D0C" w:rsidRPr="007B58A1">
        <w:rPr>
          <w:color w:val="000000"/>
        </w:rPr>
        <w:t>3</w:t>
      </w:r>
      <w:r w:rsidRPr="007B58A1">
        <w:rPr>
          <w:color w:val="000000"/>
        </w:rPr>
        <w:t>].</w:t>
      </w:r>
    </w:p>
    <w:p w14:paraId="2C67C734" w14:textId="77777777" w:rsidR="00660288" w:rsidRPr="007B58A1" w:rsidRDefault="00660288" w:rsidP="00660288">
      <w:pPr>
        <w:pStyle w:val="Heading4"/>
        <w:keepNext w:val="0"/>
        <w:keepLines w:val="0"/>
        <w:suppressLineNumbers/>
        <w:suppressAutoHyphens/>
      </w:pPr>
      <w:bookmarkStart w:id="113" w:name="_Toc22022987"/>
      <w:bookmarkStart w:id="114" w:name="_Toc22565489"/>
      <w:bookmarkStart w:id="115" w:name="_Toc26877920"/>
      <w:bookmarkStart w:id="116" w:name="_Toc225257001"/>
      <w:r w:rsidRPr="007B58A1">
        <w:t>4.2.3.4</w:t>
      </w:r>
      <w:r w:rsidRPr="007B58A1">
        <w:tab/>
        <w:t>Authentication</w:t>
      </w:r>
      <w:r w:rsidRPr="007B58A1">
        <w:rPr>
          <w:spacing w:val="-17"/>
        </w:rPr>
        <w:t xml:space="preserve"> </w:t>
      </w:r>
      <w:r w:rsidRPr="007B58A1">
        <w:t>and</w:t>
      </w:r>
      <w:r w:rsidRPr="007B58A1">
        <w:rPr>
          <w:spacing w:val="-4"/>
        </w:rPr>
        <w:t xml:space="preserve"> </w:t>
      </w:r>
      <w:r w:rsidRPr="007B58A1">
        <w:t>authorization</w:t>
      </w:r>
      <w:bookmarkEnd w:id="113"/>
      <w:bookmarkEnd w:id="114"/>
      <w:bookmarkEnd w:id="115"/>
      <w:bookmarkEnd w:id="116"/>
    </w:p>
    <w:p w14:paraId="2451D5F5" w14:textId="77777777" w:rsidR="00660288" w:rsidRPr="007B58A1" w:rsidRDefault="00660288" w:rsidP="0055255F">
      <w:pPr>
        <w:rPr>
          <w:color w:val="000000"/>
        </w:rPr>
      </w:pPr>
      <w:r w:rsidRPr="007B58A1">
        <w:rPr>
          <w:rFonts w:hint="eastAsia"/>
          <w:lang w:eastAsia="zh-CN"/>
        </w:rPr>
        <w:t xml:space="preserve"> </w:t>
      </w:r>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rFonts w:hint="eastAsia"/>
          <w:color w:val="000000"/>
        </w:rPr>
        <w:t>2</w:t>
      </w:r>
      <w:r w:rsidRPr="007B58A1">
        <w:rPr>
          <w:color w:val="000000"/>
        </w:rPr>
        <w:t>.3</w:t>
      </w:r>
      <w:r w:rsidRPr="007B58A1">
        <w:rPr>
          <w:rFonts w:hint="eastAsia"/>
          <w:color w:val="000000"/>
        </w:rPr>
        <w:t>.</w:t>
      </w:r>
      <w:r w:rsidRPr="007B58A1">
        <w:rPr>
          <w:color w:val="000000"/>
        </w:rPr>
        <w:t>4 of TS 33.117 [</w:t>
      </w:r>
      <w:r w:rsidR="00957D0C" w:rsidRPr="007B58A1">
        <w:rPr>
          <w:color w:val="000000"/>
        </w:rPr>
        <w:t>3</w:t>
      </w:r>
      <w:r w:rsidRPr="007B58A1">
        <w:rPr>
          <w:color w:val="000000"/>
        </w:rPr>
        <w:t>].</w:t>
      </w:r>
    </w:p>
    <w:p w14:paraId="7289D717" w14:textId="77777777" w:rsidR="00660288" w:rsidRPr="007B58A1" w:rsidRDefault="00660288" w:rsidP="00660288">
      <w:pPr>
        <w:pStyle w:val="Heading4"/>
        <w:keepNext w:val="0"/>
        <w:keepLines w:val="0"/>
        <w:suppressLineNumbers/>
        <w:suppressAutoHyphens/>
      </w:pPr>
      <w:bookmarkStart w:id="117" w:name="_Toc22022988"/>
      <w:bookmarkStart w:id="118" w:name="_Toc22565490"/>
      <w:bookmarkStart w:id="119" w:name="_Toc26877921"/>
      <w:bookmarkStart w:id="120" w:name="_Toc225257002"/>
      <w:r w:rsidRPr="007B58A1">
        <w:t>4.2.3.5</w:t>
      </w:r>
      <w:r w:rsidRPr="007B58A1">
        <w:tab/>
        <w:t>Protecting</w:t>
      </w:r>
      <w:r w:rsidRPr="007B58A1">
        <w:rPr>
          <w:spacing w:val="-12"/>
        </w:rPr>
        <w:t xml:space="preserve"> </w:t>
      </w:r>
      <w:r w:rsidRPr="007B58A1">
        <w:t>sessions</w:t>
      </w:r>
      <w:bookmarkEnd w:id="117"/>
      <w:bookmarkEnd w:id="118"/>
      <w:bookmarkEnd w:id="119"/>
      <w:bookmarkEnd w:id="120"/>
    </w:p>
    <w:p w14:paraId="2D0D8B50" w14:textId="77777777" w:rsidR="00660288" w:rsidRPr="007B58A1" w:rsidRDefault="00660288" w:rsidP="0055255F">
      <w:pPr>
        <w:rPr>
          <w:color w:val="000000"/>
        </w:rPr>
      </w:pPr>
      <w:r w:rsidRPr="007B58A1">
        <w:rPr>
          <w:rFonts w:hint="eastAsia"/>
          <w:lang w:eastAsia="zh-CN"/>
        </w:rPr>
        <w:t xml:space="preserve"> </w:t>
      </w:r>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rFonts w:hint="eastAsia"/>
          <w:color w:val="000000"/>
        </w:rPr>
        <w:t>2</w:t>
      </w:r>
      <w:r w:rsidRPr="007B58A1">
        <w:rPr>
          <w:color w:val="000000"/>
        </w:rPr>
        <w:t>.3</w:t>
      </w:r>
      <w:r w:rsidRPr="007B58A1">
        <w:rPr>
          <w:rFonts w:hint="eastAsia"/>
          <w:color w:val="000000"/>
        </w:rPr>
        <w:t>.</w:t>
      </w:r>
      <w:r w:rsidRPr="007B58A1">
        <w:rPr>
          <w:color w:val="000000"/>
        </w:rPr>
        <w:t>5 of TS 33.117 [</w:t>
      </w:r>
      <w:r w:rsidR="00957D0C" w:rsidRPr="007B58A1">
        <w:rPr>
          <w:color w:val="000000"/>
        </w:rPr>
        <w:t>3</w:t>
      </w:r>
      <w:r w:rsidRPr="007B58A1">
        <w:rPr>
          <w:color w:val="000000"/>
        </w:rPr>
        <w:t>].</w:t>
      </w:r>
    </w:p>
    <w:p w14:paraId="7BA63C93" w14:textId="77777777" w:rsidR="00660288" w:rsidRPr="007B58A1" w:rsidRDefault="00660288" w:rsidP="00660288">
      <w:pPr>
        <w:pStyle w:val="Heading4"/>
        <w:keepNext w:val="0"/>
        <w:keepLines w:val="0"/>
        <w:suppressLineNumbers/>
        <w:suppressAutoHyphens/>
      </w:pPr>
      <w:bookmarkStart w:id="121" w:name="_Toc22022989"/>
      <w:bookmarkStart w:id="122" w:name="_Toc22565491"/>
      <w:bookmarkStart w:id="123" w:name="_Toc26877922"/>
      <w:bookmarkStart w:id="124" w:name="_Toc225257003"/>
      <w:r w:rsidRPr="007B58A1">
        <w:t>4.2.3.6</w:t>
      </w:r>
      <w:r w:rsidRPr="007B58A1">
        <w:tab/>
        <w:t>Logging</w:t>
      </w:r>
      <w:bookmarkEnd w:id="121"/>
      <w:bookmarkEnd w:id="122"/>
      <w:bookmarkEnd w:id="123"/>
      <w:bookmarkEnd w:id="124"/>
    </w:p>
    <w:p w14:paraId="336EBC4E" w14:textId="77777777" w:rsidR="00660288" w:rsidRPr="007B58A1" w:rsidRDefault="00660288" w:rsidP="0055255F">
      <w:pPr>
        <w:rPr>
          <w:lang w:eastAsia="zh-CN"/>
        </w:rPr>
      </w:pPr>
      <w:r w:rsidRPr="007B58A1">
        <w:rPr>
          <w:rFonts w:hint="eastAsia"/>
          <w:lang w:eastAsia="zh-CN"/>
        </w:rPr>
        <w:t xml:space="preserve"> </w:t>
      </w:r>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rFonts w:hint="eastAsia"/>
          <w:color w:val="000000"/>
          <w:lang w:eastAsia="zh-CN"/>
        </w:rPr>
        <w:t>2</w:t>
      </w:r>
      <w:r w:rsidRPr="007B58A1">
        <w:rPr>
          <w:color w:val="000000"/>
        </w:rPr>
        <w:t>.3</w:t>
      </w:r>
      <w:r w:rsidRPr="007B58A1">
        <w:rPr>
          <w:rFonts w:hint="eastAsia"/>
          <w:color w:val="000000"/>
          <w:lang w:eastAsia="zh-CN"/>
        </w:rPr>
        <w:t>.</w:t>
      </w:r>
      <w:r w:rsidRPr="007B58A1">
        <w:rPr>
          <w:color w:val="000000"/>
          <w:lang w:eastAsia="zh-CN"/>
        </w:rPr>
        <w:t>6</w:t>
      </w:r>
      <w:r w:rsidRPr="007B58A1">
        <w:rPr>
          <w:color w:val="000000"/>
        </w:rPr>
        <w:t xml:space="preserve"> of TS 33.117 [</w:t>
      </w:r>
      <w:r w:rsidR="00957D0C" w:rsidRPr="007B58A1">
        <w:rPr>
          <w:color w:val="000000"/>
        </w:rPr>
        <w:t>3</w:t>
      </w:r>
      <w:r w:rsidRPr="007B58A1">
        <w:rPr>
          <w:color w:val="000000"/>
        </w:rPr>
        <w:t>].</w:t>
      </w:r>
      <w:r w:rsidRPr="007B58A1">
        <w:rPr>
          <w:rFonts w:hint="eastAsia"/>
          <w:lang w:eastAsia="zh-CN"/>
        </w:rPr>
        <w:t xml:space="preserve"> </w:t>
      </w:r>
    </w:p>
    <w:p w14:paraId="3A3ABB34" w14:textId="77777777" w:rsidR="00660288" w:rsidRPr="007B58A1" w:rsidRDefault="00660288" w:rsidP="00660288">
      <w:pPr>
        <w:pStyle w:val="Heading3"/>
        <w:keepNext w:val="0"/>
        <w:keepLines w:val="0"/>
        <w:suppressLineNumbers/>
        <w:suppressAutoHyphens/>
      </w:pPr>
      <w:bookmarkStart w:id="125" w:name="_Toc22022990"/>
      <w:bookmarkStart w:id="126" w:name="_Toc22565492"/>
      <w:bookmarkStart w:id="127" w:name="_Toc26877923"/>
      <w:bookmarkStart w:id="128" w:name="_Toc225257004"/>
      <w:r w:rsidRPr="007B58A1">
        <w:t>4.2.4</w:t>
      </w:r>
      <w:r w:rsidRPr="007B58A1">
        <w:tab/>
        <w:t>Operating Systems</w:t>
      </w:r>
      <w:bookmarkEnd w:id="125"/>
      <w:bookmarkEnd w:id="126"/>
      <w:bookmarkEnd w:id="127"/>
      <w:bookmarkEnd w:id="128"/>
    </w:p>
    <w:p w14:paraId="7A2C7C93" w14:textId="77777777" w:rsidR="00660288" w:rsidRPr="007B58A1" w:rsidRDefault="00660288" w:rsidP="00660288">
      <w:pPr>
        <w:rPr>
          <w:lang w:eastAsia="zh-CN"/>
        </w:rPr>
      </w:pPr>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rFonts w:hint="eastAsia"/>
          <w:color w:val="000000"/>
          <w:lang w:eastAsia="zh-CN"/>
        </w:rPr>
        <w:t>2</w:t>
      </w:r>
      <w:r w:rsidRPr="007B58A1">
        <w:rPr>
          <w:color w:val="000000"/>
        </w:rPr>
        <w:t>.4 of TS 33.117 [</w:t>
      </w:r>
      <w:r w:rsidR="00957D0C" w:rsidRPr="007B58A1">
        <w:rPr>
          <w:color w:val="000000"/>
        </w:rPr>
        <w:t>3</w:t>
      </w:r>
      <w:r w:rsidRPr="007B58A1">
        <w:rPr>
          <w:color w:val="000000"/>
        </w:rPr>
        <w:t>].</w:t>
      </w:r>
      <w:r w:rsidRPr="007B58A1">
        <w:rPr>
          <w:rFonts w:hint="eastAsia"/>
          <w:lang w:eastAsia="zh-CN"/>
        </w:rPr>
        <w:t xml:space="preserve"> </w:t>
      </w:r>
    </w:p>
    <w:p w14:paraId="17B40692" w14:textId="77777777" w:rsidR="00660288" w:rsidRPr="007B58A1" w:rsidRDefault="00660288" w:rsidP="00660288">
      <w:pPr>
        <w:pStyle w:val="Heading3"/>
        <w:keepNext w:val="0"/>
        <w:keepLines w:val="0"/>
        <w:suppressLineNumbers/>
        <w:suppressAutoHyphens/>
      </w:pPr>
      <w:bookmarkStart w:id="129" w:name="_Toc22022991"/>
      <w:bookmarkStart w:id="130" w:name="_Toc22565493"/>
      <w:bookmarkStart w:id="131" w:name="_Toc26877924"/>
      <w:bookmarkStart w:id="132" w:name="_Toc225257005"/>
      <w:r w:rsidRPr="007B58A1">
        <w:t>4.2.5</w:t>
      </w:r>
      <w:r w:rsidRPr="007B58A1">
        <w:tab/>
        <w:t>Web Servers</w:t>
      </w:r>
      <w:bookmarkEnd w:id="129"/>
      <w:bookmarkEnd w:id="130"/>
      <w:bookmarkEnd w:id="131"/>
      <w:bookmarkEnd w:id="132"/>
    </w:p>
    <w:p w14:paraId="706CC98E" w14:textId="77777777" w:rsidR="00660288" w:rsidRPr="007B58A1" w:rsidRDefault="00660288" w:rsidP="0055255F">
      <w:pPr>
        <w:rPr>
          <w:lang w:eastAsia="zh-CN"/>
        </w:rPr>
      </w:pPr>
      <w:r w:rsidRPr="007B58A1">
        <w:rPr>
          <w:rFonts w:hint="eastAsia"/>
          <w:lang w:eastAsia="zh-CN"/>
        </w:rPr>
        <w:t xml:space="preserve"> </w:t>
      </w:r>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rFonts w:hint="eastAsia"/>
          <w:color w:val="000000"/>
          <w:lang w:eastAsia="zh-CN"/>
        </w:rPr>
        <w:t>2</w:t>
      </w:r>
      <w:r w:rsidRPr="007B58A1">
        <w:rPr>
          <w:color w:val="000000"/>
        </w:rPr>
        <w:t>.5 of TS 33.117 [</w:t>
      </w:r>
      <w:r w:rsidR="00957D0C" w:rsidRPr="007B58A1">
        <w:rPr>
          <w:color w:val="000000"/>
        </w:rPr>
        <w:t>3</w:t>
      </w:r>
      <w:r w:rsidRPr="007B58A1">
        <w:rPr>
          <w:color w:val="000000"/>
        </w:rPr>
        <w:t>].</w:t>
      </w:r>
    </w:p>
    <w:p w14:paraId="187D4779" w14:textId="77777777" w:rsidR="00660288" w:rsidRPr="007B58A1" w:rsidRDefault="00660288" w:rsidP="00660288">
      <w:pPr>
        <w:pStyle w:val="Heading3"/>
        <w:keepNext w:val="0"/>
        <w:keepLines w:val="0"/>
        <w:suppressLineNumbers/>
        <w:suppressAutoHyphens/>
      </w:pPr>
      <w:bookmarkStart w:id="133" w:name="_Toc22022992"/>
      <w:bookmarkStart w:id="134" w:name="_Toc22565494"/>
      <w:bookmarkStart w:id="135" w:name="_Toc26877925"/>
      <w:bookmarkStart w:id="136" w:name="_Toc225257006"/>
      <w:r w:rsidRPr="007B58A1">
        <w:t>4.2.6</w:t>
      </w:r>
      <w:r w:rsidRPr="007B58A1">
        <w:tab/>
        <w:t>Network Devices</w:t>
      </w:r>
      <w:bookmarkEnd w:id="133"/>
      <w:bookmarkEnd w:id="134"/>
      <w:bookmarkEnd w:id="135"/>
      <w:bookmarkEnd w:id="136"/>
    </w:p>
    <w:p w14:paraId="192B9C3D" w14:textId="77777777" w:rsidR="00660288" w:rsidRDefault="00660288" w:rsidP="0055255F">
      <w:pPr>
        <w:rPr>
          <w:lang w:eastAsia="zh-CN"/>
        </w:rPr>
      </w:pPr>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rFonts w:hint="eastAsia"/>
          <w:color w:val="000000"/>
          <w:lang w:eastAsia="zh-CN"/>
        </w:rPr>
        <w:t>2</w:t>
      </w:r>
      <w:r w:rsidRPr="007B58A1">
        <w:rPr>
          <w:color w:val="000000"/>
        </w:rPr>
        <w:t>.6 of TS 33.117 [</w:t>
      </w:r>
      <w:r w:rsidR="00957D0C" w:rsidRPr="007B58A1">
        <w:rPr>
          <w:color w:val="000000"/>
        </w:rPr>
        <w:t>3</w:t>
      </w:r>
      <w:r w:rsidRPr="007B58A1">
        <w:rPr>
          <w:color w:val="000000"/>
        </w:rPr>
        <w:t>].</w:t>
      </w:r>
      <w:r w:rsidRPr="007B58A1">
        <w:rPr>
          <w:rFonts w:hint="eastAsia"/>
          <w:lang w:eastAsia="zh-CN"/>
        </w:rPr>
        <w:t xml:space="preserve"> </w:t>
      </w:r>
    </w:p>
    <w:p w14:paraId="39159B3D" w14:textId="79952FD0" w:rsidR="00C14EAE" w:rsidRDefault="00C14EAE" w:rsidP="00C14EAE">
      <w:pPr>
        <w:pStyle w:val="Heading3"/>
      </w:pPr>
      <w:bookmarkStart w:id="137" w:name="_Toc225257007"/>
      <w:r>
        <w:t>4.2.7</w:t>
      </w:r>
      <w:r>
        <w:tab/>
        <w:t>User plane security procedures</w:t>
      </w:r>
      <w:r w:rsidR="00677A0F">
        <w:t xml:space="preserve"> </w:t>
      </w:r>
      <w:r w:rsidR="00677A0F" w:rsidRPr="00677A0F">
        <w:t>for TSC service</w:t>
      </w:r>
      <w:bookmarkEnd w:id="137"/>
    </w:p>
    <w:p w14:paraId="0CF14D27" w14:textId="77777777" w:rsidR="00C14EAE" w:rsidRDefault="00C14EAE" w:rsidP="00C14EAE">
      <w:pPr>
        <w:pStyle w:val="Heading4"/>
      </w:pPr>
      <w:bookmarkStart w:id="138" w:name="_Toc225257008"/>
      <w:r>
        <w:t>4.2.7.1</w:t>
      </w:r>
      <w:r w:rsidR="00A62D80">
        <w:tab/>
      </w:r>
      <w:r>
        <w:t>UP</w:t>
      </w:r>
      <w:r w:rsidR="00A62D80">
        <w:t xml:space="preserve"> </w:t>
      </w:r>
      <w:r>
        <w:t>Security enforcement configuration for TSC service</w:t>
      </w:r>
      <w:bookmarkEnd w:id="138"/>
    </w:p>
    <w:p w14:paraId="20298A6A" w14:textId="77777777" w:rsidR="00C14EAE" w:rsidRDefault="00C14EAE" w:rsidP="00C14EAE">
      <w:pPr>
        <w:rPr>
          <w:lang w:eastAsia="zh-CN"/>
        </w:rPr>
      </w:pPr>
      <w:r>
        <w:rPr>
          <w:i/>
        </w:rPr>
        <w:t>Requirement Name</w:t>
      </w:r>
      <w:r>
        <w:t>: UP security enforcement configuration</w:t>
      </w:r>
    </w:p>
    <w:p w14:paraId="74AFD5A7" w14:textId="77777777" w:rsidR="00C14EAE" w:rsidRDefault="00C14EAE" w:rsidP="00C14EAE">
      <w:r>
        <w:rPr>
          <w:i/>
        </w:rPr>
        <w:t xml:space="preserve">Requirement Reference: </w:t>
      </w:r>
      <w:r>
        <w:t>TS 33.501 [2], clause L.3, TS 23.501 [5], clause 5.10.3.</w:t>
      </w:r>
    </w:p>
    <w:p w14:paraId="18A45D02" w14:textId="77777777" w:rsidR="00C14EAE" w:rsidRDefault="00C14EAE" w:rsidP="00C14EAE">
      <w:r>
        <w:rPr>
          <w:i/>
        </w:rPr>
        <w:t>Requirement Description</w:t>
      </w:r>
      <w:r>
        <w:t xml:space="preserve">: </w:t>
      </w:r>
    </w:p>
    <w:p w14:paraId="7490DA95" w14:textId="77777777" w:rsidR="00C14EAE" w:rsidRDefault="00C14EAE" w:rsidP="00C14EAE">
      <w:r>
        <w:t xml:space="preserve">"After the 5GS TSC-enabled UE is authenticated and data connection is set up, any data received from a TSC bridge or another 5GS TSC-enabled UE shall be transported between DS-TT (in the UE) and NW-TT (in the UPF) in a protected way using the mechanisms for UP security as described in clause 6.6. </w:t>
      </w:r>
    </w:p>
    <w:p w14:paraId="741E838E" w14:textId="77777777" w:rsidR="00C14EAE" w:rsidRDefault="00C14EAE" w:rsidP="00C14EAE">
      <w:r>
        <w:t>The UP security enforcement information shall be set to "required" for data transferred from gNB to a 5GS TSC-enabled UE. This is also applicable to the gPTP messages sent in the user plane."</w:t>
      </w:r>
    </w:p>
    <w:p w14:paraId="51A9E17C" w14:textId="77777777" w:rsidR="00C14EAE" w:rsidRDefault="00C14EAE" w:rsidP="00C14EAE">
      <w:r>
        <w:rPr>
          <w:lang w:eastAsia="zh-CN"/>
        </w:rPr>
        <w:t xml:space="preserve">as specified in </w:t>
      </w:r>
      <w:r>
        <w:t>TS 33.501 [2], clause L.3.</w:t>
      </w:r>
    </w:p>
    <w:p w14:paraId="7D3C3878" w14:textId="77777777" w:rsidR="00C14EAE" w:rsidRDefault="00C14EAE" w:rsidP="00C14EAE">
      <w:r>
        <w:t>"The SMF determines at PDU session establishment a User Plane Security Enforcement information for the user plane of a PDU session based on:</w:t>
      </w:r>
    </w:p>
    <w:p w14:paraId="0A4F5F6A" w14:textId="77777777" w:rsidR="00C14EAE" w:rsidRDefault="00C14EAE" w:rsidP="00C14EAE">
      <w:pPr>
        <w:pStyle w:val="B10"/>
      </w:pPr>
      <w:r>
        <w:t>-</w:t>
      </w:r>
      <w:r>
        <w:tab/>
        <w:t>subscribed User Plane Security Policy which is part of SM subscription information received from UDM; and</w:t>
      </w:r>
    </w:p>
    <w:p w14:paraId="220C16E3" w14:textId="77777777" w:rsidR="00C14EAE" w:rsidRDefault="00C14EAE" w:rsidP="00C14EAE">
      <w:pPr>
        <w:pStyle w:val="B10"/>
      </w:pPr>
      <w:r>
        <w:t>-</w:t>
      </w:r>
      <w:r>
        <w:tab/>
        <w:t>User Plane Security Policy locally configured per (DNN, S-NSSAI) in the SMF that is used when the UDM does not provide User Plane Security Policy information.</w:t>
      </w:r>
    </w:p>
    <w:p w14:paraId="44D6D0D7" w14:textId="77777777" w:rsidR="00C14EAE" w:rsidRDefault="00C14EAE" w:rsidP="00C14EAE">
      <w:pPr>
        <w:pStyle w:val="B10"/>
      </w:pPr>
      <w:r>
        <w:t>-</w:t>
      </w:r>
      <w:r>
        <w:tab/>
        <w:t>The maximum supported data rate per UE for integrity protection for the DRBs, provided by the UE in the Integrity protection maximum data rate IE during PDU Session Establishment. The UE supporting NR as primary RAT, i.e. NG-RAN access via Standalone NR, shall set the Integrity protection maximum data rate IE for Uplink and Downlink to full rate at PDU Session Establishment as defined in TS 24.501 [47]."</w:t>
      </w:r>
    </w:p>
    <w:p w14:paraId="0016A1CD" w14:textId="77777777" w:rsidR="00C14EAE" w:rsidRDefault="00C14EAE" w:rsidP="00C14EAE">
      <w:r>
        <w:rPr>
          <w:lang w:eastAsia="zh-CN"/>
        </w:rPr>
        <w:t xml:space="preserve">as specified in </w:t>
      </w:r>
      <w:r>
        <w:t>TS 23.501 [5], clause 5.10.3.</w:t>
      </w:r>
    </w:p>
    <w:p w14:paraId="7F49D2D7" w14:textId="77777777" w:rsidR="00C14EAE" w:rsidRDefault="00C14EAE" w:rsidP="00C14EAE">
      <w:r>
        <w:rPr>
          <w:i/>
        </w:rPr>
        <w:t>Threat References</w:t>
      </w:r>
      <w:r>
        <w:t>: TR 33.926 [4].</w:t>
      </w:r>
    </w:p>
    <w:p w14:paraId="4E2A8A1A" w14:textId="77777777" w:rsidR="00C14EAE" w:rsidRDefault="00C14EAE" w:rsidP="00C14EAE">
      <w:pPr>
        <w:pStyle w:val="NO"/>
        <w:rPr>
          <w:lang w:eastAsia="zh-CN"/>
        </w:rPr>
      </w:pPr>
      <w:r>
        <w:rPr>
          <w:lang w:eastAsia="zh-CN"/>
        </w:rPr>
        <w:t>NOTE:</w:t>
      </w:r>
      <w:r>
        <w:rPr>
          <w:lang w:eastAsia="zh-CN"/>
        </w:rPr>
        <w:tab/>
        <w:t xml:space="preserve">The test case below only applies to the UDMs which support the setting and providing of </w:t>
      </w:r>
      <w:r w:rsidRPr="00BC7015">
        <w:rPr>
          <w:lang w:eastAsia="zh-CN"/>
        </w:rPr>
        <w:t>User Plane Security Policy</w:t>
      </w:r>
      <w:r>
        <w:rPr>
          <w:lang w:eastAsia="zh-CN"/>
        </w:rPr>
        <w:t xml:space="preserve"> for dedicated TSC service. </w:t>
      </w:r>
    </w:p>
    <w:p w14:paraId="5100E2A2" w14:textId="77777777" w:rsidR="00A62D80" w:rsidRDefault="00C14EAE" w:rsidP="00A62D80">
      <w:r>
        <w:rPr>
          <w:i/>
        </w:rPr>
        <w:t>Test Case</w:t>
      </w:r>
      <w:r>
        <w:t>:</w:t>
      </w:r>
    </w:p>
    <w:p w14:paraId="2A033CDD" w14:textId="77777777" w:rsidR="00C14EAE" w:rsidRDefault="00A62D80" w:rsidP="00A62D80">
      <w:pPr>
        <w:rPr>
          <w:b/>
          <w:lang w:eastAsia="zh-CN"/>
        </w:rPr>
      </w:pPr>
      <w:r>
        <w:t>Test Name: TC_UP_SECURITY_ENFORCEMENT_CONFIGURATION</w:t>
      </w:r>
      <w:r w:rsidR="00C14EAE">
        <w:t xml:space="preserve"> </w:t>
      </w:r>
    </w:p>
    <w:p w14:paraId="5942C639" w14:textId="77777777" w:rsidR="00C14EAE" w:rsidRDefault="00C14EAE" w:rsidP="00C14EAE">
      <w:pPr>
        <w:rPr>
          <w:b/>
          <w:lang w:eastAsia="zh-CN"/>
        </w:rPr>
      </w:pPr>
      <w:r>
        <w:rPr>
          <w:b/>
          <w:lang w:eastAsia="zh-CN"/>
        </w:rPr>
        <w:t>Purpose:</w:t>
      </w:r>
    </w:p>
    <w:p w14:paraId="71BB4DAC" w14:textId="77777777" w:rsidR="00C14EAE" w:rsidRDefault="00C14EAE" w:rsidP="00C14EAE">
      <w:pPr>
        <w:rPr>
          <w:lang w:eastAsia="zh-CN"/>
        </w:rPr>
      </w:pPr>
      <w:r>
        <w:rPr>
          <w:lang w:eastAsia="zh-CN"/>
        </w:rPr>
        <w:t xml:space="preserve">Verify that </w:t>
      </w:r>
      <w:r>
        <w:t>UP security enforcement information is set to "required" for dedicated TSC service</w:t>
      </w:r>
      <w:r>
        <w:rPr>
          <w:lang w:eastAsia="zh-CN"/>
        </w:rPr>
        <w:t xml:space="preserve">. </w:t>
      </w:r>
    </w:p>
    <w:p w14:paraId="399FBEF0" w14:textId="77777777" w:rsidR="00C14EAE" w:rsidRDefault="00C14EAE" w:rsidP="00C14EAE">
      <w:pPr>
        <w:rPr>
          <w:b/>
          <w:lang w:eastAsia="zh-CN"/>
        </w:rPr>
      </w:pPr>
      <w:r>
        <w:rPr>
          <w:b/>
          <w:lang w:eastAsia="zh-CN"/>
        </w:rPr>
        <w:t>Pre-Conditions:</w:t>
      </w:r>
    </w:p>
    <w:p w14:paraId="406CD5FA" w14:textId="77777777" w:rsidR="00C14EAE" w:rsidRDefault="00C14EAE" w:rsidP="00C14EAE">
      <w:pPr>
        <w:rPr>
          <w:lang w:eastAsia="zh-CN"/>
        </w:rPr>
      </w:pPr>
      <w:r>
        <w:rPr>
          <w:lang w:eastAsia="zh-CN"/>
        </w:rPr>
        <w:t xml:space="preserve">Test environment with SMF. The SMF may be simulated. </w:t>
      </w:r>
    </w:p>
    <w:p w14:paraId="2A59BB07" w14:textId="77777777" w:rsidR="00C14EAE" w:rsidRDefault="00C14EAE" w:rsidP="00C14EAE">
      <w:pPr>
        <w:rPr>
          <w:lang w:eastAsia="zh-CN"/>
        </w:rPr>
      </w:pPr>
      <w:r>
        <w:rPr>
          <w:lang w:eastAsia="zh-CN"/>
        </w:rPr>
        <w:t>A dedicated DNN/S-NSSAI combination is defined to identify the TSC service.</w:t>
      </w:r>
    </w:p>
    <w:p w14:paraId="4F68C1E6" w14:textId="77777777" w:rsidR="00C14EAE" w:rsidRDefault="00C14EAE" w:rsidP="00C14EAE">
      <w:pPr>
        <w:rPr>
          <w:lang w:eastAsia="zh-CN"/>
        </w:rPr>
      </w:pPr>
      <w:r>
        <w:rPr>
          <w:lang w:eastAsia="zh-CN"/>
        </w:rPr>
        <w:t>The security policy is configured in the UDM.</w:t>
      </w:r>
    </w:p>
    <w:p w14:paraId="00E383E7" w14:textId="77777777" w:rsidR="00C14EAE" w:rsidRDefault="00C14EAE" w:rsidP="00C14EAE">
      <w:pPr>
        <w:rPr>
          <w:b/>
          <w:lang w:eastAsia="zh-CN"/>
        </w:rPr>
      </w:pPr>
      <w:r>
        <w:rPr>
          <w:b/>
          <w:lang w:eastAsia="zh-CN"/>
        </w:rPr>
        <w:t>Execution Steps</w:t>
      </w:r>
    </w:p>
    <w:p w14:paraId="3347E53F" w14:textId="77777777" w:rsidR="00C14EAE" w:rsidRDefault="00C14EAE" w:rsidP="001061F4">
      <w:pPr>
        <w:pStyle w:val="B10"/>
        <w:rPr>
          <w:lang w:eastAsia="zh-CN"/>
        </w:rPr>
      </w:pPr>
      <w:r>
        <w:rPr>
          <w:lang w:eastAsia="zh-CN"/>
        </w:rPr>
        <w:t>1.</w:t>
      </w:r>
      <w:r>
        <w:rPr>
          <w:lang w:eastAsia="zh-CN"/>
        </w:rPr>
        <w:tab/>
        <w:t xml:space="preserve">During the PDU session establishment procedure, the SMF sends </w:t>
      </w:r>
      <w:r>
        <w:t xml:space="preserve">a Nudm_SDM_Get Request message to the UDM under test with a </w:t>
      </w:r>
      <w:r>
        <w:rPr>
          <w:lang w:eastAsia="zh-CN"/>
        </w:rPr>
        <w:t>dedicated DNN/S-NSSAI combination.</w:t>
      </w:r>
    </w:p>
    <w:p w14:paraId="683281CB" w14:textId="77777777" w:rsidR="00C14EAE" w:rsidRDefault="00C14EAE" w:rsidP="001061F4">
      <w:pPr>
        <w:pStyle w:val="B10"/>
      </w:pPr>
      <w:r>
        <w:rPr>
          <w:lang w:eastAsia="zh-CN"/>
        </w:rPr>
        <w:t>2.</w:t>
      </w:r>
      <w:r>
        <w:rPr>
          <w:lang w:eastAsia="zh-CN"/>
        </w:rPr>
        <w:tab/>
        <w:t xml:space="preserve">The UDM under test sends the </w:t>
      </w:r>
      <w:r>
        <w:t>Nudm_SDM_Get Response back to the SMF with UP security enforcement information.</w:t>
      </w:r>
    </w:p>
    <w:p w14:paraId="1AB0B866" w14:textId="65AE1B49" w:rsidR="00677A0F" w:rsidRDefault="00677A0F" w:rsidP="001061F4">
      <w:pPr>
        <w:pStyle w:val="B10"/>
        <w:rPr>
          <w:lang w:eastAsia="zh-CN"/>
        </w:rPr>
      </w:pPr>
      <w:r w:rsidRPr="00677A0F">
        <w:rPr>
          <w:lang w:eastAsia="zh-CN"/>
        </w:rPr>
        <w:t>3.</w:t>
      </w:r>
      <w:r w:rsidRPr="00677A0F">
        <w:rPr>
          <w:lang w:eastAsia="zh-CN"/>
        </w:rPr>
        <w:tab/>
        <w:t>The tester checks the UP security enforcement information contained in the Nudm_SDM_Get Response message.</w:t>
      </w:r>
    </w:p>
    <w:p w14:paraId="74AA4144" w14:textId="77777777" w:rsidR="00C14EAE" w:rsidRDefault="00C14EAE" w:rsidP="00C14EAE">
      <w:pPr>
        <w:rPr>
          <w:b/>
          <w:lang w:eastAsia="zh-CN"/>
        </w:rPr>
      </w:pPr>
      <w:r>
        <w:rPr>
          <w:b/>
          <w:lang w:eastAsia="zh-CN"/>
        </w:rPr>
        <w:t>Expected Results:</w:t>
      </w:r>
    </w:p>
    <w:p w14:paraId="4296C13E" w14:textId="77777777" w:rsidR="00C14EAE" w:rsidRDefault="00C14EAE" w:rsidP="00C14EAE">
      <w:r>
        <w:t>The confidentiality and integrity protection requirements of the UP security enforcement information are set to "required".</w:t>
      </w:r>
    </w:p>
    <w:p w14:paraId="2C8044F6" w14:textId="77777777" w:rsidR="00C14EAE" w:rsidRDefault="00C14EAE" w:rsidP="00C14EAE">
      <w:pPr>
        <w:rPr>
          <w:rFonts w:cs="Arial"/>
          <w:b/>
          <w:color w:val="000000"/>
        </w:rPr>
      </w:pPr>
      <w:r>
        <w:rPr>
          <w:rFonts w:cs="Arial"/>
          <w:b/>
          <w:color w:val="000000"/>
        </w:rPr>
        <w:t>Expected format of evidence:</w:t>
      </w:r>
    </w:p>
    <w:p w14:paraId="4FE25840" w14:textId="77777777" w:rsidR="00C14EAE" w:rsidRDefault="00C14EAE" w:rsidP="00C14EAE">
      <w:r>
        <w:t>Save the logs and the communication flow in a .pcap file.</w:t>
      </w:r>
    </w:p>
    <w:p w14:paraId="396062A5" w14:textId="15479998" w:rsidR="00C14EAE" w:rsidRDefault="00C14EAE" w:rsidP="00C14EAE">
      <w:pPr>
        <w:pStyle w:val="Heading3"/>
      </w:pPr>
      <w:bookmarkStart w:id="139" w:name="_Toc225257009"/>
      <w:r>
        <w:t>4.2.8</w:t>
      </w:r>
      <w:r>
        <w:tab/>
        <w:t>User plane security procedures</w:t>
      </w:r>
      <w:r w:rsidR="00677A0F">
        <w:t xml:space="preserve"> </w:t>
      </w:r>
      <w:r w:rsidR="00677A0F" w:rsidRPr="00677A0F">
        <w:t>for 5G LAN service</w:t>
      </w:r>
      <w:bookmarkEnd w:id="139"/>
    </w:p>
    <w:p w14:paraId="41B53426" w14:textId="77777777" w:rsidR="00C14EAE" w:rsidRDefault="00C14EAE" w:rsidP="00C14EAE">
      <w:pPr>
        <w:pStyle w:val="Heading4"/>
      </w:pPr>
      <w:bookmarkStart w:id="140" w:name="_Toc225257010"/>
      <w:r>
        <w:t>4.2.8.1</w:t>
      </w:r>
      <w:r>
        <w:tab/>
        <w:t>UP security policy configuration for 5G LAN service</w:t>
      </w:r>
      <w:bookmarkEnd w:id="140"/>
    </w:p>
    <w:p w14:paraId="5F9E7855" w14:textId="77777777" w:rsidR="00C14EAE" w:rsidRDefault="00C14EAE" w:rsidP="00C14EAE">
      <w:pPr>
        <w:rPr>
          <w:lang w:eastAsia="zh-CN"/>
        </w:rPr>
      </w:pPr>
      <w:r>
        <w:rPr>
          <w:i/>
        </w:rPr>
        <w:t>Requirement Name</w:t>
      </w:r>
      <w:r>
        <w:t>: UP security enforcement configuration</w:t>
      </w:r>
    </w:p>
    <w:p w14:paraId="5D7B4F9C" w14:textId="77777777" w:rsidR="00C14EAE" w:rsidRDefault="00C14EAE" w:rsidP="00C14EAE">
      <w:r>
        <w:rPr>
          <w:i/>
        </w:rPr>
        <w:t xml:space="preserve">Requirement Reference: </w:t>
      </w:r>
      <w:r>
        <w:t>TS 33.501 [2], clause K.3, TS 23.501 [5], clause 5.10.3.</w:t>
      </w:r>
    </w:p>
    <w:p w14:paraId="5EAA01BD" w14:textId="77777777" w:rsidR="00C14EAE" w:rsidRDefault="00C14EAE" w:rsidP="00C14EAE">
      <w:r>
        <w:rPr>
          <w:i/>
        </w:rPr>
        <w:t>Requirement Description</w:t>
      </w:r>
      <w:r>
        <w:t xml:space="preserve">: "To reduce incremental complexity added by security, </w:t>
      </w:r>
      <w:r>
        <w:rPr>
          <w:lang w:val="en-US"/>
        </w:rPr>
        <w:t xml:space="preserve">all PDU sessions associated with a specific 5G LAN group should have the same UP security policy. </w:t>
      </w:r>
      <w:r>
        <w:t>When generating the policy enforcement information, and to avoid the redundant double protection, the SMF may consider information by a DN-AAA about DN protection mechanisms already applied."</w:t>
      </w:r>
    </w:p>
    <w:p w14:paraId="3B11A958" w14:textId="77777777" w:rsidR="00C14EAE" w:rsidRDefault="00C14EAE" w:rsidP="00C14EAE">
      <w:r>
        <w:rPr>
          <w:lang w:eastAsia="zh-CN"/>
        </w:rPr>
        <w:t xml:space="preserve">as specified in </w:t>
      </w:r>
      <w:r>
        <w:t>TS 33.501 [2], clause K.3.</w:t>
      </w:r>
    </w:p>
    <w:p w14:paraId="2F9A6E36" w14:textId="77777777" w:rsidR="00C14EAE" w:rsidRDefault="00C14EAE" w:rsidP="00C14EAE">
      <w:r>
        <w:t>"The SMF determines at PDU session establishment a User Plane Security Enforcement information for the user plane of a PDU session based on:</w:t>
      </w:r>
    </w:p>
    <w:p w14:paraId="5282CDE8" w14:textId="77777777" w:rsidR="00C14EAE" w:rsidRDefault="00C14EAE" w:rsidP="00C14EAE">
      <w:pPr>
        <w:pStyle w:val="B10"/>
      </w:pPr>
      <w:r>
        <w:t>-</w:t>
      </w:r>
      <w:r>
        <w:tab/>
        <w:t>subscribed User Plane Security Policy which is part of SM subscription information received from UDM; and</w:t>
      </w:r>
    </w:p>
    <w:p w14:paraId="7F221146" w14:textId="77777777" w:rsidR="00C14EAE" w:rsidRDefault="00C14EAE" w:rsidP="00C14EAE">
      <w:pPr>
        <w:pStyle w:val="B10"/>
      </w:pPr>
      <w:r>
        <w:t>-</w:t>
      </w:r>
      <w:r>
        <w:tab/>
        <w:t>User Plane Security Policy locally configured per (DNN, S-NSSAI) in the SMF that is used when the UDM does not provide User Plane Security Policy information.</w:t>
      </w:r>
    </w:p>
    <w:p w14:paraId="58FD9C05" w14:textId="77777777" w:rsidR="00C14EAE" w:rsidRDefault="00C14EAE" w:rsidP="00C14EAE">
      <w:pPr>
        <w:pStyle w:val="B10"/>
      </w:pPr>
      <w:r>
        <w:t>-</w:t>
      </w:r>
      <w:r>
        <w:tab/>
        <w:t>The maximum supported data rate per UE for integrity protection for the DRBs, provided by the UE in the Integrity protection maximum data rate IE during PDU Session Establishment. The UE supporting NR as primary RAT, i.e. NG-RAN access via Standalone NR, shall set the Integrity protection maximum data rate IE for Uplink and Downlink to full rate at PDU Session Establishment as defined in TS 24.501 [47]."</w:t>
      </w:r>
    </w:p>
    <w:p w14:paraId="145753BF" w14:textId="77777777" w:rsidR="00C14EAE" w:rsidRDefault="00C14EAE" w:rsidP="00C14EAE">
      <w:r>
        <w:rPr>
          <w:lang w:eastAsia="zh-CN"/>
        </w:rPr>
        <w:t xml:space="preserve">as specified in </w:t>
      </w:r>
      <w:r>
        <w:t>TS 23.501 [5], clause 5.10.3.</w:t>
      </w:r>
    </w:p>
    <w:p w14:paraId="75347763" w14:textId="77777777" w:rsidR="00C14EAE" w:rsidRDefault="00C14EAE" w:rsidP="00C14EAE">
      <w:r>
        <w:rPr>
          <w:i/>
        </w:rPr>
        <w:t>Threat References</w:t>
      </w:r>
      <w:r>
        <w:t>: TR 33.926 [4].</w:t>
      </w:r>
    </w:p>
    <w:p w14:paraId="78D50939" w14:textId="77777777" w:rsidR="00C14EAE" w:rsidRDefault="00C14EAE" w:rsidP="00C14EAE">
      <w:pPr>
        <w:pStyle w:val="NO"/>
        <w:rPr>
          <w:lang w:eastAsia="zh-CN"/>
        </w:rPr>
      </w:pPr>
      <w:r>
        <w:rPr>
          <w:lang w:eastAsia="zh-CN"/>
        </w:rPr>
        <w:t>NOTE 1:</w:t>
      </w:r>
      <w:r>
        <w:rPr>
          <w:lang w:eastAsia="zh-CN"/>
        </w:rPr>
        <w:tab/>
        <w:t xml:space="preserve">The test case below only applies to the UDMs which support the setting and providing of </w:t>
      </w:r>
      <w:r w:rsidRPr="00BC7015">
        <w:rPr>
          <w:lang w:eastAsia="zh-CN"/>
        </w:rPr>
        <w:t>User Plane Security Policy</w:t>
      </w:r>
      <w:r>
        <w:rPr>
          <w:lang w:eastAsia="zh-CN"/>
        </w:rPr>
        <w:t xml:space="preserve"> for 5G LAN service. </w:t>
      </w:r>
    </w:p>
    <w:p w14:paraId="1FCFBE14" w14:textId="77777777" w:rsidR="00A62D80" w:rsidRDefault="00C14EAE" w:rsidP="00A62D80">
      <w:r>
        <w:rPr>
          <w:i/>
        </w:rPr>
        <w:t>Test Case</w:t>
      </w:r>
      <w:r>
        <w:t xml:space="preserve">: </w:t>
      </w:r>
    </w:p>
    <w:p w14:paraId="7FBBCE2B" w14:textId="77777777" w:rsidR="00C14EAE" w:rsidRDefault="00A62D80" w:rsidP="00A62D80">
      <w:pPr>
        <w:rPr>
          <w:b/>
          <w:lang w:eastAsia="zh-CN"/>
        </w:rPr>
      </w:pPr>
      <w:r>
        <w:t>Test Name: TC_UP_SECURITY_ENFORCEMENT_CONFIGURATION_FOR_5G_LAN</w:t>
      </w:r>
    </w:p>
    <w:p w14:paraId="62E13DB5" w14:textId="77777777" w:rsidR="00C14EAE" w:rsidRDefault="00C14EAE" w:rsidP="00C14EAE">
      <w:pPr>
        <w:rPr>
          <w:b/>
          <w:lang w:eastAsia="zh-CN"/>
        </w:rPr>
      </w:pPr>
      <w:r>
        <w:rPr>
          <w:b/>
          <w:lang w:eastAsia="zh-CN"/>
        </w:rPr>
        <w:t>Purpose:</w:t>
      </w:r>
    </w:p>
    <w:p w14:paraId="76092CC8" w14:textId="74A8AAEA" w:rsidR="00C14EAE" w:rsidRDefault="00C14EAE" w:rsidP="00C14EAE">
      <w:pPr>
        <w:rPr>
          <w:lang w:eastAsia="zh-CN"/>
        </w:rPr>
      </w:pPr>
      <w:r>
        <w:rPr>
          <w:lang w:eastAsia="zh-CN"/>
        </w:rPr>
        <w:t>Verify that</w:t>
      </w:r>
      <w:r w:rsidR="00145F2C" w:rsidRPr="00145F2C">
        <w:rPr>
          <w:lang w:eastAsia="zh-CN"/>
        </w:rPr>
        <w:t xml:space="preserve"> the</w:t>
      </w:r>
      <w:r>
        <w:rPr>
          <w:lang w:eastAsia="zh-CN"/>
        </w:rPr>
        <w:t xml:space="preserve"> </w:t>
      </w:r>
      <w:r>
        <w:t xml:space="preserve">UP security policy is </w:t>
      </w:r>
      <w:r w:rsidR="00145F2C" w:rsidRPr="00145F2C">
        <w:t xml:space="preserve">the same for PDU sessions associated with </w:t>
      </w:r>
      <w:r>
        <w:t xml:space="preserve">the same 5G LAN </w:t>
      </w:r>
      <w:r w:rsidR="00145F2C" w:rsidRPr="00145F2C">
        <w:t>group</w:t>
      </w:r>
      <w:r>
        <w:t>.</w:t>
      </w:r>
      <w:r>
        <w:rPr>
          <w:lang w:eastAsia="zh-CN"/>
        </w:rPr>
        <w:t xml:space="preserve"> </w:t>
      </w:r>
    </w:p>
    <w:p w14:paraId="5907E14D" w14:textId="77777777" w:rsidR="00C14EAE" w:rsidRDefault="00C14EAE" w:rsidP="00C14EAE">
      <w:pPr>
        <w:rPr>
          <w:b/>
          <w:lang w:eastAsia="zh-CN"/>
        </w:rPr>
      </w:pPr>
      <w:r>
        <w:rPr>
          <w:b/>
          <w:lang w:eastAsia="zh-CN"/>
        </w:rPr>
        <w:t>Pre-Conditions:</w:t>
      </w:r>
    </w:p>
    <w:p w14:paraId="1E5B2F80" w14:textId="77777777" w:rsidR="00C14EAE" w:rsidRDefault="00C14EAE" w:rsidP="00C14EAE">
      <w:pPr>
        <w:rPr>
          <w:lang w:eastAsia="zh-CN"/>
        </w:rPr>
      </w:pPr>
      <w:r>
        <w:rPr>
          <w:lang w:eastAsia="zh-CN"/>
        </w:rPr>
        <w:t xml:space="preserve">Test environment with SMF. The SMF may be simulated. </w:t>
      </w:r>
    </w:p>
    <w:p w14:paraId="2B3A03E3" w14:textId="77777777" w:rsidR="00C14EAE" w:rsidRDefault="00C14EAE" w:rsidP="00C14EAE">
      <w:pPr>
        <w:rPr>
          <w:lang w:eastAsia="zh-CN"/>
        </w:rPr>
      </w:pPr>
      <w:r>
        <w:rPr>
          <w:lang w:eastAsia="zh-CN"/>
        </w:rPr>
        <w:t>A dedicated DNN/S-NSSAI combination is defined to identify the 5G LAN service.</w:t>
      </w:r>
    </w:p>
    <w:p w14:paraId="6E6C6E5E" w14:textId="77777777" w:rsidR="00145F2C" w:rsidRDefault="00C14EAE" w:rsidP="00145F2C">
      <w:pPr>
        <w:rPr>
          <w:lang w:eastAsia="zh-CN"/>
        </w:rPr>
      </w:pPr>
      <w:r>
        <w:rPr>
          <w:lang w:eastAsia="zh-CN"/>
        </w:rPr>
        <w:t>The security policy of the 5G LAN service is configured in the UDM.</w:t>
      </w:r>
    </w:p>
    <w:p w14:paraId="6BB3F2C1" w14:textId="50D2EF47" w:rsidR="00C14EAE" w:rsidRDefault="00145F2C" w:rsidP="00145F2C">
      <w:pPr>
        <w:rPr>
          <w:lang w:eastAsia="zh-CN"/>
        </w:rPr>
      </w:pPr>
      <w:r>
        <w:rPr>
          <w:lang w:eastAsia="zh-CN"/>
        </w:rPr>
        <w:t>SUPI1 and SUPI2 belong to UEs associated with the same 5G LAN group.</w:t>
      </w:r>
    </w:p>
    <w:p w14:paraId="7174C767" w14:textId="77777777" w:rsidR="00C14EAE" w:rsidRDefault="00C14EAE" w:rsidP="00C14EAE">
      <w:pPr>
        <w:rPr>
          <w:b/>
          <w:lang w:eastAsia="zh-CN"/>
        </w:rPr>
      </w:pPr>
      <w:r>
        <w:rPr>
          <w:b/>
          <w:lang w:eastAsia="zh-CN"/>
        </w:rPr>
        <w:t>Execution Steps</w:t>
      </w:r>
    </w:p>
    <w:p w14:paraId="2812ACD6" w14:textId="24889B50" w:rsidR="00C14EAE" w:rsidRDefault="00C14EAE" w:rsidP="001061F4">
      <w:pPr>
        <w:pStyle w:val="B10"/>
        <w:rPr>
          <w:lang w:eastAsia="zh-CN"/>
        </w:rPr>
      </w:pPr>
      <w:r>
        <w:rPr>
          <w:lang w:eastAsia="zh-CN"/>
        </w:rPr>
        <w:t>1.</w:t>
      </w:r>
      <w:r>
        <w:rPr>
          <w:lang w:eastAsia="zh-CN"/>
        </w:rPr>
        <w:tab/>
        <w:t xml:space="preserve">During the PDU session establishment procedure initiated by the UE1, the SMF1 sends </w:t>
      </w:r>
      <w:r>
        <w:t xml:space="preserve">a Nudm_SDM_Get Request message to the UDM under test with </w:t>
      </w:r>
      <w:r w:rsidR="00677A0F">
        <w:t xml:space="preserve">the </w:t>
      </w:r>
      <w:r>
        <w:rPr>
          <w:lang w:eastAsia="zh-CN"/>
        </w:rPr>
        <w:t>dedicated DNN/S-NSSAI combination</w:t>
      </w:r>
      <w:r w:rsidR="00677A0F">
        <w:rPr>
          <w:lang w:eastAsia="zh-CN"/>
        </w:rPr>
        <w:t xml:space="preserve"> </w:t>
      </w:r>
      <w:r w:rsidR="00677A0F" w:rsidRPr="00677A0F">
        <w:rPr>
          <w:lang w:val="en-US" w:eastAsia="zh-CN"/>
        </w:rPr>
        <w:t xml:space="preserve">defined </w:t>
      </w:r>
      <w:r w:rsidR="00677A0F" w:rsidRPr="00677A0F">
        <w:rPr>
          <w:lang w:val="de-DE" w:eastAsia="zh-CN"/>
        </w:rPr>
        <w:t>to identify the 5G LAN service</w:t>
      </w:r>
      <w:r>
        <w:rPr>
          <w:lang w:eastAsia="zh-CN"/>
        </w:rPr>
        <w:t>, and SUPI1.</w:t>
      </w:r>
    </w:p>
    <w:p w14:paraId="6F7D4F4D" w14:textId="77777777" w:rsidR="00C14EAE" w:rsidRDefault="00C14EAE" w:rsidP="001061F4">
      <w:pPr>
        <w:pStyle w:val="B10"/>
      </w:pPr>
      <w:r>
        <w:rPr>
          <w:lang w:eastAsia="zh-CN"/>
        </w:rPr>
        <w:t>2.</w:t>
      </w:r>
      <w:r>
        <w:rPr>
          <w:lang w:eastAsia="zh-CN"/>
        </w:rPr>
        <w:tab/>
        <w:t xml:space="preserve">The UDM under test sends the </w:t>
      </w:r>
      <w:r>
        <w:t>Nudm_SDM_Get Response back to the SMF1 with UP security policy1.</w:t>
      </w:r>
    </w:p>
    <w:p w14:paraId="35583AB4" w14:textId="27BB20F5" w:rsidR="00C14EAE" w:rsidRDefault="00C14EAE" w:rsidP="001061F4">
      <w:pPr>
        <w:pStyle w:val="B10"/>
        <w:rPr>
          <w:lang w:eastAsia="zh-CN"/>
        </w:rPr>
      </w:pPr>
      <w:r>
        <w:rPr>
          <w:lang w:eastAsia="zh-CN"/>
        </w:rPr>
        <w:t>3.</w:t>
      </w:r>
      <w:r>
        <w:rPr>
          <w:lang w:eastAsia="zh-CN"/>
        </w:rPr>
        <w:tab/>
        <w:t xml:space="preserve">During the PDU session establishment procedure initiated by the UE2, the SMF2 sends </w:t>
      </w:r>
      <w:r>
        <w:t xml:space="preserve">a Nudm_SDM_Get Request message to the UDM under test with </w:t>
      </w:r>
      <w:r w:rsidR="00677A0F">
        <w:t xml:space="preserve">the </w:t>
      </w:r>
      <w:r>
        <w:rPr>
          <w:lang w:eastAsia="zh-CN"/>
        </w:rPr>
        <w:t xml:space="preserve">dedicated DNN/S-NSSAI combination, </w:t>
      </w:r>
      <w:r w:rsidR="00677A0F" w:rsidRPr="00677A0F">
        <w:rPr>
          <w:lang w:val="en-US" w:eastAsia="zh-CN"/>
        </w:rPr>
        <w:t xml:space="preserve">defined </w:t>
      </w:r>
      <w:r w:rsidR="00677A0F" w:rsidRPr="00677A0F">
        <w:rPr>
          <w:lang w:val="de-DE" w:eastAsia="zh-CN"/>
        </w:rPr>
        <w:t>to identify the 5G LAN service</w:t>
      </w:r>
      <w:r w:rsidR="00677A0F">
        <w:rPr>
          <w:lang w:val="de-DE" w:eastAsia="zh-CN"/>
        </w:rPr>
        <w:t xml:space="preserve"> </w:t>
      </w:r>
      <w:r>
        <w:rPr>
          <w:lang w:eastAsia="zh-CN"/>
        </w:rPr>
        <w:t>and SUPI2.</w:t>
      </w:r>
    </w:p>
    <w:p w14:paraId="14D0DD71" w14:textId="77777777" w:rsidR="00C14EAE" w:rsidRDefault="00C14EAE" w:rsidP="001061F4">
      <w:pPr>
        <w:pStyle w:val="B10"/>
      </w:pPr>
      <w:r>
        <w:rPr>
          <w:lang w:eastAsia="zh-CN"/>
        </w:rPr>
        <w:t>4.</w:t>
      </w:r>
      <w:r>
        <w:rPr>
          <w:lang w:eastAsia="zh-CN"/>
        </w:rPr>
        <w:tab/>
        <w:t xml:space="preserve">The UDM under test sends the </w:t>
      </w:r>
      <w:r>
        <w:t>Nudm_SDM_Get Response back to the SMF2 with UP security policy2.</w:t>
      </w:r>
    </w:p>
    <w:p w14:paraId="2B7B1267" w14:textId="68C97E92" w:rsidR="00EB2DF5" w:rsidRDefault="00EB2DF5" w:rsidP="001061F4">
      <w:pPr>
        <w:pStyle w:val="B10"/>
      </w:pPr>
      <w:r w:rsidRPr="00EB2DF5">
        <w:t>5.</w:t>
      </w:r>
      <w:r w:rsidRPr="00EB2DF5">
        <w:tab/>
        <w:t>The tester compares the UP security policies contained in the Nudm_SDM_Get Response messages in step 2 and step 4.</w:t>
      </w:r>
    </w:p>
    <w:p w14:paraId="2BCBE78F" w14:textId="77777777" w:rsidR="00C14EAE" w:rsidRDefault="00C14EAE" w:rsidP="00C14EAE">
      <w:pPr>
        <w:pStyle w:val="NO"/>
      </w:pPr>
      <w:r>
        <w:rPr>
          <w:lang w:eastAsia="zh-CN"/>
        </w:rPr>
        <w:t>NOTE 2</w:t>
      </w:r>
      <w:r>
        <w:t>:</w:t>
      </w:r>
      <w:r>
        <w:tab/>
        <w:t xml:space="preserve">SMF1 and SMF2 could be the </w:t>
      </w:r>
      <w:r w:rsidRPr="001D7302">
        <w:t>same</w:t>
      </w:r>
      <w:r>
        <w:t xml:space="preserve"> network function.</w:t>
      </w:r>
    </w:p>
    <w:p w14:paraId="487F1292" w14:textId="77777777" w:rsidR="00C14EAE" w:rsidRDefault="00C14EAE" w:rsidP="00C14EAE">
      <w:pPr>
        <w:rPr>
          <w:b/>
          <w:lang w:eastAsia="zh-CN"/>
        </w:rPr>
      </w:pPr>
      <w:r>
        <w:rPr>
          <w:b/>
          <w:lang w:eastAsia="zh-CN"/>
        </w:rPr>
        <w:t>Expected Results:</w:t>
      </w:r>
    </w:p>
    <w:p w14:paraId="4DF838AA" w14:textId="50EC2920" w:rsidR="00C14EAE" w:rsidRDefault="00C14EAE" w:rsidP="00C14EAE">
      <w:r>
        <w:t xml:space="preserve">The confidentiality and integrity protection requirements of the UP security </w:t>
      </w:r>
      <w:r w:rsidR="00EB2DF5" w:rsidRPr="00EB2DF5">
        <w:t>policies received in step 2 and step 4</w:t>
      </w:r>
      <w:r>
        <w:t xml:space="preserve"> are the same.</w:t>
      </w:r>
    </w:p>
    <w:p w14:paraId="46A2B27D" w14:textId="77777777" w:rsidR="00C14EAE" w:rsidRDefault="00C14EAE" w:rsidP="00C14EAE">
      <w:pPr>
        <w:rPr>
          <w:rFonts w:cs="Arial"/>
          <w:b/>
          <w:color w:val="000000"/>
        </w:rPr>
      </w:pPr>
      <w:r>
        <w:rPr>
          <w:rFonts w:cs="Arial"/>
          <w:b/>
          <w:color w:val="000000"/>
        </w:rPr>
        <w:t>Expected format of evidence:</w:t>
      </w:r>
    </w:p>
    <w:p w14:paraId="6AA6525B" w14:textId="77777777" w:rsidR="00C14EAE" w:rsidRDefault="00C14EAE" w:rsidP="00C14EAE">
      <w:r>
        <w:t>Save the logs and the communication flow in a .pcap file.</w:t>
      </w:r>
    </w:p>
    <w:p w14:paraId="09B24AF3" w14:textId="77777777" w:rsidR="00C14EAE" w:rsidRPr="007B58A1" w:rsidRDefault="00C14EAE" w:rsidP="0055255F">
      <w:pPr>
        <w:rPr>
          <w:lang w:eastAsia="zh-CN"/>
        </w:rPr>
      </w:pPr>
    </w:p>
    <w:p w14:paraId="17F1F03F" w14:textId="77777777" w:rsidR="00660288" w:rsidRPr="007B58A1" w:rsidRDefault="00660288" w:rsidP="00D837A9">
      <w:pPr>
        <w:pStyle w:val="Heading2"/>
        <w:keepNext w:val="0"/>
        <w:keepLines w:val="0"/>
        <w:suppressLineNumbers/>
        <w:suppressAutoHyphens/>
      </w:pPr>
      <w:bookmarkStart w:id="141" w:name="_Toc22022993"/>
      <w:bookmarkStart w:id="142" w:name="_Toc22565495"/>
      <w:bookmarkStart w:id="143" w:name="_Toc26877926"/>
      <w:bookmarkStart w:id="144" w:name="_Toc225257011"/>
      <w:r w:rsidRPr="007B58A1">
        <w:t>4.3</w:t>
      </w:r>
      <w:r w:rsidRPr="007B58A1">
        <w:tab/>
      </w:r>
      <w:r w:rsidRPr="007B58A1">
        <w:rPr>
          <w:lang w:eastAsia="zh-CN"/>
        </w:rPr>
        <w:t>UDM</w:t>
      </w:r>
      <w:r w:rsidRPr="007B58A1">
        <w:t>-specific adaptations of hardening requirements and related test cases</w:t>
      </w:r>
      <w:bookmarkEnd w:id="141"/>
      <w:bookmarkEnd w:id="142"/>
      <w:bookmarkEnd w:id="143"/>
      <w:bookmarkEnd w:id="144"/>
    </w:p>
    <w:p w14:paraId="379A5B8E" w14:textId="77777777" w:rsidR="00660288" w:rsidRPr="007B58A1" w:rsidRDefault="00660288" w:rsidP="00660288">
      <w:pPr>
        <w:pStyle w:val="Heading3"/>
      </w:pPr>
      <w:bookmarkStart w:id="145" w:name="_Toc22022994"/>
      <w:bookmarkStart w:id="146" w:name="_Toc22565496"/>
      <w:bookmarkStart w:id="147" w:name="_Toc26877927"/>
      <w:bookmarkStart w:id="148" w:name="_Toc225257012"/>
      <w:r w:rsidRPr="007B58A1">
        <w:t>4.3.1</w:t>
      </w:r>
      <w:r w:rsidRPr="007B58A1">
        <w:tab/>
        <w:t>Introduction</w:t>
      </w:r>
      <w:bookmarkEnd w:id="145"/>
      <w:bookmarkEnd w:id="146"/>
      <w:bookmarkEnd w:id="147"/>
      <w:bookmarkEnd w:id="148"/>
    </w:p>
    <w:p w14:paraId="37B7390B" w14:textId="77777777" w:rsidR="00660288" w:rsidRPr="007B58A1" w:rsidRDefault="00660288" w:rsidP="00660288">
      <w:r w:rsidRPr="007B58A1">
        <w:rPr>
          <w:lang w:eastAsia="zh-CN"/>
        </w:rPr>
        <w:t xml:space="preserve">The present clause contains </w:t>
      </w:r>
      <w:r w:rsidR="00362C5E" w:rsidRPr="007B58A1">
        <w:rPr>
          <w:lang w:eastAsia="zh-CN"/>
        </w:rPr>
        <w:t>UDM</w:t>
      </w:r>
      <w:r w:rsidRPr="007B58A1">
        <w:t xml:space="preserve">-specific </w:t>
      </w:r>
      <w:r w:rsidRPr="007B58A1">
        <w:rPr>
          <w:rFonts w:hint="eastAsia"/>
          <w:lang w:eastAsia="zh-CN"/>
        </w:rPr>
        <w:t xml:space="preserve">adaptations of </w:t>
      </w:r>
      <w:r w:rsidRPr="007B58A1">
        <w:rPr>
          <w:lang w:eastAsia="zh-CN"/>
        </w:rPr>
        <w:t xml:space="preserve">hardening </w:t>
      </w:r>
      <w:r w:rsidRPr="007B58A1">
        <w:t>requirements</w:t>
      </w:r>
      <w:r w:rsidRPr="007B58A1">
        <w:rPr>
          <w:rFonts w:hint="eastAsia"/>
          <w:lang w:eastAsia="zh-CN"/>
        </w:rPr>
        <w:t xml:space="preserve"> and related test cases</w:t>
      </w:r>
      <w:r w:rsidRPr="007B58A1">
        <w:rPr>
          <w:lang w:eastAsia="zh-CN"/>
        </w:rPr>
        <w:t>.</w:t>
      </w:r>
    </w:p>
    <w:p w14:paraId="0B142867" w14:textId="77777777" w:rsidR="00660288" w:rsidRPr="007B58A1" w:rsidRDefault="00660288" w:rsidP="00660288">
      <w:pPr>
        <w:pStyle w:val="Heading3"/>
      </w:pPr>
      <w:bookmarkStart w:id="149" w:name="_Toc22022995"/>
      <w:bookmarkStart w:id="150" w:name="_Toc22565497"/>
      <w:bookmarkStart w:id="151" w:name="_Toc26877928"/>
      <w:bookmarkStart w:id="152" w:name="_Toc225257013"/>
      <w:r w:rsidRPr="007B58A1">
        <w:t>4.3.2</w:t>
      </w:r>
      <w:r w:rsidRPr="007B58A1">
        <w:tab/>
        <w:t xml:space="preserve">Technical </w:t>
      </w:r>
      <w:bookmarkEnd w:id="149"/>
      <w:bookmarkEnd w:id="150"/>
      <w:r w:rsidR="00150714">
        <w:t>b</w:t>
      </w:r>
      <w:r w:rsidR="00150714" w:rsidRPr="007B58A1">
        <w:t>aseline</w:t>
      </w:r>
      <w:bookmarkEnd w:id="151"/>
      <w:bookmarkEnd w:id="152"/>
    </w:p>
    <w:p w14:paraId="1F5E9CE2" w14:textId="77777777" w:rsidR="00660288" w:rsidRPr="007B58A1" w:rsidRDefault="00660288" w:rsidP="00660288">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color w:val="000000"/>
          <w:lang w:eastAsia="zh-CN"/>
        </w:rPr>
        <w:t>3.2</w:t>
      </w:r>
      <w:r w:rsidRPr="007B58A1">
        <w:rPr>
          <w:color w:val="000000"/>
        </w:rPr>
        <w:t xml:space="preserve"> of TS 33.117 [</w:t>
      </w:r>
      <w:r w:rsidR="00957D0C" w:rsidRPr="007B58A1">
        <w:rPr>
          <w:color w:val="000000"/>
        </w:rPr>
        <w:t>3</w:t>
      </w:r>
      <w:r w:rsidRPr="007B58A1">
        <w:rPr>
          <w:color w:val="000000"/>
        </w:rPr>
        <w:t>].</w:t>
      </w:r>
    </w:p>
    <w:p w14:paraId="0BB55D0D" w14:textId="77777777" w:rsidR="00660288" w:rsidRPr="007B58A1" w:rsidRDefault="00660288" w:rsidP="00660288">
      <w:pPr>
        <w:pStyle w:val="Heading3"/>
      </w:pPr>
      <w:bookmarkStart w:id="153" w:name="_Toc22022996"/>
      <w:bookmarkStart w:id="154" w:name="_Toc22565498"/>
      <w:bookmarkStart w:id="155" w:name="_Toc26877929"/>
      <w:bookmarkStart w:id="156" w:name="_Toc225257014"/>
      <w:r w:rsidRPr="007B58A1">
        <w:t>4.3.3</w:t>
      </w:r>
      <w:r w:rsidRPr="007B58A1">
        <w:tab/>
        <w:t xml:space="preserve">Operating </w:t>
      </w:r>
      <w:bookmarkEnd w:id="153"/>
      <w:bookmarkEnd w:id="154"/>
      <w:r w:rsidR="00150714">
        <w:t>s</w:t>
      </w:r>
      <w:r w:rsidR="00150714" w:rsidRPr="007B58A1">
        <w:t>ystems</w:t>
      </w:r>
      <w:bookmarkEnd w:id="155"/>
      <w:bookmarkEnd w:id="156"/>
    </w:p>
    <w:p w14:paraId="47BF721F" w14:textId="77777777" w:rsidR="00660288" w:rsidRPr="007B58A1" w:rsidRDefault="00660288" w:rsidP="00660288">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color w:val="000000"/>
          <w:lang w:eastAsia="zh-CN"/>
        </w:rPr>
        <w:t>3.3</w:t>
      </w:r>
      <w:r w:rsidRPr="007B58A1">
        <w:rPr>
          <w:color w:val="000000"/>
        </w:rPr>
        <w:t xml:space="preserve"> of TS 33.117 [</w:t>
      </w:r>
      <w:r w:rsidR="00957D0C" w:rsidRPr="007B58A1">
        <w:rPr>
          <w:color w:val="000000"/>
        </w:rPr>
        <w:t>3</w:t>
      </w:r>
      <w:r w:rsidRPr="007B58A1">
        <w:rPr>
          <w:color w:val="000000"/>
        </w:rPr>
        <w:t>].</w:t>
      </w:r>
    </w:p>
    <w:p w14:paraId="1689E429" w14:textId="77777777" w:rsidR="00660288" w:rsidRPr="007B58A1" w:rsidRDefault="00660288" w:rsidP="00660288">
      <w:pPr>
        <w:pStyle w:val="Heading3"/>
      </w:pPr>
      <w:bookmarkStart w:id="157" w:name="_Toc22022997"/>
      <w:bookmarkStart w:id="158" w:name="_Toc22565499"/>
      <w:bookmarkStart w:id="159" w:name="_Toc26877930"/>
      <w:bookmarkStart w:id="160" w:name="_Toc225257015"/>
      <w:r w:rsidRPr="007B58A1">
        <w:t>4.3.4</w:t>
      </w:r>
      <w:r w:rsidRPr="007B58A1">
        <w:tab/>
        <w:t xml:space="preserve">Web </w:t>
      </w:r>
      <w:bookmarkEnd w:id="157"/>
      <w:bookmarkEnd w:id="158"/>
      <w:r w:rsidR="00150714">
        <w:t>s</w:t>
      </w:r>
      <w:r w:rsidR="00150714" w:rsidRPr="007B58A1">
        <w:t>ervers</w:t>
      </w:r>
      <w:bookmarkEnd w:id="159"/>
      <w:bookmarkEnd w:id="160"/>
    </w:p>
    <w:p w14:paraId="4302A4A7" w14:textId="77777777" w:rsidR="00660288" w:rsidRPr="007B58A1" w:rsidRDefault="00660288" w:rsidP="00660288">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color w:val="000000"/>
          <w:lang w:eastAsia="zh-CN"/>
        </w:rPr>
        <w:t>3.4</w:t>
      </w:r>
      <w:r w:rsidRPr="007B58A1">
        <w:rPr>
          <w:color w:val="000000"/>
        </w:rPr>
        <w:t xml:space="preserve"> of TS 33.117 [</w:t>
      </w:r>
      <w:r w:rsidR="00957D0C" w:rsidRPr="007B58A1">
        <w:rPr>
          <w:color w:val="000000"/>
        </w:rPr>
        <w:t>3</w:t>
      </w:r>
      <w:r w:rsidRPr="007B58A1">
        <w:rPr>
          <w:color w:val="000000"/>
        </w:rPr>
        <w:t>].</w:t>
      </w:r>
    </w:p>
    <w:p w14:paraId="57737781" w14:textId="77777777" w:rsidR="00660288" w:rsidRPr="007B58A1" w:rsidRDefault="00660288" w:rsidP="00660288">
      <w:pPr>
        <w:pStyle w:val="Heading3"/>
      </w:pPr>
      <w:bookmarkStart w:id="161" w:name="_Toc22022998"/>
      <w:bookmarkStart w:id="162" w:name="_Toc22565500"/>
      <w:bookmarkStart w:id="163" w:name="_Toc26877931"/>
      <w:bookmarkStart w:id="164" w:name="_Toc225257016"/>
      <w:r w:rsidRPr="007B58A1">
        <w:t>4.3.5</w:t>
      </w:r>
      <w:r w:rsidRPr="007B58A1">
        <w:tab/>
        <w:t xml:space="preserve">Network </w:t>
      </w:r>
      <w:bookmarkEnd w:id="161"/>
      <w:bookmarkEnd w:id="162"/>
      <w:r w:rsidR="00150714">
        <w:t>d</w:t>
      </w:r>
      <w:r w:rsidR="00150714" w:rsidRPr="007B58A1">
        <w:t>evices</w:t>
      </w:r>
      <w:bookmarkEnd w:id="163"/>
      <w:bookmarkEnd w:id="164"/>
    </w:p>
    <w:p w14:paraId="03BC6BBB" w14:textId="77777777" w:rsidR="00660288" w:rsidRDefault="00660288" w:rsidP="00660288">
      <w:pPr>
        <w:rPr>
          <w:color w:val="000000"/>
        </w:rPr>
      </w:pPr>
      <w:r w:rsidRPr="007B58A1">
        <w:rPr>
          <w:color w:val="000000"/>
        </w:rPr>
        <w:t xml:space="preserve">There are no UDM-specific additions to clause </w:t>
      </w:r>
      <w:r w:rsidRPr="007B58A1">
        <w:rPr>
          <w:rFonts w:hint="eastAsia"/>
          <w:color w:val="000000"/>
        </w:rPr>
        <w:t>4</w:t>
      </w:r>
      <w:r w:rsidRPr="007B58A1">
        <w:rPr>
          <w:color w:val="000000"/>
        </w:rPr>
        <w:t>.</w:t>
      </w:r>
      <w:r w:rsidRPr="007B58A1">
        <w:rPr>
          <w:color w:val="000000"/>
          <w:lang w:eastAsia="zh-CN"/>
        </w:rPr>
        <w:t>3.5</w:t>
      </w:r>
      <w:r w:rsidRPr="007B58A1">
        <w:rPr>
          <w:color w:val="000000"/>
        </w:rPr>
        <w:t xml:space="preserve"> of TS 33.117 [</w:t>
      </w:r>
      <w:r w:rsidR="00957D0C" w:rsidRPr="007B58A1">
        <w:rPr>
          <w:color w:val="000000"/>
        </w:rPr>
        <w:t>3</w:t>
      </w:r>
      <w:r w:rsidRPr="007B58A1">
        <w:rPr>
          <w:color w:val="000000"/>
        </w:rPr>
        <w:t>].</w:t>
      </w:r>
    </w:p>
    <w:p w14:paraId="6E7D8C91" w14:textId="77777777" w:rsidR="00DA134F" w:rsidRDefault="00DA134F" w:rsidP="00DA134F">
      <w:pPr>
        <w:pStyle w:val="Heading3"/>
        <w:rPr>
          <w:rFonts w:eastAsia="SimSun"/>
        </w:rPr>
      </w:pPr>
      <w:bookmarkStart w:id="165" w:name="_Toc26877932"/>
      <w:bookmarkStart w:id="166" w:name="_Toc225257017"/>
      <w:r>
        <w:rPr>
          <w:rFonts w:eastAsia="SimSun"/>
        </w:rPr>
        <w:t>4.3.6</w:t>
      </w:r>
      <w:r>
        <w:rPr>
          <w:rFonts w:eastAsia="SimSun"/>
        </w:rPr>
        <w:tab/>
        <w:t xml:space="preserve">Network </w:t>
      </w:r>
      <w:r w:rsidR="00150714">
        <w:rPr>
          <w:rFonts w:eastAsia="SimSun"/>
        </w:rPr>
        <w:t>f</w:t>
      </w:r>
      <w:r>
        <w:rPr>
          <w:rFonts w:eastAsia="SimSun"/>
        </w:rPr>
        <w:t>unctions in service-based architecture</w:t>
      </w:r>
      <w:bookmarkEnd w:id="165"/>
      <w:bookmarkEnd w:id="166"/>
    </w:p>
    <w:p w14:paraId="61869A40" w14:textId="77777777" w:rsidR="00DA134F" w:rsidRPr="007B58A1" w:rsidRDefault="00DA134F" w:rsidP="00DA134F">
      <w:pPr>
        <w:rPr>
          <w:lang w:eastAsia="zh-CN"/>
        </w:rPr>
      </w:pPr>
      <w:r>
        <w:rPr>
          <w:lang w:eastAsia="zh-CN"/>
        </w:rPr>
        <w:t>There are no UDM-specific additions to clause 4.3.6 in TS 33.117 [3].</w:t>
      </w:r>
    </w:p>
    <w:p w14:paraId="03D86198" w14:textId="77777777" w:rsidR="00660288" w:rsidRPr="007B58A1" w:rsidRDefault="00660288" w:rsidP="00660288">
      <w:pPr>
        <w:pStyle w:val="Heading2"/>
        <w:keepNext w:val="0"/>
        <w:keepLines w:val="0"/>
        <w:suppressLineNumbers/>
        <w:suppressAutoHyphens/>
      </w:pPr>
      <w:bookmarkStart w:id="167" w:name="_Toc22022999"/>
      <w:bookmarkStart w:id="168" w:name="_Toc22565501"/>
      <w:bookmarkStart w:id="169" w:name="_Toc26877933"/>
      <w:bookmarkStart w:id="170" w:name="_Toc225257018"/>
      <w:r w:rsidRPr="007B58A1">
        <w:t>4.4</w:t>
      </w:r>
      <w:r w:rsidRPr="007B58A1">
        <w:tab/>
      </w:r>
      <w:r w:rsidRPr="007B58A1">
        <w:rPr>
          <w:lang w:eastAsia="zh-CN"/>
        </w:rPr>
        <w:t>UDM</w:t>
      </w:r>
      <w:r w:rsidRPr="007B58A1">
        <w:t>-specific adaptations of basic vulnerability testing requirements and related test cases</w:t>
      </w:r>
      <w:bookmarkEnd w:id="167"/>
      <w:bookmarkEnd w:id="168"/>
      <w:bookmarkEnd w:id="169"/>
      <w:bookmarkEnd w:id="170"/>
    </w:p>
    <w:p w14:paraId="1F24BD9E" w14:textId="77777777" w:rsidR="007B7679" w:rsidRDefault="007B7679" w:rsidP="00A03DFA">
      <w:pPr>
        <w:pStyle w:val="Heading3"/>
        <w:rPr>
          <w:rFonts w:eastAsia="MS Mincho"/>
          <w:lang w:eastAsia="zh-CN"/>
        </w:rPr>
      </w:pPr>
      <w:bookmarkStart w:id="171" w:name="_Toc225257019"/>
      <w:r>
        <w:rPr>
          <w:rFonts w:eastAsia="MS Mincho"/>
        </w:rPr>
        <w:t>4.4.1</w:t>
      </w:r>
      <w:r>
        <w:rPr>
          <w:rFonts w:eastAsia="MS Mincho"/>
        </w:rPr>
        <w:tab/>
        <w:t>Introduction</w:t>
      </w:r>
      <w:bookmarkEnd w:id="171"/>
    </w:p>
    <w:p w14:paraId="5F8B0F1E" w14:textId="77777777" w:rsidR="007B7679" w:rsidRDefault="007B7679" w:rsidP="007B7679">
      <w:pPr>
        <w:spacing w:after="0"/>
        <w:rPr>
          <w:noProof/>
        </w:rPr>
      </w:pPr>
      <w:r w:rsidRPr="00475F4F">
        <w:rPr>
          <w:noProof/>
        </w:rPr>
        <w:t>There</w:t>
      </w:r>
      <w:r>
        <w:rPr>
          <w:noProof/>
        </w:rPr>
        <w:t xml:space="preserve"> are no UDM specific add</w:t>
      </w:r>
      <w:r w:rsidR="00775FF3">
        <w:rPr>
          <w:noProof/>
        </w:rPr>
        <w:t>i</w:t>
      </w:r>
      <w:r>
        <w:rPr>
          <w:noProof/>
        </w:rPr>
        <w:t>tions to clause 4.4.1 of TS 33.117 [3].</w:t>
      </w:r>
    </w:p>
    <w:p w14:paraId="74CFDEFE" w14:textId="77777777" w:rsidR="007B7679" w:rsidRDefault="007B7679" w:rsidP="007B7679">
      <w:pPr>
        <w:spacing w:after="0"/>
        <w:rPr>
          <w:noProof/>
        </w:rPr>
      </w:pPr>
    </w:p>
    <w:p w14:paraId="65AAA218" w14:textId="77777777" w:rsidR="007B7679" w:rsidRDefault="007B7679" w:rsidP="007B7679">
      <w:pPr>
        <w:pStyle w:val="Heading3"/>
        <w:rPr>
          <w:rFonts w:eastAsia="MS Mincho"/>
          <w:lang w:eastAsia="zh-CN"/>
        </w:rPr>
      </w:pPr>
      <w:bookmarkStart w:id="172" w:name="_Toc35348462"/>
      <w:bookmarkStart w:id="173" w:name="_Toc114146586"/>
      <w:bookmarkStart w:id="174" w:name="_Toc225257020"/>
      <w:r>
        <w:rPr>
          <w:rFonts w:eastAsia="MS Mincho"/>
        </w:rPr>
        <w:t>4.4.2</w:t>
      </w:r>
      <w:r>
        <w:rPr>
          <w:rFonts w:eastAsia="MS Mincho"/>
        </w:rPr>
        <w:tab/>
      </w:r>
      <w:r>
        <w:rPr>
          <w:rFonts w:eastAsia="MS Mincho"/>
          <w:lang w:eastAsia="zh-CN"/>
        </w:rPr>
        <w:t xml:space="preserve">Port </w:t>
      </w:r>
      <w:r w:rsidR="00FC0A91">
        <w:rPr>
          <w:rFonts w:eastAsia="MS Mincho"/>
          <w:lang w:eastAsia="zh-CN"/>
        </w:rPr>
        <w:t>s</w:t>
      </w:r>
      <w:r>
        <w:rPr>
          <w:rFonts w:eastAsia="MS Mincho"/>
          <w:lang w:eastAsia="zh-CN"/>
        </w:rPr>
        <w:t>canning</w:t>
      </w:r>
      <w:bookmarkEnd w:id="172"/>
      <w:bookmarkEnd w:id="173"/>
      <w:bookmarkEnd w:id="174"/>
    </w:p>
    <w:p w14:paraId="5E195B3E" w14:textId="77777777" w:rsidR="007B7679" w:rsidRDefault="007B7679" w:rsidP="007B7679">
      <w:pPr>
        <w:spacing w:after="0"/>
        <w:rPr>
          <w:noProof/>
        </w:rPr>
      </w:pPr>
      <w:r w:rsidRPr="00475F4F">
        <w:rPr>
          <w:noProof/>
        </w:rPr>
        <w:t>There</w:t>
      </w:r>
      <w:r>
        <w:rPr>
          <w:noProof/>
        </w:rPr>
        <w:t xml:space="preserve"> are no UDM specific add</w:t>
      </w:r>
      <w:r w:rsidR="00775FF3">
        <w:rPr>
          <w:noProof/>
        </w:rPr>
        <w:t>i</w:t>
      </w:r>
      <w:r>
        <w:rPr>
          <w:noProof/>
        </w:rPr>
        <w:t>tions to clause 4.4.2 of TS 33.117 [3].</w:t>
      </w:r>
    </w:p>
    <w:p w14:paraId="0DCE4247" w14:textId="77777777" w:rsidR="007B7679" w:rsidRDefault="007B7679" w:rsidP="007B7679">
      <w:pPr>
        <w:spacing w:after="0"/>
        <w:rPr>
          <w:noProof/>
        </w:rPr>
      </w:pPr>
    </w:p>
    <w:p w14:paraId="3CD14EB9" w14:textId="77777777" w:rsidR="007B7679" w:rsidRDefault="007B7679" w:rsidP="007B7679">
      <w:pPr>
        <w:pStyle w:val="Heading3"/>
        <w:rPr>
          <w:rFonts w:eastAsia="MS Mincho"/>
          <w:lang w:eastAsia="zh-CN"/>
        </w:rPr>
      </w:pPr>
      <w:bookmarkStart w:id="175" w:name="_Toc35348463"/>
      <w:bookmarkStart w:id="176" w:name="_Toc114146587"/>
      <w:bookmarkStart w:id="177" w:name="_Toc225257021"/>
      <w:r>
        <w:rPr>
          <w:rFonts w:eastAsia="MS Mincho"/>
        </w:rPr>
        <w:t>4.4.3</w:t>
      </w:r>
      <w:r>
        <w:rPr>
          <w:rFonts w:eastAsia="MS Mincho"/>
        </w:rPr>
        <w:tab/>
      </w:r>
      <w:r>
        <w:rPr>
          <w:rFonts w:eastAsia="MS Mincho"/>
          <w:lang w:eastAsia="zh-CN"/>
        </w:rPr>
        <w:t>Vulnerability scanning</w:t>
      </w:r>
      <w:bookmarkEnd w:id="175"/>
      <w:bookmarkEnd w:id="176"/>
      <w:bookmarkEnd w:id="177"/>
    </w:p>
    <w:p w14:paraId="44C5DA23" w14:textId="77777777" w:rsidR="007B7679" w:rsidRDefault="007B7679" w:rsidP="007B7679">
      <w:pPr>
        <w:spacing w:after="0"/>
        <w:rPr>
          <w:noProof/>
        </w:rPr>
      </w:pPr>
      <w:r w:rsidRPr="00475F4F">
        <w:rPr>
          <w:noProof/>
        </w:rPr>
        <w:t>There</w:t>
      </w:r>
      <w:r>
        <w:rPr>
          <w:noProof/>
        </w:rPr>
        <w:t xml:space="preserve"> are no UDM specific add</w:t>
      </w:r>
      <w:r w:rsidR="00775FF3">
        <w:rPr>
          <w:noProof/>
        </w:rPr>
        <w:t>i</w:t>
      </w:r>
      <w:r>
        <w:rPr>
          <w:noProof/>
        </w:rPr>
        <w:t>tions to clause 4.4.3 of TS 33.117 [3].</w:t>
      </w:r>
    </w:p>
    <w:p w14:paraId="754E3CC4" w14:textId="77777777" w:rsidR="007B7679" w:rsidRDefault="007B7679" w:rsidP="007B7679">
      <w:pPr>
        <w:spacing w:after="0"/>
        <w:rPr>
          <w:noProof/>
        </w:rPr>
      </w:pPr>
    </w:p>
    <w:p w14:paraId="557E130E" w14:textId="77777777" w:rsidR="007B7679" w:rsidRDefault="007B7679" w:rsidP="007B7679">
      <w:pPr>
        <w:pStyle w:val="Heading3"/>
        <w:rPr>
          <w:rFonts w:eastAsia="MS Mincho"/>
        </w:rPr>
      </w:pPr>
      <w:bookmarkStart w:id="178" w:name="_Toc35348464"/>
      <w:bookmarkStart w:id="179" w:name="_Toc114146588"/>
      <w:bookmarkStart w:id="180" w:name="_Toc225257022"/>
      <w:r>
        <w:rPr>
          <w:rFonts w:eastAsia="MS Mincho"/>
        </w:rPr>
        <w:t>4.4.4</w:t>
      </w:r>
      <w:r>
        <w:rPr>
          <w:rFonts w:eastAsia="MS Mincho"/>
        </w:rPr>
        <w:tab/>
        <w:t>Robustness and fuzz testing</w:t>
      </w:r>
      <w:bookmarkEnd w:id="178"/>
      <w:bookmarkEnd w:id="179"/>
      <w:bookmarkEnd w:id="180"/>
      <w:r>
        <w:rPr>
          <w:rFonts w:eastAsia="MS Mincho"/>
        </w:rPr>
        <w:t xml:space="preserve"> </w:t>
      </w:r>
    </w:p>
    <w:p w14:paraId="60ADD0A2" w14:textId="77777777" w:rsidR="007B7679" w:rsidRDefault="007B7679" w:rsidP="007B7679">
      <w:pPr>
        <w:spacing w:after="0"/>
        <w:rPr>
          <w:noProof/>
        </w:rPr>
      </w:pPr>
      <w:r>
        <w:rPr>
          <w:noProof/>
        </w:rPr>
        <w:t>The test cases under clause 4.4.4 of TS 33.117 [3] are applicable to UDM.</w:t>
      </w:r>
    </w:p>
    <w:p w14:paraId="0729BACF" w14:textId="77777777" w:rsidR="007B7679" w:rsidRDefault="007B7679" w:rsidP="007B7679">
      <w:pPr>
        <w:spacing w:after="0"/>
        <w:rPr>
          <w:noProof/>
        </w:rPr>
      </w:pPr>
    </w:p>
    <w:p w14:paraId="66F05683" w14:textId="77777777" w:rsidR="007B7679" w:rsidRDefault="007B7679" w:rsidP="007B7679">
      <w:pPr>
        <w:spacing w:after="0"/>
        <w:rPr>
          <w:noProof/>
        </w:rPr>
      </w:pPr>
      <w:r>
        <w:rPr>
          <w:noProof/>
        </w:rPr>
        <w:t>The interfaces defined for the UDM are in clause 4.2.3 of TS 23.501 [5].</w:t>
      </w:r>
    </w:p>
    <w:p w14:paraId="2D33CC16" w14:textId="77777777" w:rsidR="007B7679" w:rsidRDefault="007B7679" w:rsidP="007B7679">
      <w:pPr>
        <w:spacing w:after="0"/>
        <w:rPr>
          <w:noProof/>
        </w:rPr>
      </w:pPr>
    </w:p>
    <w:p w14:paraId="3729426E" w14:textId="77777777" w:rsidR="007B7679" w:rsidRDefault="007B7679" w:rsidP="007B7679">
      <w:pPr>
        <w:spacing w:after="0"/>
        <w:rPr>
          <w:noProof/>
        </w:rPr>
      </w:pPr>
      <w:r>
        <w:rPr>
          <w:noProof/>
        </w:rPr>
        <w:t>According to clause 4.4.4 of TS 33.117 [3], the transport protocols available on the interfaces providing IP-based protocols need to be robustness tested. Following TCP/IP</w:t>
      </w:r>
      <w:r>
        <w:rPr>
          <w:noProof/>
          <w:lang w:val="en-US"/>
        </w:rPr>
        <w:t xml:space="preserve"> layer model and c</w:t>
      </w:r>
      <w:r>
        <w:rPr>
          <w:noProof/>
        </w:rPr>
        <w:t>onsidering all the protocols over transport layer, for UDM, the following interface and protocols are in the scope of the testing:</w:t>
      </w:r>
    </w:p>
    <w:p w14:paraId="44E65904" w14:textId="77777777" w:rsidR="007B7679" w:rsidRDefault="007B7679" w:rsidP="007B7679">
      <w:pPr>
        <w:spacing w:after="0"/>
        <w:rPr>
          <w:noProof/>
        </w:rPr>
      </w:pPr>
    </w:p>
    <w:p w14:paraId="53F1CD3D" w14:textId="77777777" w:rsidR="007B7679" w:rsidRDefault="007B7679" w:rsidP="00A03DFA">
      <w:pPr>
        <w:pStyle w:val="B10"/>
        <w:rPr>
          <w:noProof/>
        </w:rPr>
      </w:pPr>
      <w:r>
        <w:rPr>
          <w:noProof/>
        </w:rPr>
        <w:t>-</w:t>
      </w:r>
      <w:r>
        <w:rPr>
          <w:noProof/>
        </w:rPr>
        <w:tab/>
        <w:t>For Nudm</w:t>
      </w:r>
      <w:r>
        <w:rPr>
          <w:noProof/>
          <w:lang w:val="en-US"/>
        </w:rPr>
        <w:t>: The TCP,</w:t>
      </w:r>
      <w:r w:rsidR="002A10B6" w:rsidRPr="002A10B6">
        <w:rPr>
          <w:noProof/>
          <w:lang w:val="en-US"/>
        </w:rPr>
        <w:t xml:space="preserve"> TLS,</w:t>
      </w:r>
      <w:r>
        <w:rPr>
          <w:noProof/>
          <w:lang w:val="en-US"/>
        </w:rPr>
        <w:t xml:space="preserve"> HTTP2 and JSON </w:t>
      </w:r>
      <w:r>
        <w:rPr>
          <w:noProof/>
        </w:rPr>
        <w:t>protocols.</w:t>
      </w:r>
    </w:p>
    <w:p w14:paraId="7E5B6E61" w14:textId="77777777" w:rsidR="007B7679" w:rsidRPr="00475F4F" w:rsidRDefault="007B7679" w:rsidP="007B7679">
      <w:pPr>
        <w:spacing w:after="0"/>
        <w:rPr>
          <w:noProof/>
        </w:rPr>
      </w:pPr>
    </w:p>
    <w:p w14:paraId="14A67B8C" w14:textId="77777777" w:rsidR="007B7679" w:rsidRDefault="007B7679" w:rsidP="00A03DFA">
      <w:pPr>
        <w:pStyle w:val="NO"/>
        <w:rPr>
          <w:noProof/>
        </w:rPr>
      </w:pPr>
      <w:r>
        <w:rPr>
          <w:noProof/>
        </w:rPr>
        <w:t>NOTE</w:t>
      </w:r>
      <w:r w:rsidR="00775FF3">
        <w:rPr>
          <w:noProof/>
        </w:rPr>
        <w:t>:</w:t>
      </w:r>
      <w:r w:rsidR="00775FF3">
        <w:rPr>
          <w:noProof/>
        </w:rPr>
        <w:tab/>
      </w:r>
      <w:r w:rsidRPr="009F2F24">
        <w:rPr>
          <w:noProof/>
        </w:rPr>
        <w:t>There could be other interfaces and/or protocols requiring testing under clause 4.4.4 of TS 33.117 [</w:t>
      </w:r>
      <w:r>
        <w:rPr>
          <w:noProof/>
        </w:rPr>
        <w:t>3]</w:t>
      </w:r>
      <w:r w:rsidR="00C551E8">
        <w:rPr>
          <w:noProof/>
        </w:rPr>
        <w:t>.</w:t>
      </w:r>
    </w:p>
    <w:p w14:paraId="51DE6A86" w14:textId="77777777" w:rsidR="006B77B2" w:rsidRPr="007B58A1" w:rsidRDefault="006B77B2" w:rsidP="00783087"/>
    <w:p w14:paraId="5CA96727" w14:textId="77777777" w:rsidR="00451D20" w:rsidRPr="007B58A1" w:rsidRDefault="00445FFE" w:rsidP="00961C07">
      <w:pPr>
        <w:pStyle w:val="Heading8"/>
      </w:pPr>
      <w:bookmarkStart w:id="181" w:name="_Toc22023000"/>
      <w:r w:rsidRPr="007B58A1">
        <w:br w:type="page"/>
      </w:r>
      <w:bookmarkStart w:id="182" w:name="_Toc22565502"/>
      <w:bookmarkStart w:id="183" w:name="_Toc26877934"/>
      <w:bookmarkStart w:id="184" w:name="_Toc225257023"/>
      <w:r w:rsidR="00451D20" w:rsidRPr="007B58A1">
        <w:t>Annex A (informative):</w:t>
      </w:r>
      <w:r w:rsidR="00451D20" w:rsidRPr="007B58A1">
        <w:br/>
        <w:t>Change history</w:t>
      </w:r>
      <w:bookmarkEnd w:id="181"/>
      <w:bookmarkEnd w:id="182"/>
      <w:bookmarkEnd w:id="183"/>
      <w:bookmarkEnd w:id="184"/>
    </w:p>
    <w:tbl>
      <w:tblPr>
        <w:tblW w:w="0" w:type="auto"/>
        <w:tblInd w:w="4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40" w:type="dxa"/>
          <w:right w:w="40" w:type="dxa"/>
        </w:tblCellMar>
        <w:tblLook w:val="0000" w:firstRow="0" w:lastRow="0" w:firstColumn="0" w:lastColumn="0" w:noHBand="0" w:noVBand="0"/>
      </w:tblPr>
      <w:tblGrid>
        <w:gridCol w:w="993"/>
        <w:gridCol w:w="708"/>
        <w:gridCol w:w="993"/>
        <w:gridCol w:w="567"/>
        <w:gridCol w:w="425"/>
        <w:gridCol w:w="425"/>
        <w:gridCol w:w="4820"/>
        <w:gridCol w:w="708"/>
      </w:tblGrid>
      <w:tr w:rsidR="00451D20" w:rsidRPr="007B58A1" w14:paraId="62C961F7" w14:textId="77777777" w:rsidTr="0099731E">
        <w:trPr>
          <w:cantSplit/>
        </w:trPr>
        <w:tc>
          <w:tcPr>
            <w:tcW w:w="9639" w:type="dxa"/>
            <w:gridSpan w:val="8"/>
            <w:tcBorders>
              <w:bottom w:val="nil"/>
            </w:tcBorders>
            <w:shd w:val="solid" w:color="FFFFFF" w:fill="auto"/>
          </w:tcPr>
          <w:p w14:paraId="69E72027" w14:textId="77777777" w:rsidR="00451D20" w:rsidRPr="007B58A1" w:rsidRDefault="00451D20" w:rsidP="0099731E">
            <w:pPr>
              <w:pStyle w:val="TAL"/>
              <w:jc w:val="center"/>
              <w:rPr>
                <w:b/>
                <w:sz w:val="16"/>
              </w:rPr>
            </w:pPr>
            <w:r w:rsidRPr="007B58A1">
              <w:rPr>
                <w:b/>
              </w:rPr>
              <w:t>Change history</w:t>
            </w:r>
          </w:p>
        </w:tc>
      </w:tr>
      <w:tr w:rsidR="00451D20" w:rsidRPr="007B58A1" w14:paraId="3F554B3E" w14:textId="77777777" w:rsidTr="00C83A0B">
        <w:tc>
          <w:tcPr>
            <w:tcW w:w="993" w:type="dxa"/>
            <w:shd w:val="pct10" w:color="auto" w:fill="FFFFFF"/>
          </w:tcPr>
          <w:p w14:paraId="62C02CDA" w14:textId="77777777" w:rsidR="00451D20" w:rsidRPr="007B58A1" w:rsidRDefault="00451D20" w:rsidP="0099731E">
            <w:pPr>
              <w:pStyle w:val="TAL"/>
              <w:rPr>
                <w:b/>
                <w:sz w:val="16"/>
              </w:rPr>
            </w:pPr>
            <w:r w:rsidRPr="007B58A1">
              <w:rPr>
                <w:b/>
                <w:sz w:val="16"/>
              </w:rPr>
              <w:t>Date</w:t>
            </w:r>
          </w:p>
        </w:tc>
        <w:tc>
          <w:tcPr>
            <w:tcW w:w="708" w:type="dxa"/>
            <w:shd w:val="pct10" w:color="auto" w:fill="FFFFFF"/>
          </w:tcPr>
          <w:p w14:paraId="01858529" w14:textId="77777777" w:rsidR="00451D20" w:rsidRPr="007B58A1" w:rsidRDefault="00451D20" w:rsidP="0099731E">
            <w:pPr>
              <w:pStyle w:val="TAL"/>
              <w:rPr>
                <w:b/>
                <w:sz w:val="16"/>
              </w:rPr>
            </w:pPr>
            <w:r w:rsidRPr="007B58A1">
              <w:rPr>
                <w:b/>
                <w:sz w:val="16"/>
              </w:rPr>
              <w:t>Meeting</w:t>
            </w:r>
          </w:p>
        </w:tc>
        <w:tc>
          <w:tcPr>
            <w:tcW w:w="993" w:type="dxa"/>
            <w:shd w:val="pct10" w:color="auto" w:fill="FFFFFF"/>
          </w:tcPr>
          <w:p w14:paraId="7A5220D3" w14:textId="77777777" w:rsidR="00451D20" w:rsidRPr="007B58A1" w:rsidRDefault="00451D20" w:rsidP="0099731E">
            <w:pPr>
              <w:pStyle w:val="TAL"/>
              <w:rPr>
                <w:b/>
                <w:sz w:val="16"/>
              </w:rPr>
            </w:pPr>
            <w:r w:rsidRPr="007B58A1">
              <w:rPr>
                <w:b/>
                <w:sz w:val="16"/>
              </w:rPr>
              <w:t>TDoc</w:t>
            </w:r>
          </w:p>
        </w:tc>
        <w:tc>
          <w:tcPr>
            <w:tcW w:w="567" w:type="dxa"/>
            <w:shd w:val="pct10" w:color="auto" w:fill="FFFFFF"/>
          </w:tcPr>
          <w:p w14:paraId="3BC241EE" w14:textId="77777777" w:rsidR="00451D20" w:rsidRPr="007B58A1" w:rsidRDefault="00451D20" w:rsidP="0099731E">
            <w:pPr>
              <w:pStyle w:val="TAL"/>
              <w:rPr>
                <w:b/>
                <w:sz w:val="16"/>
              </w:rPr>
            </w:pPr>
            <w:r w:rsidRPr="007B58A1">
              <w:rPr>
                <w:b/>
                <w:sz w:val="16"/>
              </w:rPr>
              <w:t>CR</w:t>
            </w:r>
          </w:p>
        </w:tc>
        <w:tc>
          <w:tcPr>
            <w:tcW w:w="425" w:type="dxa"/>
            <w:shd w:val="pct10" w:color="auto" w:fill="FFFFFF"/>
          </w:tcPr>
          <w:p w14:paraId="26680F78" w14:textId="77777777" w:rsidR="00451D20" w:rsidRPr="007B58A1" w:rsidRDefault="00451D20" w:rsidP="0099731E">
            <w:pPr>
              <w:pStyle w:val="TAL"/>
              <w:rPr>
                <w:b/>
                <w:sz w:val="16"/>
              </w:rPr>
            </w:pPr>
            <w:r w:rsidRPr="007B58A1">
              <w:rPr>
                <w:b/>
                <w:sz w:val="16"/>
              </w:rPr>
              <w:t>Rev</w:t>
            </w:r>
          </w:p>
        </w:tc>
        <w:tc>
          <w:tcPr>
            <w:tcW w:w="425" w:type="dxa"/>
            <w:shd w:val="pct10" w:color="auto" w:fill="FFFFFF"/>
          </w:tcPr>
          <w:p w14:paraId="0126376E" w14:textId="77777777" w:rsidR="00451D20" w:rsidRPr="007B58A1" w:rsidRDefault="00451D20" w:rsidP="0099731E">
            <w:pPr>
              <w:pStyle w:val="TAL"/>
              <w:rPr>
                <w:b/>
                <w:sz w:val="16"/>
              </w:rPr>
            </w:pPr>
            <w:r w:rsidRPr="007B58A1">
              <w:rPr>
                <w:b/>
                <w:sz w:val="16"/>
              </w:rPr>
              <w:t>Cat</w:t>
            </w:r>
          </w:p>
        </w:tc>
        <w:tc>
          <w:tcPr>
            <w:tcW w:w="4820" w:type="dxa"/>
            <w:shd w:val="pct10" w:color="auto" w:fill="FFFFFF"/>
          </w:tcPr>
          <w:p w14:paraId="3229195B" w14:textId="77777777" w:rsidR="00451D20" w:rsidRPr="007B58A1" w:rsidRDefault="00451D20" w:rsidP="0099731E">
            <w:pPr>
              <w:pStyle w:val="TAL"/>
              <w:rPr>
                <w:b/>
                <w:sz w:val="16"/>
              </w:rPr>
            </w:pPr>
            <w:r w:rsidRPr="007B58A1">
              <w:rPr>
                <w:b/>
                <w:sz w:val="16"/>
              </w:rPr>
              <w:t>Subject/Comment</w:t>
            </w:r>
          </w:p>
        </w:tc>
        <w:tc>
          <w:tcPr>
            <w:tcW w:w="708" w:type="dxa"/>
            <w:shd w:val="pct10" w:color="auto" w:fill="FFFFFF"/>
          </w:tcPr>
          <w:p w14:paraId="6DBE79D8" w14:textId="77777777" w:rsidR="00451D20" w:rsidRPr="007B58A1" w:rsidRDefault="00451D20" w:rsidP="0099731E">
            <w:pPr>
              <w:pStyle w:val="TAL"/>
              <w:rPr>
                <w:b/>
                <w:sz w:val="16"/>
              </w:rPr>
            </w:pPr>
            <w:r w:rsidRPr="007B58A1">
              <w:rPr>
                <w:b/>
                <w:sz w:val="16"/>
              </w:rPr>
              <w:t>New version</w:t>
            </w:r>
          </w:p>
        </w:tc>
      </w:tr>
      <w:tr w:rsidR="000514AD" w:rsidRPr="007B58A1" w14:paraId="7DE106F7" w14:textId="77777777" w:rsidTr="00C83A0B">
        <w:tc>
          <w:tcPr>
            <w:tcW w:w="993" w:type="dxa"/>
            <w:shd w:val="solid" w:color="FFFFFF" w:fill="auto"/>
          </w:tcPr>
          <w:p w14:paraId="46345DD1" w14:textId="77777777" w:rsidR="000514AD" w:rsidRPr="007B58A1" w:rsidRDefault="000514AD" w:rsidP="000514AD">
            <w:pPr>
              <w:pStyle w:val="TAC"/>
              <w:rPr>
                <w:sz w:val="16"/>
                <w:szCs w:val="16"/>
                <w:lang w:eastAsia="zh-CN"/>
              </w:rPr>
            </w:pPr>
            <w:r w:rsidRPr="007B58A1">
              <w:rPr>
                <w:sz w:val="16"/>
                <w:szCs w:val="16"/>
                <w:lang w:eastAsia="zh-CN"/>
              </w:rPr>
              <w:t>2019-09</w:t>
            </w:r>
          </w:p>
        </w:tc>
        <w:tc>
          <w:tcPr>
            <w:tcW w:w="708" w:type="dxa"/>
            <w:shd w:val="solid" w:color="FFFFFF" w:fill="auto"/>
          </w:tcPr>
          <w:p w14:paraId="62000206" w14:textId="77777777" w:rsidR="000514AD" w:rsidRPr="007B58A1" w:rsidRDefault="000514AD" w:rsidP="000514AD">
            <w:pPr>
              <w:pStyle w:val="TAC"/>
              <w:rPr>
                <w:sz w:val="16"/>
                <w:szCs w:val="16"/>
                <w:lang w:eastAsia="zh-CN"/>
              </w:rPr>
            </w:pPr>
            <w:r w:rsidRPr="007B58A1">
              <w:rPr>
                <w:sz w:val="16"/>
                <w:szCs w:val="16"/>
                <w:lang w:eastAsia="zh-CN"/>
              </w:rPr>
              <w:t>SA#85</w:t>
            </w:r>
          </w:p>
        </w:tc>
        <w:tc>
          <w:tcPr>
            <w:tcW w:w="993" w:type="dxa"/>
            <w:shd w:val="solid" w:color="FFFFFF" w:fill="auto"/>
          </w:tcPr>
          <w:p w14:paraId="355A9DFC" w14:textId="77777777" w:rsidR="000514AD" w:rsidRPr="007B58A1" w:rsidRDefault="000514AD" w:rsidP="000514AD">
            <w:pPr>
              <w:pStyle w:val="TAC"/>
              <w:rPr>
                <w:sz w:val="16"/>
                <w:szCs w:val="16"/>
              </w:rPr>
            </w:pPr>
          </w:p>
        </w:tc>
        <w:tc>
          <w:tcPr>
            <w:tcW w:w="567" w:type="dxa"/>
            <w:shd w:val="solid" w:color="FFFFFF" w:fill="auto"/>
          </w:tcPr>
          <w:p w14:paraId="706BA569" w14:textId="77777777" w:rsidR="000514AD" w:rsidRPr="007B58A1" w:rsidRDefault="000514AD" w:rsidP="000514AD">
            <w:pPr>
              <w:pStyle w:val="TAL"/>
              <w:rPr>
                <w:sz w:val="16"/>
                <w:szCs w:val="16"/>
              </w:rPr>
            </w:pPr>
          </w:p>
        </w:tc>
        <w:tc>
          <w:tcPr>
            <w:tcW w:w="425" w:type="dxa"/>
            <w:shd w:val="solid" w:color="FFFFFF" w:fill="auto"/>
          </w:tcPr>
          <w:p w14:paraId="6CB59751" w14:textId="77777777" w:rsidR="000514AD" w:rsidRPr="007B58A1" w:rsidRDefault="000514AD" w:rsidP="000514AD">
            <w:pPr>
              <w:pStyle w:val="TAR"/>
              <w:rPr>
                <w:sz w:val="16"/>
                <w:szCs w:val="16"/>
              </w:rPr>
            </w:pPr>
          </w:p>
        </w:tc>
        <w:tc>
          <w:tcPr>
            <w:tcW w:w="425" w:type="dxa"/>
            <w:shd w:val="solid" w:color="FFFFFF" w:fill="auto"/>
          </w:tcPr>
          <w:p w14:paraId="0D7AE71B" w14:textId="77777777" w:rsidR="000514AD" w:rsidRPr="007B58A1" w:rsidRDefault="000514AD" w:rsidP="000514AD">
            <w:pPr>
              <w:pStyle w:val="TAC"/>
              <w:rPr>
                <w:sz w:val="16"/>
                <w:szCs w:val="16"/>
              </w:rPr>
            </w:pPr>
          </w:p>
        </w:tc>
        <w:tc>
          <w:tcPr>
            <w:tcW w:w="4820" w:type="dxa"/>
            <w:shd w:val="solid" w:color="FFFFFF" w:fill="auto"/>
          </w:tcPr>
          <w:p w14:paraId="3F00A0D8" w14:textId="77777777" w:rsidR="000514AD" w:rsidRPr="007B58A1" w:rsidRDefault="000514AD" w:rsidP="000514AD">
            <w:pPr>
              <w:pStyle w:val="TAL"/>
              <w:rPr>
                <w:sz w:val="16"/>
                <w:szCs w:val="16"/>
                <w:lang w:eastAsia="zh-CN"/>
              </w:rPr>
            </w:pPr>
            <w:r w:rsidRPr="007B58A1">
              <w:rPr>
                <w:sz w:val="16"/>
                <w:szCs w:val="16"/>
                <w:lang w:eastAsia="zh-CN"/>
              </w:rPr>
              <w:t>Change control version</w:t>
            </w:r>
          </w:p>
        </w:tc>
        <w:tc>
          <w:tcPr>
            <w:tcW w:w="708" w:type="dxa"/>
            <w:shd w:val="solid" w:color="FFFFFF" w:fill="auto"/>
          </w:tcPr>
          <w:p w14:paraId="1627547D" w14:textId="77777777" w:rsidR="000514AD" w:rsidRPr="007B58A1" w:rsidRDefault="000514AD" w:rsidP="000514AD">
            <w:pPr>
              <w:pStyle w:val="TAC"/>
              <w:rPr>
                <w:sz w:val="16"/>
                <w:szCs w:val="16"/>
              </w:rPr>
            </w:pPr>
            <w:r w:rsidRPr="007B58A1">
              <w:rPr>
                <w:sz w:val="16"/>
                <w:szCs w:val="16"/>
              </w:rPr>
              <w:t>16.0.0</w:t>
            </w:r>
          </w:p>
        </w:tc>
      </w:tr>
      <w:tr w:rsidR="00961C07" w:rsidRPr="007B58A1" w14:paraId="7A661EC5" w14:textId="77777777" w:rsidTr="00C83A0B">
        <w:tc>
          <w:tcPr>
            <w:tcW w:w="993" w:type="dxa"/>
            <w:shd w:val="solid" w:color="FFFFFF" w:fill="auto"/>
          </w:tcPr>
          <w:p w14:paraId="3CD51D7A" w14:textId="77777777" w:rsidR="00961C07" w:rsidRPr="007B58A1" w:rsidRDefault="00961C07" w:rsidP="000514AD">
            <w:pPr>
              <w:pStyle w:val="TAC"/>
              <w:rPr>
                <w:sz w:val="16"/>
                <w:szCs w:val="16"/>
                <w:lang w:eastAsia="zh-CN"/>
              </w:rPr>
            </w:pPr>
            <w:r>
              <w:rPr>
                <w:sz w:val="16"/>
                <w:szCs w:val="16"/>
                <w:lang w:eastAsia="zh-CN"/>
              </w:rPr>
              <w:t>2019-10</w:t>
            </w:r>
          </w:p>
        </w:tc>
        <w:tc>
          <w:tcPr>
            <w:tcW w:w="708" w:type="dxa"/>
            <w:shd w:val="solid" w:color="FFFFFF" w:fill="auto"/>
          </w:tcPr>
          <w:p w14:paraId="56D8B2F3" w14:textId="77777777" w:rsidR="00961C07" w:rsidRPr="007B58A1" w:rsidRDefault="00961C07" w:rsidP="000514AD">
            <w:pPr>
              <w:pStyle w:val="TAC"/>
              <w:rPr>
                <w:sz w:val="16"/>
                <w:szCs w:val="16"/>
                <w:lang w:eastAsia="zh-CN"/>
              </w:rPr>
            </w:pPr>
          </w:p>
        </w:tc>
        <w:tc>
          <w:tcPr>
            <w:tcW w:w="993" w:type="dxa"/>
            <w:shd w:val="solid" w:color="FFFFFF" w:fill="auto"/>
          </w:tcPr>
          <w:p w14:paraId="5256081E" w14:textId="77777777" w:rsidR="00961C07" w:rsidRPr="007B58A1" w:rsidRDefault="00961C07" w:rsidP="000514AD">
            <w:pPr>
              <w:pStyle w:val="TAC"/>
              <w:rPr>
                <w:sz w:val="16"/>
                <w:szCs w:val="16"/>
              </w:rPr>
            </w:pPr>
          </w:p>
        </w:tc>
        <w:tc>
          <w:tcPr>
            <w:tcW w:w="567" w:type="dxa"/>
            <w:shd w:val="solid" w:color="FFFFFF" w:fill="auto"/>
          </w:tcPr>
          <w:p w14:paraId="498239B2" w14:textId="77777777" w:rsidR="00961C07" w:rsidRPr="007B58A1" w:rsidRDefault="00961C07" w:rsidP="000514AD">
            <w:pPr>
              <w:pStyle w:val="TAL"/>
              <w:rPr>
                <w:sz w:val="16"/>
                <w:szCs w:val="16"/>
              </w:rPr>
            </w:pPr>
          </w:p>
        </w:tc>
        <w:tc>
          <w:tcPr>
            <w:tcW w:w="425" w:type="dxa"/>
            <w:shd w:val="solid" w:color="FFFFFF" w:fill="auto"/>
          </w:tcPr>
          <w:p w14:paraId="23EC307E" w14:textId="77777777" w:rsidR="00961C07" w:rsidRPr="007B58A1" w:rsidRDefault="00961C07" w:rsidP="000514AD">
            <w:pPr>
              <w:pStyle w:val="TAR"/>
              <w:rPr>
                <w:sz w:val="16"/>
                <w:szCs w:val="16"/>
              </w:rPr>
            </w:pPr>
          </w:p>
        </w:tc>
        <w:tc>
          <w:tcPr>
            <w:tcW w:w="425" w:type="dxa"/>
            <w:shd w:val="solid" w:color="FFFFFF" w:fill="auto"/>
          </w:tcPr>
          <w:p w14:paraId="370D088C" w14:textId="77777777" w:rsidR="00961C07" w:rsidRPr="007B58A1" w:rsidRDefault="00961C07" w:rsidP="000514AD">
            <w:pPr>
              <w:pStyle w:val="TAC"/>
              <w:rPr>
                <w:sz w:val="16"/>
                <w:szCs w:val="16"/>
              </w:rPr>
            </w:pPr>
          </w:p>
        </w:tc>
        <w:tc>
          <w:tcPr>
            <w:tcW w:w="4820" w:type="dxa"/>
            <w:shd w:val="solid" w:color="FFFFFF" w:fill="auto"/>
          </w:tcPr>
          <w:p w14:paraId="0A0DB43C" w14:textId="77777777" w:rsidR="00961C07" w:rsidRPr="007B58A1" w:rsidRDefault="00961C07" w:rsidP="000514AD">
            <w:pPr>
              <w:pStyle w:val="TAL"/>
              <w:rPr>
                <w:sz w:val="16"/>
                <w:szCs w:val="16"/>
                <w:lang w:eastAsia="zh-CN"/>
              </w:rPr>
            </w:pPr>
            <w:r>
              <w:rPr>
                <w:sz w:val="16"/>
                <w:szCs w:val="16"/>
                <w:lang w:eastAsia="zh-CN"/>
              </w:rPr>
              <w:t>EditHelp review</w:t>
            </w:r>
          </w:p>
        </w:tc>
        <w:tc>
          <w:tcPr>
            <w:tcW w:w="708" w:type="dxa"/>
            <w:shd w:val="solid" w:color="FFFFFF" w:fill="auto"/>
          </w:tcPr>
          <w:p w14:paraId="4AC81F50" w14:textId="77777777" w:rsidR="00961C07" w:rsidRPr="007B58A1" w:rsidRDefault="00961C07" w:rsidP="000514AD">
            <w:pPr>
              <w:pStyle w:val="TAC"/>
              <w:rPr>
                <w:sz w:val="16"/>
                <w:szCs w:val="16"/>
              </w:rPr>
            </w:pPr>
            <w:r>
              <w:rPr>
                <w:sz w:val="16"/>
                <w:szCs w:val="16"/>
              </w:rPr>
              <w:t>16.0.1</w:t>
            </w:r>
          </w:p>
        </w:tc>
      </w:tr>
      <w:tr w:rsidR="00DA134F" w:rsidRPr="007B58A1" w14:paraId="64E9E88A" w14:textId="77777777" w:rsidTr="00C83A0B">
        <w:tc>
          <w:tcPr>
            <w:tcW w:w="993" w:type="dxa"/>
            <w:shd w:val="solid" w:color="FFFFFF" w:fill="auto"/>
          </w:tcPr>
          <w:p w14:paraId="3AB75C2F" w14:textId="77777777" w:rsidR="00DA134F" w:rsidRDefault="00DA134F" w:rsidP="000514AD">
            <w:pPr>
              <w:pStyle w:val="TAC"/>
              <w:rPr>
                <w:sz w:val="16"/>
                <w:szCs w:val="16"/>
                <w:lang w:eastAsia="zh-CN"/>
              </w:rPr>
            </w:pPr>
            <w:r>
              <w:rPr>
                <w:sz w:val="16"/>
                <w:szCs w:val="16"/>
                <w:lang w:eastAsia="zh-CN"/>
              </w:rPr>
              <w:t>2019-12</w:t>
            </w:r>
          </w:p>
        </w:tc>
        <w:tc>
          <w:tcPr>
            <w:tcW w:w="708" w:type="dxa"/>
            <w:shd w:val="solid" w:color="FFFFFF" w:fill="auto"/>
          </w:tcPr>
          <w:p w14:paraId="27585137" w14:textId="77777777" w:rsidR="00DA134F" w:rsidRPr="007B58A1" w:rsidRDefault="00DA134F" w:rsidP="000514AD">
            <w:pPr>
              <w:pStyle w:val="TAC"/>
              <w:rPr>
                <w:sz w:val="16"/>
                <w:szCs w:val="16"/>
                <w:lang w:eastAsia="zh-CN"/>
              </w:rPr>
            </w:pPr>
            <w:r>
              <w:rPr>
                <w:sz w:val="16"/>
                <w:szCs w:val="16"/>
                <w:lang w:eastAsia="zh-CN"/>
              </w:rPr>
              <w:t>SA#86</w:t>
            </w:r>
          </w:p>
        </w:tc>
        <w:tc>
          <w:tcPr>
            <w:tcW w:w="993" w:type="dxa"/>
            <w:shd w:val="solid" w:color="FFFFFF" w:fill="auto"/>
          </w:tcPr>
          <w:p w14:paraId="0230722B" w14:textId="77777777" w:rsidR="00DA134F" w:rsidRPr="007B58A1" w:rsidRDefault="00DA134F" w:rsidP="000514AD">
            <w:pPr>
              <w:pStyle w:val="TAC"/>
              <w:rPr>
                <w:sz w:val="16"/>
                <w:szCs w:val="16"/>
              </w:rPr>
            </w:pPr>
            <w:r>
              <w:rPr>
                <w:sz w:val="16"/>
                <w:szCs w:val="16"/>
              </w:rPr>
              <w:t>SP-191138</w:t>
            </w:r>
          </w:p>
        </w:tc>
        <w:tc>
          <w:tcPr>
            <w:tcW w:w="567" w:type="dxa"/>
            <w:shd w:val="solid" w:color="FFFFFF" w:fill="auto"/>
          </w:tcPr>
          <w:p w14:paraId="17987E2A" w14:textId="77777777" w:rsidR="00DA134F" w:rsidRPr="007B58A1" w:rsidRDefault="00DA134F" w:rsidP="000514AD">
            <w:pPr>
              <w:pStyle w:val="TAL"/>
              <w:rPr>
                <w:sz w:val="16"/>
                <w:szCs w:val="16"/>
              </w:rPr>
            </w:pPr>
            <w:r>
              <w:rPr>
                <w:sz w:val="16"/>
                <w:szCs w:val="16"/>
              </w:rPr>
              <w:t>0001</w:t>
            </w:r>
          </w:p>
        </w:tc>
        <w:tc>
          <w:tcPr>
            <w:tcW w:w="425" w:type="dxa"/>
            <w:shd w:val="solid" w:color="FFFFFF" w:fill="auto"/>
          </w:tcPr>
          <w:p w14:paraId="502CE0FC" w14:textId="77777777" w:rsidR="00DA134F" w:rsidRPr="007B58A1" w:rsidRDefault="00DA134F" w:rsidP="000514AD">
            <w:pPr>
              <w:pStyle w:val="TAR"/>
              <w:rPr>
                <w:sz w:val="16"/>
                <w:szCs w:val="16"/>
              </w:rPr>
            </w:pPr>
            <w:r>
              <w:rPr>
                <w:sz w:val="16"/>
                <w:szCs w:val="16"/>
              </w:rPr>
              <w:t>-</w:t>
            </w:r>
          </w:p>
        </w:tc>
        <w:tc>
          <w:tcPr>
            <w:tcW w:w="425" w:type="dxa"/>
            <w:shd w:val="solid" w:color="FFFFFF" w:fill="auto"/>
          </w:tcPr>
          <w:p w14:paraId="64BFF837" w14:textId="77777777" w:rsidR="00DA134F" w:rsidRPr="007B58A1" w:rsidRDefault="00DA134F" w:rsidP="000514AD">
            <w:pPr>
              <w:pStyle w:val="TAC"/>
              <w:rPr>
                <w:sz w:val="16"/>
                <w:szCs w:val="16"/>
              </w:rPr>
            </w:pPr>
            <w:r>
              <w:rPr>
                <w:sz w:val="16"/>
                <w:szCs w:val="16"/>
              </w:rPr>
              <w:t>F</w:t>
            </w:r>
          </w:p>
        </w:tc>
        <w:tc>
          <w:tcPr>
            <w:tcW w:w="4820" w:type="dxa"/>
            <w:shd w:val="solid" w:color="FFFFFF" w:fill="auto"/>
          </w:tcPr>
          <w:p w14:paraId="33A23990" w14:textId="77777777" w:rsidR="00DA134F" w:rsidRDefault="00DA134F" w:rsidP="000514AD">
            <w:pPr>
              <w:pStyle w:val="TAL"/>
              <w:rPr>
                <w:sz w:val="16"/>
                <w:szCs w:val="16"/>
                <w:lang w:eastAsia="zh-CN"/>
              </w:rPr>
            </w:pPr>
            <w:r w:rsidRPr="00964C13">
              <w:rPr>
                <w:sz w:val="16"/>
                <w:szCs w:val="16"/>
                <w:lang w:eastAsia="zh-CN"/>
              </w:rPr>
              <w:fldChar w:fldCharType="begin"/>
            </w:r>
            <w:r w:rsidRPr="00964C13">
              <w:rPr>
                <w:sz w:val="16"/>
                <w:szCs w:val="16"/>
                <w:lang w:eastAsia="zh-CN"/>
              </w:rPr>
              <w:instrText xml:space="preserve"> DOCPROPERTY  CrTitle  \* MERGEFORMAT </w:instrText>
            </w:r>
            <w:r w:rsidRPr="00964C13">
              <w:rPr>
                <w:sz w:val="16"/>
                <w:szCs w:val="16"/>
                <w:lang w:eastAsia="zh-CN"/>
              </w:rPr>
              <w:fldChar w:fldCharType="separate"/>
            </w:r>
            <w:r w:rsidRPr="00964C13">
              <w:rPr>
                <w:sz w:val="16"/>
                <w:szCs w:val="16"/>
                <w:lang w:eastAsia="zh-CN"/>
              </w:rPr>
              <w:t xml:space="preserve">Corrections for clean-up and alignment </w:t>
            </w:r>
            <w:r w:rsidRPr="00964C13">
              <w:rPr>
                <w:sz w:val="16"/>
                <w:szCs w:val="16"/>
                <w:lang w:eastAsia="zh-CN"/>
              </w:rPr>
              <w:fldChar w:fldCharType="end"/>
            </w:r>
          </w:p>
        </w:tc>
        <w:tc>
          <w:tcPr>
            <w:tcW w:w="708" w:type="dxa"/>
            <w:shd w:val="solid" w:color="FFFFFF" w:fill="auto"/>
          </w:tcPr>
          <w:p w14:paraId="71870C25" w14:textId="77777777" w:rsidR="00DA134F" w:rsidRDefault="00DA134F" w:rsidP="000514AD">
            <w:pPr>
              <w:pStyle w:val="TAC"/>
              <w:rPr>
                <w:sz w:val="16"/>
                <w:szCs w:val="16"/>
              </w:rPr>
            </w:pPr>
            <w:r>
              <w:rPr>
                <w:sz w:val="16"/>
                <w:szCs w:val="16"/>
              </w:rPr>
              <w:t>16.1.0</w:t>
            </w:r>
          </w:p>
        </w:tc>
      </w:tr>
      <w:tr w:rsidR="000C39D7" w:rsidRPr="007B58A1" w14:paraId="47EFA6F6" w14:textId="77777777" w:rsidTr="00C83A0B">
        <w:tc>
          <w:tcPr>
            <w:tcW w:w="993" w:type="dxa"/>
            <w:shd w:val="solid" w:color="FFFFFF" w:fill="auto"/>
          </w:tcPr>
          <w:p w14:paraId="7C8AF522" w14:textId="77777777" w:rsidR="000C39D7" w:rsidRDefault="000C39D7" w:rsidP="000514AD">
            <w:pPr>
              <w:pStyle w:val="TAC"/>
              <w:rPr>
                <w:sz w:val="16"/>
                <w:szCs w:val="16"/>
                <w:lang w:eastAsia="zh-CN"/>
              </w:rPr>
            </w:pPr>
            <w:r>
              <w:rPr>
                <w:sz w:val="16"/>
                <w:szCs w:val="16"/>
                <w:lang w:eastAsia="zh-CN"/>
              </w:rPr>
              <w:t>2020-07</w:t>
            </w:r>
          </w:p>
        </w:tc>
        <w:tc>
          <w:tcPr>
            <w:tcW w:w="708" w:type="dxa"/>
            <w:shd w:val="solid" w:color="FFFFFF" w:fill="auto"/>
          </w:tcPr>
          <w:p w14:paraId="79EB14FB" w14:textId="77777777" w:rsidR="000C39D7" w:rsidRDefault="000C39D7" w:rsidP="000514AD">
            <w:pPr>
              <w:pStyle w:val="TAC"/>
              <w:rPr>
                <w:sz w:val="16"/>
                <w:szCs w:val="16"/>
                <w:lang w:eastAsia="zh-CN"/>
              </w:rPr>
            </w:pPr>
            <w:r>
              <w:rPr>
                <w:sz w:val="16"/>
                <w:szCs w:val="16"/>
                <w:lang w:eastAsia="zh-CN"/>
              </w:rPr>
              <w:t>SA#88E</w:t>
            </w:r>
          </w:p>
        </w:tc>
        <w:tc>
          <w:tcPr>
            <w:tcW w:w="993" w:type="dxa"/>
            <w:shd w:val="solid" w:color="FFFFFF" w:fill="auto"/>
          </w:tcPr>
          <w:p w14:paraId="4A90D64C" w14:textId="77777777" w:rsidR="000C39D7" w:rsidRDefault="000C39D7" w:rsidP="000514AD">
            <w:pPr>
              <w:pStyle w:val="TAC"/>
              <w:rPr>
                <w:sz w:val="16"/>
                <w:szCs w:val="16"/>
              </w:rPr>
            </w:pPr>
            <w:r>
              <w:rPr>
                <w:sz w:val="16"/>
                <w:szCs w:val="16"/>
              </w:rPr>
              <w:t>SP-200358</w:t>
            </w:r>
          </w:p>
        </w:tc>
        <w:tc>
          <w:tcPr>
            <w:tcW w:w="567" w:type="dxa"/>
            <w:shd w:val="solid" w:color="FFFFFF" w:fill="auto"/>
          </w:tcPr>
          <w:p w14:paraId="3179F7DA" w14:textId="77777777" w:rsidR="000C39D7" w:rsidRDefault="000C39D7" w:rsidP="000514AD">
            <w:pPr>
              <w:pStyle w:val="TAL"/>
              <w:rPr>
                <w:sz w:val="16"/>
                <w:szCs w:val="16"/>
              </w:rPr>
            </w:pPr>
            <w:r>
              <w:rPr>
                <w:sz w:val="16"/>
                <w:szCs w:val="16"/>
              </w:rPr>
              <w:t>0002</w:t>
            </w:r>
          </w:p>
        </w:tc>
        <w:tc>
          <w:tcPr>
            <w:tcW w:w="425" w:type="dxa"/>
            <w:shd w:val="solid" w:color="FFFFFF" w:fill="auto"/>
          </w:tcPr>
          <w:p w14:paraId="2F2642A8" w14:textId="77777777" w:rsidR="000C39D7" w:rsidRDefault="000C39D7" w:rsidP="000514AD">
            <w:pPr>
              <w:pStyle w:val="TAR"/>
              <w:rPr>
                <w:sz w:val="16"/>
                <w:szCs w:val="16"/>
              </w:rPr>
            </w:pPr>
            <w:r>
              <w:rPr>
                <w:sz w:val="16"/>
                <w:szCs w:val="16"/>
              </w:rPr>
              <w:t>-</w:t>
            </w:r>
          </w:p>
        </w:tc>
        <w:tc>
          <w:tcPr>
            <w:tcW w:w="425" w:type="dxa"/>
            <w:shd w:val="solid" w:color="FFFFFF" w:fill="auto"/>
          </w:tcPr>
          <w:p w14:paraId="69D8066A" w14:textId="77777777" w:rsidR="000C39D7" w:rsidRDefault="000C39D7" w:rsidP="000514AD">
            <w:pPr>
              <w:pStyle w:val="TAC"/>
              <w:rPr>
                <w:sz w:val="16"/>
                <w:szCs w:val="16"/>
              </w:rPr>
            </w:pPr>
            <w:r>
              <w:rPr>
                <w:sz w:val="16"/>
                <w:szCs w:val="16"/>
              </w:rPr>
              <w:t>F</w:t>
            </w:r>
          </w:p>
        </w:tc>
        <w:tc>
          <w:tcPr>
            <w:tcW w:w="4820" w:type="dxa"/>
            <w:shd w:val="solid" w:color="FFFFFF" w:fill="auto"/>
          </w:tcPr>
          <w:p w14:paraId="1F7AF31E" w14:textId="77777777" w:rsidR="000C39D7" w:rsidRPr="00964C13" w:rsidRDefault="000C39D7" w:rsidP="000514AD">
            <w:pPr>
              <w:pStyle w:val="TAL"/>
              <w:rPr>
                <w:sz w:val="16"/>
                <w:szCs w:val="16"/>
                <w:lang w:eastAsia="zh-CN"/>
              </w:rPr>
            </w:pPr>
            <w:r>
              <w:rPr>
                <w:sz w:val="16"/>
                <w:szCs w:val="16"/>
                <w:lang w:eastAsia="zh-CN"/>
              </w:rPr>
              <w:t xml:space="preserve">Update to the test case of Storing of UE authentication status by UDM </w:t>
            </w:r>
          </w:p>
        </w:tc>
        <w:tc>
          <w:tcPr>
            <w:tcW w:w="708" w:type="dxa"/>
            <w:shd w:val="solid" w:color="FFFFFF" w:fill="auto"/>
          </w:tcPr>
          <w:p w14:paraId="4ACD7ADF" w14:textId="77777777" w:rsidR="000C39D7" w:rsidRDefault="000C39D7" w:rsidP="000514AD">
            <w:pPr>
              <w:pStyle w:val="TAC"/>
              <w:rPr>
                <w:sz w:val="16"/>
                <w:szCs w:val="16"/>
              </w:rPr>
            </w:pPr>
            <w:r>
              <w:rPr>
                <w:sz w:val="16"/>
                <w:szCs w:val="16"/>
              </w:rPr>
              <w:t>16.2.0</w:t>
            </w:r>
          </w:p>
        </w:tc>
      </w:tr>
      <w:tr w:rsidR="00237DBE" w:rsidRPr="007B58A1" w14:paraId="56232755" w14:textId="77777777" w:rsidTr="00C83A0B">
        <w:tc>
          <w:tcPr>
            <w:tcW w:w="993" w:type="dxa"/>
            <w:shd w:val="solid" w:color="FFFFFF" w:fill="auto"/>
          </w:tcPr>
          <w:p w14:paraId="4FE4FF10" w14:textId="77777777" w:rsidR="00237DBE" w:rsidRDefault="00237DBE" w:rsidP="000514AD">
            <w:pPr>
              <w:pStyle w:val="TAC"/>
              <w:rPr>
                <w:sz w:val="16"/>
                <w:szCs w:val="16"/>
                <w:lang w:eastAsia="zh-CN"/>
              </w:rPr>
            </w:pPr>
            <w:r>
              <w:rPr>
                <w:sz w:val="16"/>
                <w:szCs w:val="16"/>
                <w:lang w:eastAsia="zh-CN"/>
              </w:rPr>
              <w:t>2020-09</w:t>
            </w:r>
          </w:p>
        </w:tc>
        <w:tc>
          <w:tcPr>
            <w:tcW w:w="708" w:type="dxa"/>
            <w:shd w:val="solid" w:color="FFFFFF" w:fill="auto"/>
          </w:tcPr>
          <w:p w14:paraId="1F19DE88" w14:textId="77777777" w:rsidR="00237DBE" w:rsidRDefault="00237DBE" w:rsidP="000514AD">
            <w:pPr>
              <w:pStyle w:val="TAC"/>
              <w:rPr>
                <w:sz w:val="16"/>
                <w:szCs w:val="16"/>
                <w:lang w:eastAsia="zh-CN"/>
              </w:rPr>
            </w:pPr>
            <w:r>
              <w:rPr>
                <w:sz w:val="16"/>
                <w:szCs w:val="16"/>
                <w:lang w:eastAsia="zh-CN"/>
              </w:rPr>
              <w:t>SA#89E</w:t>
            </w:r>
          </w:p>
        </w:tc>
        <w:tc>
          <w:tcPr>
            <w:tcW w:w="993" w:type="dxa"/>
            <w:shd w:val="solid" w:color="FFFFFF" w:fill="auto"/>
          </w:tcPr>
          <w:p w14:paraId="3E7AD974" w14:textId="77777777" w:rsidR="00237DBE" w:rsidRDefault="00237DBE" w:rsidP="000514AD">
            <w:pPr>
              <w:pStyle w:val="TAC"/>
              <w:rPr>
                <w:sz w:val="16"/>
                <w:szCs w:val="16"/>
              </w:rPr>
            </w:pPr>
            <w:r>
              <w:rPr>
                <w:sz w:val="16"/>
                <w:szCs w:val="16"/>
              </w:rPr>
              <w:t>SP-200703</w:t>
            </w:r>
          </w:p>
        </w:tc>
        <w:tc>
          <w:tcPr>
            <w:tcW w:w="567" w:type="dxa"/>
            <w:shd w:val="solid" w:color="FFFFFF" w:fill="auto"/>
          </w:tcPr>
          <w:p w14:paraId="09F50D03" w14:textId="77777777" w:rsidR="00237DBE" w:rsidRDefault="00237DBE" w:rsidP="000514AD">
            <w:pPr>
              <w:pStyle w:val="TAL"/>
              <w:rPr>
                <w:sz w:val="16"/>
                <w:szCs w:val="16"/>
              </w:rPr>
            </w:pPr>
            <w:r>
              <w:rPr>
                <w:sz w:val="16"/>
                <w:szCs w:val="16"/>
              </w:rPr>
              <w:t>0003</w:t>
            </w:r>
          </w:p>
        </w:tc>
        <w:tc>
          <w:tcPr>
            <w:tcW w:w="425" w:type="dxa"/>
            <w:shd w:val="solid" w:color="FFFFFF" w:fill="auto"/>
          </w:tcPr>
          <w:p w14:paraId="1900E5B6" w14:textId="77777777" w:rsidR="00237DBE" w:rsidRDefault="00237DBE" w:rsidP="000514AD">
            <w:pPr>
              <w:pStyle w:val="TAR"/>
              <w:rPr>
                <w:sz w:val="16"/>
                <w:szCs w:val="16"/>
              </w:rPr>
            </w:pPr>
            <w:r>
              <w:rPr>
                <w:sz w:val="16"/>
                <w:szCs w:val="16"/>
              </w:rPr>
              <w:t>-</w:t>
            </w:r>
          </w:p>
        </w:tc>
        <w:tc>
          <w:tcPr>
            <w:tcW w:w="425" w:type="dxa"/>
            <w:shd w:val="solid" w:color="FFFFFF" w:fill="auto"/>
          </w:tcPr>
          <w:p w14:paraId="527944BE" w14:textId="77777777" w:rsidR="00237DBE" w:rsidRDefault="00237DBE" w:rsidP="000514AD">
            <w:pPr>
              <w:pStyle w:val="TAC"/>
              <w:rPr>
                <w:sz w:val="16"/>
                <w:szCs w:val="16"/>
              </w:rPr>
            </w:pPr>
            <w:r>
              <w:rPr>
                <w:sz w:val="16"/>
                <w:szCs w:val="16"/>
              </w:rPr>
              <w:t>F</w:t>
            </w:r>
          </w:p>
        </w:tc>
        <w:tc>
          <w:tcPr>
            <w:tcW w:w="4820" w:type="dxa"/>
            <w:shd w:val="solid" w:color="FFFFFF" w:fill="auto"/>
          </w:tcPr>
          <w:p w14:paraId="114F0DC2" w14:textId="77777777" w:rsidR="00237DBE" w:rsidRDefault="00237DBE" w:rsidP="000514AD">
            <w:pPr>
              <w:pStyle w:val="TAL"/>
              <w:rPr>
                <w:sz w:val="16"/>
                <w:szCs w:val="16"/>
                <w:lang w:eastAsia="zh-CN"/>
              </w:rPr>
            </w:pPr>
            <w:bookmarkStart w:id="185" w:name="OLE_LINK5"/>
            <w:r w:rsidRPr="00C83A0B">
              <w:rPr>
                <w:sz w:val="16"/>
                <w:szCs w:val="16"/>
                <w:lang w:eastAsia="zh-CN"/>
              </w:rPr>
              <w:t>Clarification on the test cases if the UDM and AUSF are collocated</w:t>
            </w:r>
            <w:bookmarkEnd w:id="185"/>
          </w:p>
        </w:tc>
        <w:tc>
          <w:tcPr>
            <w:tcW w:w="708" w:type="dxa"/>
            <w:shd w:val="solid" w:color="FFFFFF" w:fill="auto"/>
          </w:tcPr>
          <w:p w14:paraId="20CF9210" w14:textId="77777777" w:rsidR="00237DBE" w:rsidRDefault="00237DBE" w:rsidP="000514AD">
            <w:pPr>
              <w:pStyle w:val="TAC"/>
              <w:rPr>
                <w:sz w:val="16"/>
                <w:szCs w:val="16"/>
              </w:rPr>
            </w:pPr>
            <w:r>
              <w:rPr>
                <w:sz w:val="16"/>
                <w:szCs w:val="16"/>
              </w:rPr>
              <w:t>16.3.0</w:t>
            </w:r>
          </w:p>
        </w:tc>
      </w:tr>
      <w:tr w:rsidR="008E6337" w:rsidRPr="007B58A1" w14:paraId="25F13197" w14:textId="77777777" w:rsidTr="00C83A0B">
        <w:tc>
          <w:tcPr>
            <w:tcW w:w="993" w:type="dxa"/>
            <w:shd w:val="solid" w:color="FFFFFF" w:fill="auto"/>
          </w:tcPr>
          <w:p w14:paraId="1DA8D893" w14:textId="77777777" w:rsidR="008E6337" w:rsidRDefault="008E6337" w:rsidP="000514AD">
            <w:pPr>
              <w:pStyle w:val="TAC"/>
              <w:rPr>
                <w:sz w:val="16"/>
                <w:szCs w:val="16"/>
                <w:lang w:eastAsia="zh-CN"/>
              </w:rPr>
            </w:pPr>
            <w:r>
              <w:rPr>
                <w:sz w:val="16"/>
                <w:szCs w:val="16"/>
                <w:lang w:eastAsia="zh-CN"/>
              </w:rPr>
              <w:t>2020-12</w:t>
            </w:r>
          </w:p>
        </w:tc>
        <w:tc>
          <w:tcPr>
            <w:tcW w:w="708" w:type="dxa"/>
            <w:shd w:val="solid" w:color="FFFFFF" w:fill="auto"/>
          </w:tcPr>
          <w:p w14:paraId="71893A12" w14:textId="77777777" w:rsidR="008E6337" w:rsidRDefault="008E6337" w:rsidP="000514AD">
            <w:pPr>
              <w:pStyle w:val="TAC"/>
              <w:rPr>
                <w:sz w:val="16"/>
                <w:szCs w:val="16"/>
                <w:lang w:eastAsia="zh-CN"/>
              </w:rPr>
            </w:pPr>
            <w:r>
              <w:rPr>
                <w:sz w:val="16"/>
                <w:szCs w:val="16"/>
                <w:lang w:eastAsia="zh-CN"/>
              </w:rPr>
              <w:t>SA#90e</w:t>
            </w:r>
          </w:p>
        </w:tc>
        <w:tc>
          <w:tcPr>
            <w:tcW w:w="993" w:type="dxa"/>
            <w:shd w:val="solid" w:color="FFFFFF" w:fill="auto"/>
          </w:tcPr>
          <w:p w14:paraId="3885A6FF" w14:textId="77777777" w:rsidR="008E6337" w:rsidRDefault="008E6337" w:rsidP="000514AD">
            <w:pPr>
              <w:pStyle w:val="TAC"/>
              <w:rPr>
                <w:sz w:val="16"/>
                <w:szCs w:val="16"/>
              </w:rPr>
            </w:pPr>
            <w:r>
              <w:rPr>
                <w:sz w:val="16"/>
                <w:szCs w:val="16"/>
              </w:rPr>
              <w:t>SP-201004</w:t>
            </w:r>
          </w:p>
        </w:tc>
        <w:tc>
          <w:tcPr>
            <w:tcW w:w="567" w:type="dxa"/>
            <w:shd w:val="solid" w:color="FFFFFF" w:fill="auto"/>
          </w:tcPr>
          <w:p w14:paraId="7A64522F" w14:textId="77777777" w:rsidR="008E6337" w:rsidRDefault="008E6337" w:rsidP="000514AD">
            <w:pPr>
              <w:pStyle w:val="TAL"/>
              <w:rPr>
                <w:sz w:val="16"/>
                <w:szCs w:val="16"/>
              </w:rPr>
            </w:pPr>
            <w:r>
              <w:rPr>
                <w:sz w:val="16"/>
                <w:szCs w:val="16"/>
              </w:rPr>
              <w:t>0004</w:t>
            </w:r>
          </w:p>
        </w:tc>
        <w:tc>
          <w:tcPr>
            <w:tcW w:w="425" w:type="dxa"/>
            <w:shd w:val="solid" w:color="FFFFFF" w:fill="auto"/>
          </w:tcPr>
          <w:p w14:paraId="75B1D533" w14:textId="77777777" w:rsidR="008E6337" w:rsidRDefault="008E6337" w:rsidP="000514AD">
            <w:pPr>
              <w:pStyle w:val="TAR"/>
              <w:rPr>
                <w:sz w:val="16"/>
                <w:szCs w:val="16"/>
              </w:rPr>
            </w:pPr>
            <w:r>
              <w:rPr>
                <w:sz w:val="16"/>
                <w:szCs w:val="16"/>
              </w:rPr>
              <w:t>-</w:t>
            </w:r>
          </w:p>
        </w:tc>
        <w:tc>
          <w:tcPr>
            <w:tcW w:w="425" w:type="dxa"/>
            <w:shd w:val="solid" w:color="FFFFFF" w:fill="auto"/>
          </w:tcPr>
          <w:p w14:paraId="424CF6BF" w14:textId="77777777" w:rsidR="008E6337" w:rsidRDefault="008E6337" w:rsidP="000514AD">
            <w:pPr>
              <w:pStyle w:val="TAC"/>
              <w:rPr>
                <w:sz w:val="16"/>
                <w:szCs w:val="16"/>
              </w:rPr>
            </w:pPr>
            <w:r>
              <w:rPr>
                <w:sz w:val="16"/>
                <w:szCs w:val="16"/>
              </w:rPr>
              <w:t>F</w:t>
            </w:r>
          </w:p>
        </w:tc>
        <w:tc>
          <w:tcPr>
            <w:tcW w:w="4820" w:type="dxa"/>
            <w:shd w:val="solid" w:color="FFFFFF" w:fill="auto"/>
          </w:tcPr>
          <w:p w14:paraId="1DA2C28C" w14:textId="77777777" w:rsidR="008E6337" w:rsidRPr="00C83A0B" w:rsidRDefault="008E6337" w:rsidP="000514AD">
            <w:pPr>
              <w:pStyle w:val="TAL"/>
              <w:rPr>
                <w:sz w:val="16"/>
                <w:szCs w:val="16"/>
                <w:lang w:eastAsia="zh-CN"/>
              </w:rPr>
            </w:pPr>
            <w:r w:rsidRPr="00FD5D29">
              <w:rPr>
                <w:sz w:val="16"/>
                <w:szCs w:val="16"/>
                <w:lang w:eastAsia="zh-CN"/>
              </w:rPr>
              <w:t>Reference of general SBA/SBI aspect in 33.514</w:t>
            </w:r>
          </w:p>
        </w:tc>
        <w:tc>
          <w:tcPr>
            <w:tcW w:w="708" w:type="dxa"/>
            <w:shd w:val="solid" w:color="FFFFFF" w:fill="auto"/>
          </w:tcPr>
          <w:p w14:paraId="080E4171" w14:textId="77777777" w:rsidR="008E6337" w:rsidRDefault="008E6337" w:rsidP="000514AD">
            <w:pPr>
              <w:pStyle w:val="TAC"/>
              <w:rPr>
                <w:sz w:val="16"/>
                <w:szCs w:val="16"/>
              </w:rPr>
            </w:pPr>
            <w:r>
              <w:rPr>
                <w:sz w:val="16"/>
                <w:szCs w:val="16"/>
              </w:rPr>
              <w:t>16.4.0</w:t>
            </w:r>
          </w:p>
        </w:tc>
      </w:tr>
      <w:tr w:rsidR="00E64B02" w:rsidRPr="007B58A1" w14:paraId="576F0D74" w14:textId="77777777" w:rsidTr="00C83A0B">
        <w:tc>
          <w:tcPr>
            <w:tcW w:w="993" w:type="dxa"/>
            <w:shd w:val="solid" w:color="FFFFFF" w:fill="auto"/>
          </w:tcPr>
          <w:p w14:paraId="310847C5" w14:textId="77777777" w:rsidR="00E64B02" w:rsidRDefault="00E64B02" w:rsidP="000514AD">
            <w:pPr>
              <w:pStyle w:val="TAC"/>
              <w:rPr>
                <w:sz w:val="16"/>
                <w:szCs w:val="16"/>
                <w:lang w:eastAsia="zh-CN"/>
              </w:rPr>
            </w:pPr>
            <w:r>
              <w:rPr>
                <w:sz w:val="16"/>
                <w:szCs w:val="16"/>
                <w:lang w:eastAsia="zh-CN"/>
              </w:rPr>
              <w:t>2021-06</w:t>
            </w:r>
          </w:p>
        </w:tc>
        <w:tc>
          <w:tcPr>
            <w:tcW w:w="708" w:type="dxa"/>
            <w:shd w:val="solid" w:color="FFFFFF" w:fill="auto"/>
          </w:tcPr>
          <w:p w14:paraId="25B62935" w14:textId="77777777" w:rsidR="00E64B02" w:rsidRDefault="00E64B02" w:rsidP="000514AD">
            <w:pPr>
              <w:pStyle w:val="TAC"/>
              <w:rPr>
                <w:sz w:val="16"/>
                <w:szCs w:val="16"/>
                <w:lang w:eastAsia="zh-CN"/>
              </w:rPr>
            </w:pPr>
            <w:r>
              <w:rPr>
                <w:sz w:val="16"/>
                <w:szCs w:val="16"/>
                <w:lang w:eastAsia="zh-CN"/>
              </w:rPr>
              <w:t>SA#92e</w:t>
            </w:r>
          </w:p>
        </w:tc>
        <w:tc>
          <w:tcPr>
            <w:tcW w:w="993" w:type="dxa"/>
            <w:shd w:val="solid" w:color="FFFFFF" w:fill="auto"/>
          </w:tcPr>
          <w:p w14:paraId="5857AB85" w14:textId="77777777" w:rsidR="00E64B02" w:rsidRDefault="00E64B02" w:rsidP="000514AD">
            <w:pPr>
              <w:pStyle w:val="TAC"/>
              <w:rPr>
                <w:sz w:val="16"/>
                <w:szCs w:val="16"/>
              </w:rPr>
            </w:pPr>
            <w:r>
              <w:rPr>
                <w:sz w:val="16"/>
                <w:szCs w:val="16"/>
              </w:rPr>
              <w:t>SP-210440</w:t>
            </w:r>
          </w:p>
        </w:tc>
        <w:tc>
          <w:tcPr>
            <w:tcW w:w="567" w:type="dxa"/>
            <w:shd w:val="solid" w:color="FFFFFF" w:fill="auto"/>
          </w:tcPr>
          <w:p w14:paraId="365C0248" w14:textId="77777777" w:rsidR="00E64B02" w:rsidRDefault="00E64B02" w:rsidP="000514AD">
            <w:pPr>
              <w:pStyle w:val="TAL"/>
              <w:rPr>
                <w:sz w:val="16"/>
                <w:szCs w:val="16"/>
              </w:rPr>
            </w:pPr>
            <w:r>
              <w:rPr>
                <w:sz w:val="16"/>
                <w:szCs w:val="16"/>
              </w:rPr>
              <w:t>0005</w:t>
            </w:r>
          </w:p>
        </w:tc>
        <w:tc>
          <w:tcPr>
            <w:tcW w:w="425" w:type="dxa"/>
            <w:shd w:val="solid" w:color="FFFFFF" w:fill="auto"/>
          </w:tcPr>
          <w:p w14:paraId="02D04C64" w14:textId="77777777" w:rsidR="00E64B02" w:rsidRDefault="00E64B02" w:rsidP="000514AD">
            <w:pPr>
              <w:pStyle w:val="TAR"/>
              <w:rPr>
                <w:sz w:val="16"/>
                <w:szCs w:val="16"/>
              </w:rPr>
            </w:pPr>
            <w:r>
              <w:rPr>
                <w:sz w:val="16"/>
                <w:szCs w:val="16"/>
              </w:rPr>
              <w:t>-</w:t>
            </w:r>
          </w:p>
        </w:tc>
        <w:tc>
          <w:tcPr>
            <w:tcW w:w="425" w:type="dxa"/>
            <w:shd w:val="solid" w:color="FFFFFF" w:fill="auto"/>
          </w:tcPr>
          <w:p w14:paraId="0C0F4FB4" w14:textId="77777777" w:rsidR="00E64B02" w:rsidRDefault="00E64B02" w:rsidP="000514AD">
            <w:pPr>
              <w:pStyle w:val="TAC"/>
              <w:rPr>
                <w:sz w:val="16"/>
                <w:szCs w:val="16"/>
              </w:rPr>
            </w:pPr>
            <w:r>
              <w:rPr>
                <w:sz w:val="16"/>
                <w:szCs w:val="16"/>
              </w:rPr>
              <w:t>B</w:t>
            </w:r>
          </w:p>
        </w:tc>
        <w:tc>
          <w:tcPr>
            <w:tcW w:w="4820" w:type="dxa"/>
            <w:shd w:val="solid" w:color="FFFFFF" w:fill="auto"/>
          </w:tcPr>
          <w:p w14:paraId="427168C9" w14:textId="77777777" w:rsidR="00E64B02" w:rsidRPr="00FD5D29" w:rsidRDefault="00E64B02" w:rsidP="000514AD">
            <w:pPr>
              <w:pStyle w:val="TAL"/>
              <w:rPr>
                <w:sz w:val="16"/>
                <w:szCs w:val="16"/>
                <w:lang w:eastAsia="zh-CN"/>
              </w:rPr>
            </w:pPr>
            <w:r w:rsidRPr="001061F4">
              <w:rPr>
                <w:sz w:val="16"/>
                <w:szCs w:val="16"/>
                <w:lang w:eastAsia="zh-CN"/>
              </w:rPr>
              <w:t xml:space="preserve">CR to include R-16 feature of </w:t>
            </w:r>
            <w:r w:rsidRPr="001061F4">
              <w:rPr>
                <w:rFonts w:hint="eastAsia"/>
                <w:sz w:val="16"/>
                <w:szCs w:val="16"/>
                <w:lang w:eastAsia="zh-CN"/>
              </w:rPr>
              <w:t>UDM</w:t>
            </w:r>
            <w:r w:rsidRPr="001061F4">
              <w:rPr>
                <w:sz w:val="16"/>
                <w:szCs w:val="16"/>
                <w:lang w:eastAsia="zh-CN"/>
              </w:rPr>
              <w:t xml:space="preserve"> to 33.514</w:t>
            </w:r>
          </w:p>
        </w:tc>
        <w:tc>
          <w:tcPr>
            <w:tcW w:w="708" w:type="dxa"/>
            <w:shd w:val="solid" w:color="FFFFFF" w:fill="auto"/>
          </w:tcPr>
          <w:p w14:paraId="13CDC0ED" w14:textId="77777777" w:rsidR="00E64B02" w:rsidRDefault="00E64B02" w:rsidP="000514AD">
            <w:pPr>
              <w:pStyle w:val="TAC"/>
              <w:rPr>
                <w:sz w:val="16"/>
                <w:szCs w:val="16"/>
              </w:rPr>
            </w:pPr>
            <w:r>
              <w:rPr>
                <w:sz w:val="16"/>
                <w:szCs w:val="16"/>
              </w:rPr>
              <w:t>17.0.0</w:t>
            </w:r>
          </w:p>
        </w:tc>
      </w:tr>
      <w:tr w:rsidR="007B7679" w:rsidRPr="007B58A1" w14:paraId="18C0656D" w14:textId="77777777" w:rsidTr="00C83A0B">
        <w:tc>
          <w:tcPr>
            <w:tcW w:w="993" w:type="dxa"/>
            <w:shd w:val="solid" w:color="FFFFFF" w:fill="auto"/>
          </w:tcPr>
          <w:p w14:paraId="5A63EE4F" w14:textId="77777777" w:rsidR="007B7679" w:rsidRDefault="007B7679" w:rsidP="000514AD">
            <w:pPr>
              <w:pStyle w:val="TAC"/>
              <w:rPr>
                <w:sz w:val="16"/>
                <w:szCs w:val="16"/>
                <w:lang w:eastAsia="zh-CN"/>
              </w:rPr>
            </w:pPr>
            <w:r>
              <w:rPr>
                <w:sz w:val="16"/>
                <w:szCs w:val="16"/>
                <w:lang w:eastAsia="zh-CN"/>
              </w:rPr>
              <w:t>2023-06</w:t>
            </w:r>
          </w:p>
        </w:tc>
        <w:tc>
          <w:tcPr>
            <w:tcW w:w="708" w:type="dxa"/>
            <w:shd w:val="solid" w:color="FFFFFF" w:fill="auto"/>
          </w:tcPr>
          <w:p w14:paraId="46BA3E5E" w14:textId="77777777" w:rsidR="007B7679" w:rsidRDefault="007B7679" w:rsidP="000514AD">
            <w:pPr>
              <w:pStyle w:val="TAC"/>
              <w:rPr>
                <w:sz w:val="16"/>
                <w:szCs w:val="16"/>
                <w:lang w:eastAsia="zh-CN"/>
              </w:rPr>
            </w:pPr>
            <w:r>
              <w:rPr>
                <w:sz w:val="16"/>
                <w:szCs w:val="16"/>
                <w:lang w:eastAsia="zh-CN"/>
              </w:rPr>
              <w:t>SA#100</w:t>
            </w:r>
          </w:p>
        </w:tc>
        <w:tc>
          <w:tcPr>
            <w:tcW w:w="993" w:type="dxa"/>
            <w:shd w:val="solid" w:color="FFFFFF" w:fill="auto"/>
          </w:tcPr>
          <w:p w14:paraId="71F764AD" w14:textId="77777777" w:rsidR="007B7679" w:rsidRDefault="007B7679" w:rsidP="000514AD">
            <w:pPr>
              <w:pStyle w:val="TAC"/>
              <w:rPr>
                <w:sz w:val="16"/>
                <w:szCs w:val="16"/>
              </w:rPr>
            </w:pPr>
            <w:r>
              <w:rPr>
                <w:sz w:val="16"/>
                <w:szCs w:val="16"/>
              </w:rPr>
              <w:t>SP-230604</w:t>
            </w:r>
          </w:p>
        </w:tc>
        <w:tc>
          <w:tcPr>
            <w:tcW w:w="567" w:type="dxa"/>
            <w:shd w:val="solid" w:color="FFFFFF" w:fill="auto"/>
          </w:tcPr>
          <w:p w14:paraId="3ADE3A75" w14:textId="77777777" w:rsidR="007B7679" w:rsidRDefault="007B7679" w:rsidP="000514AD">
            <w:pPr>
              <w:pStyle w:val="TAL"/>
              <w:rPr>
                <w:sz w:val="16"/>
                <w:szCs w:val="16"/>
              </w:rPr>
            </w:pPr>
            <w:r>
              <w:rPr>
                <w:sz w:val="16"/>
                <w:szCs w:val="16"/>
              </w:rPr>
              <w:t>0006</w:t>
            </w:r>
          </w:p>
        </w:tc>
        <w:tc>
          <w:tcPr>
            <w:tcW w:w="425" w:type="dxa"/>
            <w:shd w:val="solid" w:color="FFFFFF" w:fill="auto"/>
          </w:tcPr>
          <w:p w14:paraId="7A756CD9" w14:textId="77777777" w:rsidR="007B7679" w:rsidRDefault="007B7679" w:rsidP="000514AD">
            <w:pPr>
              <w:pStyle w:val="TAR"/>
              <w:rPr>
                <w:sz w:val="16"/>
                <w:szCs w:val="16"/>
              </w:rPr>
            </w:pPr>
            <w:r>
              <w:rPr>
                <w:sz w:val="16"/>
                <w:szCs w:val="16"/>
              </w:rPr>
              <w:t>1</w:t>
            </w:r>
          </w:p>
        </w:tc>
        <w:tc>
          <w:tcPr>
            <w:tcW w:w="425" w:type="dxa"/>
            <w:shd w:val="solid" w:color="FFFFFF" w:fill="auto"/>
          </w:tcPr>
          <w:p w14:paraId="05DDB294" w14:textId="77777777" w:rsidR="007B7679" w:rsidRDefault="007B7679" w:rsidP="000514AD">
            <w:pPr>
              <w:pStyle w:val="TAC"/>
              <w:rPr>
                <w:sz w:val="16"/>
                <w:szCs w:val="16"/>
              </w:rPr>
            </w:pPr>
            <w:r>
              <w:rPr>
                <w:sz w:val="16"/>
                <w:szCs w:val="16"/>
              </w:rPr>
              <w:t>B</w:t>
            </w:r>
          </w:p>
        </w:tc>
        <w:tc>
          <w:tcPr>
            <w:tcW w:w="4820" w:type="dxa"/>
            <w:shd w:val="solid" w:color="FFFFFF" w:fill="auto"/>
          </w:tcPr>
          <w:p w14:paraId="2518810E" w14:textId="77777777" w:rsidR="007B7679" w:rsidRPr="001061F4" w:rsidRDefault="007B7679" w:rsidP="000514AD">
            <w:pPr>
              <w:pStyle w:val="TAL"/>
              <w:rPr>
                <w:sz w:val="16"/>
                <w:szCs w:val="16"/>
                <w:lang w:eastAsia="zh-CN"/>
              </w:rPr>
            </w:pPr>
            <w:r>
              <w:rPr>
                <w:sz w:val="16"/>
                <w:szCs w:val="16"/>
                <w:lang w:eastAsia="zh-CN"/>
              </w:rPr>
              <w:t>Robustness interfaces and protocols defined for UDM</w:t>
            </w:r>
          </w:p>
        </w:tc>
        <w:tc>
          <w:tcPr>
            <w:tcW w:w="708" w:type="dxa"/>
            <w:shd w:val="solid" w:color="FFFFFF" w:fill="auto"/>
          </w:tcPr>
          <w:p w14:paraId="381BACC9" w14:textId="77777777" w:rsidR="007B7679" w:rsidRDefault="007B7679" w:rsidP="000514AD">
            <w:pPr>
              <w:pStyle w:val="TAC"/>
              <w:rPr>
                <w:sz w:val="16"/>
                <w:szCs w:val="16"/>
              </w:rPr>
            </w:pPr>
            <w:r>
              <w:rPr>
                <w:sz w:val="16"/>
                <w:szCs w:val="16"/>
              </w:rPr>
              <w:t>18.0.0</w:t>
            </w:r>
          </w:p>
        </w:tc>
      </w:tr>
      <w:tr w:rsidR="00394A22" w:rsidRPr="007B58A1" w14:paraId="551539E7" w14:textId="77777777" w:rsidTr="00C83A0B">
        <w:tc>
          <w:tcPr>
            <w:tcW w:w="993" w:type="dxa"/>
            <w:shd w:val="solid" w:color="FFFFFF" w:fill="auto"/>
          </w:tcPr>
          <w:p w14:paraId="27FFC83D" w14:textId="77777777" w:rsidR="00394A22" w:rsidRDefault="00394A22" w:rsidP="00394A22">
            <w:pPr>
              <w:pStyle w:val="TAC"/>
              <w:rPr>
                <w:sz w:val="16"/>
                <w:szCs w:val="16"/>
                <w:lang w:eastAsia="zh-CN"/>
              </w:rPr>
            </w:pPr>
            <w:r>
              <w:rPr>
                <w:sz w:val="16"/>
                <w:szCs w:val="16"/>
                <w:lang w:eastAsia="zh-CN"/>
              </w:rPr>
              <w:t>2023-06</w:t>
            </w:r>
          </w:p>
        </w:tc>
        <w:tc>
          <w:tcPr>
            <w:tcW w:w="708" w:type="dxa"/>
            <w:shd w:val="solid" w:color="FFFFFF" w:fill="auto"/>
          </w:tcPr>
          <w:p w14:paraId="1AB18422" w14:textId="77777777" w:rsidR="00394A22" w:rsidRDefault="00394A22" w:rsidP="00394A22">
            <w:pPr>
              <w:pStyle w:val="TAC"/>
              <w:rPr>
                <w:sz w:val="16"/>
                <w:szCs w:val="16"/>
                <w:lang w:eastAsia="zh-CN"/>
              </w:rPr>
            </w:pPr>
            <w:r>
              <w:rPr>
                <w:sz w:val="16"/>
                <w:szCs w:val="16"/>
                <w:lang w:eastAsia="zh-CN"/>
              </w:rPr>
              <w:t>SA#100</w:t>
            </w:r>
          </w:p>
        </w:tc>
        <w:tc>
          <w:tcPr>
            <w:tcW w:w="993" w:type="dxa"/>
            <w:shd w:val="solid" w:color="FFFFFF" w:fill="auto"/>
          </w:tcPr>
          <w:p w14:paraId="2726DA21" w14:textId="77777777" w:rsidR="00394A22" w:rsidRDefault="00394A22" w:rsidP="00394A22">
            <w:pPr>
              <w:pStyle w:val="TAC"/>
              <w:rPr>
                <w:sz w:val="16"/>
                <w:szCs w:val="16"/>
              </w:rPr>
            </w:pPr>
            <w:r>
              <w:rPr>
                <w:sz w:val="16"/>
                <w:szCs w:val="16"/>
              </w:rPr>
              <w:t>SP-230604</w:t>
            </w:r>
          </w:p>
        </w:tc>
        <w:tc>
          <w:tcPr>
            <w:tcW w:w="567" w:type="dxa"/>
            <w:shd w:val="solid" w:color="FFFFFF" w:fill="auto"/>
          </w:tcPr>
          <w:p w14:paraId="188AEC4C" w14:textId="77777777" w:rsidR="00394A22" w:rsidRDefault="00394A22" w:rsidP="00394A22">
            <w:pPr>
              <w:pStyle w:val="TAL"/>
              <w:rPr>
                <w:sz w:val="16"/>
                <w:szCs w:val="16"/>
              </w:rPr>
            </w:pPr>
            <w:r>
              <w:rPr>
                <w:sz w:val="16"/>
                <w:szCs w:val="16"/>
              </w:rPr>
              <w:t>0007</w:t>
            </w:r>
          </w:p>
        </w:tc>
        <w:tc>
          <w:tcPr>
            <w:tcW w:w="425" w:type="dxa"/>
            <w:shd w:val="solid" w:color="FFFFFF" w:fill="auto"/>
          </w:tcPr>
          <w:p w14:paraId="2497DDF4" w14:textId="77777777" w:rsidR="00394A22" w:rsidRDefault="00394A22" w:rsidP="00394A22">
            <w:pPr>
              <w:pStyle w:val="TAR"/>
              <w:rPr>
                <w:sz w:val="16"/>
                <w:szCs w:val="16"/>
              </w:rPr>
            </w:pPr>
            <w:r>
              <w:rPr>
                <w:sz w:val="16"/>
                <w:szCs w:val="16"/>
              </w:rPr>
              <w:t>1</w:t>
            </w:r>
          </w:p>
        </w:tc>
        <w:tc>
          <w:tcPr>
            <w:tcW w:w="425" w:type="dxa"/>
            <w:shd w:val="solid" w:color="FFFFFF" w:fill="auto"/>
          </w:tcPr>
          <w:p w14:paraId="712A91E9" w14:textId="77777777" w:rsidR="00394A22" w:rsidRDefault="00394A22" w:rsidP="00394A22">
            <w:pPr>
              <w:pStyle w:val="TAC"/>
              <w:rPr>
                <w:sz w:val="16"/>
                <w:szCs w:val="16"/>
              </w:rPr>
            </w:pPr>
            <w:r>
              <w:rPr>
                <w:sz w:val="16"/>
                <w:szCs w:val="16"/>
              </w:rPr>
              <w:t>F</w:t>
            </w:r>
          </w:p>
        </w:tc>
        <w:tc>
          <w:tcPr>
            <w:tcW w:w="4820" w:type="dxa"/>
            <w:shd w:val="solid" w:color="FFFFFF" w:fill="auto"/>
          </w:tcPr>
          <w:p w14:paraId="092C814C" w14:textId="77777777" w:rsidR="00394A22" w:rsidRDefault="00394A22" w:rsidP="00394A22">
            <w:pPr>
              <w:pStyle w:val="TAL"/>
              <w:rPr>
                <w:sz w:val="16"/>
                <w:szCs w:val="16"/>
                <w:lang w:eastAsia="zh-CN"/>
              </w:rPr>
            </w:pPr>
            <w:r>
              <w:rPr>
                <w:sz w:val="16"/>
                <w:szCs w:val="16"/>
                <w:lang w:eastAsia="zh-CN"/>
              </w:rPr>
              <w:t>SCAS release reference corrections</w:t>
            </w:r>
          </w:p>
        </w:tc>
        <w:tc>
          <w:tcPr>
            <w:tcW w:w="708" w:type="dxa"/>
            <w:shd w:val="solid" w:color="FFFFFF" w:fill="auto"/>
          </w:tcPr>
          <w:p w14:paraId="0B68F896" w14:textId="77777777" w:rsidR="00394A22" w:rsidRDefault="00394A22" w:rsidP="00394A22">
            <w:pPr>
              <w:pStyle w:val="TAC"/>
              <w:rPr>
                <w:sz w:val="16"/>
                <w:szCs w:val="16"/>
              </w:rPr>
            </w:pPr>
            <w:r>
              <w:rPr>
                <w:sz w:val="16"/>
                <w:szCs w:val="16"/>
              </w:rPr>
              <w:t>18.0.0</w:t>
            </w:r>
          </w:p>
        </w:tc>
      </w:tr>
      <w:tr w:rsidR="00653EF0" w:rsidRPr="007B58A1" w14:paraId="04C5766F" w14:textId="77777777" w:rsidTr="00C83A0B">
        <w:tc>
          <w:tcPr>
            <w:tcW w:w="993" w:type="dxa"/>
            <w:shd w:val="solid" w:color="FFFFFF" w:fill="auto"/>
          </w:tcPr>
          <w:p w14:paraId="2A5B4197" w14:textId="77777777" w:rsidR="00653EF0" w:rsidRDefault="00653EF0" w:rsidP="00394A22">
            <w:pPr>
              <w:pStyle w:val="TAC"/>
              <w:rPr>
                <w:sz w:val="16"/>
                <w:szCs w:val="16"/>
                <w:lang w:eastAsia="zh-CN"/>
              </w:rPr>
            </w:pPr>
            <w:r>
              <w:rPr>
                <w:sz w:val="16"/>
                <w:szCs w:val="16"/>
                <w:lang w:eastAsia="zh-CN"/>
              </w:rPr>
              <w:t>2023-09</w:t>
            </w:r>
          </w:p>
        </w:tc>
        <w:tc>
          <w:tcPr>
            <w:tcW w:w="708" w:type="dxa"/>
            <w:shd w:val="solid" w:color="FFFFFF" w:fill="auto"/>
          </w:tcPr>
          <w:p w14:paraId="09EFFC33" w14:textId="77777777" w:rsidR="00653EF0" w:rsidRDefault="00653EF0" w:rsidP="00394A22">
            <w:pPr>
              <w:pStyle w:val="TAC"/>
              <w:rPr>
                <w:sz w:val="16"/>
                <w:szCs w:val="16"/>
                <w:lang w:eastAsia="zh-CN"/>
              </w:rPr>
            </w:pPr>
            <w:r>
              <w:rPr>
                <w:sz w:val="16"/>
                <w:szCs w:val="16"/>
                <w:lang w:eastAsia="zh-CN"/>
              </w:rPr>
              <w:t>SA#101</w:t>
            </w:r>
          </w:p>
        </w:tc>
        <w:tc>
          <w:tcPr>
            <w:tcW w:w="993" w:type="dxa"/>
            <w:shd w:val="solid" w:color="FFFFFF" w:fill="auto"/>
          </w:tcPr>
          <w:p w14:paraId="56AAE8CC" w14:textId="77777777" w:rsidR="00653EF0" w:rsidRDefault="00653EF0" w:rsidP="00394A22">
            <w:pPr>
              <w:pStyle w:val="TAC"/>
              <w:rPr>
                <w:sz w:val="16"/>
                <w:szCs w:val="16"/>
              </w:rPr>
            </w:pPr>
            <w:r>
              <w:rPr>
                <w:sz w:val="16"/>
                <w:szCs w:val="16"/>
              </w:rPr>
              <w:t>SP-230904</w:t>
            </w:r>
          </w:p>
        </w:tc>
        <w:tc>
          <w:tcPr>
            <w:tcW w:w="567" w:type="dxa"/>
            <w:shd w:val="solid" w:color="FFFFFF" w:fill="auto"/>
          </w:tcPr>
          <w:p w14:paraId="75B1C3C1" w14:textId="77777777" w:rsidR="00653EF0" w:rsidRDefault="00653EF0" w:rsidP="00394A22">
            <w:pPr>
              <w:pStyle w:val="TAL"/>
              <w:rPr>
                <w:sz w:val="16"/>
                <w:szCs w:val="16"/>
              </w:rPr>
            </w:pPr>
            <w:r>
              <w:rPr>
                <w:sz w:val="16"/>
                <w:szCs w:val="16"/>
              </w:rPr>
              <w:t>0009</w:t>
            </w:r>
          </w:p>
        </w:tc>
        <w:tc>
          <w:tcPr>
            <w:tcW w:w="425" w:type="dxa"/>
            <w:shd w:val="solid" w:color="FFFFFF" w:fill="auto"/>
          </w:tcPr>
          <w:p w14:paraId="3FAFC7A9" w14:textId="77777777" w:rsidR="00653EF0" w:rsidRDefault="00653EF0" w:rsidP="00394A22">
            <w:pPr>
              <w:pStyle w:val="TAR"/>
              <w:rPr>
                <w:sz w:val="16"/>
                <w:szCs w:val="16"/>
              </w:rPr>
            </w:pPr>
            <w:r>
              <w:rPr>
                <w:sz w:val="16"/>
                <w:szCs w:val="16"/>
              </w:rPr>
              <w:t>-</w:t>
            </w:r>
          </w:p>
        </w:tc>
        <w:tc>
          <w:tcPr>
            <w:tcW w:w="425" w:type="dxa"/>
            <w:shd w:val="solid" w:color="FFFFFF" w:fill="auto"/>
          </w:tcPr>
          <w:p w14:paraId="558B84AC" w14:textId="77777777" w:rsidR="00653EF0" w:rsidRDefault="00653EF0" w:rsidP="00394A22">
            <w:pPr>
              <w:pStyle w:val="TAC"/>
              <w:rPr>
                <w:sz w:val="16"/>
                <w:szCs w:val="16"/>
              </w:rPr>
            </w:pPr>
            <w:r>
              <w:rPr>
                <w:sz w:val="16"/>
                <w:szCs w:val="16"/>
              </w:rPr>
              <w:t>F</w:t>
            </w:r>
          </w:p>
        </w:tc>
        <w:tc>
          <w:tcPr>
            <w:tcW w:w="4820" w:type="dxa"/>
            <w:shd w:val="solid" w:color="FFFFFF" w:fill="auto"/>
          </w:tcPr>
          <w:p w14:paraId="646D9200" w14:textId="77777777" w:rsidR="00653EF0" w:rsidRDefault="00653EF0" w:rsidP="00394A22">
            <w:pPr>
              <w:pStyle w:val="TAL"/>
              <w:rPr>
                <w:sz w:val="16"/>
                <w:szCs w:val="16"/>
                <w:lang w:eastAsia="zh-CN"/>
              </w:rPr>
            </w:pPr>
            <w:r>
              <w:rPr>
                <w:sz w:val="16"/>
                <w:szCs w:val="16"/>
                <w:lang w:eastAsia="zh-CN"/>
              </w:rPr>
              <w:t>Correction of UDM service naming</w:t>
            </w:r>
          </w:p>
        </w:tc>
        <w:tc>
          <w:tcPr>
            <w:tcW w:w="708" w:type="dxa"/>
            <w:shd w:val="solid" w:color="FFFFFF" w:fill="auto"/>
          </w:tcPr>
          <w:p w14:paraId="5A86E9D5" w14:textId="77777777" w:rsidR="00653EF0" w:rsidRDefault="00653EF0" w:rsidP="00394A22">
            <w:pPr>
              <w:pStyle w:val="TAC"/>
              <w:rPr>
                <w:sz w:val="16"/>
                <w:szCs w:val="16"/>
              </w:rPr>
            </w:pPr>
            <w:r>
              <w:rPr>
                <w:sz w:val="16"/>
                <w:szCs w:val="16"/>
              </w:rPr>
              <w:t>18.1.0</w:t>
            </w:r>
          </w:p>
        </w:tc>
      </w:tr>
      <w:tr w:rsidR="001D1C92" w:rsidRPr="007B58A1" w14:paraId="4E315240" w14:textId="77777777" w:rsidTr="00C83A0B">
        <w:tc>
          <w:tcPr>
            <w:tcW w:w="993" w:type="dxa"/>
            <w:shd w:val="solid" w:color="FFFFFF" w:fill="auto"/>
          </w:tcPr>
          <w:p w14:paraId="265D42F0" w14:textId="77777777" w:rsidR="001D1C92" w:rsidRDefault="001D1C92" w:rsidP="00394A22">
            <w:pPr>
              <w:pStyle w:val="TAC"/>
              <w:rPr>
                <w:sz w:val="16"/>
                <w:szCs w:val="16"/>
                <w:lang w:eastAsia="zh-CN"/>
              </w:rPr>
            </w:pPr>
            <w:r>
              <w:rPr>
                <w:sz w:val="16"/>
                <w:szCs w:val="16"/>
                <w:lang w:eastAsia="zh-CN"/>
              </w:rPr>
              <w:t>2023-12</w:t>
            </w:r>
          </w:p>
        </w:tc>
        <w:tc>
          <w:tcPr>
            <w:tcW w:w="708" w:type="dxa"/>
            <w:shd w:val="solid" w:color="FFFFFF" w:fill="auto"/>
          </w:tcPr>
          <w:p w14:paraId="62DDB705" w14:textId="77777777" w:rsidR="001D1C92" w:rsidRDefault="001D1C92" w:rsidP="00394A22">
            <w:pPr>
              <w:pStyle w:val="TAC"/>
              <w:rPr>
                <w:sz w:val="16"/>
                <w:szCs w:val="16"/>
                <w:lang w:eastAsia="zh-CN"/>
              </w:rPr>
            </w:pPr>
            <w:r>
              <w:rPr>
                <w:sz w:val="16"/>
                <w:szCs w:val="16"/>
                <w:lang w:eastAsia="zh-CN"/>
              </w:rPr>
              <w:t>SA#102</w:t>
            </w:r>
          </w:p>
        </w:tc>
        <w:tc>
          <w:tcPr>
            <w:tcW w:w="993" w:type="dxa"/>
            <w:shd w:val="solid" w:color="FFFFFF" w:fill="auto"/>
          </w:tcPr>
          <w:p w14:paraId="6EC31FBE" w14:textId="77777777" w:rsidR="001D1C92" w:rsidRDefault="001D1C92" w:rsidP="00394A22">
            <w:pPr>
              <w:pStyle w:val="TAC"/>
              <w:rPr>
                <w:sz w:val="16"/>
                <w:szCs w:val="16"/>
              </w:rPr>
            </w:pPr>
            <w:r>
              <w:rPr>
                <w:sz w:val="16"/>
                <w:szCs w:val="16"/>
              </w:rPr>
              <w:t>SP-231339</w:t>
            </w:r>
          </w:p>
        </w:tc>
        <w:tc>
          <w:tcPr>
            <w:tcW w:w="567" w:type="dxa"/>
            <w:shd w:val="solid" w:color="FFFFFF" w:fill="auto"/>
          </w:tcPr>
          <w:p w14:paraId="4EA5AF90" w14:textId="77777777" w:rsidR="001D1C92" w:rsidRDefault="001D1C92" w:rsidP="00394A22">
            <w:pPr>
              <w:pStyle w:val="TAL"/>
              <w:rPr>
                <w:sz w:val="16"/>
                <w:szCs w:val="16"/>
              </w:rPr>
            </w:pPr>
            <w:r>
              <w:rPr>
                <w:sz w:val="16"/>
                <w:szCs w:val="16"/>
              </w:rPr>
              <w:t>0010</w:t>
            </w:r>
          </w:p>
        </w:tc>
        <w:tc>
          <w:tcPr>
            <w:tcW w:w="425" w:type="dxa"/>
            <w:shd w:val="solid" w:color="FFFFFF" w:fill="auto"/>
          </w:tcPr>
          <w:p w14:paraId="454D04C0" w14:textId="77777777" w:rsidR="001D1C92" w:rsidRDefault="001D1C92" w:rsidP="00394A22">
            <w:pPr>
              <w:pStyle w:val="TAR"/>
              <w:rPr>
                <w:sz w:val="16"/>
                <w:szCs w:val="16"/>
              </w:rPr>
            </w:pPr>
            <w:r>
              <w:rPr>
                <w:sz w:val="16"/>
                <w:szCs w:val="16"/>
              </w:rPr>
              <w:t>1</w:t>
            </w:r>
          </w:p>
        </w:tc>
        <w:tc>
          <w:tcPr>
            <w:tcW w:w="425" w:type="dxa"/>
            <w:shd w:val="solid" w:color="FFFFFF" w:fill="auto"/>
          </w:tcPr>
          <w:p w14:paraId="36BC00A2" w14:textId="77777777" w:rsidR="001D1C92" w:rsidRDefault="001D1C92" w:rsidP="00394A22">
            <w:pPr>
              <w:pStyle w:val="TAC"/>
              <w:rPr>
                <w:sz w:val="16"/>
                <w:szCs w:val="16"/>
              </w:rPr>
            </w:pPr>
            <w:r>
              <w:rPr>
                <w:sz w:val="16"/>
                <w:szCs w:val="16"/>
              </w:rPr>
              <w:t>F</w:t>
            </w:r>
          </w:p>
        </w:tc>
        <w:tc>
          <w:tcPr>
            <w:tcW w:w="4820" w:type="dxa"/>
            <w:shd w:val="solid" w:color="FFFFFF" w:fill="auto"/>
          </w:tcPr>
          <w:p w14:paraId="65711A3F" w14:textId="77777777" w:rsidR="001D1C92" w:rsidRDefault="001D1C92" w:rsidP="00394A22">
            <w:pPr>
              <w:pStyle w:val="TAL"/>
              <w:rPr>
                <w:sz w:val="16"/>
                <w:szCs w:val="16"/>
                <w:lang w:eastAsia="zh-CN"/>
              </w:rPr>
            </w:pPr>
            <w:r>
              <w:rPr>
                <w:sz w:val="16"/>
                <w:szCs w:val="16"/>
                <w:lang w:eastAsia="zh-CN"/>
              </w:rPr>
              <w:t>Added missing Test Name and Expected format of evidence</w:t>
            </w:r>
          </w:p>
        </w:tc>
        <w:tc>
          <w:tcPr>
            <w:tcW w:w="708" w:type="dxa"/>
            <w:shd w:val="solid" w:color="FFFFFF" w:fill="auto"/>
          </w:tcPr>
          <w:p w14:paraId="3F08C318" w14:textId="77777777" w:rsidR="001D1C92" w:rsidRDefault="001D1C92" w:rsidP="00394A22">
            <w:pPr>
              <w:pStyle w:val="TAC"/>
              <w:rPr>
                <w:sz w:val="16"/>
                <w:szCs w:val="16"/>
              </w:rPr>
            </w:pPr>
            <w:r>
              <w:rPr>
                <w:sz w:val="16"/>
                <w:szCs w:val="16"/>
              </w:rPr>
              <w:t>18.2.0</w:t>
            </w:r>
          </w:p>
        </w:tc>
      </w:tr>
      <w:tr w:rsidR="001D1C92" w:rsidRPr="007B58A1" w14:paraId="0AD9CEA7" w14:textId="77777777" w:rsidTr="00C83A0B">
        <w:tc>
          <w:tcPr>
            <w:tcW w:w="993" w:type="dxa"/>
            <w:shd w:val="solid" w:color="FFFFFF" w:fill="auto"/>
          </w:tcPr>
          <w:p w14:paraId="552D359E" w14:textId="77777777" w:rsidR="001D1C92" w:rsidRDefault="001D1C92" w:rsidP="001D1C92">
            <w:pPr>
              <w:pStyle w:val="TAC"/>
              <w:rPr>
                <w:sz w:val="16"/>
                <w:szCs w:val="16"/>
                <w:lang w:eastAsia="zh-CN"/>
              </w:rPr>
            </w:pPr>
            <w:r>
              <w:rPr>
                <w:sz w:val="16"/>
                <w:szCs w:val="16"/>
                <w:lang w:eastAsia="zh-CN"/>
              </w:rPr>
              <w:t>2023-12</w:t>
            </w:r>
          </w:p>
        </w:tc>
        <w:tc>
          <w:tcPr>
            <w:tcW w:w="708" w:type="dxa"/>
            <w:shd w:val="solid" w:color="FFFFFF" w:fill="auto"/>
          </w:tcPr>
          <w:p w14:paraId="426EDC78" w14:textId="77777777" w:rsidR="001D1C92" w:rsidRDefault="001D1C92" w:rsidP="001D1C92">
            <w:pPr>
              <w:pStyle w:val="TAC"/>
              <w:rPr>
                <w:sz w:val="16"/>
                <w:szCs w:val="16"/>
                <w:lang w:eastAsia="zh-CN"/>
              </w:rPr>
            </w:pPr>
            <w:r>
              <w:rPr>
                <w:sz w:val="16"/>
                <w:szCs w:val="16"/>
                <w:lang w:eastAsia="zh-CN"/>
              </w:rPr>
              <w:t>SA#102</w:t>
            </w:r>
          </w:p>
        </w:tc>
        <w:tc>
          <w:tcPr>
            <w:tcW w:w="993" w:type="dxa"/>
            <w:shd w:val="solid" w:color="FFFFFF" w:fill="auto"/>
          </w:tcPr>
          <w:p w14:paraId="320CBAEA" w14:textId="77777777" w:rsidR="001D1C92" w:rsidRDefault="001D1C92" w:rsidP="001D1C92">
            <w:pPr>
              <w:pStyle w:val="TAC"/>
              <w:rPr>
                <w:sz w:val="16"/>
                <w:szCs w:val="16"/>
              </w:rPr>
            </w:pPr>
            <w:r>
              <w:rPr>
                <w:sz w:val="16"/>
                <w:szCs w:val="16"/>
              </w:rPr>
              <w:t>SP-231339</w:t>
            </w:r>
          </w:p>
        </w:tc>
        <w:tc>
          <w:tcPr>
            <w:tcW w:w="567" w:type="dxa"/>
            <w:shd w:val="solid" w:color="FFFFFF" w:fill="auto"/>
          </w:tcPr>
          <w:p w14:paraId="2D6B7C40" w14:textId="77777777" w:rsidR="001D1C92" w:rsidRDefault="001D1C92" w:rsidP="001D1C92">
            <w:pPr>
              <w:pStyle w:val="TAL"/>
              <w:rPr>
                <w:sz w:val="16"/>
                <w:szCs w:val="16"/>
              </w:rPr>
            </w:pPr>
            <w:r>
              <w:rPr>
                <w:sz w:val="16"/>
                <w:szCs w:val="16"/>
              </w:rPr>
              <w:t>0011</w:t>
            </w:r>
          </w:p>
        </w:tc>
        <w:tc>
          <w:tcPr>
            <w:tcW w:w="425" w:type="dxa"/>
            <w:shd w:val="solid" w:color="FFFFFF" w:fill="auto"/>
          </w:tcPr>
          <w:p w14:paraId="0F8A638B" w14:textId="77777777" w:rsidR="001D1C92" w:rsidRDefault="001D1C92" w:rsidP="001D1C92">
            <w:pPr>
              <w:pStyle w:val="TAR"/>
              <w:rPr>
                <w:sz w:val="16"/>
                <w:szCs w:val="16"/>
              </w:rPr>
            </w:pPr>
            <w:r>
              <w:rPr>
                <w:sz w:val="16"/>
                <w:szCs w:val="16"/>
              </w:rPr>
              <w:t>2</w:t>
            </w:r>
          </w:p>
        </w:tc>
        <w:tc>
          <w:tcPr>
            <w:tcW w:w="425" w:type="dxa"/>
            <w:shd w:val="solid" w:color="FFFFFF" w:fill="auto"/>
          </w:tcPr>
          <w:p w14:paraId="4B197921" w14:textId="77777777" w:rsidR="001D1C92" w:rsidRDefault="001D1C92" w:rsidP="001D1C92">
            <w:pPr>
              <w:pStyle w:val="TAC"/>
              <w:rPr>
                <w:sz w:val="16"/>
                <w:szCs w:val="16"/>
              </w:rPr>
            </w:pPr>
            <w:r>
              <w:rPr>
                <w:sz w:val="16"/>
                <w:szCs w:val="16"/>
              </w:rPr>
              <w:t>F</w:t>
            </w:r>
          </w:p>
        </w:tc>
        <w:tc>
          <w:tcPr>
            <w:tcW w:w="4820" w:type="dxa"/>
            <w:shd w:val="solid" w:color="FFFFFF" w:fill="auto"/>
          </w:tcPr>
          <w:p w14:paraId="2B48B238" w14:textId="77777777" w:rsidR="001D1C92" w:rsidRDefault="001D1C92" w:rsidP="001D1C92">
            <w:pPr>
              <w:pStyle w:val="TAL"/>
              <w:rPr>
                <w:sz w:val="16"/>
                <w:szCs w:val="16"/>
                <w:lang w:eastAsia="zh-CN"/>
              </w:rPr>
            </w:pPr>
            <w:r>
              <w:rPr>
                <w:sz w:val="16"/>
                <w:szCs w:val="16"/>
                <w:lang w:eastAsia="zh-CN"/>
              </w:rPr>
              <w:t>Added UDM SCAS test cases for checking an invalid and uncompressed point in ECIES protection scheme for SUCI decryption</w:t>
            </w:r>
          </w:p>
        </w:tc>
        <w:tc>
          <w:tcPr>
            <w:tcW w:w="708" w:type="dxa"/>
            <w:shd w:val="solid" w:color="FFFFFF" w:fill="auto"/>
          </w:tcPr>
          <w:p w14:paraId="1EE9CFE9" w14:textId="77777777" w:rsidR="001D1C92" w:rsidRDefault="001D1C92" w:rsidP="001D1C92">
            <w:pPr>
              <w:pStyle w:val="TAC"/>
              <w:rPr>
                <w:sz w:val="16"/>
                <w:szCs w:val="16"/>
              </w:rPr>
            </w:pPr>
            <w:r>
              <w:rPr>
                <w:sz w:val="16"/>
                <w:szCs w:val="16"/>
              </w:rPr>
              <w:t>18.2.0</w:t>
            </w:r>
          </w:p>
        </w:tc>
      </w:tr>
      <w:tr w:rsidR="00205012" w:rsidRPr="007B58A1" w14:paraId="69E37D1F" w14:textId="77777777" w:rsidTr="00C83A0B">
        <w:tc>
          <w:tcPr>
            <w:tcW w:w="993" w:type="dxa"/>
            <w:shd w:val="solid" w:color="FFFFFF" w:fill="auto"/>
          </w:tcPr>
          <w:p w14:paraId="60D98833" w14:textId="77777777" w:rsidR="00205012" w:rsidRDefault="00205012" w:rsidP="001D1C92">
            <w:pPr>
              <w:pStyle w:val="TAC"/>
              <w:rPr>
                <w:sz w:val="16"/>
                <w:szCs w:val="16"/>
                <w:lang w:eastAsia="zh-CN"/>
              </w:rPr>
            </w:pPr>
            <w:r>
              <w:rPr>
                <w:sz w:val="16"/>
                <w:szCs w:val="16"/>
                <w:lang w:eastAsia="zh-CN"/>
              </w:rPr>
              <w:t>2024-06</w:t>
            </w:r>
          </w:p>
        </w:tc>
        <w:tc>
          <w:tcPr>
            <w:tcW w:w="708" w:type="dxa"/>
            <w:shd w:val="solid" w:color="FFFFFF" w:fill="auto"/>
          </w:tcPr>
          <w:p w14:paraId="144AFAD3" w14:textId="77777777" w:rsidR="00205012" w:rsidRDefault="00205012" w:rsidP="001D1C92">
            <w:pPr>
              <w:pStyle w:val="TAC"/>
              <w:rPr>
                <w:sz w:val="16"/>
                <w:szCs w:val="16"/>
                <w:lang w:eastAsia="zh-CN"/>
              </w:rPr>
            </w:pPr>
            <w:r>
              <w:rPr>
                <w:sz w:val="16"/>
                <w:szCs w:val="16"/>
                <w:lang w:eastAsia="zh-CN"/>
              </w:rPr>
              <w:t>SA#104</w:t>
            </w:r>
          </w:p>
        </w:tc>
        <w:tc>
          <w:tcPr>
            <w:tcW w:w="993" w:type="dxa"/>
            <w:shd w:val="solid" w:color="FFFFFF" w:fill="auto"/>
          </w:tcPr>
          <w:p w14:paraId="1B853284" w14:textId="77777777" w:rsidR="00205012" w:rsidRDefault="00205012" w:rsidP="001D1C92">
            <w:pPr>
              <w:pStyle w:val="TAC"/>
              <w:rPr>
                <w:sz w:val="16"/>
                <w:szCs w:val="16"/>
              </w:rPr>
            </w:pPr>
            <w:r>
              <w:rPr>
                <w:sz w:val="16"/>
                <w:szCs w:val="16"/>
              </w:rPr>
              <w:t>SP-240669</w:t>
            </w:r>
          </w:p>
        </w:tc>
        <w:tc>
          <w:tcPr>
            <w:tcW w:w="567" w:type="dxa"/>
            <w:shd w:val="solid" w:color="FFFFFF" w:fill="auto"/>
          </w:tcPr>
          <w:p w14:paraId="5FEFBED4" w14:textId="77777777" w:rsidR="00205012" w:rsidRDefault="00205012" w:rsidP="001D1C92">
            <w:pPr>
              <w:pStyle w:val="TAL"/>
              <w:rPr>
                <w:sz w:val="16"/>
                <w:szCs w:val="16"/>
              </w:rPr>
            </w:pPr>
            <w:r>
              <w:rPr>
                <w:sz w:val="16"/>
                <w:szCs w:val="16"/>
              </w:rPr>
              <w:t>0018</w:t>
            </w:r>
          </w:p>
        </w:tc>
        <w:tc>
          <w:tcPr>
            <w:tcW w:w="425" w:type="dxa"/>
            <w:shd w:val="solid" w:color="FFFFFF" w:fill="auto"/>
          </w:tcPr>
          <w:p w14:paraId="0B78B2CB" w14:textId="77777777" w:rsidR="00205012" w:rsidRDefault="00205012" w:rsidP="001D1C92">
            <w:pPr>
              <w:pStyle w:val="TAR"/>
              <w:rPr>
                <w:sz w:val="16"/>
                <w:szCs w:val="16"/>
              </w:rPr>
            </w:pPr>
            <w:r>
              <w:rPr>
                <w:sz w:val="16"/>
                <w:szCs w:val="16"/>
              </w:rPr>
              <w:t xml:space="preserve">1 </w:t>
            </w:r>
          </w:p>
        </w:tc>
        <w:tc>
          <w:tcPr>
            <w:tcW w:w="425" w:type="dxa"/>
            <w:shd w:val="solid" w:color="FFFFFF" w:fill="auto"/>
          </w:tcPr>
          <w:p w14:paraId="306FDF2D" w14:textId="77777777" w:rsidR="00205012" w:rsidRDefault="00205012" w:rsidP="001D1C92">
            <w:pPr>
              <w:pStyle w:val="TAC"/>
              <w:rPr>
                <w:sz w:val="16"/>
                <w:szCs w:val="16"/>
              </w:rPr>
            </w:pPr>
            <w:r>
              <w:rPr>
                <w:sz w:val="16"/>
                <w:szCs w:val="16"/>
              </w:rPr>
              <w:t>A</w:t>
            </w:r>
          </w:p>
        </w:tc>
        <w:tc>
          <w:tcPr>
            <w:tcW w:w="4820" w:type="dxa"/>
            <w:shd w:val="solid" w:color="FFFFFF" w:fill="auto"/>
          </w:tcPr>
          <w:p w14:paraId="4ED19B7C" w14:textId="77777777" w:rsidR="00205012" w:rsidRDefault="00205012" w:rsidP="001D1C92">
            <w:pPr>
              <w:pStyle w:val="TAL"/>
              <w:rPr>
                <w:sz w:val="16"/>
                <w:szCs w:val="16"/>
                <w:lang w:eastAsia="zh-CN"/>
              </w:rPr>
            </w:pPr>
            <w:r>
              <w:rPr>
                <w:sz w:val="16"/>
                <w:szCs w:val="16"/>
                <w:lang w:eastAsia="zh-CN"/>
              </w:rPr>
              <w:t>Correction to terms</w:t>
            </w:r>
          </w:p>
        </w:tc>
        <w:tc>
          <w:tcPr>
            <w:tcW w:w="708" w:type="dxa"/>
            <w:shd w:val="solid" w:color="FFFFFF" w:fill="auto"/>
          </w:tcPr>
          <w:p w14:paraId="5A46D197" w14:textId="77777777" w:rsidR="00205012" w:rsidRDefault="00205012" w:rsidP="001D1C92">
            <w:pPr>
              <w:pStyle w:val="TAC"/>
              <w:rPr>
                <w:sz w:val="16"/>
                <w:szCs w:val="16"/>
              </w:rPr>
            </w:pPr>
            <w:r>
              <w:rPr>
                <w:sz w:val="16"/>
                <w:szCs w:val="16"/>
              </w:rPr>
              <w:t>18.3.0</w:t>
            </w:r>
          </w:p>
        </w:tc>
      </w:tr>
      <w:tr w:rsidR="00A62D80" w:rsidRPr="007B58A1" w14:paraId="41B76065" w14:textId="77777777" w:rsidTr="00C83A0B">
        <w:tc>
          <w:tcPr>
            <w:tcW w:w="993" w:type="dxa"/>
            <w:shd w:val="solid" w:color="FFFFFF" w:fill="auto"/>
          </w:tcPr>
          <w:p w14:paraId="57440459" w14:textId="77777777" w:rsidR="00A62D80" w:rsidRDefault="00A62D80" w:rsidP="00A62D80">
            <w:pPr>
              <w:pStyle w:val="TAC"/>
              <w:rPr>
                <w:sz w:val="16"/>
                <w:szCs w:val="16"/>
                <w:lang w:eastAsia="zh-CN"/>
              </w:rPr>
            </w:pPr>
            <w:r>
              <w:rPr>
                <w:sz w:val="16"/>
                <w:szCs w:val="16"/>
                <w:lang w:eastAsia="zh-CN"/>
              </w:rPr>
              <w:t>2024-06</w:t>
            </w:r>
          </w:p>
        </w:tc>
        <w:tc>
          <w:tcPr>
            <w:tcW w:w="708" w:type="dxa"/>
            <w:shd w:val="solid" w:color="FFFFFF" w:fill="auto"/>
          </w:tcPr>
          <w:p w14:paraId="6767AE5C" w14:textId="77777777" w:rsidR="00A62D80" w:rsidRDefault="00A62D80" w:rsidP="00A62D80">
            <w:pPr>
              <w:pStyle w:val="TAC"/>
              <w:rPr>
                <w:sz w:val="16"/>
                <w:szCs w:val="16"/>
                <w:lang w:eastAsia="zh-CN"/>
              </w:rPr>
            </w:pPr>
            <w:r>
              <w:rPr>
                <w:sz w:val="16"/>
                <w:szCs w:val="16"/>
                <w:lang w:eastAsia="zh-CN"/>
              </w:rPr>
              <w:t>SA#104</w:t>
            </w:r>
          </w:p>
        </w:tc>
        <w:tc>
          <w:tcPr>
            <w:tcW w:w="993" w:type="dxa"/>
            <w:shd w:val="solid" w:color="FFFFFF" w:fill="auto"/>
          </w:tcPr>
          <w:p w14:paraId="0F98EC12" w14:textId="77777777" w:rsidR="00A62D80" w:rsidRDefault="00A62D80" w:rsidP="00A62D80">
            <w:pPr>
              <w:pStyle w:val="TAC"/>
              <w:rPr>
                <w:sz w:val="16"/>
                <w:szCs w:val="16"/>
              </w:rPr>
            </w:pPr>
            <w:r>
              <w:rPr>
                <w:sz w:val="16"/>
                <w:szCs w:val="16"/>
              </w:rPr>
              <w:t>SP-240669</w:t>
            </w:r>
          </w:p>
        </w:tc>
        <w:tc>
          <w:tcPr>
            <w:tcW w:w="567" w:type="dxa"/>
            <w:shd w:val="solid" w:color="FFFFFF" w:fill="auto"/>
          </w:tcPr>
          <w:p w14:paraId="78A5308C" w14:textId="77777777" w:rsidR="00A62D80" w:rsidRDefault="00A62D80" w:rsidP="00A62D80">
            <w:pPr>
              <w:pStyle w:val="TAL"/>
              <w:rPr>
                <w:sz w:val="16"/>
                <w:szCs w:val="16"/>
              </w:rPr>
            </w:pPr>
            <w:r>
              <w:rPr>
                <w:sz w:val="16"/>
                <w:szCs w:val="16"/>
              </w:rPr>
              <w:t>0021</w:t>
            </w:r>
          </w:p>
        </w:tc>
        <w:tc>
          <w:tcPr>
            <w:tcW w:w="425" w:type="dxa"/>
            <w:shd w:val="solid" w:color="FFFFFF" w:fill="auto"/>
          </w:tcPr>
          <w:p w14:paraId="74446C08" w14:textId="77777777" w:rsidR="00A62D80" w:rsidRDefault="00A62D80" w:rsidP="00A62D80">
            <w:pPr>
              <w:pStyle w:val="TAR"/>
              <w:rPr>
                <w:sz w:val="16"/>
                <w:szCs w:val="16"/>
              </w:rPr>
            </w:pPr>
            <w:r>
              <w:rPr>
                <w:sz w:val="16"/>
                <w:szCs w:val="16"/>
              </w:rPr>
              <w:t xml:space="preserve">- </w:t>
            </w:r>
          </w:p>
        </w:tc>
        <w:tc>
          <w:tcPr>
            <w:tcW w:w="425" w:type="dxa"/>
            <w:shd w:val="solid" w:color="FFFFFF" w:fill="auto"/>
          </w:tcPr>
          <w:p w14:paraId="7FF174CD" w14:textId="77777777" w:rsidR="00A62D80" w:rsidRDefault="00A62D80" w:rsidP="00A62D80">
            <w:pPr>
              <w:pStyle w:val="TAC"/>
              <w:rPr>
                <w:sz w:val="16"/>
                <w:szCs w:val="16"/>
              </w:rPr>
            </w:pPr>
            <w:r>
              <w:rPr>
                <w:sz w:val="16"/>
                <w:szCs w:val="16"/>
              </w:rPr>
              <w:t>A</w:t>
            </w:r>
          </w:p>
        </w:tc>
        <w:tc>
          <w:tcPr>
            <w:tcW w:w="4820" w:type="dxa"/>
            <w:shd w:val="solid" w:color="FFFFFF" w:fill="auto"/>
          </w:tcPr>
          <w:p w14:paraId="6D1ACD16" w14:textId="77777777" w:rsidR="00A62D80" w:rsidRDefault="00A62D80" w:rsidP="00A62D80">
            <w:pPr>
              <w:pStyle w:val="TAL"/>
              <w:rPr>
                <w:sz w:val="16"/>
                <w:szCs w:val="16"/>
                <w:lang w:eastAsia="zh-CN"/>
              </w:rPr>
            </w:pPr>
            <w:r>
              <w:rPr>
                <w:sz w:val="16"/>
                <w:szCs w:val="16"/>
                <w:lang w:eastAsia="zh-CN"/>
              </w:rPr>
              <w:t xml:space="preserve">Correction to abbreviations </w:t>
            </w:r>
          </w:p>
        </w:tc>
        <w:tc>
          <w:tcPr>
            <w:tcW w:w="708" w:type="dxa"/>
            <w:shd w:val="solid" w:color="FFFFFF" w:fill="auto"/>
          </w:tcPr>
          <w:p w14:paraId="383AC57F" w14:textId="77777777" w:rsidR="00A62D80" w:rsidRDefault="00A62D80" w:rsidP="00A62D80">
            <w:pPr>
              <w:pStyle w:val="TAC"/>
              <w:rPr>
                <w:sz w:val="16"/>
                <w:szCs w:val="16"/>
              </w:rPr>
            </w:pPr>
            <w:r>
              <w:rPr>
                <w:sz w:val="16"/>
                <w:szCs w:val="16"/>
              </w:rPr>
              <w:t>18.3.0</w:t>
            </w:r>
          </w:p>
        </w:tc>
      </w:tr>
      <w:tr w:rsidR="00A62D80" w:rsidRPr="007B58A1" w14:paraId="50DE7340" w14:textId="77777777" w:rsidTr="00C83A0B">
        <w:tc>
          <w:tcPr>
            <w:tcW w:w="993" w:type="dxa"/>
            <w:shd w:val="solid" w:color="FFFFFF" w:fill="auto"/>
          </w:tcPr>
          <w:p w14:paraId="32F9D291" w14:textId="77777777" w:rsidR="00A62D80" w:rsidRDefault="00A62D80" w:rsidP="00A62D80">
            <w:pPr>
              <w:pStyle w:val="TAC"/>
              <w:rPr>
                <w:sz w:val="16"/>
                <w:szCs w:val="16"/>
                <w:lang w:eastAsia="zh-CN"/>
              </w:rPr>
            </w:pPr>
            <w:r>
              <w:rPr>
                <w:sz w:val="16"/>
                <w:szCs w:val="16"/>
                <w:lang w:eastAsia="zh-CN"/>
              </w:rPr>
              <w:t>2024-06</w:t>
            </w:r>
          </w:p>
        </w:tc>
        <w:tc>
          <w:tcPr>
            <w:tcW w:w="708" w:type="dxa"/>
            <w:shd w:val="solid" w:color="FFFFFF" w:fill="auto"/>
          </w:tcPr>
          <w:p w14:paraId="350FD048" w14:textId="77777777" w:rsidR="00A62D80" w:rsidRDefault="00A62D80" w:rsidP="00A62D80">
            <w:pPr>
              <w:pStyle w:val="TAC"/>
              <w:rPr>
                <w:sz w:val="16"/>
                <w:szCs w:val="16"/>
                <w:lang w:eastAsia="zh-CN"/>
              </w:rPr>
            </w:pPr>
            <w:r>
              <w:rPr>
                <w:sz w:val="16"/>
                <w:szCs w:val="16"/>
                <w:lang w:eastAsia="zh-CN"/>
              </w:rPr>
              <w:t>SA#104</w:t>
            </w:r>
          </w:p>
        </w:tc>
        <w:tc>
          <w:tcPr>
            <w:tcW w:w="993" w:type="dxa"/>
            <w:shd w:val="solid" w:color="FFFFFF" w:fill="auto"/>
          </w:tcPr>
          <w:p w14:paraId="3AB61833" w14:textId="77777777" w:rsidR="00A62D80" w:rsidRDefault="00A62D80" w:rsidP="00A62D80">
            <w:pPr>
              <w:pStyle w:val="TAC"/>
              <w:rPr>
                <w:sz w:val="16"/>
                <w:szCs w:val="16"/>
              </w:rPr>
            </w:pPr>
            <w:r>
              <w:rPr>
                <w:sz w:val="16"/>
                <w:szCs w:val="16"/>
              </w:rPr>
              <w:t>SP-240669</w:t>
            </w:r>
          </w:p>
        </w:tc>
        <w:tc>
          <w:tcPr>
            <w:tcW w:w="567" w:type="dxa"/>
            <w:shd w:val="solid" w:color="FFFFFF" w:fill="auto"/>
          </w:tcPr>
          <w:p w14:paraId="76CB1F49" w14:textId="77777777" w:rsidR="00A62D80" w:rsidRDefault="00A62D80" w:rsidP="00A62D80">
            <w:pPr>
              <w:pStyle w:val="TAL"/>
              <w:rPr>
                <w:sz w:val="16"/>
                <w:szCs w:val="16"/>
              </w:rPr>
            </w:pPr>
            <w:r>
              <w:rPr>
                <w:sz w:val="16"/>
                <w:szCs w:val="16"/>
              </w:rPr>
              <w:t>0024</w:t>
            </w:r>
          </w:p>
        </w:tc>
        <w:tc>
          <w:tcPr>
            <w:tcW w:w="425" w:type="dxa"/>
            <w:shd w:val="solid" w:color="FFFFFF" w:fill="auto"/>
          </w:tcPr>
          <w:p w14:paraId="697C2DA7" w14:textId="77777777" w:rsidR="00A62D80" w:rsidRDefault="00A62D80" w:rsidP="00A62D80">
            <w:pPr>
              <w:pStyle w:val="TAR"/>
              <w:rPr>
                <w:sz w:val="16"/>
                <w:szCs w:val="16"/>
              </w:rPr>
            </w:pPr>
            <w:r>
              <w:rPr>
                <w:sz w:val="16"/>
                <w:szCs w:val="16"/>
              </w:rPr>
              <w:t xml:space="preserve">- </w:t>
            </w:r>
          </w:p>
        </w:tc>
        <w:tc>
          <w:tcPr>
            <w:tcW w:w="425" w:type="dxa"/>
            <w:shd w:val="solid" w:color="FFFFFF" w:fill="auto"/>
          </w:tcPr>
          <w:p w14:paraId="5BF03C81" w14:textId="77777777" w:rsidR="00A62D80" w:rsidRDefault="00A62D80" w:rsidP="00A62D80">
            <w:pPr>
              <w:pStyle w:val="TAC"/>
              <w:rPr>
                <w:sz w:val="16"/>
                <w:szCs w:val="16"/>
              </w:rPr>
            </w:pPr>
            <w:r>
              <w:rPr>
                <w:sz w:val="16"/>
                <w:szCs w:val="16"/>
              </w:rPr>
              <w:t>A</w:t>
            </w:r>
          </w:p>
        </w:tc>
        <w:tc>
          <w:tcPr>
            <w:tcW w:w="4820" w:type="dxa"/>
            <w:shd w:val="solid" w:color="FFFFFF" w:fill="auto"/>
          </w:tcPr>
          <w:p w14:paraId="2A4DFCBA" w14:textId="77777777" w:rsidR="00A62D80" w:rsidRDefault="00A62D80" w:rsidP="00A62D80">
            <w:pPr>
              <w:pStyle w:val="TAL"/>
              <w:rPr>
                <w:sz w:val="16"/>
                <w:szCs w:val="16"/>
                <w:lang w:eastAsia="zh-CN"/>
              </w:rPr>
            </w:pPr>
            <w:r>
              <w:rPr>
                <w:sz w:val="16"/>
                <w:szCs w:val="16"/>
                <w:lang w:eastAsia="zh-CN"/>
              </w:rPr>
              <w:t xml:space="preserve">Correction to test names </w:t>
            </w:r>
          </w:p>
        </w:tc>
        <w:tc>
          <w:tcPr>
            <w:tcW w:w="708" w:type="dxa"/>
            <w:shd w:val="solid" w:color="FFFFFF" w:fill="auto"/>
          </w:tcPr>
          <w:p w14:paraId="0CE53993" w14:textId="77777777" w:rsidR="00A62D80" w:rsidRDefault="00A62D80" w:rsidP="00A62D80">
            <w:pPr>
              <w:pStyle w:val="TAC"/>
              <w:rPr>
                <w:sz w:val="16"/>
                <w:szCs w:val="16"/>
              </w:rPr>
            </w:pPr>
            <w:r>
              <w:rPr>
                <w:sz w:val="16"/>
                <w:szCs w:val="16"/>
              </w:rPr>
              <w:t>18.3.0</w:t>
            </w:r>
          </w:p>
        </w:tc>
      </w:tr>
      <w:tr w:rsidR="002E18AF" w:rsidRPr="007B58A1" w14:paraId="0E9AE583" w14:textId="77777777" w:rsidTr="00C83A0B">
        <w:tc>
          <w:tcPr>
            <w:tcW w:w="993" w:type="dxa"/>
            <w:shd w:val="solid" w:color="FFFFFF" w:fill="auto"/>
          </w:tcPr>
          <w:p w14:paraId="00F83698" w14:textId="77777777" w:rsidR="002E18AF" w:rsidRDefault="002E18AF" w:rsidP="00A62D80">
            <w:pPr>
              <w:pStyle w:val="TAC"/>
              <w:rPr>
                <w:sz w:val="16"/>
                <w:szCs w:val="16"/>
                <w:lang w:eastAsia="zh-CN"/>
              </w:rPr>
            </w:pPr>
            <w:r>
              <w:rPr>
                <w:sz w:val="16"/>
                <w:szCs w:val="16"/>
                <w:lang w:eastAsia="zh-CN"/>
              </w:rPr>
              <w:t>2024-06</w:t>
            </w:r>
          </w:p>
        </w:tc>
        <w:tc>
          <w:tcPr>
            <w:tcW w:w="708" w:type="dxa"/>
            <w:shd w:val="solid" w:color="FFFFFF" w:fill="auto"/>
          </w:tcPr>
          <w:p w14:paraId="4D531E9D" w14:textId="77777777" w:rsidR="002E18AF" w:rsidRDefault="002E18AF" w:rsidP="00A62D80">
            <w:pPr>
              <w:pStyle w:val="TAC"/>
              <w:rPr>
                <w:sz w:val="16"/>
                <w:szCs w:val="16"/>
                <w:lang w:eastAsia="zh-CN"/>
              </w:rPr>
            </w:pPr>
            <w:r>
              <w:rPr>
                <w:sz w:val="16"/>
                <w:szCs w:val="16"/>
                <w:lang w:eastAsia="zh-CN"/>
              </w:rPr>
              <w:t>SA#104</w:t>
            </w:r>
          </w:p>
        </w:tc>
        <w:tc>
          <w:tcPr>
            <w:tcW w:w="993" w:type="dxa"/>
            <w:shd w:val="solid" w:color="FFFFFF" w:fill="auto"/>
          </w:tcPr>
          <w:p w14:paraId="08CA4C20" w14:textId="77777777" w:rsidR="002E18AF" w:rsidRDefault="002E18AF" w:rsidP="00A62D80">
            <w:pPr>
              <w:pStyle w:val="TAC"/>
              <w:rPr>
                <w:sz w:val="16"/>
                <w:szCs w:val="16"/>
              </w:rPr>
            </w:pPr>
            <w:r>
              <w:rPr>
                <w:sz w:val="16"/>
                <w:szCs w:val="16"/>
              </w:rPr>
              <w:t>SP-240668</w:t>
            </w:r>
          </w:p>
        </w:tc>
        <w:tc>
          <w:tcPr>
            <w:tcW w:w="567" w:type="dxa"/>
            <w:shd w:val="solid" w:color="FFFFFF" w:fill="auto"/>
          </w:tcPr>
          <w:p w14:paraId="53D71375" w14:textId="77777777" w:rsidR="002E18AF" w:rsidRDefault="002E18AF" w:rsidP="00A62D80">
            <w:pPr>
              <w:pStyle w:val="TAL"/>
              <w:rPr>
                <w:sz w:val="16"/>
                <w:szCs w:val="16"/>
              </w:rPr>
            </w:pPr>
            <w:r>
              <w:rPr>
                <w:sz w:val="16"/>
                <w:szCs w:val="16"/>
              </w:rPr>
              <w:t>0027</w:t>
            </w:r>
          </w:p>
        </w:tc>
        <w:tc>
          <w:tcPr>
            <w:tcW w:w="425" w:type="dxa"/>
            <w:shd w:val="solid" w:color="FFFFFF" w:fill="auto"/>
          </w:tcPr>
          <w:p w14:paraId="7D12534E" w14:textId="77777777" w:rsidR="002E18AF" w:rsidRDefault="002E18AF" w:rsidP="00A62D80">
            <w:pPr>
              <w:pStyle w:val="TAR"/>
              <w:rPr>
                <w:sz w:val="16"/>
                <w:szCs w:val="16"/>
              </w:rPr>
            </w:pPr>
            <w:r>
              <w:rPr>
                <w:sz w:val="16"/>
                <w:szCs w:val="16"/>
              </w:rPr>
              <w:t xml:space="preserve">- </w:t>
            </w:r>
          </w:p>
        </w:tc>
        <w:tc>
          <w:tcPr>
            <w:tcW w:w="425" w:type="dxa"/>
            <w:shd w:val="solid" w:color="FFFFFF" w:fill="auto"/>
          </w:tcPr>
          <w:p w14:paraId="4312D571" w14:textId="77777777" w:rsidR="002E18AF" w:rsidRDefault="002E18AF" w:rsidP="00A62D80">
            <w:pPr>
              <w:pStyle w:val="TAC"/>
              <w:rPr>
                <w:sz w:val="16"/>
                <w:szCs w:val="16"/>
              </w:rPr>
            </w:pPr>
            <w:r>
              <w:rPr>
                <w:sz w:val="16"/>
                <w:szCs w:val="16"/>
              </w:rPr>
              <w:t>F</w:t>
            </w:r>
          </w:p>
        </w:tc>
        <w:tc>
          <w:tcPr>
            <w:tcW w:w="4820" w:type="dxa"/>
            <w:shd w:val="solid" w:color="FFFFFF" w:fill="auto"/>
          </w:tcPr>
          <w:p w14:paraId="44931E80" w14:textId="77777777" w:rsidR="002E18AF" w:rsidRDefault="002E18AF" w:rsidP="00A62D80">
            <w:pPr>
              <w:pStyle w:val="TAL"/>
              <w:rPr>
                <w:sz w:val="16"/>
                <w:szCs w:val="16"/>
                <w:lang w:eastAsia="zh-CN"/>
              </w:rPr>
            </w:pPr>
            <w:r>
              <w:rPr>
                <w:sz w:val="16"/>
                <w:szCs w:val="16"/>
                <w:lang w:eastAsia="zh-CN"/>
              </w:rPr>
              <w:t>Editorial correction of TEST CASE</w:t>
            </w:r>
          </w:p>
        </w:tc>
        <w:tc>
          <w:tcPr>
            <w:tcW w:w="708" w:type="dxa"/>
            <w:shd w:val="solid" w:color="FFFFFF" w:fill="auto"/>
          </w:tcPr>
          <w:p w14:paraId="5B05F528" w14:textId="77777777" w:rsidR="002E18AF" w:rsidRDefault="002E18AF" w:rsidP="00A62D80">
            <w:pPr>
              <w:pStyle w:val="TAC"/>
              <w:rPr>
                <w:sz w:val="16"/>
                <w:szCs w:val="16"/>
              </w:rPr>
            </w:pPr>
            <w:r>
              <w:rPr>
                <w:sz w:val="16"/>
                <w:szCs w:val="16"/>
              </w:rPr>
              <w:t>18.3.0</w:t>
            </w:r>
          </w:p>
        </w:tc>
      </w:tr>
      <w:tr w:rsidR="002A10B6" w:rsidRPr="007B58A1" w14:paraId="0803CAE5" w14:textId="77777777" w:rsidTr="00C83A0B">
        <w:tc>
          <w:tcPr>
            <w:tcW w:w="993" w:type="dxa"/>
            <w:shd w:val="solid" w:color="FFFFFF" w:fill="auto"/>
          </w:tcPr>
          <w:p w14:paraId="67638E3B" w14:textId="77777777" w:rsidR="002A10B6" w:rsidRDefault="002A10B6" w:rsidP="002A10B6">
            <w:pPr>
              <w:pStyle w:val="TAC"/>
              <w:rPr>
                <w:sz w:val="16"/>
                <w:szCs w:val="16"/>
                <w:lang w:eastAsia="zh-CN"/>
              </w:rPr>
            </w:pPr>
            <w:r>
              <w:rPr>
                <w:sz w:val="16"/>
                <w:szCs w:val="16"/>
                <w:lang w:eastAsia="zh-CN"/>
              </w:rPr>
              <w:t>2024-06</w:t>
            </w:r>
          </w:p>
        </w:tc>
        <w:tc>
          <w:tcPr>
            <w:tcW w:w="708" w:type="dxa"/>
            <w:shd w:val="solid" w:color="FFFFFF" w:fill="auto"/>
          </w:tcPr>
          <w:p w14:paraId="71545DC0" w14:textId="77777777" w:rsidR="002A10B6" w:rsidRDefault="002A10B6" w:rsidP="002A10B6">
            <w:pPr>
              <w:pStyle w:val="TAC"/>
              <w:rPr>
                <w:sz w:val="16"/>
                <w:szCs w:val="16"/>
                <w:lang w:eastAsia="zh-CN"/>
              </w:rPr>
            </w:pPr>
            <w:r>
              <w:rPr>
                <w:sz w:val="16"/>
                <w:szCs w:val="16"/>
                <w:lang w:eastAsia="zh-CN"/>
              </w:rPr>
              <w:t>SA#104</w:t>
            </w:r>
          </w:p>
        </w:tc>
        <w:tc>
          <w:tcPr>
            <w:tcW w:w="993" w:type="dxa"/>
            <w:shd w:val="solid" w:color="FFFFFF" w:fill="auto"/>
          </w:tcPr>
          <w:p w14:paraId="4C9D734E" w14:textId="77777777" w:rsidR="002A10B6" w:rsidRDefault="002A10B6" w:rsidP="002A10B6">
            <w:pPr>
              <w:pStyle w:val="TAC"/>
              <w:rPr>
                <w:sz w:val="16"/>
                <w:szCs w:val="16"/>
              </w:rPr>
            </w:pPr>
            <w:r>
              <w:rPr>
                <w:sz w:val="16"/>
                <w:szCs w:val="16"/>
              </w:rPr>
              <w:t>SP-240668</w:t>
            </w:r>
          </w:p>
        </w:tc>
        <w:tc>
          <w:tcPr>
            <w:tcW w:w="567" w:type="dxa"/>
            <w:shd w:val="solid" w:color="FFFFFF" w:fill="auto"/>
          </w:tcPr>
          <w:p w14:paraId="4F5D482F" w14:textId="77777777" w:rsidR="002A10B6" w:rsidRDefault="002A10B6" w:rsidP="002A10B6">
            <w:pPr>
              <w:pStyle w:val="TAL"/>
              <w:rPr>
                <w:sz w:val="16"/>
                <w:szCs w:val="16"/>
              </w:rPr>
            </w:pPr>
            <w:r>
              <w:rPr>
                <w:sz w:val="16"/>
                <w:szCs w:val="16"/>
              </w:rPr>
              <w:t>0030</w:t>
            </w:r>
          </w:p>
        </w:tc>
        <w:tc>
          <w:tcPr>
            <w:tcW w:w="425" w:type="dxa"/>
            <w:shd w:val="solid" w:color="FFFFFF" w:fill="auto"/>
          </w:tcPr>
          <w:p w14:paraId="48A70C8A" w14:textId="77777777" w:rsidR="002A10B6" w:rsidRDefault="002A10B6" w:rsidP="002A10B6">
            <w:pPr>
              <w:pStyle w:val="TAR"/>
              <w:rPr>
                <w:sz w:val="16"/>
                <w:szCs w:val="16"/>
              </w:rPr>
            </w:pPr>
            <w:r>
              <w:rPr>
                <w:sz w:val="16"/>
                <w:szCs w:val="16"/>
              </w:rPr>
              <w:t xml:space="preserve">- </w:t>
            </w:r>
          </w:p>
        </w:tc>
        <w:tc>
          <w:tcPr>
            <w:tcW w:w="425" w:type="dxa"/>
            <w:shd w:val="solid" w:color="FFFFFF" w:fill="auto"/>
          </w:tcPr>
          <w:p w14:paraId="4B98DF53" w14:textId="77777777" w:rsidR="002A10B6" w:rsidRDefault="002A10B6" w:rsidP="002A10B6">
            <w:pPr>
              <w:pStyle w:val="TAC"/>
              <w:rPr>
                <w:sz w:val="16"/>
                <w:szCs w:val="16"/>
              </w:rPr>
            </w:pPr>
            <w:r>
              <w:rPr>
                <w:sz w:val="16"/>
                <w:szCs w:val="16"/>
              </w:rPr>
              <w:t>F</w:t>
            </w:r>
          </w:p>
        </w:tc>
        <w:tc>
          <w:tcPr>
            <w:tcW w:w="4820" w:type="dxa"/>
            <w:shd w:val="solid" w:color="FFFFFF" w:fill="auto"/>
          </w:tcPr>
          <w:p w14:paraId="42BC6126" w14:textId="77777777" w:rsidR="002A10B6" w:rsidRDefault="002A10B6" w:rsidP="002A10B6">
            <w:pPr>
              <w:pStyle w:val="TAL"/>
              <w:rPr>
                <w:sz w:val="16"/>
                <w:szCs w:val="16"/>
                <w:lang w:eastAsia="zh-CN"/>
              </w:rPr>
            </w:pPr>
            <w:r>
              <w:rPr>
                <w:sz w:val="16"/>
                <w:szCs w:val="16"/>
                <w:lang w:eastAsia="zh-CN"/>
              </w:rPr>
              <w:t>Fuzz TLS</w:t>
            </w:r>
          </w:p>
        </w:tc>
        <w:tc>
          <w:tcPr>
            <w:tcW w:w="708" w:type="dxa"/>
            <w:shd w:val="solid" w:color="FFFFFF" w:fill="auto"/>
          </w:tcPr>
          <w:p w14:paraId="4FE7BB28" w14:textId="77777777" w:rsidR="002A10B6" w:rsidRDefault="002A10B6" w:rsidP="002A10B6">
            <w:pPr>
              <w:pStyle w:val="TAC"/>
              <w:rPr>
                <w:sz w:val="16"/>
                <w:szCs w:val="16"/>
              </w:rPr>
            </w:pPr>
            <w:r>
              <w:rPr>
                <w:sz w:val="16"/>
                <w:szCs w:val="16"/>
              </w:rPr>
              <w:t>18.3.0</w:t>
            </w:r>
          </w:p>
        </w:tc>
      </w:tr>
      <w:tr w:rsidR="00E512E1" w:rsidRPr="007B58A1" w14:paraId="1C995A81" w14:textId="77777777" w:rsidTr="00C83A0B">
        <w:tc>
          <w:tcPr>
            <w:tcW w:w="993" w:type="dxa"/>
            <w:shd w:val="solid" w:color="FFFFFF" w:fill="auto"/>
          </w:tcPr>
          <w:p w14:paraId="148B731C" w14:textId="77777777" w:rsidR="00E512E1" w:rsidRDefault="00E512E1" w:rsidP="002A10B6">
            <w:pPr>
              <w:pStyle w:val="TAC"/>
              <w:rPr>
                <w:sz w:val="16"/>
                <w:szCs w:val="16"/>
                <w:lang w:eastAsia="zh-CN"/>
              </w:rPr>
            </w:pPr>
            <w:r>
              <w:rPr>
                <w:sz w:val="16"/>
                <w:szCs w:val="16"/>
                <w:lang w:eastAsia="zh-CN"/>
              </w:rPr>
              <w:t>2025-01</w:t>
            </w:r>
          </w:p>
        </w:tc>
        <w:tc>
          <w:tcPr>
            <w:tcW w:w="708" w:type="dxa"/>
            <w:shd w:val="solid" w:color="FFFFFF" w:fill="auto"/>
          </w:tcPr>
          <w:p w14:paraId="44CBAA53" w14:textId="77777777" w:rsidR="00E512E1" w:rsidRDefault="00E512E1" w:rsidP="002A10B6">
            <w:pPr>
              <w:pStyle w:val="TAC"/>
              <w:rPr>
                <w:sz w:val="16"/>
                <w:szCs w:val="16"/>
                <w:lang w:eastAsia="zh-CN"/>
              </w:rPr>
            </w:pPr>
            <w:r>
              <w:rPr>
                <w:sz w:val="16"/>
                <w:szCs w:val="16"/>
                <w:lang w:eastAsia="zh-CN"/>
              </w:rPr>
              <w:t>SA#106</w:t>
            </w:r>
          </w:p>
        </w:tc>
        <w:tc>
          <w:tcPr>
            <w:tcW w:w="993" w:type="dxa"/>
            <w:shd w:val="solid" w:color="FFFFFF" w:fill="auto"/>
          </w:tcPr>
          <w:p w14:paraId="545211FC" w14:textId="77777777" w:rsidR="00E512E1" w:rsidRDefault="00090C5F" w:rsidP="002A10B6">
            <w:pPr>
              <w:pStyle w:val="TAC"/>
              <w:rPr>
                <w:sz w:val="16"/>
                <w:szCs w:val="16"/>
              </w:rPr>
            </w:pPr>
            <w:r>
              <w:rPr>
                <w:sz w:val="16"/>
                <w:szCs w:val="16"/>
              </w:rPr>
              <w:t>SP-241798</w:t>
            </w:r>
          </w:p>
        </w:tc>
        <w:tc>
          <w:tcPr>
            <w:tcW w:w="567" w:type="dxa"/>
            <w:shd w:val="solid" w:color="FFFFFF" w:fill="auto"/>
          </w:tcPr>
          <w:p w14:paraId="6B88D699" w14:textId="77777777" w:rsidR="00E512E1" w:rsidRDefault="00E512E1" w:rsidP="002A10B6">
            <w:pPr>
              <w:pStyle w:val="TAL"/>
              <w:rPr>
                <w:sz w:val="16"/>
                <w:szCs w:val="16"/>
              </w:rPr>
            </w:pPr>
            <w:r>
              <w:rPr>
                <w:sz w:val="16"/>
                <w:szCs w:val="16"/>
              </w:rPr>
              <w:t>00</w:t>
            </w:r>
            <w:r w:rsidR="00E101F6">
              <w:rPr>
                <w:sz w:val="16"/>
                <w:szCs w:val="16"/>
              </w:rPr>
              <w:t>3</w:t>
            </w:r>
            <w:r>
              <w:rPr>
                <w:sz w:val="16"/>
                <w:szCs w:val="16"/>
              </w:rPr>
              <w:t>2</w:t>
            </w:r>
          </w:p>
        </w:tc>
        <w:tc>
          <w:tcPr>
            <w:tcW w:w="425" w:type="dxa"/>
            <w:shd w:val="solid" w:color="FFFFFF" w:fill="auto"/>
          </w:tcPr>
          <w:p w14:paraId="7B9D948E" w14:textId="77777777" w:rsidR="00E512E1" w:rsidRDefault="00E512E1" w:rsidP="002A10B6">
            <w:pPr>
              <w:pStyle w:val="TAR"/>
              <w:rPr>
                <w:sz w:val="16"/>
                <w:szCs w:val="16"/>
              </w:rPr>
            </w:pPr>
            <w:r>
              <w:rPr>
                <w:sz w:val="16"/>
                <w:szCs w:val="16"/>
              </w:rPr>
              <w:t>-</w:t>
            </w:r>
          </w:p>
        </w:tc>
        <w:tc>
          <w:tcPr>
            <w:tcW w:w="425" w:type="dxa"/>
            <w:shd w:val="solid" w:color="FFFFFF" w:fill="auto"/>
          </w:tcPr>
          <w:p w14:paraId="6758F7DB" w14:textId="77777777" w:rsidR="00E512E1" w:rsidRDefault="00E512E1" w:rsidP="002A10B6">
            <w:pPr>
              <w:pStyle w:val="TAC"/>
              <w:rPr>
                <w:sz w:val="16"/>
                <w:szCs w:val="16"/>
              </w:rPr>
            </w:pPr>
            <w:r>
              <w:rPr>
                <w:sz w:val="16"/>
                <w:szCs w:val="16"/>
              </w:rPr>
              <w:t>F</w:t>
            </w:r>
          </w:p>
        </w:tc>
        <w:tc>
          <w:tcPr>
            <w:tcW w:w="4820" w:type="dxa"/>
            <w:shd w:val="solid" w:color="FFFFFF" w:fill="auto"/>
          </w:tcPr>
          <w:p w14:paraId="5B297887" w14:textId="77777777" w:rsidR="00E512E1" w:rsidRDefault="00E512E1" w:rsidP="002A10B6">
            <w:pPr>
              <w:pStyle w:val="TAL"/>
              <w:rPr>
                <w:sz w:val="16"/>
                <w:szCs w:val="16"/>
                <w:lang w:eastAsia="zh-CN"/>
              </w:rPr>
            </w:pPr>
            <w:r>
              <w:rPr>
                <w:sz w:val="16"/>
                <w:szCs w:val="16"/>
                <w:lang w:eastAsia="zh-CN"/>
              </w:rPr>
              <w:t>Updating test case about authentication status of UE by UDM</w:t>
            </w:r>
          </w:p>
        </w:tc>
        <w:tc>
          <w:tcPr>
            <w:tcW w:w="708" w:type="dxa"/>
            <w:shd w:val="solid" w:color="FFFFFF" w:fill="auto"/>
          </w:tcPr>
          <w:p w14:paraId="6101C96E" w14:textId="77777777" w:rsidR="00E512E1" w:rsidRDefault="00E512E1" w:rsidP="002A10B6">
            <w:pPr>
              <w:pStyle w:val="TAC"/>
              <w:rPr>
                <w:sz w:val="16"/>
                <w:szCs w:val="16"/>
              </w:rPr>
            </w:pPr>
            <w:r>
              <w:rPr>
                <w:sz w:val="16"/>
                <w:szCs w:val="16"/>
              </w:rPr>
              <w:t>19.0.0</w:t>
            </w:r>
          </w:p>
        </w:tc>
      </w:tr>
      <w:tr w:rsidR="003574BE" w:rsidRPr="007B58A1" w14:paraId="490930DF" w14:textId="77777777" w:rsidTr="00C83A0B">
        <w:tc>
          <w:tcPr>
            <w:tcW w:w="993" w:type="dxa"/>
            <w:shd w:val="solid" w:color="FFFFFF" w:fill="auto"/>
          </w:tcPr>
          <w:p w14:paraId="4231BCA9" w14:textId="77777777" w:rsidR="003574BE" w:rsidRDefault="003574BE" w:rsidP="002A10B6">
            <w:pPr>
              <w:pStyle w:val="TAC"/>
              <w:rPr>
                <w:sz w:val="16"/>
                <w:szCs w:val="16"/>
                <w:lang w:eastAsia="zh-CN"/>
              </w:rPr>
            </w:pPr>
            <w:r>
              <w:rPr>
                <w:sz w:val="16"/>
                <w:szCs w:val="16"/>
                <w:lang w:eastAsia="zh-CN"/>
              </w:rPr>
              <w:t>2025-07</w:t>
            </w:r>
          </w:p>
        </w:tc>
        <w:tc>
          <w:tcPr>
            <w:tcW w:w="708" w:type="dxa"/>
            <w:shd w:val="solid" w:color="FFFFFF" w:fill="auto"/>
          </w:tcPr>
          <w:p w14:paraId="091F8946" w14:textId="77777777" w:rsidR="003574BE" w:rsidRDefault="003574BE" w:rsidP="002A10B6">
            <w:pPr>
              <w:pStyle w:val="TAC"/>
              <w:rPr>
                <w:sz w:val="16"/>
                <w:szCs w:val="16"/>
                <w:lang w:eastAsia="zh-CN"/>
              </w:rPr>
            </w:pPr>
            <w:r>
              <w:rPr>
                <w:sz w:val="16"/>
                <w:szCs w:val="16"/>
                <w:lang w:eastAsia="zh-CN"/>
              </w:rPr>
              <w:t>SA#108</w:t>
            </w:r>
          </w:p>
        </w:tc>
        <w:tc>
          <w:tcPr>
            <w:tcW w:w="993" w:type="dxa"/>
            <w:shd w:val="solid" w:color="FFFFFF" w:fill="auto"/>
          </w:tcPr>
          <w:p w14:paraId="19E1E8CC" w14:textId="77777777" w:rsidR="003574BE" w:rsidRDefault="003574BE" w:rsidP="002A10B6">
            <w:pPr>
              <w:pStyle w:val="TAC"/>
              <w:rPr>
                <w:sz w:val="16"/>
                <w:szCs w:val="16"/>
              </w:rPr>
            </w:pPr>
            <w:r>
              <w:rPr>
                <w:sz w:val="16"/>
                <w:szCs w:val="16"/>
              </w:rPr>
              <w:t>SP-250657</w:t>
            </w:r>
          </w:p>
        </w:tc>
        <w:tc>
          <w:tcPr>
            <w:tcW w:w="567" w:type="dxa"/>
            <w:shd w:val="solid" w:color="FFFFFF" w:fill="auto"/>
          </w:tcPr>
          <w:p w14:paraId="0AAC8D97" w14:textId="77777777" w:rsidR="003574BE" w:rsidRDefault="003574BE" w:rsidP="002A10B6">
            <w:pPr>
              <w:pStyle w:val="TAL"/>
              <w:rPr>
                <w:sz w:val="16"/>
                <w:szCs w:val="16"/>
              </w:rPr>
            </w:pPr>
            <w:r>
              <w:rPr>
                <w:sz w:val="16"/>
                <w:szCs w:val="16"/>
              </w:rPr>
              <w:t>0034</w:t>
            </w:r>
          </w:p>
        </w:tc>
        <w:tc>
          <w:tcPr>
            <w:tcW w:w="425" w:type="dxa"/>
            <w:shd w:val="solid" w:color="FFFFFF" w:fill="auto"/>
          </w:tcPr>
          <w:p w14:paraId="18C0852B" w14:textId="77777777" w:rsidR="003574BE" w:rsidRDefault="003574BE" w:rsidP="002A10B6">
            <w:pPr>
              <w:pStyle w:val="TAR"/>
              <w:rPr>
                <w:sz w:val="16"/>
                <w:szCs w:val="16"/>
              </w:rPr>
            </w:pPr>
            <w:r>
              <w:rPr>
                <w:sz w:val="16"/>
                <w:szCs w:val="16"/>
              </w:rPr>
              <w:t>-</w:t>
            </w:r>
          </w:p>
        </w:tc>
        <w:tc>
          <w:tcPr>
            <w:tcW w:w="425" w:type="dxa"/>
            <w:shd w:val="solid" w:color="FFFFFF" w:fill="auto"/>
          </w:tcPr>
          <w:p w14:paraId="2CC175A6" w14:textId="77777777" w:rsidR="003574BE" w:rsidRDefault="003574BE" w:rsidP="002A10B6">
            <w:pPr>
              <w:pStyle w:val="TAC"/>
              <w:rPr>
                <w:sz w:val="16"/>
                <w:szCs w:val="16"/>
              </w:rPr>
            </w:pPr>
            <w:r>
              <w:rPr>
                <w:sz w:val="16"/>
                <w:szCs w:val="16"/>
              </w:rPr>
              <w:t>F</w:t>
            </w:r>
          </w:p>
        </w:tc>
        <w:tc>
          <w:tcPr>
            <w:tcW w:w="4820" w:type="dxa"/>
            <w:shd w:val="solid" w:color="FFFFFF" w:fill="auto"/>
          </w:tcPr>
          <w:p w14:paraId="14CB2F88" w14:textId="77777777" w:rsidR="003574BE" w:rsidRDefault="003574BE" w:rsidP="002A10B6">
            <w:pPr>
              <w:pStyle w:val="TAL"/>
              <w:rPr>
                <w:sz w:val="16"/>
                <w:szCs w:val="16"/>
                <w:lang w:eastAsia="zh-CN"/>
              </w:rPr>
            </w:pPr>
            <w:r>
              <w:rPr>
                <w:sz w:val="16"/>
                <w:szCs w:val="16"/>
                <w:lang w:eastAsia="zh-CN"/>
              </w:rPr>
              <w:t>Clean up of 33.514</w:t>
            </w:r>
          </w:p>
        </w:tc>
        <w:tc>
          <w:tcPr>
            <w:tcW w:w="708" w:type="dxa"/>
            <w:shd w:val="solid" w:color="FFFFFF" w:fill="auto"/>
          </w:tcPr>
          <w:p w14:paraId="51EB4028" w14:textId="77777777" w:rsidR="003574BE" w:rsidRDefault="003574BE" w:rsidP="002A10B6">
            <w:pPr>
              <w:pStyle w:val="TAC"/>
              <w:rPr>
                <w:sz w:val="16"/>
                <w:szCs w:val="16"/>
              </w:rPr>
            </w:pPr>
            <w:r>
              <w:rPr>
                <w:sz w:val="16"/>
                <w:szCs w:val="16"/>
              </w:rPr>
              <w:t>19.1.0</w:t>
            </w:r>
          </w:p>
        </w:tc>
      </w:tr>
      <w:tr w:rsidR="004D10D0" w:rsidRPr="007B58A1" w14:paraId="525E2E08" w14:textId="77777777" w:rsidTr="00C83A0B">
        <w:tc>
          <w:tcPr>
            <w:tcW w:w="993" w:type="dxa"/>
            <w:shd w:val="solid" w:color="FFFFFF" w:fill="auto"/>
          </w:tcPr>
          <w:p w14:paraId="2ABFAAC7" w14:textId="7DC0755E" w:rsidR="004D10D0" w:rsidRDefault="004D10D0" w:rsidP="002A10B6">
            <w:pPr>
              <w:pStyle w:val="TAC"/>
              <w:rPr>
                <w:sz w:val="16"/>
                <w:szCs w:val="16"/>
                <w:lang w:eastAsia="zh-CN"/>
              </w:rPr>
            </w:pPr>
            <w:r>
              <w:rPr>
                <w:sz w:val="16"/>
                <w:szCs w:val="16"/>
                <w:lang w:eastAsia="zh-CN"/>
              </w:rPr>
              <w:t>2026-03</w:t>
            </w:r>
          </w:p>
        </w:tc>
        <w:tc>
          <w:tcPr>
            <w:tcW w:w="708" w:type="dxa"/>
            <w:shd w:val="solid" w:color="FFFFFF" w:fill="auto"/>
          </w:tcPr>
          <w:p w14:paraId="16075303" w14:textId="6CA68BA0" w:rsidR="004D10D0" w:rsidRDefault="004D10D0" w:rsidP="002A10B6">
            <w:pPr>
              <w:pStyle w:val="TAC"/>
              <w:rPr>
                <w:sz w:val="16"/>
                <w:szCs w:val="16"/>
                <w:lang w:eastAsia="zh-CN"/>
              </w:rPr>
            </w:pPr>
            <w:r>
              <w:rPr>
                <w:sz w:val="16"/>
                <w:szCs w:val="16"/>
                <w:lang w:eastAsia="zh-CN"/>
              </w:rPr>
              <w:t>SA#111</w:t>
            </w:r>
          </w:p>
        </w:tc>
        <w:tc>
          <w:tcPr>
            <w:tcW w:w="993" w:type="dxa"/>
            <w:shd w:val="solid" w:color="FFFFFF" w:fill="auto"/>
          </w:tcPr>
          <w:p w14:paraId="32084ED7" w14:textId="57774132" w:rsidR="004D10D0" w:rsidRDefault="004D10D0" w:rsidP="002A10B6">
            <w:pPr>
              <w:pStyle w:val="TAC"/>
              <w:rPr>
                <w:sz w:val="16"/>
                <w:szCs w:val="16"/>
              </w:rPr>
            </w:pPr>
            <w:r>
              <w:rPr>
                <w:sz w:val="16"/>
                <w:szCs w:val="16"/>
              </w:rPr>
              <w:t>SP-260261</w:t>
            </w:r>
          </w:p>
        </w:tc>
        <w:tc>
          <w:tcPr>
            <w:tcW w:w="567" w:type="dxa"/>
            <w:shd w:val="solid" w:color="FFFFFF" w:fill="auto"/>
          </w:tcPr>
          <w:p w14:paraId="03C56327" w14:textId="2B53CF85" w:rsidR="004D10D0" w:rsidRDefault="00AE3F71" w:rsidP="002A10B6">
            <w:pPr>
              <w:pStyle w:val="TAL"/>
              <w:rPr>
                <w:sz w:val="16"/>
                <w:szCs w:val="16"/>
              </w:rPr>
            </w:pPr>
            <w:r>
              <w:rPr>
                <w:sz w:val="16"/>
                <w:szCs w:val="16"/>
              </w:rPr>
              <w:t>0035</w:t>
            </w:r>
          </w:p>
        </w:tc>
        <w:tc>
          <w:tcPr>
            <w:tcW w:w="425" w:type="dxa"/>
            <w:shd w:val="solid" w:color="FFFFFF" w:fill="auto"/>
          </w:tcPr>
          <w:p w14:paraId="467988DD" w14:textId="15FA2767" w:rsidR="004D10D0" w:rsidRDefault="00AE3F71" w:rsidP="002A10B6">
            <w:pPr>
              <w:pStyle w:val="TAR"/>
              <w:rPr>
                <w:sz w:val="16"/>
                <w:szCs w:val="16"/>
              </w:rPr>
            </w:pPr>
            <w:r>
              <w:rPr>
                <w:sz w:val="16"/>
                <w:szCs w:val="16"/>
              </w:rPr>
              <w:t>-</w:t>
            </w:r>
          </w:p>
        </w:tc>
        <w:tc>
          <w:tcPr>
            <w:tcW w:w="425" w:type="dxa"/>
            <w:shd w:val="solid" w:color="FFFFFF" w:fill="auto"/>
          </w:tcPr>
          <w:p w14:paraId="3F845AE1" w14:textId="3C049704" w:rsidR="004D10D0" w:rsidRDefault="00AE3F71" w:rsidP="002A10B6">
            <w:pPr>
              <w:pStyle w:val="TAC"/>
              <w:rPr>
                <w:sz w:val="16"/>
                <w:szCs w:val="16"/>
              </w:rPr>
            </w:pPr>
            <w:r>
              <w:rPr>
                <w:sz w:val="16"/>
                <w:szCs w:val="16"/>
              </w:rPr>
              <w:t>F</w:t>
            </w:r>
          </w:p>
        </w:tc>
        <w:tc>
          <w:tcPr>
            <w:tcW w:w="4820" w:type="dxa"/>
            <w:shd w:val="solid" w:color="FFFFFF" w:fill="auto"/>
          </w:tcPr>
          <w:p w14:paraId="539F4659" w14:textId="7B31E370" w:rsidR="004D10D0" w:rsidRDefault="00AE3F71" w:rsidP="002A10B6">
            <w:pPr>
              <w:pStyle w:val="TAL"/>
              <w:rPr>
                <w:sz w:val="16"/>
                <w:szCs w:val="16"/>
                <w:lang w:eastAsia="zh-CN"/>
              </w:rPr>
            </w:pPr>
            <w:r w:rsidRPr="00AE3F71">
              <w:rPr>
                <w:sz w:val="16"/>
                <w:szCs w:val="16"/>
                <w:lang w:eastAsia="zh-CN"/>
              </w:rPr>
              <w:t>Update references and execution steps to TS 33.514</w:t>
            </w:r>
          </w:p>
        </w:tc>
        <w:tc>
          <w:tcPr>
            <w:tcW w:w="708" w:type="dxa"/>
            <w:shd w:val="solid" w:color="FFFFFF" w:fill="auto"/>
          </w:tcPr>
          <w:p w14:paraId="205AB1A8" w14:textId="5D905346" w:rsidR="004D10D0" w:rsidRDefault="00AE3F71" w:rsidP="002A10B6">
            <w:pPr>
              <w:pStyle w:val="TAC"/>
              <w:rPr>
                <w:sz w:val="16"/>
                <w:szCs w:val="16"/>
              </w:rPr>
            </w:pPr>
            <w:r>
              <w:rPr>
                <w:sz w:val="16"/>
                <w:szCs w:val="16"/>
              </w:rPr>
              <w:t>20.0.0</w:t>
            </w:r>
          </w:p>
        </w:tc>
      </w:tr>
      <w:tr w:rsidR="00613B7F" w:rsidRPr="007B58A1" w14:paraId="66588DBF" w14:textId="77777777" w:rsidTr="00C83A0B">
        <w:tc>
          <w:tcPr>
            <w:tcW w:w="993" w:type="dxa"/>
            <w:shd w:val="solid" w:color="FFFFFF" w:fill="auto"/>
          </w:tcPr>
          <w:p w14:paraId="3E9C944B" w14:textId="6E42D6CA" w:rsidR="00613B7F" w:rsidRDefault="00613B7F" w:rsidP="002A10B6">
            <w:pPr>
              <w:pStyle w:val="TAC"/>
              <w:rPr>
                <w:sz w:val="16"/>
                <w:szCs w:val="16"/>
                <w:lang w:eastAsia="zh-CN"/>
              </w:rPr>
            </w:pPr>
            <w:r>
              <w:rPr>
                <w:sz w:val="16"/>
                <w:szCs w:val="16"/>
                <w:lang w:eastAsia="zh-CN"/>
              </w:rPr>
              <w:t>2026-06</w:t>
            </w:r>
          </w:p>
        </w:tc>
        <w:tc>
          <w:tcPr>
            <w:tcW w:w="708" w:type="dxa"/>
            <w:shd w:val="solid" w:color="FFFFFF" w:fill="auto"/>
          </w:tcPr>
          <w:p w14:paraId="17F1DD7C" w14:textId="1536EDA2" w:rsidR="00613B7F" w:rsidRDefault="00613B7F" w:rsidP="002A10B6">
            <w:pPr>
              <w:pStyle w:val="TAC"/>
              <w:rPr>
                <w:sz w:val="16"/>
                <w:szCs w:val="16"/>
                <w:lang w:eastAsia="zh-CN"/>
              </w:rPr>
            </w:pPr>
            <w:r>
              <w:rPr>
                <w:sz w:val="16"/>
                <w:szCs w:val="16"/>
                <w:lang w:eastAsia="zh-CN"/>
              </w:rPr>
              <w:t>SA#112</w:t>
            </w:r>
          </w:p>
        </w:tc>
        <w:tc>
          <w:tcPr>
            <w:tcW w:w="993" w:type="dxa"/>
            <w:shd w:val="solid" w:color="FFFFFF" w:fill="auto"/>
          </w:tcPr>
          <w:p w14:paraId="34CAA887" w14:textId="2E669E0C" w:rsidR="00613B7F" w:rsidRDefault="00613B7F" w:rsidP="002A10B6">
            <w:pPr>
              <w:pStyle w:val="TAC"/>
              <w:rPr>
                <w:sz w:val="16"/>
                <w:szCs w:val="16"/>
              </w:rPr>
            </w:pPr>
            <w:r>
              <w:rPr>
                <w:sz w:val="16"/>
                <w:szCs w:val="16"/>
              </w:rPr>
              <w:t>SP-260498</w:t>
            </w:r>
          </w:p>
        </w:tc>
        <w:tc>
          <w:tcPr>
            <w:tcW w:w="567" w:type="dxa"/>
            <w:shd w:val="solid" w:color="FFFFFF" w:fill="auto"/>
          </w:tcPr>
          <w:p w14:paraId="5DB00BA6" w14:textId="77472934" w:rsidR="00613B7F" w:rsidRDefault="00613B7F" w:rsidP="002A10B6">
            <w:pPr>
              <w:pStyle w:val="TAL"/>
              <w:rPr>
                <w:sz w:val="16"/>
                <w:szCs w:val="16"/>
              </w:rPr>
            </w:pPr>
            <w:r>
              <w:rPr>
                <w:sz w:val="16"/>
                <w:szCs w:val="16"/>
              </w:rPr>
              <w:t>0036</w:t>
            </w:r>
          </w:p>
        </w:tc>
        <w:tc>
          <w:tcPr>
            <w:tcW w:w="425" w:type="dxa"/>
            <w:shd w:val="solid" w:color="FFFFFF" w:fill="auto"/>
          </w:tcPr>
          <w:p w14:paraId="45BBB985" w14:textId="0004A96E" w:rsidR="00613B7F" w:rsidRDefault="00613B7F" w:rsidP="002A10B6">
            <w:pPr>
              <w:pStyle w:val="TAR"/>
              <w:rPr>
                <w:sz w:val="16"/>
                <w:szCs w:val="16"/>
              </w:rPr>
            </w:pPr>
            <w:r>
              <w:rPr>
                <w:sz w:val="16"/>
                <w:szCs w:val="16"/>
              </w:rPr>
              <w:t>-</w:t>
            </w:r>
          </w:p>
        </w:tc>
        <w:tc>
          <w:tcPr>
            <w:tcW w:w="425" w:type="dxa"/>
            <w:shd w:val="solid" w:color="FFFFFF" w:fill="auto"/>
          </w:tcPr>
          <w:p w14:paraId="4DC8F177" w14:textId="4DE4860D" w:rsidR="00613B7F" w:rsidRDefault="00613B7F" w:rsidP="002A10B6">
            <w:pPr>
              <w:pStyle w:val="TAC"/>
              <w:rPr>
                <w:sz w:val="16"/>
                <w:szCs w:val="16"/>
              </w:rPr>
            </w:pPr>
            <w:r>
              <w:rPr>
                <w:sz w:val="16"/>
                <w:szCs w:val="16"/>
              </w:rPr>
              <w:t>F</w:t>
            </w:r>
          </w:p>
        </w:tc>
        <w:tc>
          <w:tcPr>
            <w:tcW w:w="4820" w:type="dxa"/>
            <w:shd w:val="solid" w:color="FFFFFF" w:fill="auto"/>
          </w:tcPr>
          <w:p w14:paraId="30E44D61" w14:textId="52F77731" w:rsidR="00613B7F" w:rsidRPr="00AE3F71" w:rsidRDefault="00613B7F" w:rsidP="002A10B6">
            <w:pPr>
              <w:pStyle w:val="TAL"/>
              <w:rPr>
                <w:sz w:val="16"/>
                <w:szCs w:val="16"/>
                <w:lang w:eastAsia="zh-CN"/>
              </w:rPr>
            </w:pPr>
            <w:r>
              <w:rPr>
                <w:sz w:val="16"/>
                <w:szCs w:val="16"/>
                <w:lang w:eastAsia="zh-CN"/>
              </w:rPr>
              <w:t>Correction of TC_AUTH_STATUS_STORE_UDM</w:t>
            </w:r>
          </w:p>
        </w:tc>
        <w:tc>
          <w:tcPr>
            <w:tcW w:w="708" w:type="dxa"/>
            <w:shd w:val="solid" w:color="FFFFFF" w:fill="auto"/>
          </w:tcPr>
          <w:p w14:paraId="41795256" w14:textId="7AA46BAA" w:rsidR="00613B7F" w:rsidRDefault="00613B7F" w:rsidP="002A10B6">
            <w:pPr>
              <w:pStyle w:val="TAC"/>
              <w:rPr>
                <w:sz w:val="16"/>
                <w:szCs w:val="16"/>
              </w:rPr>
            </w:pPr>
            <w:r>
              <w:rPr>
                <w:sz w:val="16"/>
                <w:szCs w:val="16"/>
              </w:rPr>
              <w:t>20.1.0</w:t>
            </w:r>
          </w:p>
        </w:tc>
      </w:tr>
      <w:tr w:rsidR="00613B7F" w:rsidRPr="007B58A1" w14:paraId="2A493175" w14:textId="77777777" w:rsidTr="00C83A0B">
        <w:tc>
          <w:tcPr>
            <w:tcW w:w="993" w:type="dxa"/>
            <w:shd w:val="solid" w:color="FFFFFF" w:fill="auto"/>
          </w:tcPr>
          <w:p w14:paraId="5B6B6C55" w14:textId="54FB1F28" w:rsidR="00613B7F" w:rsidRDefault="00613B7F" w:rsidP="00613B7F">
            <w:pPr>
              <w:pStyle w:val="TAC"/>
              <w:rPr>
                <w:sz w:val="16"/>
                <w:szCs w:val="16"/>
                <w:lang w:eastAsia="zh-CN"/>
              </w:rPr>
            </w:pPr>
            <w:r>
              <w:rPr>
                <w:sz w:val="16"/>
                <w:szCs w:val="16"/>
                <w:lang w:eastAsia="zh-CN"/>
              </w:rPr>
              <w:t>2026-06</w:t>
            </w:r>
          </w:p>
        </w:tc>
        <w:tc>
          <w:tcPr>
            <w:tcW w:w="708" w:type="dxa"/>
            <w:shd w:val="solid" w:color="FFFFFF" w:fill="auto"/>
          </w:tcPr>
          <w:p w14:paraId="4327EA05" w14:textId="40E73093" w:rsidR="00613B7F" w:rsidRDefault="00613B7F" w:rsidP="00613B7F">
            <w:pPr>
              <w:pStyle w:val="TAC"/>
              <w:rPr>
                <w:sz w:val="16"/>
                <w:szCs w:val="16"/>
                <w:lang w:eastAsia="zh-CN"/>
              </w:rPr>
            </w:pPr>
            <w:r>
              <w:rPr>
                <w:sz w:val="16"/>
                <w:szCs w:val="16"/>
                <w:lang w:eastAsia="zh-CN"/>
              </w:rPr>
              <w:t>SA#112</w:t>
            </w:r>
          </w:p>
        </w:tc>
        <w:tc>
          <w:tcPr>
            <w:tcW w:w="993" w:type="dxa"/>
            <w:shd w:val="solid" w:color="FFFFFF" w:fill="auto"/>
          </w:tcPr>
          <w:p w14:paraId="6D49A64B" w14:textId="6871586C" w:rsidR="00613B7F" w:rsidRDefault="00613B7F" w:rsidP="00613B7F">
            <w:pPr>
              <w:pStyle w:val="TAC"/>
              <w:rPr>
                <w:sz w:val="16"/>
                <w:szCs w:val="16"/>
              </w:rPr>
            </w:pPr>
            <w:r>
              <w:rPr>
                <w:sz w:val="16"/>
                <w:szCs w:val="16"/>
              </w:rPr>
              <w:t>SP-260498</w:t>
            </w:r>
          </w:p>
        </w:tc>
        <w:tc>
          <w:tcPr>
            <w:tcW w:w="567" w:type="dxa"/>
            <w:shd w:val="solid" w:color="FFFFFF" w:fill="auto"/>
          </w:tcPr>
          <w:p w14:paraId="3D7D7B57" w14:textId="003F5897" w:rsidR="00613B7F" w:rsidRDefault="00613B7F" w:rsidP="00613B7F">
            <w:pPr>
              <w:pStyle w:val="TAL"/>
              <w:rPr>
                <w:sz w:val="16"/>
                <w:szCs w:val="16"/>
              </w:rPr>
            </w:pPr>
            <w:r>
              <w:rPr>
                <w:sz w:val="16"/>
                <w:szCs w:val="16"/>
              </w:rPr>
              <w:t>0037</w:t>
            </w:r>
          </w:p>
        </w:tc>
        <w:tc>
          <w:tcPr>
            <w:tcW w:w="425" w:type="dxa"/>
            <w:shd w:val="solid" w:color="FFFFFF" w:fill="auto"/>
          </w:tcPr>
          <w:p w14:paraId="11F18842" w14:textId="19363C86" w:rsidR="00613B7F" w:rsidRDefault="00613B7F" w:rsidP="00613B7F">
            <w:pPr>
              <w:pStyle w:val="TAR"/>
              <w:rPr>
                <w:sz w:val="16"/>
                <w:szCs w:val="16"/>
              </w:rPr>
            </w:pPr>
            <w:r>
              <w:rPr>
                <w:sz w:val="16"/>
                <w:szCs w:val="16"/>
              </w:rPr>
              <w:t>-</w:t>
            </w:r>
          </w:p>
        </w:tc>
        <w:tc>
          <w:tcPr>
            <w:tcW w:w="425" w:type="dxa"/>
            <w:shd w:val="solid" w:color="FFFFFF" w:fill="auto"/>
          </w:tcPr>
          <w:p w14:paraId="7A0502AC" w14:textId="50BCA5D7" w:rsidR="00613B7F" w:rsidRDefault="00613B7F" w:rsidP="00613B7F">
            <w:pPr>
              <w:pStyle w:val="TAC"/>
              <w:rPr>
                <w:sz w:val="16"/>
                <w:szCs w:val="16"/>
              </w:rPr>
            </w:pPr>
            <w:r>
              <w:rPr>
                <w:sz w:val="16"/>
                <w:szCs w:val="16"/>
              </w:rPr>
              <w:t>D</w:t>
            </w:r>
          </w:p>
        </w:tc>
        <w:tc>
          <w:tcPr>
            <w:tcW w:w="4820" w:type="dxa"/>
            <w:shd w:val="solid" w:color="FFFFFF" w:fill="auto"/>
          </w:tcPr>
          <w:p w14:paraId="2D447141" w14:textId="7033040C" w:rsidR="00613B7F" w:rsidRDefault="00613B7F" w:rsidP="00613B7F">
            <w:pPr>
              <w:pStyle w:val="TAL"/>
              <w:rPr>
                <w:sz w:val="16"/>
                <w:szCs w:val="16"/>
                <w:lang w:eastAsia="zh-CN"/>
              </w:rPr>
            </w:pPr>
            <w:r>
              <w:rPr>
                <w:sz w:val="16"/>
                <w:szCs w:val="16"/>
                <w:lang w:eastAsia="zh-CN"/>
              </w:rPr>
              <w:t>Editorial fixes for 33.514</w:t>
            </w:r>
          </w:p>
        </w:tc>
        <w:tc>
          <w:tcPr>
            <w:tcW w:w="708" w:type="dxa"/>
            <w:shd w:val="solid" w:color="FFFFFF" w:fill="auto"/>
          </w:tcPr>
          <w:p w14:paraId="35B98C54" w14:textId="702F35B2" w:rsidR="00613B7F" w:rsidRDefault="00613B7F" w:rsidP="00613B7F">
            <w:pPr>
              <w:pStyle w:val="TAC"/>
              <w:rPr>
                <w:sz w:val="16"/>
                <w:szCs w:val="16"/>
              </w:rPr>
            </w:pPr>
            <w:r>
              <w:rPr>
                <w:sz w:val="16"/>
                <w:szCs w:val="16"/>
              </w:rPr>
              <w:t>20.1.0</w:t>
            </w:r>
          </w:p>
        </w:tc>
      </w:tr>
      <w:tr w:rsidR="00125636" w:rsidRPr="007B58A1" w14:paraId="0ED56EED" w14:textId="77777777" w:rsidTr="00C83A0B">
        <w:tc>
          <w:tcPr>
            <w:tcW w:w="993" w:type="dxa"/>
            <w:shd w:val="solid" w:color="FFFFFF" w:fill="auto"/>
          </w:tcPr>
          <w:p w14:paraId="5C999308" w14:textId="2D0D32BF" w:rsidR="00125636" w:rsidRDefault="00125636" w:rsidP="00613B7F">
            <w:pPr>
              <w:pStyle w:val="TAC"/>
              <w:rPr>
                <w:sz w:val="16"/>
                <w:szCs w:val="16"/>
                <w:lang w:eastAsia="zh-CN"/>
              </w:rPr>
            </w:pPr>
            <w:r>
              <w:rPr>
                <w:sz w:val="16"/>
                <w:szCs w:val="16"/>
                <w:lang w:eastAsia="zh-CN"/>
              </w:rPr>
              <w:t>2026-09</w:t>
            </w:r>
          </w:p>
        </w:tc>
        <w:tc>
          <w:tcPr>
            <w:tcW w:w="708" w:type="dxa"/>
            <w:shd w:val="solid" w:color="FFFFFF" w:fill="auto"/>
          </w:tcPr>
          <w:p w14:paraId="0AAA7AB8" w14:textId="6E608926" w:rsidR="00125636" w:rsidRDefault="00125636" w:rsidP="00613B7F">
            <w:pPr>
              <w:pStyle w:val="TAC"/>
              <w:rPr>
                <w:sz w:val="16"/>
                <w:szCs w:val="16"/>
                <w:lang w:eastAsia="zh-CN"/>
              </w:rPr>
            </w:pPr>
            <w:r>
              <w:rPr>
                <w:sz w:val="16"/>
                <w:szCs w:val="16"/>
                <w:lang w:eastAsia="zh-CN"/>
              </w:rPr>
              <w:t>SA#113</w:t>
            </w:r>
          </w:p>
        </w:tc>
        <w:tc>
          <w:tcPr>
            <w:tcW w:w="993" w:type="dxa"/>
            <w:shd w:val="solid" w:color="FFFFFF" w:fill="auto"/>
          </w:tcPr>
          <w:p w14:paraId="49328C08" w14:textId="089F28E4" w:rsidR="00125636" w:rsidRDefault="00125636" w:rsidP="00613B7F">
            <w:pPr>
              <w:pStyle w:val="TAC"/>
              <w:rPr>
                <w:sz w:val="16"/>
                <w:szCs w:val="16"/>
              </w:rPr>
            </w:pPr>
            <w:r>
              <w:rPr>
                <w:sz w:val="16"/>
                <w:szCs w:val="16"/>
              </w:rPr>
              <w:t>SP-260816</w:t>
            </w:r>
          </w:p>
        </w:tc>
        <w:tc>
          <w:tcPr>
            <w:tcW w:w="567" w:type="dxa"/>
            <w:shd w:val="solid" w:color="FFFFFF" w:fill="auto"/>
          </w:tcPr>
          <w:p w14:paraId="3332E8AC" w14:textId="087A66C0" w:rsidR="00125636" w:rsidRDefault="00125636" w:rsidP="00613B7F">
            <w:pPr>
              <w:pStyle w:val="TAL"/>
              <w:rPr>
                <w:sz w:val="16"/>
                <w:szCs w:val="16"/>
              </w:rPr>
            </w:pPr>
            <w:r>
              <w:rPr>
                <w:sz w:val="16"/>
                <w:szCs w:val="16"/>
              </w:rPr>
              <w:t>0038</w:t>
            </w:r>
          </w:p>
        </w:tc>
        <w:tc>
          <w:tcPr>
            <w:tcW w:w="425" w:type="dxa"/>
            <w:shd w:val="solid" w:color="FFFFFF" w:fill="auto"/>
          </w:tcPr>
          <w:p w14:paraId="4314D930" w14:textId="5AC4959C" w:rsidR="00125636" w:rsidRDefault="00125636" w:rsidP="00613B7F">
            <w:pPr>
              <w:pStyle w:val="TAR"/>
              <w:rPr>
                <w:sz w:val="16"/>
                <w:szCs w:val="16"/>
              </w:rPr>
            </w:pPr>
            <w:r>
              <w:rPr>
                <w:sz w:val="16"/>
                <w:szCs w:val="16"/>
              </w:rPr>
              <w:t>-</w:t>
            </w:r>
          </w:p>
        </w:tc>
        <w:tc>
          <w:tcPr>
            <w:tcW w:w="425" w:type="dxa"/>
            <w:shd w:val="solid" w:color="FFFFFF" w:fill="auto"/>
          </w:tcPr>
          <w:p w14:paraId="11DCE3F3" w14:textId="42AC74E9" w:rsidR="00125636" w:rsidRDefault="00125636" w:rsidP="00613B7F">
            <w:pPr>
              <w:pStyle w:val="TAC"/>
              <w:rPr>
                <w:sz w:val="16"/>
                <w:szCs w:val="16"/>
              </w:rPr>
            </w:pPr>
            <w:r>
              <w:rPr>
                <w:sz w:val="16"/>
                <w:szCs w:val="16"/>
              </w:rPr>
              <w:t>F</w:t>
            </w:r>
          </w:p>
        </w:tc>
        <w:tc>
          <w:tcPr>
            <w:tcW w:w="4820" w:type="dxa"/>
            <w:shd w:val="solid" w:color="FFFFFF" w:fill="auto"/>
          </w:tcPr>
          <w:p w14:paraId="6221AF20" w14:textId="6D0DF66B" w:rsidR="00125636" w:rsidRDefault="00125636" w:rsidP="00613B7F">
            <w:pPr>
              <w:pStyle w:val="TAL"/>
              <w:rPr>
                <w:sz w:val="16"/>
                <w:szCs w:val="16"/>
                <w:lang w:eastAsia="zh-CN"/>
              </w:rPr>
            </w:pPr>
            <w:r>
              <w:rPr>
                <w:sz w:val="16"/>
                <w:szCs w:val="16"/>
                <w:lang w:eastAsia="zh-CN"/>
              </w:rPr>
              <w:t>Clarification of invalid public key SUCI test for UDM</w:t>
            </w:r>
          </w:p>
        </w:tc>
        <w:tc>
          <w:tcPr>
            <w:tcW w:w="708" w:type="dxa"/>
            <w:shd w:val="solid" w:color="FFFFFF" w:fill="auto"/>
          </w:tcPr>
          <w:p w14:paraId="41485443" w14:textId="4BB356AA" w:rsidR="00125636" w:rsidRDefault="00125636" w:rsidP="00613B7F">
            <w:pPr>
              <w:pStyle w:val="TAC"/>
              <w:rPr>
                <w:sz w:val="16"/>
                <w:szCs w:val="16"/>
              </w:rPr>
            </w:pPr>
            <w:r>
              <w:rPr>
                <w:sz w:val="16"/>
                <w:szCs w:val="16"/>
              </w:rPr>
              <w:t>20.2.0</w:t>
            </w:r>
          </w:p>
        </w:tc>
      </w:tr>
      <w:tr w:rsidR="00125636" w:rsidRPr="007B58A1" w14:paraId="76FA457F" w14:textId="77777777" w:rsidTr="00C83A0B">
        <w:tc>
          <w:tcPr>
            <w:tcW w:w="993" w:type="dxa"/>
            <w:shd w:val="solid" w:color="FFFFFF" w:fill="auto"/>
          </w:tcPr>
          <w:p w14:paraId="632AE636" w14:textId="7A490062" w:rsidR="00125636" w:rsidRDefault="00125636" w:rsidP="00125636">
            <w:pPr>
              <w:pStyle w:val="TAC"/>
              <w:rPr>
                <w:sz w:val="16"/>
                <w:szCs w:val="16"/>
                <w:lang w:eastAsia="zh-CN"/>
              </w:rPr>
            </w:pPr>
            <w:r>
              <w:rPr>
                <w:sz w:val="16"/>
                <w:szCs w:val="16"/>
                <w:lang w:eastAsia="zh-CN"/>
              </w:rPr>
              <w:t>2026-09</w:t>
            </w:r>
          </w:p>
        </w:tc>
        <w:tc>
          <w:tcPr>
            <w:tcW w:w="708" w:type="dxa"/>
            <w:shd w:val="solid" w:color="FFFFFF" w:fill="auto"/>
          </w:tcPr>
          <w:p w14:paraId="7FCE8C6A" w14:textId="5DA0BB7E" w:rsidR="00125636" w:rsidRDefault="00125636" w:rsidP="00125636">
            <w:pPr>
              <w:pStyle w:val="TAC"/>
              <w:rPr>
                <w:sz w:val="16"/>
                <w:szCs w:val="16"/>
                <w:lang w:eastAsia="zh-CN"/>
              </w:rPr>
            </w:pPr>
            <w:r>
              <w:rPr>
                <w:sz w:val="16"/>
                <w:szCs w:val="16"/>
                <w:lang w:eastAsia="zh-CN"/>
              </w:rPr>
              <w:t>SA#113</w:t>
            </w:r>
          </w:p>
        </w:tc>
        <w:tc>
          <w:tcPr>
            <w:tcW w:w="993" w:type="dxa"/>
            <w:shd w:val="solid" w:color="FFFFFF" w:fill="auto"/>
          </w:tcPr>
          <w:p w14:paraId="31EDC6CE" w14:textId="2B73983D" w:rsidR="00125636" w:rsidRDefault="00125636" w:rsidP="00125636">
            <w:pPr>
              <w:pStyle w:val="TAC"/>
              <w:rPr>
                <w:sz w:val="16"/>
                <w:szCs w:val="16"/>
              </w:rPr>
            </w:pPr>
            <w:r>
              <w:rPr>
                <w:sz w:val="16"/>
                <w:szCs w:val="16"/>
              </w:rPr>
              <w:t>SP-260816</w:t>
            </w:r>
          </w:p>
        </w:tc>
        <w:tc>
          <w:tcPr>
            <w:tcW w:w="567" w:type="dxa"/>
            <w:shd w:val="solid" w:color="FFFFFF" w:fill="auto"/>
          </w:tcPr>
          <w:p w14:paraId="09F08FE6" w14:textId="7A45AF68" w:rsidR="00125636" w:rsidRDefault="00125636" w:rsidP="00125636">
            <w:pPr>
              <w:pStyle w:val="TAL"/>
              <w:rPr>
                <w:sz w:val="16"/>
                <w:szCs w:val="16"/>
              </w:rPr>
            </w:pPr>
            <w:r>
              <w:rPr>
                <w:sz w:val="16"/>
                <w:szCs w:val="16"/>
              </w:rPr>
              <w:t>0039</w:t>
            </w:r>
          </w:p>
        </w:tc>
        <w:tc>
          <w:tcPr>
            <w:tcW w:w="425" w:type="dxa"/>
            <w:shd w:val="solid" w:color="FFFFFF" w:fill="auto"/>
          </w:tcPr>
          <w:p w14:paraId="6CCD33D5" w14:textId="5E67126E" w:rsidR="00125636" w:rsidRDefault="00125636" w:rsidP="00125636">
            <w:pPr>
              <w:pStyle w:val="TAR"/>
              <w:rPr>
                <w:sz w:val="16"/>
                <w:szCs w:val="16"/>
              </w:rPr>
            </w:pPr>
            <w:r>
              <w:rPr>
                <w:sz w:val="16"/>
                <w:szCs w:val="16"/>
              </w:rPr>
              <w:t>-</w:t>
            </w:r>
          </w:p>
        </w:tc>
        <w:tc>
          <w:tcPr>
            <w:tcW w:w="425" w:type="dxa"/>
            <w:shd w:val="solid" w:color="FFFFFF" w:fill="auto"/>
          </w:tcPr>
          <w:p w14:paraId="174A64F2" w14:textId="333AE44C" w:rsidR="00125636" w:rsidRDefault="00125636" w:rsidP="00125636">
            <w:pPr>
              <w:pStyle w:val="TAC"/>
              <w:rPr>
                <w:sz w:val="16"/>
                <w:szCs w:val="16"/>
              </w:rPr>
            </w:pPr>
            <w:r>
              <w:rPr>
                <w:sz w:val="16"/>
                <w:szCs w:val="16"/>
              </w:rPr>
              <w:t>F</w:t>
            </w:r>
          </w:p>
        </w:tc>
        <w:tc>
          <w:tcPr>
            <w:tcW w:w="4820" w:type="dxa"/>
            <w:shd w:val="solid" w:color="FFFFFF" w:fill="auto"/>
          </w:tcPr>
          <w:p w14:paraId="1C0F676A" w14:textId="75550562" w:rsidR="00125636" w:rsidRDefault="00125636" w:rsidP="00125636">
            <w:pPr>
              <w:pStyle w:val="TAL"/>
              <w:rPr>
                <w:sz w:val="16"/>
                <w:szCs w:val="16"/>
                <w:lang w:eastAsia="zh-CN"/>
              </w:rPr>
            </w:pPr>
            <w:r>
              <w:rPr>
                <w:sz w:val="16"/>
                <w:szCs w:val="16"/>
                <w:lang w:eastAsia="zh-CN"/>
              </w:rPr>
              <w:t>Correction of Profile B uncompressed point test procedure</w:t>
            </w:r>
          </w:p>
        </w:tc>
        <w:tc>
          <w:tcPr>
            <w:tcW w:w="708" w:type="dxa"/>
            <w:shd w:val="solid" w:color="FFFFFF" w:fill="auto"/>
          </w:tcPr>
          <w:p w14:paraId="15FF1CA3" w14:textId="59BC6F45" w:rsidR="00125636" w:rsidRDefault="00125636" w:rsidP="00125636">
            <w:pPr>
              <w:pStyle w:val="TAC"/>
              <w:rPr>
                <w:sz w:val="16"/>
                <w:szCs w:val="16"/>
              </w:rPr>
            </w:pPr>
            <w:r>
              <w:rPr>
                <w:sz w:val="16"/>
                <w:szCs w:val="16"/>
              </w:rPr>
              <w:t>20.2.0</w:t>
            </w:r>
          </w:p>
        </w:tc>
      </w:tr>
      <w:tr w:rsidR="00125636" w:rsidRPr="007B58A1" w14:paraId="012E7326" w14:textId="77777777" w:rsidTr="00C83A0B">
        <w:tc>
          <w:tcPr>
            <w:tcW w:w="993" w:type="dxa"/>
            <w:shd w:val="solid" w:color="FFFFFF" w:fill="auto"/>
          </w:tcPr>
          <w:p w14:paraId="6CD1321E" w14:textId="6E041EDE" w:rsidR="00125636" w:rsidRDefault="00125636" w:rsidP="00125636">
            <w:pPr>
              <w:pStyle w:val="TAC"/>
              <w:rPr>
                <w:sz w:val="16"/>
                <w:szCs w:val="16"/>
                <w:lang w:eastAsia="zh-CN"/>
              </w:rPr>
            </w:pPr>
            <w:r>
              <w:rPr>
                <w:sz w:val="16"/>
                <w:szCs w:val="16"/>
                <w:lang w:eastAsia="zh-CN"/>
              </w:rPr>
              <w:t>2026-09</w:t>
            </w:r>
          </w:p>
        </w:tc>
        <w:tc>
          <w:tcPr>
            <w:tcW w:w="708" w:type="dxa"/>
            <w:shd w:val="solid" w:color="FFFFFF" w:fill="auto"/>
          </w:tcPr>
          <w:p w14:paraId="307C8A4E" w14:textId="2F210EFB" w:rsidR="00125636" w:rsidRDefault="00125636" w:rsidP="00125636">
            <w:pPr>
              <w:pStyle w:val="TAC"/>
              <w:rPr>
                <w:sz w:val="16"/>
                <w:szCs w:val="16"/>
                <w:lang w:eastAsia="zh-CN"/>
              </w:rPr>
            </w:pPr>
            <w:r>
              <w:rPr>
                <w:sz w:val="16"/>
                <w:szCs w:val="16"/>
                <w:lang w:eastAsia="zh-CN"/>
              </w:rPr>
              <w:t>SA#113</w:t>
            </w:r>
          </w:p>
        </w:tc>
        <w:tc>
          <w:tcPr>
            <w:tcW w:w="993" w:type="dxa"/>
            <w:shd w:val="solid" w:color="FFFFFF" w:fill="auto"/>
          </w:tcPr>
          <w:p w14:paraId="34D2B145" w14:textId="214B685B" w:rsidR="00125636" w:rsidRDefault="00125636" w:rsidP="00125636">
            <w:pPr>
              <w:pStyle w:val="TAC"/>
              <w:rPr>
                <w:sz w:val="16"/>
                <w:szCs w:val="16"/>
              </w:rPr>
            </w:pPr>
            <w:r>
              <w:rPr>
                <w:sz w:val="16"/>
                <w:szCs w:val="16"/>
              </w:rPr>
              <w:t>SP-260816</w:t>
            </w:r>
          </w:p>
        </w:tc>
        <w:tc>
          <w:tcPr>
            <w:tcW w:w="567" w:type="dxa"/>
            <w:shd w:val="solid" w:color="FFFFFF" w:fill="auto"/>
          </w:tcPr>
          <w:p w14:paraId="11E7833A" w14:textId="22487A98" w:rsidR="00125636" w:rsidRDefault="00125636" w:rsidP="00125636">
            <w:pPr>
              <w:pStyle w:val="TAL"/>
              <w:rPr>
                <w:sz w:val="16"/>
                <w:szCs w:val="16"/>
              </w:rPr>
            </w:pPr>
            <w:r>
              <w:rPr>
                <w:sz w:val="16"/>
                <w:szCs w:val="16"/>
              </w:rPr>
              <w:t>0040</w:t>
            </w:r>
          </w:p>
        </w:tc>
        <w:tc>
          <w:tcPr>
            <w:tcW w:w="425" w:type="dxa"/>
            <w:shd w:val="solid" w:color="FFFFFF" w:fill="auto"/>
          </w:tcPr>
          <w:p w14:paraId="79A215C5" w14:textId="5193D0AA" w:rsidR="00125636" w:rsidRDefault="00125636" w:rsidP="00125636">
            <w:pPr>
              <w:pStyle w:val="TAR"/>
              <w:rPr>
                <w:sz w:val="16"/>
                <w:szCs w:val="16"/>
              </w:rPr>
            </w:pPr>
            <w:r>
              <w:rPr>
                <w:sz w:val="16"/>
                <w:szCs w:val="16"/>
              </w:rPr>
              <w:t>1</w:t>
            </w:r>
          </w:p>
        </w:tc>
        <w:tc>
          <w:tcPr>
            <w:tcW w:w="425" w:type="dxa"/>
            <w:shd w:val="solid" w:color="FFFFFF" w:fill="auto"/>
          </w:tcPr>
          <w:p w14:paraId="5A2A0E44" w14:textId="2EB8F37C" w:rsidR="00125636" w:rsidRDefault="00125636" w:rsidP="00125636">
            <w:pPr>
              <w:pStyle w:val="TAC"/>
              <w:rPr>
                <w:sz w:val="16"/>
                <w:szCs w:val="16"/>
              </w:rPr>
            </w:pPr>
            <w:r>
              <w:rPr>
                <w:sz w:val="16"/>
                <w:szCs w:val="16"/>
              </w:rPr>
              <w:t>F</w:t>
            </w:r>
          </w:p>
        </w:tc>
        <w:tc>
          <w:tcPr>
            <w:tcW w:w="4820" w:type="dxa"/>
            <w:shd w:val="solid" w:color="FFFFFF" w:fill="auto"/>
          </w:tcPr>
          <w:p w14:paraId="1A722F88" w14:textId="08619AD7" w:rsidR="00125636" w:rsidRDefault="00125636" w:rsidP="00125636">
            <w:pPr>
              <w:pStyle w:val="TAL"/>
              <w:rPr>
                <w:sz w:val="16"/>
                <w:szCs w:val="16"/>
                <w:lang w:eastAsia="zh-CN"/>
              </w:rPr>
            </w:pPr>
            <w:r>
              <w:rPr>
                <w:sz w:val="16"/>
                <w:szCs w:val="16"/>
                <w:lang w:eastAsia="zh-CN"/>
              </w:rPr>
              <w:t>Verification of stored AUSF instance after successful authentication</w:t>
            </w:r>
          </w:p>
        </w:tc>
        <w:tc>
          <w:tcPr>
            <w:tcW w:w="708" w:type="dxa"/>
            <w:shd w:val="solid" w:color="FFFFFF" w:fill="auto"/>
          </w:tcPr>
          <w:p w14:paraId="29962C4E" w14:textId="237DE5D3" w:rsidR="00125636" w:rsidRDefault="00125636" w:rsidP="00125636">
            <w:pPr>
              <w:pStyle w:val="TAC"/>
              <w:rPr>
                <w:sz w:val="16"/>
                <w:szCs w:val="16"/>
              </w:rPr>
            </w:pPr>
            <w:r>
              <w:rPr>
                <w:sz w:val="16"/>
                <w:szCs w:val="16"/>
              </w:rPr>
              <w:t>20.2.0</w:t>
            </w:r>
          </w:p>
        </w:tc>
      </w:tr>
      <w:tr w:rsidR="00FB774D" w:rsidRPr="007B58A1" w14:paraId="7D221218" w14:textId="77777777" w:rsidTr="00C83A0B">
        <w:tc>
          <w:tcPr>
            <w:tcW w:w="993" w:type="dxa"/>
            <w:shd w:val="solid" w:color="FFFFFF" w:fill="auto"/>
          </w:tcPr>
          <w:p w14:paraId="23218B6B" w14:textId="1F1D119D" w:rsidR="00FB774D" w:rsidRDefault="00FB774D" w:rsidP="00FB774D">
            <w:pPr>
              <w:pStyle w:val="TAC"/>
              <w:rPr>
                <w:sz w:val="16"/>
                <w:szCs w:val="16"/>
                <w:lang w:eastAsia="zh-CN"/>
              </w:rPr>
            </w:pPr>
            <w:r>
              <w:rPr>
                <w:sz w:val="16"/>
                <w:szCs w:val="16"/>
                <w:lang w:eastAsia="zh-CN"/>
              </w:rPr>
              <w:t>2026-09</w:t>
            </w:r>
          </w:p>
        </w:tc>
        <w:tc>
          <w:tcPr>
            <w:tcW w:w="708" w:type="dxa"/>
            <w:shd w:val="solid" w:color="FFFFFF" w:fill="auto"/>
          </w:tcPr>
          <w:p w14:paraId="58EE489C" w14:textId="39398748" w:rsidR="00FB774D" w:rsidRDefault="00FB774D" w:rsidP="00FB774D">
            <w:pPr>
              <w:pStyle w:val="TAC"/>
              <w:rPr>
                <w:sz w:val="16"/>
                <w:szCs w:val="16"/>
                <w:lang w:eastAsia="zh-CN"/>
              </w:rPr>
            </w:pPr>
            <w:r>
              <w:rPr>
                <w:sz w:val="16"/>
                <w:szCs w:val="16"/>
                <w:lang w:eastAsia="zh-CN"/>
              </w:rPr>
              <w:t>SA#113</w:t>
            </w:r>
          </w:p>
        </w:tc>
        <w:tc>
          <w:tcPr>
            <w:tcW w:w="993" w:type="dxa"/>
            <w:shd w:val="solid" w:color="FFFFFF" w:fill="auto"/>
          </w:tcPr>
          <w:p w14:paraId="4864601D" w14:textId="18A948F2" w:rsidR="00FB774D" w:rsidRDefault="00FB774D" w:rsidP="00FB774D">
            <w:pPr>
              <w:pStyle w:val="TAC"/>
              <w:rPr>
                <w:sz w:val="16"/>
                <w:szCs w:val="16"/>
              </w:rPr>
            </w:pPr>
            <w:r>
              <w:rPr>
                <w:sz w:val="16"/>
                <w:szCs w:val="16"/>
              </w:rPr>
              <w:t>SP-260816</w:t>
            </w:r>
          </w:p>
        </w:tc>
        <w:tc>
          <w:tcPr>
            <w:tcW w:w="567" w:type="dxa"/>
            <w:shd w:val="solid" w:color="FFFFFF" w:fill="auto"/>
          </w:tcPr>
          <w:p w14:paraId="4DC81166" w14:textId="6F07A76D" w:rsidR="00FB774D" w:rsidRDefault="00FB774D" w:rsidP="00FB774D">
            <w:pPr>
              <w:pStyle w:val="TAL"/>
              <w:rPr>
                <w:sz w:val="16"/>
                <w:szCs w:val="16"/>
              </w:rPr>
            </w:pPr>
            <w:r>
              <w:rPr>
                <w:sz w:val="16"/>
                <w:szCs w:val="16"/>
              </w:rPr>
              <w:t>0041</w:t>
            </w:r>
          </w:p>
        </w:tc>
        <w:tc>
          <w:tcPr>
            <w:tcW w:w="425" w:type="dxa"/>
            <w:shd w:val="solid" w:color="FFFFFF" w:fill="auto"/>
          </w:tcPr>
          <w:p w14:paraId="0F50603B" w14:textId="13AEEB60" w:rsidR="00FB774D" w:rsidRDefault="00FB774D" w:rsidP="00FB774D">
            <w:pPr>
              <w:pStyle w:val="TAR"/>
              <w:rPr>
                <w:sz w:val="16"/>
                <w:szCs w:val="16"/>
              </w:rPr>
            </w:pPr>
            <w:r>
              <w:rPr>
                <w:sz w:val="16"/>
                <w:szCs w:val="16"/>
              </w:rPr>
              <w:t>-</w:t>
            </w:r>
          </w:p>
        </w:tc>
        <w:tc>
          <w:tcPr>
            <w:tcW w:w="425" w:type="dxa"/>
            <w:shd w:val="solid" w:color="FFFFFF" w:fill="auto"/>
          </w:tcPr>
          <w:p w14:paraId="198879AC" w14:textId="38886F35" w:rsidR="00FB774D" w:rsidRDefault="00FB774D" w:rsidP="00FB774D">
            <w:pPr>
              <w:pStyle w:val="TAC"/>
              <w:rPr>
                <w:sz w:val="16"/>
                <w:szCs w:val="16"/>
              </w:rPr>
            </w:pPr>
            <w:r>
              <w:rPr>
                <w:sz w:val="16"/>
                <w:szCs w:val="16"/>
              </w:rPr>
              <w:t>F</w:t>
            </w:r>
          </w:p>
        </w:tc>
        <w:tc>
          <w:tcPr>
            <w:tcW w:w="4820" w:type="dxa"/>
            <w:shd w:val="solid" w:color="FFFFFF" w:fill="auto"/>
          </w:tcPr>
          <w:p w14:paraId="23B084D7" w14:textId="651F19F8" w:rsidR="00FB774D" w:rsidRDefault="00FB774D" w:rsidP="00FB774D">
            <w:pPr>
              <w:pStyle w:val="TAL"/>
              <w:rPr>
                <w:sz w:val="16"/>
                <w:szCs w:val="16"/>
                <w:lang w:eastAsia="zh-CN"/>
              </w:rPr>
            </w:pPr>
            <w:r>
              <w:rPr>
                <w:sz w:val="16"/>
                <w:szCs w:val="16"/>
                <w:lang w:eastAsia="zh-CN"/>
              </w:rPr>
              <w:t>Correction of 5G LAN UP security policy test case</w:t>
            </w:r>
          </w:p>
        </w:tc>
        <w:tc>
          <w:tcPr>
            <w:tcW w:w="708" w:type="dxa"/>
            <w:shd w:val="solid" w:color="FFFFFF" w:fill="auto"/>
          </w:tcPr>
          <w:p w14:paraId="45E4FF47" w14:textId="75343780" w:rsidR="00FB774D" w:rsidRDefault="00FB774D" w:rsidP="00FB774D">
            <w:pPr>
              <w:pStyle w:val="TAC"/>
              <w:rPr>
                <w:sz w:val="16"/>
                <w:szCs w:val="16"/>
              </w:rPr>
            </w:pPr>
            <w:r>
              <w:rPr>
                <w:sz w:val="16"/>
                <w:szCs w:val="16"/>
              </w:rPr>
              <w:t>20.2.0</w:t>
            </w:r>
          </w:p>
        </w:tc>
      </w:tr>
      <w:tr w:rsidR="00145F2C" w:rsidRPr="007B58A1" w14:paraId="6D5233CD" w14:textId="77777777" w:rsidTr="00C83A0B">
        <w:tc>
          <w:tcPr>
            <w:tcW w:w="993" w:type="dxa"/>
            <w:shd w:val="solid" w:color="FFFFFF" w:fill="auto"/>
          </w:tcPr>
          <w:p w14:paraId="4E027B90" w14:textId="059A1EA3" w:rsidR="00145F2C" w:rsidRDefault="00145F2C" w:rsidP="00145F2C">
            <w:pPr>
              <w:pStyle w:val="TAC"/>
              <w:rPr>
                <w:sz w:val="16"/>
                <w:szCs w:val="16"/>
                <w:lang w:eastAsia="zh-CN"/>
              </w:rPr>
            </w:pPr>
            <w:r>
              <w:rPr>
                <w:sz w:val="16"/>
                <w:szCs w:val="16"/>
                <w:lang w:eastAsia="zh-CN"/>
              </w:rPr>
              <w:t>2026-09</w:t>
            </w:r>
          </w:p>
        </w:tc>
        <w:tc>
          <w:tcPr>
            <w:tcW w:w="708" w:type="dxa"/>
            <w:shd w:val="solid" w:color="FFFFFF" w:fill="auto"/>
          </w:tcPr>
          <w:p w14:paraId="504B13EF" w14:textId="0495FAB5" w:rsidR="00145F2C" w:rsidRDefault="00145F2C" w:rsidP="00145F2C">
            <w:pPr>
              <w:pStyle w:val="TAC"/>
              <w:rPr>
                <w:sz w:val="16"/>
                <w:szCs w:val="16"/>
                <w:lang w:eastAsia="zh-CN"/>
              </w:rPr>
            </w:pPr>
            <w:r>
              <w:rPr>
                <w:sz w:val="16"/>
                <w:szCs w:val="16"/>
                <w:lang w:eastAsia="zh-CN"/>
              </w:rPr>
              <w:t>SA#113</w:t>
            </w:r>
          </w:p>
        </w:tc>
        <w:tc>
          <w:tcPr>
            <w:tcW w:w="993" w:type="dxa"/>
            <w:shd w:val="solid" w:color="FFFFFF" w:fill="auto"/>
          </w:tcPr>
          <w:p w14:paraId="6B48A2BF" w14:textId="77126200" w:rsidR="00145F2C" w:rsidRDefault="00145F2C" w:rsidP="00145F2C">
            <w:pPr>
              <w:pStyle w:val="TAC"/>
              <w:rPr>
                <w:sz w:val="16"/>
                <w:szCs w:val="16"/>
              </w:rPr>
            </w:pPr>
            <w:r>
              <w:rPr>
                <w:sz w:val="16"/>
                <w:szCs w:val="16"/>
              </w:rPr>
              <w:t>SP-260816</w:t>
            </w:r>
          </w:p>
        </w:tc>
        <w:tc>
          <w:tcPr>
            <w:tcW w:w="567" w:type="dxa"/>
            <w:shd w:val="solid" w:color="FFFFFF" w:fill="auto"/>
          </w:tcPr>
          <w:p w14:paraId="5C985AF1" w14:textId="08BF9AAB" w:rsidR="00145F2C" w:rsidRDefault="00145F2C" w:rsidP="00145F2C">
            <w:pPr>
              <w:pStyle w:val="TAL"/>
              <w:rPr>
                <w:sz w:val="16"/>
                <w:szCs w:val="16"/>
              </w:rPr>
            </w:pPr>
            <w:r>
              <w:rPr>
                <w:sz w:val="16"/>
                <w:szCs w:val="16"/>
              </w:rPr>
              <w:t>0042</w:t>
            </w:r>
          </w:p>
        </w:tc>
        <w:tc>
          <w:tcPr>
            <w:tcW w:w="425" w:type="dxa"/>
            <w:shd w:val="solid" w:color="FFFFFF" w:fill="auto"/>
          </w:tcPr>
          <w:p w14:paraId="5BE5BC92" w14:textId="399D4C57" w:rsidR="00145F2C" w:rsidRDefault="00145F2C" w:rsidP="00145F2C">
            <w:pPr>
              <w:pStyle w:val="TAR"/>
              <w:rPr>
                <w:sz w:val="16"/>
                <w:szCs w:val="16"/>
              </w:rPr>
            </w:pPr>
            <w:r>
              <w:rPr>
                <w:sz w:val="16"/>
                <w:szCs w:val="16"/>
              </w:rPr>
              <w:t>-</w:t>
            </w:r>
          </w:p>
        </w:tc>
        <w:tc>
          <w:tcPr>
            <w:tcW w:w="425" w:type="dxa"/>
            <w:shd w:val="solid" w:color="FFFFFF" w:fill="auto"/>
          </w:tcPr>
          <w:p w14:paraId="178011E5" w14:textId="6286849D" w:rsidR="00145F2C" w:rsidRDefault="00145F2C" w:rsidP="00145F2C">
            <w:pPr>
              <w:pStyle w:val="TAC"/>
              <w:rPr>
                <w:sz w:val="16"/>
                <w:szCs w:val="16"/>
              </w:rPr>
            </w:pPr>
            <w:r>
              <w:rPr>
                <w:sz w:val="16"/>
                <w:szCs w:val="16"/>
              </w:rPr>
              <w:t>F</w:t>
            </w:r>
          </w:p>
        </w:tc>
        <w:tc>
          <w:tcPr>
            <w:tcW w:w="4820" w:type="dxa"/>
            <w:shd w:val="solid" w:color="FFFFFF" w:fill="auto"/>
          </w:tcPr>
          <w:p w14:paraId="273B4467" w14:textId="5D9A6129" w:rsidR="00145F2C" w:rsidRDefault="00145F2C" w:rsidP="00145F2C">
            <w:pPr>
              <w:pStyle w:val="TAL"/>
              <w:rPr>
                <w:sz w:val="16"/>
                <w:szCs w:val="16"/>
                <w:lang w:eastAsia="zh-CN"/>
              </w:rPr>
            </w:pPr>
            <w:r>
              <w:rPr>
                <w:sz w:val="16"/>
                <w:szCs w:val="16"/>
                <w:lang w:eastAsia="zh-CN"/>
              </w:rPr>
              <w:t>Correction of SUCI de-concealment test procedure</w:t>
            </w:r>
          </w:p>
        </w:tc>
        <w:tc>
          <w:tcPr>
            <w:tcW w:w="708" w:type="dxa"/>
            <w:shd w:val="solid" w:color="FFFFFF" w:fill="auto"/>
          </w:tcPr>
          <w:p w14:paraId="27BBDE77" w14:textId="068E51D7" w:rsidR="00145F2C" w:rsidRDefault="00145F2C" w:rsidP="00145F2C">
            <w:pPr>
              <w:pStyle w:val="TAC"/>
              <w:rPr>
                <w:sz w:val="16"/>
                <w:szCs w:val="16"/>
              </w:rPr>
            </w:pPr>
            <w:r>
              <w:rPr>
                <w:sz w:val="16"/>
                <w:szCs w:val="16"/>
              </w:rPr>
              <w:t>20.2.0</w:t>
            </w:r>
          </w:p>
        </w:tc>
      </w:tr>
    </w:tbl>
    <w:p w14:paraId="00A4BBE6" w14:textId="77777777" w:rsidR="003C3971" w:rsidRPr="007B58A1" w:rsidRDefault="003C3971"/>
    <w:sectPr w:rsidR="003C3971" w:rsidRPr="007B58A1">
      <w:headerReference w:type="default" r:id="rId18"/>
      <w:footerReference w:type="default" r:id="rId19"/>
      <w:footnotePr>
        <w:numRestart w:val="eachSect"/>
      </w:footnotePr>
      <w:pgSz w:w="11907" w:h="16840" w:code="9"/>
      <w:pgMar w:top="1416" w:right="1133" w:bottom="1133" w:left="1133" w:header="850" w:footer="340" w:gutter="0"/>
      <w:cols w:space="720"/>
      <w:formProt w:val="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64069" w14:textId="77777777" w:rsidR="00C521D6" w:rsidRDefault="00C521D6">
      <w:r>
        <w:separator/>
      </w:r>
    </w:p>
  </w:endnote>
  <w:endnote w:type="continuationSeparator" w:id="0">
    <w:p w14:paraId="6F832E41" w14:textId="77777777" w:rsidR="00C521D6" w:rsidRDefault="00C521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CA419" w14:textId="77777777" w:rsidR="00145F2C" w:rsidRDefault="00145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117B" w14:textId="77777777" w:rsidR="00145F2C" w:rsidRDefault="00145F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166AC" w14:textId="77777777" w:rsidR="00145F2C" w:rsidRDefault="00145F2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DA6FB" w14:textId="77777777" w:rsidR="00080512" w:rsidRDefault="00080512">
    <w:pPr>
      <w:pStyle w:val="Footer"/>
    </w:pPr>
    <w:r>
      <w:t>3GPP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67EC4A" w14:textId="77777777" w:rsidR="00C521D6" w:rsidRDefault="00C521D6">
      <w:r>
        <w:separator/>
      </w:r>
    </w:p>
  </w:footnote>
  <w:footnote w:type="continuationSeparator" w:id="0">
    <w:p w14:paraId="6F609D1F" w14:textId="77777777" w:rsidR="00C521D6" w:rsidRDefault="00C521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58368" w14:textId="77777777" w:rsidR="00145F2C" w:rsidRDefault="00145F2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533D3" w14:textId="77777777" w:rsidR="00145F2C" w:rsidRDefault="00145F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7C2D4" w14:textId="77777777" w:rsidR="00145F2C" w:rsidRDefault="00145F2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6CCE" w14:textId="624234A1" w:rsidR="00080512" w:rsidDel="00145F2C" w:rsidRDefault="00080512">
    <w:pPr>
      <w:framePr w:h="284" w:hRule="exact" w:wrap="around" w:vAnchor="text" w:hAnchor="margin" w:xAlign="right" w:y="1"/>
      <w:rPr>
        <w:del w:id="186" w:author="33.514_CR0042_(Rel-20)_SCAS_5GA" w:date="2026-09-28T09:55:00Z"/>
        <w:rFonts w:ascii="Arial" w:hAnsi="Arial" w:cs="Arial"/>
        <w:b/>
        <w:sz w:val="18"/>
        <w:szCs w:val="18"/>
      </w:rPr>
    </w:pPr>
    <w:del w:id="187" w:author="33.514_CR0042_(Rel-20)_SCAS_5GA" w:date="2026-09-28T09:55:00Z">
      <w:r w:rsidDel="00145F2C">
        <w:rPr>
          <w:rFonts w:ascii="Arial" w:hAnsi="Arial" w:cs="Arial"/>
          <w:b/>
          <w:sz w:val="18"/>
          <w:szCs w:val="18"/>
        </w:rPr>
        <w:fldChar w:fldCharType="begin"/>
      </w:r>
      <w:r w:rsidDel="00145F2C">
        <w:rPr>
          <w:rFonts w:ascii="Arial" w:hAnsi="Arial" w:cs="Arial"/>
          <w:b/>
          <w:sz w:val="18"/>
          <w:szCs w:val="18"/>
        </w:rPr>
        <w:delInstrText xml:space="preserve"> STYLEREF ZA </w:delInstrText>
      </w:r>
      <w:r w:rsidDel="00145F2C">
        <w:rPr>
          <w:rFonts w:ascii="Arial" w:hAnsi="Arial" w:cs="Arial"/>
          <w:b/>
          <w:sz w:val="18"/>
          <w:szCs w:val="18"/>
        </w:rPr>
        <w:fldChar w:fldCharType="separate"/>
      </w:r>
      <w:r w:rsidR="00145F2C" w:rsidDel="00145F2C">
        <w:rPr>
          <w:rFonts w:ascii="Arial" w:hAnsi="Arial" w:cs="Arial"/>
          <w:b/>
          <w:noProof/>
          <w:sz w:val="18"/>
          <w:szCs w:val="18"/>
        </w:rPr>
        <w:delText>3GPP TS 33.514 V20.2.020.1.0 (2026-092026-06)</w:delText>
      </w:r>
      <w:r w:rsidDel="00145F2C">
        <w:rPr>
          <w:rFonts w:ascii="Arial" w:hAnsi="Arial" w:cs="Arial"/>
          <w:b/>
          <w:sz w:val="18"/>
          <w:szCs w:val="18"/>
        </w:rPr>
        <w:fldChar w:fldCharType="end"/>
      </w:r>
    </w:del>
  </w:p>
  <w:p w14:paraId="28A8EF6F" w14:textId="4009DD9F" w:rsidR="00080512" w:rsidDel="00145F2C" w:rsidRDefault="00080512">
    <w:pPr>
      <w:framePr w:h="284" w:hRule="exact" w:wrap="around" w:vAnchor="text" w:hAnchor="margin" w:xAlign="center" w:y="7"/>
      <w:rPr>
        <w:del w:id="188" w:author="33.514_CR0042_(Rel-20)_SCAS_5GA" w:date="2026-09-28T09:55:00Z"/>
        <w:rFonts w:ascii="Arial" w:hAnsi="Arial" w:cs="Arial"/>
        <w:b/>
        <w:sz w:val="18"/>
        <w:szCs w:val="18"/>
      </w:rPr>
    </w:pPr>
    <w:del w:id="189" w:author="33.514_CR0042_(Rel-20)_SCAS_5GA" w:date="2026-09-28T09:55:00Z">
      <w:r w:rsidDel="00145F2C">
        <w:rPr>
          <w:rFonts w:ascii="Arial" w:hAnsi="Arial" w:cs="Arial"/>
          <w:b/>
          <w:sz w:val="18"/>
          <w:szCs w:val="18"/>
        </w:rPr>
        <w:fldChar w:fldCharType="begin"/>
      </w:r>
      <w:r w:rsidDel="00145F2C">
        <w:rPr>
          <w:rFonts w:ascii="Arial" w:hAnsi="Arial" w:cs="Arial"/>
          <w:b/>
          <w:sz w:val="18"/>
          <w:szCs w:val="18"/>
        </w:rPr>
        <w:delInstrText xml:space="preserve"> PAGE </w:delInstrText>
      </w:r>
      <w:r w:rsidDel="00145F2C">
        <w:rPr>
          <w:rFonts w:ascii="Arial" w:hAnsi="Arial" w:cs="Arial"/>
          <w:b/>
          <w:sz w:val="18"/>
          <w:szCs w:val="18"/>
        </w:rPr>
        <w:fldChar w:fldCharType="separate"/>
      </w:r>
      <w:r w:rsidR="00B34ADD" w:rsidDel="00145F2C">
        <w:rPr>
          <w:rFonts w:ascii="Arial" w:hAnsi="Arial" w:cs="Arial"/>
          <w:b/>
          <w:noProof/>
          <w:sz w:val="18"/>
          <w:szCs w:val="18"/>
        </w:rPr>
        <w:delText>6</w:delText>
      </w:r>
      <w:r w:rsidDel="00145F2C">
        <w:rPr>
          <w:rFonts w:ascii="Arial" w:hAnsi="Arial" w:cs="Arial"/>
          <w:b/>
          <w:sz w:val="18"/>
          <w:szCs w:val="18"/>
        </w:rPr>
        <w:fldChar w:fldCharType="end"/>
      </w:r>
    </w:del>
  </w:p>
  <w:p w14:paraId="73F62B92" w14:textId="7533224B" w:rsidR="00080512" w:rsidDel="00145F2C" w:rsidRDefault="00080512">
    <w:pPr>
      <w:framePr w:h="284" w:hRule="exact" w:wrap="around" w:vAnchor="text" w:hAnchor="margin" w:y="7"/>
      <w:rPr>
        <w:del w:id="190" w:author="33.514_CR0042_(Rel-20)_SCAS_5GA" w:date="2026-09-28T09:55:00Z"/>
        <w:rFonts w:ascii="Arial" w:hAnsi="Arial" w:cs="Arial"/>
        <w:b/>
        <w:sz w:val="18"/>
        <w:szCs w:val="18"/>
      </w:rPr>
    </w:pPr>
    <w:del w:id="191" w:author="33.514_CR0042_(Rel-20)_SCAS_5GA" w:date="2026-09-28T09:55:00Z">
      <w:r w:rsidDel="00145F2C">
        <w:rPr>
          <w:rFonts w:ascii="Arial" w:hAnsi="Arial" w:cs="Arial"/>
          <w:b/>
          <w:sz w:val="18"/>
          <w:szCs w:val="18"/>
        </w:rPr>
        <w:fldChar w:fldCharType="begin"/>
      </w:r>
      <w:r w:rsidDel="00145F2C">
        <w:rPr>
          <w:rFonts w:ascii="Arial" w:hAnsi="Arial" w:cs="Arial"/>
          <w:b/>
          <w:sz w:val="18"/>
          <w:szCs w:val="18"/>
        </w:rPr>
        <w:delInstrText xml:space="preserve"> STYLEREF ZGSM </w:delInstrText>
      </w:r>
      <w:r w:rsidDel="00145F2C">
        <w:rPr>
          <w:rFonts w:ascii="Arial" w:hAnsi="Arial" w:cs="Arial"/>
          <w:b/>
          <w:sz w:val="18"/>
          <w:szCs w:val="18"/>
        </w:rPr>
        <w:fldChar w:fldCharType="separate"/>
      </w:r>
      <w:r w:rsidR="00145F2C" w:rsidDel="00145F2C">
        <w:rPr>
          <w:rFonts w:ascii="Arial" w:hAnsi="Arial" w:cs="Arial"/>
          <w:b/>
          <w:noProof/>
          <w:sz w:val="18"/>
          <w:szCs w:val="18"/>
        </w:rPr>
        <w:delText>Release 20</w:delText>
      </w:r>
      <w:r w:rsidDel="00145F2C">
        <w:rPr>
          <w:rFonts w:ascii="Arial" w:hAnsi="Arial" w:cs="Arial"/>
          <w:b/>
          <w:sz w:val="18"/>
          <w:szCs w:val="18"/>
        </w:rPr>
        <w:fldChar w:fldCharType="end"/>
      </w:r>
    </w:del>
  </w:p>
  <w:p w14:paraId="45F26D5C" w14:textId="77777777" w:rsidR="00080512" w:rsidRDefault="000805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BF20DF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FE8981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6A081E6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50C73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D5E9A8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2A2498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74298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60013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5C893D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2EEC3B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FFFFFFFF"/>
    <w:lvl w:ilvl="0">
      <w:numFmt w:val="decimal"/>
      <w:lvlText w:val="*"/>
      <w:lvlJc w:val="left"/>
    </w:lvl>
  </w:abstractNum>
  <w:abstractNum w:abstractNumId="11" w15:restartNumberingAfterBreak="0">
    <w:nsid w:val="01F2553B"/>
    <w:multiLevelType w:val="hybridMultilevel"/>
    <w:tmpl w:val="DAD85332"/>
    <w:lvl w:ilvl="0" w:tplc="0809000F">
      <w:start w:val="1"/>
      <w:numFmt w:val="decimal"/>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2" w15:restartNumberingAfterBreak="0">
    <w:nsid w:val="044618CC"/>
    <w:multiLevelType w:val="hybridMultilevel"/>
    <w:tmpl w:val="EEAA7A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39912C8"/>
    <w:multiLevelType w:val="hybridMultilevel"/>
    <w:tmpl w:val="8B5476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E407057"/>
    <w:multiLevelType w:val="hybridMultilevel"/>
    <w:tmpl w:val="D96A6E36"/>
    <w:lvl w:ilvl="0" w:tplc="D3003DDA">
      <w:numFmt w:val="bullet"/>
      <w:lvlText w:val="-"/>
      <w:lvlJc w:val="left"/>
      <w:pPr>
        <w:ind w:left="720" w:hanging="360"/>
      </w:pPr>
      <w:rPr>
        <w:rFonts w:ascii="Times New Roman" w:eastAsia="SimSu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F654FCD"/>
    <w:multiLevelType w:val="hybridMultilevel"/>
    <w:tmpl w:val="6CBCE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D50344"/>
    <w:multiLevelType w:val="hybridMultilevel"/>
    <w:tmpl w:val="DDD01BD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B950B87"/>
    <w:multiLevelType w:val="hybridMultilevel"/>
    <w:tmpl w:val="BEA431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4861289">
    <w:abstractNumId w:val="1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530918922">
    <w:abstractNumId w:val="10"/>
    <w:lvlOverride w:ilvl="0">
      <w:lvl w:ilvl="0">
        <w:start w:val="1"/>
        <w:numFmt w:val="bullet"/>
        <w:lvlText w:val=""/>
        <w:legacy w:legacy="1" w:legacySpace="0" w:legacyIndent="283"/>
        <w:lvlJc w:val="left"/>
        <w:pPr>
          <w:ind w:left="567" w:hanging="283"/>
        </w:pPr>
        <w:rPr>
          <w:rFonts w:ascii="Symbol" w:hAnsi="Symbol" w:hint="default"/>
        </w:rPr>
      </w:lvl>
    </w:lvlOverride>
  </w:num>
  <w:num w:numId="3" w16cid:durableId="2030836701">
    <w:abstractNumId w:val="11"/>
  </w:num>
  <w:num w:numId="4" w16cid:durableId="492797013">
    <w:abstractNumId w:val="15"/>
  </w:num>
  <w:num w:numId="5" w16cid:durableId="738018891">
    <w:abstractNumId w:val="13"/>
  </w:num>
  <w:num w:numId="6" w16cid:durableId="2069261988">
    <w:abstractNumId w:val="18"/>
  </w:num>
  <w:num w:numId="7" w16cid:durableId="1247375304">
    <w:abstractNumId w:val="12"/>
  </w:num>
  <w:num w:numId="8" w16cid:durableId="621154766">
    <w:abstractNumId w:val="17"/>
  </w:num>
  <w:num w:numId="9" w16cid:durableId="1305311314">
    <w:abstractNumId w:val="9"/>
  </w:num>
  <w:num w:numId="10" w16cid:durableId="849217752">
    <w:abstractNumId w:val="7"/>
  </w:num>
  <w:num w:numId="11" w16cid:durableId="2088335790">
    <w:abstractNumId w:val="6"/>
  </w:num>
  <w:num w:numId="12" w16cid:durableId="1672877075">
    <w:abstractNumId w:val="5"/>
  </w:num>
  <w:num w:numId="13" w16cid:durableId="1563709055">
    <w:abstractNumId w:val="4"/>
  </w:num>
  <w:num w:numId="14" w16cid:durableId="836073675">
    <w:abstractNumId w:val="8"/>
  </w:num>
  <w:num w:numId="15" w16cid:durableId="1416783482">
    <w:abstractNumId w:val="3"/>
  </w:num>
  <w:num w:numId="16" w16cid:durableId="667102911">
    <w:abstractNumId w:val="14"/>
  </w:num>
  <w:num w:numId="17" w16cid:durableId="592205929">
    <w:abstractNumId w:val="14"/>
  </w:num>
  <w:num w:numId="18" w16cid:durableId="1949921236">
    <w:abstractNumId w:val="2"/>
  </w:num>
  <w:num w:numId="19" w16cid:durableId="1703240285">
    <w:abstractNumId w:val="1"/>
  </w:num>
  <w:num w:numId="20" w16cid:durableId="1652833077">
    <w:abstractNumId w:val="0"/>
  </w:num>
  <w:num w:numId="21" w16cid:durableId="708379807">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33.514_CR0042_(Rel-20)_SCAS_5GA">
    <w15:presenceInfo w15:providerId="None" w15:userId="33.514_CR0042_(Rel-20)_SCAS_5G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lignTablesRowByRow/>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213A"/>
    <w:rsid w:val="00010A7B"/>
    <w:rsid w:val="00033397"/>
    <w:rsid w:val="00040095"/>
    <w:rsid w:val="00041E0D"/>
    <w:rsid w:val="00041F73"/>
    <w:rsid w:val="00042947"/>
    <w:rsid w:val="0005075B"/>
    <w:rsid w:val="000514AD"/>
    <w:rsid w:val="00051834"/>
    <w:rsid w:val="00054A22"/>
    <w:rsid w:val="00060C83"/>
    <w:rsid w:val="00064247"/>
    <w:rsid w:val="000655A6"/>
    <w:rsid w:val="00066A44"/>
    <w:rsid w:val="00073347"/>
    <w:rsid w:val="00077064"/>
    <w:rsid w:val="00080512"/>
    <w:rsid w:val="00080C17"/>
    <w:rsid w:val="00090C5F"/>
    <w:rsid w:val="000B5E8B"/>
    <w:rsid w:val="000C01DA"/>
    <w:rsid w:val="000C39D7"/>
    <w:rsid w:val="000C77E3"/>
    <w:rsid w:val="000C7D6A"/>
    <w:rsid w:val="000D58AB"/>
    <w:rsid w:val="000E0A47"/>
    <w:rsid w:val="000F56BD"/>
    <w:rsid w:val="001055D7"/>
    <w:rsid w:val="001061F4"/>
    <w:rsid w:val="0012111B"/>
    <w:rsid w:val="00125636"/>
    <w:rsid w:val="0014357D"/>
    <w:rsid w:val="001438A5"/>
    <w:rsid w:val="00145F2C"/>
    <w:rsid w:val="00150714"/>
    <w:rsid w:val="0016372A"/>
    <w:rsid w:val="00164FA0"/>
    <w:rsid w:val="00165468"/>
    <w:rsid w:val="00173539"/>
    <w:rsid w:val="00174932"/>
    <w:rsid w:val="0017689E"/>
    <w:rsid w:val="00177252"/>
    <w:rsid w:val="001D02C2"/>
    <w:rsid w:val="001D1C92"/>
    <w:rsid w:val="001D25DA"/>
    <w:rsid w:val="001F168B"/>
    <w:rsid w:val="0020498C"/>
    <w:rsid w:val="00205012"/>
    <w:rsid w:val="002146DD"/>
    <w:rsid w:val="0021654A"/>
    <w:rsid w:val="00233837"/>
    <w:rsid w:val="002347A2"/>
    <w:rsid w:val="00237DBE"/>
    <w:rsid w:val="00244305"/>
    <w:rsid w:val="00267906"/>
    <w:rsid w:val="00272D9F"/>
    <w:rsid w:val="00286A03"/>
    <w:rsid w:val="002900F9"/>
    <w:rsid w:val="00294DEB"/>
    <w:rsid w:val="0029664B"/>
    <w:rsid w:val="002A10B6"/>
    <w:rsid w:val="002C534F"/>
    <w:rsid w:val="002E18AF"/>
    <w:rsid w:val="002E54A9"/>
    <w:rsid w:val="002E680B"/>
    <w:rsid w:val="003172DC"/>
    <w:rsid w:val="0032213C"/>
    <w:rsid w:val="00330C99"/>
    <w:rsid w:val="00340013"/>
    <w:rsid w:val="00341A76"/>
    <w:rsid w:val="00342A63"/>
    <w:rsid w:val="00344C54"/>
    <w:rsid w:val="0035462D"/>
    <w:rsid w:val="003574BE"/>
    <w:rsid w:val="00362619"/>
    <w:rsid w:val="00362C5E"/>
    <w:rsid w:val="0037693D"/>
    <w:rsid w:val="00387A6D"/>
    <w:rsid w:val="00393972"/>
    <w:rsid w:val="00394A22"/>
    <w:rsid w:val="003A55CB"/>
    <w:rsid w:val="003B2210"/>
    <w:rsid w:val="003C3971"/>
    <w:rsid w:val="003D2631"/>
    <w:rsid w:val="003E03E7"/>
    <w:rsid w:val="003E2057"/>
    <w:rsid w:val="003E31A2"/>
    <w:rsid w:val="003F2291"/>
    <w:rsid w:val="00407D86"/>
    <w:rsid w:val="004156E4"/>
    <w:rsid w:val="00422F9C"/>
    <w:rsid w:val="00430BCB"/>
    <w:rsid w:val="00445FFE"/>
    <w:rsid w:val="00446271"/>
    <w:rsid w:val="00451D20"/>
    <w:rsid w:val="00451EEA"/>
    <w:rsid w:val="00453ECF"/>
    <w:rsid w:val="00477383"/>
    <w:rsid w:val="00483E6F"/>
    <w:rsid w:val="004A1B34"/>
    <w:rsid w:val="004C5D96"/>
    <w:rsid w:val="004D10D0"/>
    <w:rsid w:val="004D3578"/>
    <w:rsid w:val="004D48C2"/>
    <w:rsid w:val="004E213A"/>
    <w:rsid w:val="004E2A9A"/>
    <w:rsid w:val="004E761F"/>
    <w:rsid w:val="004F3A09"/>
    <w:rsid w:val="00500260"/>
    <w:rsid w:val="005177C3"/>
    <w:rsid w:val="00525DB5"/>
    <w:rsid w:val="005424C4"/>
    <w:rsid w:val="00543E6C"/>
    <w:rsid w:val="005463BA"/>
    <w:rsid w:val="0055255F"/>
    <w:rsid w:val="00554B98"/>
    <w:rsid w:val="00565087"/>
    <w:rsid w:val="005940E3"/>
    <w:rsid w:val="005A683E"/>
    <w:rsid w:val="005C1974"/>
    <w:rsid w:val="005D2E01"/>
    <w:rsid w:val="005D4D3D"/>
    <w:rsid w:val="005D676D"/>
    <w:rsid w:val="005E41FD"/>
    <w:rsid w:val="005E5382"/>
    <w:rsid w:val="005F0B93"/>
    <w:rsid w:val="00613B7F"/>
    <w:rsid w:val="00614FDF"/>
    <w:rsid w:val="0062564E"/>
    <w:rsid w:val="00627707"/>
    <w:rsid w:val="00647E59"/>
    <w:rsid w:val="00653EF0"/>
    <w:rsid w:val="00654E14"/>
    <w:rsid w:val="00660288"/>
    <w:rsid w:val="00665CC8"/>
    <w:rsid w:val="00677A0F"/>
    <w:rsid w:val="006A08A5"/>
    <w:rsid w:val="006B505E"/>
    <w:rsid w:val="006B77B2"/>
    <w:rsid w:val="006D0630"/>
    <w:rsid w:val="006D10F2"/>
    <w:rsid w:val="006D2E82"/>
    <w:rsid w:val="006D7E90"/>
    <w:rsid w:val="006E5C86"/>
    <w:rsid w:val="00702F09"/>
    <w:rsid w:val="00707EB8"/>
    <w:rsid w:val="00715A72"/>
    <w:rsid w:val="00721FA6"/>
    <w:rsid w:val="007240B3"/>
    <w:rsid w:val="00734A5B"/>
    <w:rsid w:val="00734E68"/>
    <w:rsid w:val="00736193"/>
    <w:rsid w:val="00741D62"/>
    <w:rsid w:val="00742E18"/>
    <w:rsid w:val="007432E0"/>
    <w:rsid w:val="00744E76"/>
    <w:rsid w:val="00747DF7"/>
    <w:rsid w:val="00771D73"/>
    <w:rsid w:val="00775FF3"/>
    <w:rsid w:val="00781F0F"/>
    <w:rsid w:val="00783087"/>
    <w:rsid w:val="007A393E"/>
    <w:rsid w:val="007B58A1"/>
    <w:rsid w:val="007B7679"/>
    <w:rsid w:val="007E47D1"/>
    <w:rsid w:val="008028A4"/>
    <w:rsid w:val="00805DAA"/>
    <w:rsid w:val="008062D9"/>
    <w:rsid w:val="00831B9D"/>
    <w:rsid w:val="00850575"/>
    <w:rsid w:val="00864F76"/>
    <w:rsid w:val="00866D77"/>
    <w:rsid w:val="008768CA"/>
    <w:rsid w:val="008805BC"/>
    <w:rsid w:val="00893B24"/>
    <w:rsid w:val="00893F8E"/>
    <w:rsid w:val="0089717C"/>
    <w:rsid w:val="008C794A"/>
    <w:rsid w:val="008D34D0"/>
    <w:rsid w:val="008D65A3"/>
    <w:rsid w:val="008D6FBA"/>
    <w:rsid w:val="008D7D3F"/>
    <w:rsid w:val="008E0C82"/>
    <w:rsid w:val="008E1176"/>
    <w:rsid w:val="008E6337"/>
    <w:rsid w:val="008F2E6F"/>
    <w:rsid w:val="0090271F"/>
    <w:rsid w:val="00902E23"/>
    <w:rsid w:val="00903C4A"/>
    <w:rsid w:val="0091348E"/>
    <w:rsid w:val="00917917"/>
    <w:rsid w:val="00917CCB"/>
    <w:rsid w:val="009234F9"/>
    <w:rsid w:val="0092382A"/>
    <w:rsid w:val="009316B5"/>
    <w:rsid w:val="0093601B"/>
    <w:rsid w:val="00942BA3"/>
    <w:rsid w:val="00942D50"/>
    <w:rsid w:val="00942EC2"/>
    <w:rsid w:val="00957D0C"/>
    <w:rsid w:val="00961C07"/>
    <w:rsid w:val="0096296C"/>
    <w:rsid w:val="00964C13"/>
    <w:rsid w:val="00970827"/>
    <w:rsid w:val="00975BCD"/>
    <w:rsid w:val="0099731E"/>
    <w:rsid w:val="009B71BC"/>
    <w:rsid w:val="009C2904"/>
    <w:rsid w:val="009D0175"/>
    <w:rsid w:val="009E7F47"/>
    <w:rsid w:val="009F3532"/>
    <w:rsid w:val="009F37B7"/>
    <w:rsid w:val="00A03DFA"/>
    <w:rsid w:val="00A072D6"/>
    <w:rsid w:val="00A10F02"/>
    <w:rsid w:val="00A1519E"/>
    <w:rsid w:val="00A164B4"/>
    <w:rsid w:val="00A172D7"/>
    <w:rsid w:val="00A20668"/>
    <w:rsid w:val="00A268D7"/>
    <w:rsid w:val="00A53724"/>
    <w:rsid w:val="00A55C0F"/>
    <w:rsid w:val="00A62D80"/>
    <w:rsid w:val="00A70B19"/>
    <w:rsid w:val="00A82346"/>
    <w:rsid w:val="00A971A4"/>
    <w:rsid w:val="00AA37EE"/>
    <w:rsid w:val="00AA58AE"/>
    <w:rsid w:val="00AB15FD"/>
    <w:rsid w:val="00AC0A09"/>
    <w:rsid w:val="00AD20F8"/>
    <w:rsid w:val="00AD5D8D"/>
    <w:rsid w:val="00AE3F71"/>
    <w:rsid w:val="00B02AED"/>
    <w:rsid w:val="00B15449"/>
    <w:rsid w:val="00B202B0"/>
    <w:rsid w:val="00B21FBF"/>
    <w:rsid w:val="00B34ADD"/>
    <w:rsid w:val="00B72DA7"/>
    <w:rsid w:val="00B82014"/>
    <w:rsid w:val="00B82254"/>
    <w:rsid w:val="00B9560A"/>
    <w:rsid w:val="00BA33C2"/>
    <w:rsid w:val="00BA44EE"/>
    <w:rsid w:val="00BA60B5"/>
    <w:rsid w:val="00BA71DF"/>
    <w:rsid w:val="00BB1774"/>
    <w:rsid w:val="00BC0F7D"/>
    <w:rsid w:val="00BF4402"/>
    <w:rsid w:val="00BF7609"/>
    <w:rsid w:val="00BF7D89"/>
    <w:rsid w:val="00C108D8"/>
    <w:rsid w:val="00C1459E"/>
    <w:rsid w:val="00C14EAE"/>
    <w:rsid w:val="00C25636"/>
    <w:rsid w:val="00C26FCE"/>
    <w:rsid w:val="00C33079"/>
    <w:rsid w:val="00C340EE"/>
    <w:rsid w:val="00C412B1"/>
    <w:rsid w:val="00C45231"/>
    <w:rsid w:val="00C521D6"/>
    <w:rsid w:val="00C5394C"/>
    <w:rsid w:val="00C551E8"/>
    <w:rsid w:val="00C55428"/>
    <w:rsid w:val="00C65C1E"/>
    <w:rsid w:val="00C72833"/>
    <w:rsid w:val="00C743E2"/>
    <w:rsid w:val="00C77F91"/>
    <w:rsid w:val="00C80C03"/>
    <w:rsid w:val="00C83A0B"/>
    <w:rsid w:val="00C91D1A"/>
    <w:rsid w:val="00C92ECE"/>
    <w:rsid w:val="00C93A2C"/>
    <w:rsid w:val="00C93F40"/>
    <w:rsid w:val="00CA3D0C"/>
    <w:rsid w:val="00CA44AF"/>
    <w:rsid w:val="00CA6759"/>
    <w:rsid w:val="00CB0AD1"/>
    <w:rsid w:val="00CC242C"/>
    <w:rsid w:val="00CD3C04"/>
    <w:rsid w:val="00CE4719"/>
    <w:rsid w:val="00D018DD"/>
    <w:rsid w:val="00D214AE"/>
    <w:rsid w:val="00D227A8"/>
    <w:rsid w:val="00D24D20"/>
    <w:rsid w:val="00D34980"/>
    <w:rsid w:val="00D36D2C"/>
    <w:rsid w:val="00D41FD1"/>
    <w:rsid w:val="00D43E4B"/>
    <w:rsid w:val="00D4437A"/>
    <w:rsid w:val="00D47F48"/>
    <w:rsid w:val="00D57A97"/>
    <w:rsid w:val="00D67CA6"/>
    <w:rsid w:val="00D738D6"/>
    <w:rsid w:val="00D755EB"/>
    <w:rsid w:val="00D8173A"/>
    <w:rsid w:val="00D83414"/>
    <w:rsid w:val="00D837A9"/>
    <w:rsid w:val="00D8560A"/>
    <w:rsid w:val="00D87E00"/>
    <w:rsid w:val="00D9134D"/>
    <w:rsid w:val="00D92B76"/>
    <w:rsid w:val="00D92BD2"/>
    <w:rsid w:val="00DA134F"/>
    <w:rsid w:val="00DA7A03"/>
    <w:rsid w:val="00DA7FEE"/>
    <w:rsid w:val="00DB1818"/>
    <w:rsid w:val="00DB2956"/>
    <w:rsid w:val="00DB3D8D"/>
    <w:rsid w:val="00DC309B"/>
    <w:rsid w:val="00DC3893"/>
    <w:rsid w:val="00DC4DA2"/>
    <w:rsid w:val="00DD279E"/>
    <w:rsid w:val="00DD4114"/>
    <w:rsid w:val="00DD6C23"/>
    <w:rsid w:val="00DF2B1F"/>
    <w:rsid w:val="00DF62CD"/>
    <w:rsid w:val="00E101F6"/>
    <w:rsid w:val="00E14AC2"/>
    <w:rsid w:val="00E22B86"/>
    <w:rsid w:val="00E45D24"/>
    <w:rsid w:val="00E460FC"/>
    <w:rsid w:val="00E512E1"/>
    <w:rsid w:val="00E64B02"/>
    <w:rsid w:val="00E77645"/>
    <w:rsid w:val="00E93479"/>
    <w:rsid w:val="00E9446E"/>
    <w:rsid w:val="00E946C5"/>
    <w:rsid w:val="00E972D2"/>
    <w:rsid w:val="00EA0EC8"/>
    <w:rsid w:val="00EA32D8"/>
    <w:rsid w:val="00EB2DF5"/>
    <w:rsid w:val="00EC0D70"/>
    <w:rsid w:val="00EC4A25"/>
    <w:rsid w:val="00EE05D2"/>
    <w:rsid w:val="00EE26B7"/>
    <w:rsid w:val="00EF205B"/>
    <w:rsid w:val="00F025A2"/>
    <w:rsid w:val="00F025B1"/>
    <w:rsid w:val="00F04712"/>
    <w:rsid w:val="00F12B22"/>
    <w:rsid w:val="00F1366B"/>
    <w:rsid w:val="00F22EC7"/>
    <w:rsid w:val="00F2384C"/>
    <w:rsid w:val="00F27810"/>
    <w:rsid w:val="00F306A8"/>
    <w:rsid w:val="00F36060"/>
    <w:rsid w:val="00F377D7"/>
    <w:rsid w:val="00F422B2"/>
    <w:rsid w:val="00F429BF"/>
    <w:rsid w:val="00F44C61"/>
    <w:rsid w:val="00F45A84"/>
    <w:rsid w:val="00F52EE5"/>
    <w:rsid w:val="00F63986"/>
    <w:rsid w:val="00F653B8"/>
    <w:rsid w:val="00F73C4E"/>
    <w:rsid w:val="00F93103"/>
    <w:rsid w:val="00F93F00"/>
    <w:rsid w:val="00F97A44"/>
    <w:rsid w:val="00FA1266"/>
    <w:rsid w:val="00FA4B4A"/>
    <w:rsid w:val="00FB6DF2"/>
    <w:rsid w:val="00FB774D"/>
    <w:rsid w:val="00FC0A91"/>
    <w:rsid w:val="00FC1192"/>
    <w:rsid w:val="00FC4E57"/>
    <w:rsid w:val="00FD5D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8EBA22"/>
  <w15:chartTrackingRefBased/>
  <w15:docId w15:val="{BDC8E38B-3C79-4BA4-AB74-30A1F58E6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2" w:qFormat="1"/>
    <w:lsdException w:name="toc 1" w:uiPriority="39"/>
    <w:lsdException w:name="toc 2" w:uiPriority="39"/>
    <w:lsdException w:name="toc 3" w:uiPriority="39"/>
    <w:lsdException w:name="toc 4" w:uiPriority="39"/>
    <w:lsdException w:name="toc 5" w:uiPriority="39"/>
    <w:lsdException w:name="toc 8" w:uiPriority="3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2D50"/>
    <w:pPr>
      <w:overflowPunct w:val="0"/>
      <w:autoSpaceDE w:val="0"/>
      <w:autoSpaceDN w:val="0"/>
      <w:adjustRightInd w:val="0"/>
      <w:spacing w:after="180"/>
      <w:textAlignment w:val="baseline"/>
    </w:pPr>
    <w:rPr>
      <w:lang w:eastAsia="en-US"/>
    </w:rPr>
  </w:style>
  <w:style w:type="paragraph" w:styleId="Heading1">
    <w:name w:val="heading 1"/>
    <w:next w:val="Normal"/>
    <w:qFormat/>
    <w:rsid w:val="00942D50"/>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lang w:eastAsia="en-US"/>
    </w:rPr>
  </w:style>
  <w:style w:type="paragraph" w:styleId="Heading2">
    <w:name w:val="heading 2"/>
    <w:basedOn w:val="Heading1"/>
    <w:next w:val="Normal"/>
    <w:link w:val="Heading2Char"/>
    <w:qFormat/>
    <w:rsid w:val="00942D50"/>
    <w:pPr>
      <w:pBdr>
        <w:top w:val="none" w:sz="0" w:space="0" w:color="auto"/>
      </w:pBdr>
      <w:spacing w:before="180"/>
      <w:outlineLvl w:val="1"/>
    </w:pPr>
    <w:rPr>
      <w:sz w:val="32"/>
    </w:rPr>
  </w:style>
  <w:style w:type="paragraph" w:styleId="Heading3">
    <w:name w:val="heading 3"/>
    <w:basedOn w:val="Heading2"/>
    <w:next w:val="Normal"/>
    <w:link w:val="Heading3Char"/>
    <w:qFormat/>
    <w:rsid w:val="00942D50"/>
    <w:pPr>
      <w:spacing w:before="120"/>
      <w:outlineLvl w:val="2"/>
    </w:pPr>
    <w:rPr>
      <w:sz w:val="28"/>
    </w:rPr>
  </w:style>
  <w:style w:type="paragraph" w:styleId="Heading4">
    <w:name w:val="heading 4"/>
    <w:basedOn w:val="Heading3"/>
    <w:next w:val="Normal"/>
    <w:qFormat/>
    <w:rsid w:val="00942D50"/>
    <w:pPr>
      <w:ind w:left="1418" w:hanging="1418"/>
      <w:outlineLvl w:val="3"/>
    </w:pPr>
    <w:rPr>
      <w:sz w:val="24"/>
    </w:rPr>
  </w:style>
  <w:style w:type="paragraph" w:styleId="Heading5">
    <w:name w:val="heading 5"/>
    <w:basedOn w:val="Heading4"/>
    <w:next w:val="Normal"/>
    <w:qFormat/>
    <w:rsid w:val="00942D50"/>
    <w:pPr>
      <w:ind w:left="1701" w:hanging="1701"/>
      <w:outlineLvl w:val="4"/>
    </w:pPr>
    <w:rPr>
      <w:sz w:val="22"/>
    </w:rPr>
  </w:style>
  <w:style w:type="paragraph" w:styleId="Heading6">
    <w:name w:val="heading 6"/>
    <w:basedOn w:val="H6"/>
    <w:next w:val="Normal"/>
    <w:qFormat/>
    <w:rsid w:val="00942D50"/>
    <w:pPr>
      <w:outlineLvl w:val="5"/>
    </w:pPr>
  </w:style>
  <w:style w:type="paragraph" w:styleId="Heading7">
    <w:name w:val="heading 7"/>
    <w:basedOn w:val="H6"/>
    <w:next w:val="Normal"/>
    <w:qFormat/>
    <w:rsid w:val="00942D50"/>
    <w:pPr>
      <w:outlineLvl w:val="6"/>
    </w:pPr>
  </w:style>
  <w:style w:type="paragraph" w:styleId="Heading8">
    <w:name w:val="heading 8"/>
    <w:basedOn w:val="Heading1"/>
    <w:next w:val="Normal"/>
    <w:qFormat/>
    <w:rsid w:val="00942D50"/>
    <w:pPr>
      <w:ind w:left="0" w:firstLine="0"/>
      <w:outlineLvl w:val="7"/>
    </w:pPr>
  </w:style>
  <w:style w:type="paragraph" w:styleId="Heading9">
    <w:name w:val="heading 9"/>
    <w:basedOn w:val="Heading8"/>
    <w:next w:val="Normal"/>
    <w:qFormat/>
    <w:rsid w:val="00942D5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942D50"/>
    <w:pPr>
      <w:ind w:left="1985" w:hanging="1985"/>
      <w:outlineLvl w:val="9"/>
    </w:pPr>
    <w:rPr>
      <w:sz w:val="20"/>
    </w:rPr>
  </w:style>
  <w:style w:type="paragraph" w:styleId="TOC9">
    <w:name w:val="toc 9"/>
    <w:basedOn w:val="TOC8"/>
    <w:semiHidden/>
    <w:rsid w:val="00942D50"/>
    <w:pPr>
      <w:ind w:left="1418" w:hanging="1418"/>
    </w:pPr>
  </w:style>
  <w:style w:type="paragraph" w:styleId="TOC8">
    <w:name w:val="toc 8"/>
    <w:basedOn w:val="TOC1"/>
    <w:uiPriority w:val="39"/>
    <w:rsid w:val="00942D50"/>
    <w:pPr>
      <w:spacing w:before="180"/>
      <w:ind w:left="2693" w:hanging="2693"/>
    </w:pPr>
    <w:rPr>
      <w:b/>
    </w:rPr>
  </w:style>
  <w:style w:type="paragraph" w:styleId="TOC1">
    <w:name w:val="toc 1"/>
    <w:uiPriority w:val="39"/>
    <w:rsid w:val="00942D50"/>
    <w:pPr>
      <w:keepLines/>
      <w:widowControl w:val="0"/>
      <w:tabs>
        <w:tab w:val="right" w:leader="dot" w:pos="9639"/>
      </w:tabs>
      <w:overflowPunct w:val="0"/>
      <w:autoSpaceDE w:val="0"/>
      <w:autoSpaceDN w:val="0"/>
      <w:adjustRightInd w:val="0"/>
      <w:spacing w:before="120"/>
      <w:ind w:left="567" w:right="425" w:hanging="567"/>
      <w:textAlignment w:val="baseline"/>
    </w:pPr>
    <w:rPr>
      <w:sz w:val="22"/>
      <w:lang w:eastAsia="en-US"/>
    </w:rPr>
  </w:style>
  <w:style w:type="paragraph" w:customStyle="1" w:styleId="EQ">
    <w:name w:val="EQ"/>
    <w:basedOn w:val="Normal"/>
    <w:next w:val="Normal"/>
    <w:rsid w:val="00942D50"/>
    <w:pPr>
      <w:keepLines/>
      <w:tabs>
        <w:tab w:val="center" w:pos="4536"/>
        <w:tab w:val="right" w:pos="9072"/>
      </w:tabs>
    </w:pPr>
  </w:style>
  <w:style w:type="character" w:customStyle="1" w:styleId="ZGSM">
    <w:name w:val="ZGSM"/>
    <w:rsid w:val="00942D50"/>
  </w:style>
  <w:style w:type="paragraph" w:styleId="Header">
    <w:name w:val="header"/>
    <w:rsid w:val="00942D50"/>
    <w:pPr>
      <w:widowControl w:val="0"/>
      <w:overflowPunct w:val="0"/>
      <w:autoSpaceDE w:val="0"/>
      <w:autoSpaceDN w:val="0"/>
      <w:adjustRightInd w:val="0"/>
      <w:textAlignment w:val="baseline"/>
    </w:pPr>
    <w:rPr>
      <w:rFonts w:ascii="Arial" w:hAnsi="Arial"/>
      <w:b/>
      <w:sz w:val="18"/>
      <w:lang w:eastAsia="en-US"/>
    </w:rPr>
  </w:style>
  <w:style w:type="paragraph" w:customStyle="1" w:styleId="ZD">
    <w:name w:val="ZD"/>
    <w:rsid w:val="00942D50"/>
    <w:pPr>
      <w:framePr w:wrap="notBeside" w:vAnchor="page" w:hAnchor="margin" w:y="15764"/>
      <w:widowControl w:val="0"/>
      <w:overflowPunct w:val="0"/>
      <w:autoSpaceDE w:val="0"/>
      <w:autoSpaceDN w:val="0"/>
      <w:adjustRightInd w:val="0"/>
      <w:textAlignment w:val="baseline"/>
    </w:pPr>
    <w:rPr>
      <w:rFonts w:ascii="Arial" w:hAnsi="Arial"/>
      <w:noProof/>
      <w:sz w:val="32"/>
      <w:lang w:eastAsia="en-US"/>
    </w:rPr>
  </w:style>
  <w:style w:type="paragraph" w:styleId="TOC5">
    <w:name w:val="toc 5"/>
    <w:basedOn w:val="TOC4"/>
    <w:uiPriority w:val="39"/>
    <w:rsid w:val="00942D50"/>
    <w:pPr>
      <w:ind w:left="1701" w:hanging="1701"/>
    </w:pPr>
  </w:style>
  <w:style w:type="paragraph" w:styleId="TOC4">
    <w:name w:val="toc 4"/>
    <w:basedOn w:val="TOC3"/>
    <w:uiPriority w:val="39"/>
    <w:rsid w:val="00942D50"/>
    <w:pPr>
      <w:ind w:left="1418" w:hanging="1418"/>
    </w:pPr>
  </w:style>
  <w:style w:type="paragraph" w:styleId="TOC3">
    <w:name w:val="toc 3"/>
    <w:basedOn w:val="TOC2"/>
    <w:uiPriority w:val="39"/>
    <w:rsid w:val="00942D50"/>
    <w:pPr>
      <w:ind w:left="1134" w:hanging="1134"/>
    </w:pPr>
  </w:style>
  <w:style w:type="paragraph" w:styleId="TOC2">
    <w:name w:val="toc 2"/>
    <w:basedOn w:val="TOC1"/>
    <w:uiPriority w:val="39"/>
    <w:rsid w:val="00942D50"/>
    <w:pPr>
      <w:spacing w:before="0"/>
      <w:ind w:left="851" w:hanging="851"/>
    </w:pPr>
    <w:rPr>
      <w:sz w:val="20"/>
    </w:rPr>
  </w:style>
  <w:style w:type="paragraph" w:styleId="Footer">
    <w:name w:val="footer"/>
    <w:basedOn w:val="Header"/>
    <w:rsid w:val="00942D50"/>
    <w:pPr>
      <w:jc w:val="center"/>
    </w:pPr>
    <w:rPr>
      <w:i/>
    </w:rPr>
  </w:style>
  <w:style w:type="paragraph" w:customStyle="1" w:styleId="TT">
    <w:name w:val="TT"/>
    <w:basedOn w:val="Heading1"/>
    <w:next w:val="Normal"/>
    <w:rsid w:val="00942D50"/>
    <w:pPr>
      <w:outlineLvl w:val="9"/>
    </w:pPr>
  </w:style>
  <w:style w:type="paragraph" w:customStyle="1" w:styleId="NF">
    <w:name w:val="NF"/>
    <w:basedOn w:val="NO"/>
    <w:rsid w:val="00942D50"/>
    <w:pPr>
      <w:keepNext/>
      <w:spacing w:after="0"/>
    </w:pPr>
    <w:rPr>
      <w:rFonts w:ascii="Arial" w:hAnsi="Arial"/>
      <w:sz w:val="18"/>
    </w:rPr>
  </w:style>
  <w:style w:type="paragraph" w:customStyle="1" w:styleId="NO">
    <w:name w:val="NO"/>
    <w:basedOn w:val="Normal"/>
    <w:link w:val="NOChar"/>
    <w:qFormat/>
    <w:rsid w:val="00942D50"/>
    <w:pPr>
      <w:keepLines/>
      <w:ind w:left="1135" w:hanging="851"/>
    </w:pPr>
  </w:style>
  <w:style w:type="paragraph" w:customStyle="1" w:styleId="PL">
    <w:name w:val="PL"/>
    <w:rsid w:val="00942D5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sz w:val="16"/>
      <w:lang w:eastAsia="en-US"/>
    </w:rPr>
  </w:style>
  <w:style w:type="paragraph" w:customStyle="1" w:styleId="TAR">
    <w:name w:val="TAR"/>
    <w:basedOn w:val="TAL"/>
    <w:rsid w:val="00942D50"/>
    <w:pPr>
      <w:jc w:val="right"/>
    </w:pPr>
  </w:style>
  <w:style w:type="paragraph" w:customStyle="1" w:styleId="TAL">
    <w:name w:val="TAL"/>
    <w:basedOn w:val="Normal"/>
    <w:rsid w:val="00942D50"/>
    <w:pPr>
      <w:keepNext/>
      <w:keepLines/>
      <w:spacing w:after="0"/>
    </w:pPr>
    <w:rPr>
      <w:rFonts w:ascii="Arial" w:hAnsi="Arial"/>
      <w:sz w:val="18"/>
    </w:rPr>
  </w:style>
  <w:style w:type="paragraph" w:customStyle="1" w:styleId="TAH">
    <w:name w:val="TAH"/>
    <w:basedOn w:val="TAC"/>
    <w:rsid w:val="00942D50"/>
    <w:rPr>
      <w:b/>
    </w:rPr>
  </w:style>
  <w:style w:type="paragraph" w:customStyle="1" w:styleId="TAC">
    <w:name w:val="TAC"/>
    <w:basedOn w:val="TAL"/>
    <w:rsid w:val="00942D50"/>
    <w:pPr>
      <w:jc w:val="center"/>
    </w:pPr>
  </w:style>
  <w:style w:type="paragraph" w:customStyle="1" w:styleId="LD">
    <w:name w:val="LD"/>
    <w:rsid w:val="00942D50"/>
    <w:pPr>
      <w:keepNext/>
      <w:keepLines/>
      <w:overflowPunct w:val="0"/>
      <w:autoSpaceDE w:val="0"/>
      <w:autoSpaceDN w:val="0"/>
      <w:adjustRightInd w:val="0"/>
      <w:spacing w:line="180" w:lineRule="exact"/>
      <w:textAlignment w:val="baseline"/>
    </w:pPr>
    <w:rPr>
      <w:rFonts w:ascii="Courier New" w:hAnsi="Courier New"/>
      <w:lang w:eastAsia="en-US"/>
    </w:rPr>
  </w:style>
  <w:style w:type="paragraph" w:customStyle="1" w:styleId="EX">
    <w:name w:val="EX"/>
    <w:basedOn w:val="Normal"/>
    <w:link w:val="EXChar"/>
    <w:qFormat/>
    <w:rsid w:val="00942D50"/>
    <w:pPr>
      <w:keepLines/>
      <w:ind w:left="1702" w:hanging="1418"/>
    </w:pPr>
  </w:style>
  <w:style w:type="paragraph" w:customStyle="1" w:styleId="FP">
    <w:name w:val="FP"/>
    <w:basedOn w:val="Normal"/>
    <w:rsid w:val="00942D50"/>
    <w:pPr>
      <w:spacing w:after="0"/>
    </w:pPr>
  </w:style>
  <w:style w:type="paragraph" w:customStyle="1" w:styleId="NW">
    <w:name w:val="NW"/>
    <w:basedOn w:val="NO"/>
    <w:rsid w:val="00942D50"/>
    <w:pPr>
      <w:spacing w:after="0"/>
    </w:pPr>
  </w:style>
  <w:style w:type="paragraph" w:customStyle="1" w:styleId="EW">
    <w:name w:val="EW"/>
    <w:basedOn w:val="EX"/>
    <w:qFormat/>
    <w:rsid w:val="00942D50"/>
    <w:pPr>
      <w:spacing w:after="0"/>
    </w:pPr>
  </w:style>
  <w:style w:type="paragraph" w:customStyle="1" w:styleId="B10">
    <w:name w:val="B1"/>
    <w:basedOn w:val="List"/>
    <w:link w:val="B1Char"/>
    <w:qFormat/>
    <w:rsid w:val="00942D50"/>
  </w:style>
  <w:style w:type="paragraph" w:styleId="TOC6">
    <w:name w:val="toc 6"/>
    <w:basedOn w:val="TOC5"/>
    <w:next w:val="Normal"/>
    <w:semiHidden/>
    <w:rsid w:val="00942D50"/>
    <w:pPr>
      <w:ind w:left="1985" w:hanging="1985"/>
    </w:pPr>
  </w:style>
  <w:style w:type="paragraph" w:styleId="TOC7">
    <w:name w:val="toc 7"/>
    <w:basedOn w:val="TOC6"/>
    <w:next w:val="Normal"/>
    <w:semiHidden/>
    <w:rsid w:val="00942D50"/>
    <w:pPr>
      <w:ind w:left="2268" w:hanging="2268"/>
    </w:pPr>
  </w:style>
  <w:style w:type="paragraph" w:customStyle="1" w:styleId="EditorsNote">
    <w:name w:val="Editor's Note"/>
    <w:basedOn w:val="NO"/>
    <w:link w:val="EditorsNoteChar"/>
    <w:rsid w:val="00942D50"/>
    <w:rPr>
      <w:color w:val="FF0000"/>
    </w:rPr>
  </w:style>
  <w:style w:type="paragraph" w:customStyle="1" w:styleId="TH">
    <w:name w:val="TH"/>
    <w:basedOn w:val="Normal"/>
    <w:rsid w:val="00942D50"/>
    <w:pPr>
      <w:keepNext/>
      <w:keepLines/>
      <w:spacing w:before="60"/>
      <w:jc w:val="center"/>
    </w:pPr>
    <w:rPr>
      <w:rFonts w:ascii="Arial" w:hAnsi="Arial"/>
      <w:b/>
    </w:rPr>
  </w:style>
  <w:style w:type="paragraph" w:customStyle="1" w:styleId="ZA">
    <w:name w:val="ZA"/>
    <w:rsid w:val="00942D50"/>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lang w:eastAsia="en-US"/>
    </w:rPr>
  </w:style>
  <w:style w:type="paragraph" w:customStyle="1" w:styleId="ZB">
    <w:name w:val="ZB"/>
    <w:rsid w:val="00942D50"/>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lang w:eastAsia="en-US"/>
    </w:rPr>
  </w:style>
  <w:style w:type="paragraph" w:customStyle="1" w:styleId="ZT">
    <w:name w:val="ZT"/>
    <w:rsid w:val="00942D50"/>
    <w:pPr>
      <w:framePr w:wrap="notBeside" w:hAnchor="margin" w:yAlign="center"/>
      <w:widowControl w:val="0"/>
      <w:overflowPunct w:val="0"/>
      <w:autoSpaceDE w:val="0"/>
      <w:autoSpaceDN w:val="0"/>
      <w:adjustRightInd w:val="0"/>
      <w:spacing w:line="240" w:lineRule="atLeast"/>
      <w:jc w:val="right"/>
      <w:textAlignment w:val="baseline"/>
    </w:pPr>
    <w:rPr>
      <w:rFonts w:ascii="Arial" w:hAnsi="Arial"/>
      <w:b/>
      <w:sz w:val="34"/>
      <w:lang w:eastAsia="en-US"/>
    </w:rPr>
  </w:style>
  <w:style w:type="paragraph" w:customStyle="1" w:styleId="ZU">
    <w:name w:val="ZU"/>
    <w:rsid w:val="00942D50"/>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lang w:eastAsia="en-US"/>
    </w:rPr>
  </w:style>
  <w:style w:type="paragraph" w:customStyle="1" w:styleId="TAN">
    <w:name w:val="TAN"/>
    <w:basedOn w:val="TAL"/>
    <w:rsid w:val="00942D50"/>
    <w:pPr>
      <w:ind w:left="851" w:hanging="851"/>
    </w:pPr>
  </w:style>
  <w:style w:type="paragraph" w:customStyle="1" w:styleId="ZH">
    <w:name w:val="ZH"/>
    <w:rsid w:val="00942D50"/>
    <w:pPr>
      <w:framePr w:wrap="notBeside" w:vAnchor="page" w:hAnchor="margin" w:xAlign="center" w:y="6805"/>
      <w:widowControl w:val="0"/>
      <w:overflowPunct w:val="0"/>
      <w:autoSpaceDE w:val="0"/>
      <w:autoSpaceDN w:val="0"/>
      <w:adjustRightInd w:val="0"/>
      <w:textAlignment w:val="baseline"/>
    </w:pPr>
    <w:rPr>
      <w:rFonts w:ascii="Arial" w:hAnsi="Arial"/>
      <w:noProof/>
      <w:lang w:eastAsia="en-US"/>
    </w:rPr>
  </w:style>
  <w:style w:type="paragraph" w:customStyle="1" w:styleId="TF">
    <w:name w:val="TF"/>
    <w:basedOn w:val="TH"/>
    <w:rsid w:val="00942D50"/>
    <w:pPr>
      <w:keepNext w:val="0"/>
      <w:spacing w:before="0" w:after="240"/>
    </w:pPr>
  </w:style>
  <w:style w:type="paragraph" w:customStyle="1" w:styleId="ZG">
    <w:name w:val="ZG"/>
    <w:rsid w:val="00942D50"/>
    <w:pPr>
      <w:framePr w:wrap="notBeside" w:vAnchor="page" w:hAnchor="margin" w:xAlign="right" w:y="6805"/>
      <w:widowControl w:val="0"/>
      <w:overflowPunct w:val="0"/>
      <w:autoSpaceDE w:val="0"/>
      <w:autoSpaceDN w:val="0"/>
      <w:adjustRightInd w:val="0"/>
      <w:jc w:val="right"/>
      <w:textAlignment w:val="baseline"/>
    </w:pPr>
    <w:rPr>
      <w:rFonts w:ascii="Arial" w:hAnsi="Arial"/>
      <w:noProof/>
      <w:lang w:eastAsia="en-US"/>
    </w:rPr>
  </w:style>
  <w:style w:type="paragraph" w:customStyle="1" w:styleId="B2">
    <w:name w:val="B2"/>
    <w:basedOn w:val="List2"/>
    <w:rsid w:val="00942D50"/>
  </w:style>
  <w:style w:type="paragraph" w:customStyle="1" w:styleId="B3">
    <w:name w:val="B3"/>
    <w:basedOn w:val="List3"/>
    <w:rsid w:val="00942D50"/>
  </w:style>
  <w:style w:type="paragraph" w:customStyle="1" w:styleId="B4">
    <w:name w:val="B4"/>
    <w:basedOn w:val="List4"/>
    <w:rsid w:val="00942D50"/>
  </w:style>
  <w:style w:type="paragraph" w:customStyle="1" w:styleId="B5">
    <w:name w:val="B5"/>
    <w:basedOn w:val="List5"/>
    <w:rsid w:val="00942D50"/>
  </w:style>
  <w:style w:type="paragraph" w:customStyle="1" w:styleId="ZTD">
    <w:name w:val="ZTD"/>
    <w:basedOn w:val="ZB"/>
    <w:rsid w:val="00942D50"/>
    <w:pPr>
      <w:framePr w:hRule="auto" w:wrap="notBeside" w:y="852"/>
    </w:pPr>
    <w:rPr>
      <w:i w:val="0"/>
      <w:sz w:val="40"/>
    </w:rPr>
  </w:style>
  <w:style w:type="paragraph" w:customStyle="1" w:styleId="ZV">
    <w:name w:val="ZV"/>
    <w:basedOn w:val="ZU"/>
    <w:rsid w:val="00942D50"/>
    <w:pPr>
      <w:framePr w:wrap="notBeside" w:y="16161"/>
    </w:pPr>
  </w:style>
  <w:style w:type="character" w:styleId="CommentReference">
    <w:name w:val="annotation reference"/>
    <w:rsid w:val="00DB3D8D"/>
    <w:rPr>
      <w:sz w:val="16"/>
      <w:szCs w:val="16"/>
    </w:rPr>
  </w:style>
  <w:style w:type="paragraph" w:styleId="CommentText">
    <w:name w:val="annotation text"/>
    <w:basedOn w:val="Normal"/>
    <w:link w:val="CommentTextChar"/>
    <w:rsid w:val="00DB3D8D"/>
  </w:style>
  <w:style w:type="paragraph" w:styleId="BalloonText">
    <w:name w:val="Balloon Text"/>
    <w:basedOn w:val="Normal"/>
    <w:link w:val="BalloonTextChar"/>
    <w:rsid w:val="00970827"/>
    <w:pPr>
      <w:spacing w:after="0"/>
    </w:pPr>
    <w:rPr>
      <w:rFonts w:ascii="Tahoma" w:hAnsi="Tahoma" w:cs="Tahoma"/>
      <w:sz w:val="16"/>
      <w:szCs w:val="16"/>
    </w:rPr>
  </w:style>
  <w:style w:type="character" w:customStyle="1" w:styleId="BalloonTextChar">
    <w:name w:val="Balloon Text Char"/>
    <w:link w:val="BalloonText"/>
    <w:rsid w:val="00970827"/>
    <w:rPr>
      <w:rFonts w:ascii="Tahoma" w:hAnsi="Tahoma" w:cs="Tahoma"/>
      <w:sz w:val="16"/>
      <w:szCs w:val="16"/>
      <w:lang w:eastAsia="en-US"/>
    </w:rPr>
  </w:style>
  <w:style w:type="paragraph" w:styleId="ListParagraph">
    <w:name w:val="List Paragraph"/>
    <w:basedOn w:val="Normal"/>
    <w:uiPriority w:val="34"/>
    <w:qFormat/>
    <w:rsid w:val="00174932"/>
    <w:pPr>
      <w:spacing w:after="200" w:line="276" w:lineRule="auto"/>
      <w:ind w:left="720"/>
      <w:contextualSpacing/>
    </w:pPr>
    <w:rPr>
      <w:rFonts w:ascii="Calibri" w:eastAsia="MS Mincho" w:hAnsi="Calibri"/>
      <w:sz w:val="22"/>
      <w:szCs w:val="22"/>
      <w:lang w:eastAsia="ja-JP"/>
    </w:rPr>
  </w:style>
  <w:style w:type="character" w:customStyle="1" w:styleId="EditorsNoteChar">
    <w:name w:val="Editor's Note Char"/>
    <w:link w:val="EditorsNote"/>
    <w:locked/>
    <w:rsid w:val="00174932"/>
    <w:rPr>
      <w:color w:val="FF0000"/>
      <w:lang w:eastAsia="en-US"/>
    </w:rPr>
  </w:style>
  <w:style w:type="character" w:customStyle="1" w:styleId="Heading3Char">
    <w:name w:val="Heading 3 Char"/>
    <w:link w:val="Heading3"/>
    <w:rsid w:val="006B77B2"/>
    <w:rPr>
      <w:rFonts w:ascii="Arial" w:hAnsi="Arial"/>
      <w:sz w:val="28"/>
      <w:lang w:eastAsia="en-US"/>
    </w:rPr>
  </w:style>
  <w:style w:type="character" w:customStyle="1" w:styleId="B1Char">
    <w:name w:val="B1 Char"/>
    <w:link w:val="B10"/>
    <w:qFormat/>
    <w:rsid w:val="00B72DA7"/>
    <w:rPr>
      <w:lang w:eastAsia="en-US"/>
    </w:rPr>
  </w:style>
  <w:style w:type="character" w:customStyle="1" w:styleId="EXChar">
    <w:name w:val="EX Char"/>
    <w:link w:val="EX"/>
    <w:qFormat/>
    <w:locked/>
    <w:rsid w:val="00C743E2"/>
    <w:rPr>
      <w:lang w:eastAsia="en-US"/>
    </w:rPr>
  </w:style>
  <w:style w:type="paragraph" w:styleId="List">
    <w:name w:val="List"/>
    <w:basedOn w:val="Normal"/>
    <w:rsid w:val="00942D50"/>
    <w:pPr>
      <w:ind w:left="568" w:hanging="284"/>
    </w:pPr>
  </w:style>
  <w:style w:type="paragraph" w:styleId="List2">
    <w:name w:val="List 2"/>
    <w:basedOn w:val="List"/>
    <w:rsid w:val="00942D50"/>
    <w:pPr>
      <w:ind w:left="851"/>
    </w:pPr>
  </w:style>
  <w:style w:type="paragraph" w:styleId="List3">
    <w:name w:val="List 3"/>
    <w:basedOn w:val="List2"/>
    <w:rsid w:val="00942D50"/>
    <w:pPr>
      <w:ind w:left="1135"/>
    </w:pPr>
  </w:style>
  <w:style w:type="paragraph" w:styleId="List4">
    <w:name w:val="List 4"/>
    <w:basedOn w:val="List3"/>
    <w:rsid w:val="00942D50"/>
    <w:pPr>
      <w:ind w:left="1418"/>
    </w:pPr>
  </w:style>
  <w:style w:type="paragraph" w:styleId="List5">
    <w:name w:val="List 5"/>
    <w:basedOn w:val="List4"/>
    <w:rsid w:val="00942D50"/>
    <w:pPr>
      <w:ind w:left="1702"/>
    </w:pPr>
  </w:style>
  <w:style w:type="character" w:styleId="FootnoteReference">
    <w:name w:val="footnote reference"/>
    <w:rsid w:val="00942D50"/>
    <w:rPr>
      <w:b/>
      <w:position w:val="6"/>
      <w:sz w:val="16"/>
    </w:rPr>
  </w:style>
  <w:style w:type="paragraph" w:styleId="FootnoteText">
    <w:name w:val="footnote text"/>
    <w:basedOn w:val="Normal"/>
    <w:link w:val="FootnoteTextChar"/>
    <w:rsid w:val="00942D50"/>
    <w:pPr>
      <w:keepLines/>
      <w:ind w:left="454" w:hanging="454"/>
    </w:pPr>
    <w:rPr>
      <w:sz w:val="16"/>
    </w:rPr>
  </w:style>
  <w:style w:type="character" w:customStyle="1" w:styleId="FootnoteTextChar">
    <w:name w:val="Footnote Text Char"/>
    <w:link w:val="FootnoteText"/>
    <w:rsid w:val="00942D50"/>
    <w:rPr>
      <w:sz w:val="16"/>
      <w:lang w:eastAsia="en-US"/>
    </w:rPr>
  </w:style>
  <w:style w:type="paragraph" w:styleId="Index1">
    <w:name w:val="index 1"/>
    <w:basedOn w:val="Normal"/>
    <w:rsid w:val="00942D50"/>
    <w:pPr>
      <w:keepLines/>
    </w:pPr>
  </w:style>
  <w:style w:type="paragraph" w:styleId="Index2">
    <w:name w:val="index 2"/>
    <w:basedOn w:val="Index1"/>
    <w:qFormat/>
    <w:rsid w:val="00942D50"/>
    <w:pPr>
      <w:ind w:left="284"/>
    </w:pPr>
  </w:style>
  <w:style w:type="paragraph" w:styleId="ListBullet">
    <w:name w:val="List Bullet"/>
    <w:basedOn w:val="List"/>
    <w:rsid w:val="00942D50"/>
  </w:style>
  <w:style w:type="paragraph" w:styleId="ListBullet2">
    <w:name w:val="List Bullet 2"/>
    <w:basedOn w:val="ListBullet"/>
    <w:rsid w:val="00942D50"/>
    <w:pPr>
      <w:ind w:left="851"/>
    </w:pPr>
  </w:style>
  <w:style w:type="paragraph" w:styleId="ListBullet3">
    <w:name w:val="List Bullet 3"/>
    <w:basedOn w:val="ListBullet2"/>
    <w:rsid w:val="00942D50"/>
    <w:pPr>
      <w:ind w:left="1135"/>
    </w:pPr>
  </w:style>
  <w:style w:type="paragraph" w:styleId="ListBullet4">
    <w:name w:val="List Bullet 4"/>
    <w:basedOn w:val="ListBullet3"/>
    <w:rsid w:val="00942D50"/>
    <w:pPr>
      <w:ind w:left="1418"/>
    </w:pPr>
  </w:style>
  <w:style w:type="paragraph" w:styleId="ListBullet5">
    <w:name w:val="List Bullet 5"/>
    <w:basedOn w:val="ListBullet4"/>
    <w:rsid w:val="00942D50"/>
    <w:pPr>
      <w:ind w:left="1702"/>
    </w:pPr>
  </w:style>
  <w:style w:type="paragraph" w:styleId="ListNumber">
    <w:name w:val="List Number"/>
    <w:basedOn w:val="List"/>
    <w:rsid w:val="00942D50"/>
  </w:style>
  <w:style w:type="paragraph" w:styleId="ListNumber2">
    <w:name w:val="List Number 2"/>
    <w:basedOn w:val="ListNumber"/>
    <w:rsid w:val="00942D50"/>
    <w:pPr>
      <w:ind w:left="851"/>
    </w:pPr>
  </w:style>
  <w:style w:type="paragraph" w:customStyle="1" w:styleId="FL">
    <w:name w:val="FL"/>
    <w:basedOn w:val="Normal"/>
    <w:rsid w:val="00942D50"/>
    <w:pPr>
      <w:keepNext/>
      <w:keepLines/>
      <w:spacing w:before="60"/>
      <w:jc w:val="center"/>
    </w:pPr>
    <w:rPr>
      <w:rFonts w:ascii="Arial" w:hAnsi="Arial"/>
      <w:b/>
    </w:rPr>
  </w:style>
  <w:style w:type="character" w:customStyle="1" w:styleId="CommentTextChar">
    <w:name w:val="Comment Text Char"/>
    <w:link w:val="CommentText"/>
    <w:rsid w:val="00DB3D8D"/>
    <w:rPr>
      <w:lang w:eastAsia="en-US"/>
    </w:rPr>
  </w:style>
  <w:style w:type="paragraph" w:styleId="CommentSubject">
    <w:name w:val="annotation subject"/>
    <w:basedOn w:val="CommentText"/>
    <w:next w:val="CommentText"/>
    <w:link w:val="CommentSubjectChar"/>
    <w:rsid w:val="00DB3D8D"/>
    <w:rPr>
      <w:b/>
      <w:bCs/>
    </w:rPr>
  </w:style>
  <w:style w:type="character" w:customStyle="1" w:styleId="CommentSubjectChar">
    <w:name w:val="Comment Subject Char"/>
    <w:link w:val="CommentSubject"/>
    <w:rsid w:val="00DB3D8D"/>
    <w:rPr>
      <w:b/>
      <w:bCs/>
      <w:lang w:eastAsia="en-US"/>
    </w:rPr>
  </w:style>
  <w:style w:type="paragraph" w:styleId="Revision">
    <w:name w:val="Revision"/>
    <w:hidden/>
    <w:uiPriority w:val="99"/>
    <w:semiHidden/>
    <w:rsid w:val="00DB3D8D"/>
    <w:rPr>
      <w:lang w:eastAsia="en-US"/>
    </w:rPr>
  </w:style>
  <w:style w:type="paragraph" w:customStyle="1" w:styleId="B1">
    <w:name w:val="B1+"/>
    <w:basedOn w:val="B10"/>
    <w:link w:val="B1Car"/>
    <w:rsid w:val="00DB3D8D"/>
    <w:pPr>
      <w:numPr>
        <w:numId w:val="16"/>
      </w:numPr>
    </w:pPr>
  </w:style>
  <w:style w:type="character" w:customStyle="1" w:styleId="B1Car">
    <w:name w:val="B1+ Car"/>
    <w:link w:val="B1"/>
    <w:rsid w:val="00DB3D8D"/>
    <w:rPr>
      <w:lang w:eastAsia="en-US"/>
    </w:rPr>
  </w:style>
  <w:style w:type="character" w:customStyle="1" w:styleId="Heading2Char">
    <w:name w:val="Heading 2 Char"/>
    <w:link w:val="Heading2"/>
    <w:rsid w:val="008E6337"/>
    <w:rPr>
      <w:rFonts w:ascii="Arial" w:hAnsi="Arial"/>
      <w:sz w:val="32"/>
      <w:lang w:eastAsia="en-US"/>
    </w:rPr>
  </w:style>
  <w:style w:type="character" w:customStyle="1" w:styleId="NOChar">
    <w:name w:val="NO Char"/>
    <w:link w:val="NO"/>
    <w:qFormat/>
    <w:locked/>
    <w:rsid w:val="00C14EAE"/>
    <w:rPr>
      <w:lang w:eastAsia="en-US"/>
    </w:rPr>
  </w:style>
  <w:style w:type="paragraph" w:styleId="Bibliography">
    <w:name w:val="Bibliography"/>
    <w:basedOn w:val="Normal"/>
    <w:next w:val="Normal"/>
    <w:uiPriority w:val="37"/>
    <w:semiHidden/>
    <w:unhideWhenUsed/>
    <w:rsid w:val="007B7679"/>
  </w:style>
  <w:style w:type="paragraph" w:styleId="BlockText">
    <w:name w:val="Block Text"/>
    <w:basedOn w:val="Normal"/>
    <w:rsid w:val="007B7679"/>
    <w:pPr>
      <w:spacing w:after="120"/>
      <w:ind w:left="1440" w:right="1440"/>
    </w:pPr>
  </w:style>
  <w:style w:type="paragraph" w:styleId="BodyText">
    <w:name w:val="Body Text"/>
    <w:basedOn w:val="Normal"/>
    <w:link w:val="BodyTextChar"/>
    <w:rsid w:val="007B7679"/>
    <w:pPr>
      <w:spacing w:after="120"/>
    </w:pPr>
  </w:style>
  <w:style w:type="character" w:customStyle="1" w:styleId="BodyTextChar">
    <w:name w:val="Body Text Char"/>
    <w:link w:val="BodyText"/>
    <w:rsid w:val="007B7679"/>
    <w:rPr>
      <w:lang w:eastAsia="en-US"/>
    </w:rPr>
  </w:style>
  <w:style w:type="paragraph" w:styleId="BodyText2">
    <w:name w:val="Body Text 2"/>
    <w:basedOn w:val="Normal"/>
    <w:link w:val="BodyText2Char"/>
    <w:rsid w:val="007B7679"/>
    <w:pPr>
      <w:spacing w:after="120" w:line="480" w:lineRule="auto"/>
    </w:pPr>
  </w:style>
  <w:style w:type="character" w:customStyle="1" w:styleId="BodyText2Char">
    <w:name w:val="Body Text 2 Char"/>
    <w:link w:val="BodyText2"/>
    <w:rsid w:val="007B7679"/>
    <w:rPr>
      <w:lang w:eastAsia="en-US"/>
    </w:rPr>
  </w:style>
  <w:style w:type="paragraph" w:styleId="BodyText3">
    <w:name w:val="Body Text 3"/>
    <w:basedOn w:val="Normal"/>
    <w:link w:val="BodyText3Char"/>
    <w:rsid w:val="007B7679"/>
    <w:pPr>
      <w:spacing w:after="120"/>
    </w:pPr>
    <w:rPr>
      <w:sz w:val="16"/>
      <w:szCs w:val="16"/>
    </w:rPr>
  </w:style>
  <w:style w:type="character" w:customStyle="1" w:styleId="BodyText3Char">
    <w:name w:val="Body Text 3 Char"/>
    <w:link w:val="BodyText3"/>
    <w:rsid w:val="007B7679"/>
    <w:rPr>
      <w:sz w:val="16"/>
      <w:szCs w:val="16"/>
      <w:lang w:eastAsia="en-US"/>
    </w:rPr>
  </w:style>
  <w:style w:type="paragraph" w:styleId="BodyTextFirstIndent">
    <w:name w:val="Body Text First Indent"/>
    <w:basedOn w:val="BodyText"/>
    <w:link w:val="BodyTextFirstIndentChar"/>
    <w:rsid w:val="007B7679"/>
    <w:pPr>
      <w:ind w:firstLine="210"/>
    </w:pPr>
  </w:style>
  <w:style w:type="character" w:customStyle="1" w:styleId="BodyTextFirstIndentChar">
    <w:name w:val="Body Text First Indent Char"/>
    <w:link w:val="BodyTextFirstIndent"/>
    <w:rsid w:val="007B7679"/>
    <w:rPr>
      <w:lang w:eastAsia="en-US"/>
    </w:rPr>
  </w:style>
  <w:style w:type="paragraph" w:styleId="BodyTextIndent">
    <w:name w:val="Body Text Indent"/>
    <w:basedOn w:val="Normal"/>
    <w:link w:val="BodyTextIndentChar"/>
    <w:rsid w:val="007B7679"/>
    <w:pPr>
      <w:spacing w:after="120"/>
      <w:ind w:left="283"/>
    </w:pPr>
  </w:style>
  <w:style w:type="character" w:customStyle="1" w:styleId="BodyTextIndentChar">
    <w:name w:val="Body Text Indent Char"/>
    <w:link w:val="BodyTextIndent"/>
    <w:rsid w:val="007B7679"/>
    <w:rPr>
      <w:lang w:eastAsia="en-US"/>
    </w:rPr>
  </w:style>
  <w:style w:type="paragraph" w:styleId="BodyTextFirstIndent2">
    <w:name w:val="Body Text First Indent 2"/>
    <w:basedOn w:val="BodyTextIndent"/>
    <w:link w:val="BodyTextFirstIndent2Char"/>
    <w:rsid w:val="007B7679"/>
    <w:pPr>
      <w:ind w:firstLine="210"/>
    </w:pPr>
  </w:style>
  <w:style w:type="character" w:customStyle="1" w:styleId="BodyTextFirstIndent2Char">
    <w:name w:val="Body Text First Indent 2 Char"/>
    <w:link w:val="BodyTextFirstIndent2"/>
    <w:rsid w:val="007B7679"/>
    <w:rPr>
      <w:lang w:eastAsia="en-US"/>
    </w:rPr>
  </w:style>
  <w:style w:type="paragraph" w:styleId="BodyTextIndent2">
    <w:name w:val="Body Text Indent 2"/>
    <w:basedOn w:val="Normal"/>
    <w:link w:val="BodyTextIndent2Char"/>
    <w:rsid w:val="007B7679"/>
    <w:pPr>
      <w:spacing w:after="120" w:line="480" w:lineRule="auto"/>
      <w:ind w:left="283"/>
    </w:pPr>
  </w:style>
  <w:style w:type="character" w:customStyle="1" w:styleId="BodyTextIndent2Char">
    <w:name w:val="Body Text Indent 2 Char"/>
    <w:link w:val="BodyTextIndent2"/>
    <w:rsid w:val="007B7679"/>
    <w:rPr>
      <w:lang w:eastAsia="en-US"/>
    </w:rPr>
  </w:style>
  <w:style w:type="paragraph" w:styleId="BodyTextIndent3">
    <w:name w:val="Body Text Indent 3"/>
    <w:basedOn w:val="Normal"/>
    <w:link w:val="BodyTextIndent3Char"/>
    <w:rsid w:val="007B7679"/>
    <w:pPr>
      <w:spacing w:after="120"/>
      <w:ind w:left="283"/>
    </w:pPr>
    <w:rPr>
      <w:sz w:val="16"/>
      <w:szCs w:val="16"/>
    </w:rPr>
  </w:style>
  <w:style w:type="character" w:customStyle="1" w:styleId="BodyTextIndent3Char">
    <w:name w:val="Body Text Indent 3 Char"/>
    <w:link w:val="BodyTextIndent3"/>
    <w:rsid w:val="007B7679"/>
    <w:rPr>
      <w:sz w:val="16"/>
      <w:szCs w:val="16"/>
      <w:lang w:eastAsia="en-US"/>
    </w:rPr>
  </w:style>
  <w:style w:type="paragraph" w:styleId="Caption">
    <w:name w:val="caption"/>
    <w:basedOn w:val="Normal"/>
    <w:next w:val="Normal"/>
    <w:semiHidden/>
    <w:unhideWhenUsed/>
    <w:qFormat/>
    <w:rsid w:val="007B7679"/>
    <w:rPr>
      <w:b/>
      <w:bCs/>
    </w:rPr>
  </w:style>
  <w:style w:type="paragraph" w:styleId="Closing">
    <w:name w:val="Closing"/>
    <w:basedOn w:val="Normal"/>
    <w:link w:val="ClosingChar"/>
    <w:rsid w:val="007B7679"/>
    <w:pPr>
      <w:ind w:left="4252"/>
    </w:pPr>
  </w:style>
  <w:style w:type="character" w:customStyle="1" w:styleId="ClosingChar">
    <w:name w:val="Closing Char"/>
    <w:link w:val="Closing"/>
    <w:rsid w:val="007B7679"/>
    <w:rPr>
      <w:lang w:eastAsia="en-US"/>
    </w:rPr>
  </w:style>
  <w:style w:type="paragraph" w:styleId="Date">
    <w:name w:val="Date"/>
    <w:basedOn w:val="Normal"/>
    <w:next w:val="Normal"/>
    <w:link w:val="DateChar"/>
    <w:rsid w:val="007B7679"/>
  </w:style>
  <w:style w:type="character" w:customStyle="1" w:styleId="DateChar">
    <w:name w:val="Date Char"/>
    <w:link w:val="Date"/>
    <w:rsid w:val="007B7679"/>
    <w:rPr>
      <w:lang w:eastAsia="en-US"/>
    </w:rPr>
  </w:style>
  <w:style w:type="paragraph" w:styleId="DocumentMap">
    <w:name w:val="Document Map"/>
    <w:basedOn w:val="Normal"/>
    <w:link w:val="DocumentMapChar"/>
    <w:rsid w:val="007B7679"/>
    <w:rPr>
      <w:rFonts w:ascii="Segoe UI" w:hAnsi="Segoe UI" w:cs="Segoe UI"/>
      <w:sz w:val="16"/>
      <w:szCs w:val="16"/>
    </w:rPr>
  </w:style>
  <w:style w:type="character" w:customStyle="1" w:styleId="DocumentMapChar">
    <w:name w:val="Document Map Char"/>
    <w:link w:val="DocumentMap"/>
    <w:rsid w:val="007B7679"/>
    <w:rPr>
      <w:rFonts w:ascii="Segoe UI" w:hAnsi="Segoe UI" w:cs="Segoe UI"/>
      <w:sz w:val="16"/>
      <w:szCs w:val="16"/>
      <w:lang w:eastAsia="en-US"/>
    </w:rPr>
  </w:style>
  <w:style w:type="paragraph" w:styleId="E-mailSignature">
    <w:name w:val="E-mail Signature"/>
    <w:basedOn w:val="Normal"/>
    <w:link w:val="E-mailSignatureChar"/>
    <w:rsid w:val="007B7679"/>
  </w:style>
  <w:style w:type="character" w:customStyle="1" w:styleId="E-mailSignatureChar">
    <w:name w:val="E-mail Signature Char"/>
    <w:link w:val="E-mailSignature"/>
    <w:rsid w:val="007B7679"/>
    <w:rPr>
      <w:lang w:eastAsia="en-US"/>
    </w:rPr>
  </w:style>
  <w:style w:type="paragraph" w:styleId="EndnoteText">
    <w:name w:val="endnote text"/>
    <w:basedOn w:val="Normal"/>
    <w:link w:val="EndnoteTextChar"/>
    <w:rsid w:val="007B7679"/>
  </w:style>
  <w:style w:type="character" w:customStyle="1" w:styleId="EndnoteTextChar">
    <w:name w:val="Endnote Text Char"/>
    <w:link w:val="EndnoteText"/>
    <w:rsid w:val="007B7679"/>
    <w:rPr>
      <w:lang w:eastAsia="en-US"/>
    </w:rPr>
  </w:style>
  <w:style w:type="paragraph" w:styleId="EnvelopeAddress">
    <w:name w:val="envelope address"/>
    <w:basedOn w:val="Normal"/>
    <w:rsid w:val="007B7679"/>
    <w:pPr>
      <w:framePr w:w="7920" w:h="1980" w:hRule="exact" w:hSpace="180" w:wrap="auto" w:hAnchor="page" w:xAlign="center" w:yAlign="bottom"/>
      <w:ind w:left="2880"/>
    </w:pPr>
    <w:rPr>
      <w:rFonts w:ascii="Calibri Light" w:hAnsi="Calibri Light"/>
      <w:sz w:val="24"/>
      <w:szCs w:val="24"/>
    </w:rPr>
  </w:style>
  <w:style w:type="paragraph" w:styleId="EnvelopeReturn">
    <w:name w:val="envelope return"/>
    <w:basedOn w:val="Normal"/>
    <w:rsid w:val="007B7679"/>
    <w:rPr>
      <w:rFonts w:ascii="Calibri Light" w:hAnsi="Calibri Light"/>
    </w:rPr>
  </w:style>
  <w:style w:type="paragraph" w:styleId="HTMLAddress">
    <w:name w:val="HTML Address"/>
    <w:basedOn w:val="Normal"/>
    <w:link w:val="HTMLAddressChar"/>
    <w:rsid w:val="007B7679"/>
    <w:rPr>
      <w:i/>
      <w:iCs/>
    </w:rPr>
  </w:style>
  <w:style w:type="character" w:customStyle="1" w:styleId="HTMLAddressChar">
    <w:name w:val="HTML Address Char"/>
    <w:link w:val="HTMLAddress"/>
    <w:rsid w:val="007B7679"/>
    <w:rPr>
      <w:i/>
      <w:iCs/>
      <w:lang w:eastAsia="en-US"/>
    </w:rPr>
  </w:style>
  <w:style w:type="paragraph" w:styleId="HTMLPreformatted">
    <w:name w:val="HTML Preformatted"/>
    <w:basedOn w:val="Normal"/>
    <w:link w:val="HTMLPreformattedChar"/>
    <w:rsid w:val="007B7679"/>
    <w:rPr>
      <w:rFonts w:ascii="Courier New" w:hAnsi="Courier New" w:cs="Courier New"/>
    </w:rPr>
  </w:style>
  <w:style w:type="character" w:customStyle="1" w:styleId="HTMLPreformattedChar">
    <w:name w:val="HTML Preformatted Char"/>
    <w:link w:val="HTMLPreformatted"/>
    <w:rsid w:val="007B7679"/>
    <w:rPr>
      <w:rFonts w:ascii="Courier New" w:hAnsi="Courier New" w:cs="Courier New"/>
      <w:lang w:eastAsia="en-US"/>
    </w:rPr>
  </w:style>
  <w:style w:type="paragraph" w:styleId="Index3">
    <w:name w:val="index 3"/>
    <w:basedOn w:val="Normal"/>
    <w:next w:val="Normal"/>
    <w:rsid w:val="007B7679"/>
    <w:pPr>
      <w:ind w:left="600" w:hanging="200"/>
    </w:pPr>
  </w:style>
  <w:style w:type="paragraph" w:styleId="Index4">
    <w:name w:val="index 4"/>
    <w:basedOn w:val="Normal"/>
    <w:next w:val="Normal"/>
    <w:rsid w:val="007B7679"/>
    <w:pPr>
      <w:ind w:left="800" w:hanging="200"/>
    </w:pPr>
  </w:style>
  <w:style w:type="paragraph" w:styleId="Index5">
    <w:name w:val="index 5"/>
    <w:basedOn w:val="Normal"/>
    <w:next w:val="Normal"/>
    <w:rsid w:val="007B7679"/>
    <w:pPr>
      <w:ind w:left="1000" w:hanging="200"/>
    </w:pPr>
  </w:style>
  <w:style w:type="paragraph" w:styleId="Index6">
    <w:name w:val="index 6"/>
    <w:basedOn w:val="Normal"/>
    <w:next w:val="Normal"/>
    <w:rsid w:val="007B7679"/>
    <w:pPr>
      <w:ind w:left="1200" w:hanging="200"/>
    </w:pPr>
  </w:style>
  <w:style w:type="paragraph" w:styleId="Index7">
    <w:name w:val="index 7"/>
    <w:basedOn w:val="Normal"/>
    <w:next w:val="Normal"/>
    <w:rsid w:val="007B7679"/>
    <w:pPr>
      <w:ind w:left="1400" w:hanging="200"/>
    </w:pPr>
  </w:style>
  <w:style w:type="paragraph" w:styleId="Index8">
    <w:name w:val="index 8"/>
    <w:basedOn w:val="Normal"/>
    <w:next w:val="Normal"/>
    <w:rsid w:val="007B7679"/>
    <w:pPr>
      <w:ind w:left="1600" w:hanging="200"/>
    </w:pPr>
  </w:style>
  <w:style w:type="paragraph" w:styleId="Index9">
    <w:name w:val="index 9"/>
    <w:basedOn w:val="Normal"/>
    <w:next w:val="Normal"/>
    <w:rsid w:val="007B7679"/>
    <w:pPr>
      <w:ind w:left="1800" w:hanging="200"/>
    </w:pPr>
  </w:style>
  <w:style w:type="paragraph" w:styleId="IndexHeading">
    <w:name w:val="index heading"/>
    <w:basedOn w:val="Normal"/>
    <w:next w:val="Index1"/>
    <w:rsid w:val="007B7679"/>
    <w:rPr>
      <w:rFonts w:ascii="Calibri Light" w:hAnsi="Calibri Light"/>
      <w:b/>
      <w:bCs/>
    </w:rPr>
  </w:style>
  <w:style w:type="paragraph" w:styleId="IntenseQuote">
    <w:name w:val="Intense Quote"/>
    <w:basedOn w:val="Normal"/>
    <w:next w:val="Normal"/>
    <w:link w:val="IntenseQuoteChar"/>
    <w:uiPriority w:val="30"/>
    <w:qFormat/>
    <w:rsid w:val="007B7679"/>
    <w:pPr>
      <w:pBdr>
        <w:top w:val="single" w:sz="4" w:space="10" w:color="4472C4"/>
        <w:bottom w:val="single" w:sz="4" w:space="10" w:color="4472C4"/>
      </w:pBdr>
      <w:spacing w:before="360" w:after="360"/>
      <w:ind w:left="864" w:right="864"/>
      <w:jc w:val="center"/>
    </w:pPr>
    <w:rPr>
      <w:i/>
      <w:iCs/>
      <w:color w:val="4472C4"/>
    </w:rPr>
  </w:style>
  <w:style w:type="character" w:customStyle="1" w:styleId="IntenseQuoteChar">
    <w:name w:val="Intense Quote Char"/>
    <w:link w:val="IntenseQuote"/>
    <w:uiPriority w:val="30"/>
    <w:rsid w:val="007B7679"/>
    <w:rPr>
      <w:i/>
      <w:iCs/>
      <w:color w:val="4472C4"/>
      <w:lang w:eastAsia="en-US"/>
    </w:rPr>
  </w:style>
  <w:style w:type="paragraph" w:styleId="ListContinue">
    <w:name w:val="List Continue"/>
    <w:basedOn w:val="Normal"/>
    <w:rsid w:val="007B7679"/>
    <w:pPr>
      <w:spacing w:after="120"/>
      <w:ind w:left="283"/>
      <w:contextualSpacing/>
    </w:pPr>
  </w:style>
  <w:style w:type="paragraph" w:styleId="ListContinue2">
    <w:name w:val="List Continue 2"/>
    <w:basedOn w:val="Normal"/>
    <w:rsid w:val="007B7679"/>
    <w:pPr>
      <w:spacing w:after="120"/>
      <w:ind w:left="566"/>
      <w:contextualSpacing/>
    </w:pPr>
  </w:style>
  <w:style w:type="paragraph" w:styleId="ListContinue3">
    <w:name w:val="List Continue 3"/>
    <w:basedOn w:val="Normal"/>
    <w:rsid w:val="007B7679"/>
    <w:pPr>
      <w:spacing w:after="120"/>
      <w:ind w:left="849"/>
      <w:contextualSpacing/>
    </w:pPr>
  </w:style>
  <w:style w:type="paragraph" w:styleId="ListContinue4">
    <w:name w:val="List Continue 4"/>
    <w:basedOn w:val="Normal"/>
    <w:rsid w:val="007B7679"/>
    <w:pPr>
      <w:spacing w:after="120"/>
      <w:ind w:left="1132"/>
      <w:contextualSpacing/>
    </w:pPr>
  </w:style>
  <w:style w:type="paragraph" w:styleId="ListContinue5">
    <w:name w:val="List Continue 5"/>
    <w:basedOn w:val="Normal"/>
    <w:rsid w:val="007B7679"/>
    <w:pPr>
      <w:spacing w:after="120"/>
      <w:ind w:left="1415"/>
      <w:contextualSpacing/>
    </w:pPr>
  </w:style>
  <w:style w:type="paragraph" w:styleId="ListNumber3">
    <w:name w:val="List Number 3"/>
    <w:basedOn w:val="Normal"/>
    <w:rsid w:val="007B7679"/>
    <w:pPr>
      <w:numPr>
        <w:numId w:val="18"/>
      </w:numPr>
      <w:contextualSpacing/>
    </w:pPr>
  </w:style>
  <w:style w:type="paragraph" w:styleId="ListNumber4">
    <w:name w:val="List Number 4"/>
    <w:basedOn w:val="Normal"/>
    <w:rsid w:val="007B7679"/>
    <w:pPr>
      <w:numPr>
        <w:numId w:val="19"/>
      </w:numPr>
      <w:contextualSpacing/>
    </w:pPr>
  </w:style>
  <w:style w:type="paragraph" w:styleId="ListNumber5">
    <w:name w:val="List Number 5"/>
    <w:basedOn w:val="Normal"/>
    <w:rsid w:val="007B7679"/>
    <w:pPr>
      <w:numPr>
        <w:numId w:val="20"/>
      </w:numPr>
      <w:contextualSpacing/>
    </w:pPr>
  </w:style>
  <w:style w:type="paragraph" w:styleId="MacroText">
    <w:name w:val="macro"/>
    <w:link w:val="MacroTextChar"/>
    <w:rsid w:val="007B7679"/>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180"/>
      <w:textAlignment w:val="baseline"/>
    </w:pPr>
    <w:rPr>
      <w:rFonts w:ascii="Courier New" w:hAnsi="Courier New" w:cs="Courier New"/>
      <w:lang w:eastAsia="en-US"/>
    </w:rPr>
  </w:style>
  <w:style w:type="character" w:customStyle="1" w:styleId="MacroTextChar">
    <w:name w:val="Macro Text Char"/>
    <w:link w:val="MacroText"/>
    <w:rsid w:val="007B7679"/>
    <w:rPr>
      <w:rFonts w:ascii="Courier New" w:hAnsi="Courier New" w:cs="Courier New"/>
      <w:lang w:eastAsia="en-US"/>
    </w:rPr>
  </w:style>
  <w:style w:type="paragraph" w:styleId="MessageHeader">
    <w:name w:val="Message Header"/>
    <w:basedOn w:val="Normal"/>
    <w:link w:val="MessageHeaderChar"/>
    <w:rsid w:val="007B7679"/>
    <w:pPr>
      <w:pBdr>
        <w:top w:val="single" w:sz="6" w:space="1" w:color="auto"/>
        <w:left w:val="single" w:sz="6" w:space="1" w:color="auto"/>
        <w:bottom w:val="single" w:sz="6" w:space="1" w:color="auto"/>
        <w:right w:val="single" w:sz="6" w:space="1" w:color="auto"/>
      </w:pBdr>
      <w:shd w:val="pct20" w:color="auto" w:fill="auto"/>
      <w:ind w:left="1134" w:hanging="1134"/>
    </w:pPr>
    <w:rPr>
      <w:rFonts w:ascii="Calibri Light" w:hAnsi="Calibri Light"/>
      <w:sz w:val="24"/>
      <w:szCs w:val="24"/>
    </w:rPr>
  </w:style>
  <w:style w:type="character" w:customStyle="1" w:styleId="MessageHeaderChar">
    <w:name w:val="Message Header Char"/>
    <w:link w:val="MessageHeader"/>
    <w:rsid w:val="007B7679"/>
    <w:rPr>
      <w:rFonts w:ascii="Calibri Light" w:hAnsi="Calibri Light"/>
      <w:sz w:val="24"/>
      <w:szCs w:val="24"/>
      <w:shd w:val="pct20" w:color="auto" w:fill="auto"/>
      <w:lang w:eastAsia="en-US"/>
    </w:rPr>
  </w:style>
  <w:style w:type="paragraph" w:styleId="NoSpacing">
    <w:name w:val="No Spacing"/>
    <w:uiPriority w:val="1"/>
    <w:qFormat/>
    <w:rsid w:val="007B7679"/>
    <w:pPr>
      <w:overflowPunct w:val="0"/>
      <w:autoSpaceDE w:val="0"/>
      <w:autoSpaceDN w:val="0"/>
      <w:adjustRightInd w:val="0"/>
      <w:textAlignment w:val="baseline"/>
    </w:pPr>
    <w:rPr>
      <w:lang w:eastAsia="en-US"/>
    </w:rPr>
  </w:style>
  <w:style w:type="paragraph" w:styleId="NormalWeb">
    <w:name w:val="Normal (Web)"/>
    <w:basedOn w:val="Normal"/>
    <w:rsid w:val="007B7679"/>
    <w:rPr>
      <w:sz w:val="24"/>
      <w:szCs w:val="24"/>
    </w:rPr>
  </w:style>
  <w:style w:type="paragraph" w:styleId="NormalIndent">
    <w:name w:val="Normal Indent"/>
    <w:basedOn w:val="Normal"/>
    <w:rsid w:val="007B7679"/>
    <w:pPr>
      <w:ind w:left="720"/>
    </w:pPr>
  </w:style>
  <w:style w:type="paragraph" w:styleId="NoteHeading">
    <w:name w:val="Note Heading"/>
    <w:basedOn w:val="Normal"/>
    <w:next w:val="Normal"/>
    <w:link w:val="NoteHeadingChar"/>
    <w:rsid w:val="007B7679"/>
  </w:style>
  <w:style w:type="character" w:customStyle="1" w:styleId="NoteHeadingChar">
    <w:name w:val="Note Heading Char"/>
    <w:link w:val="NoteHeading"/>
    <w:rsid w:val="007B7679"/>
    <w:rPr>
      <w:lang w:eastAsia="en-US"/>
    </w:rPr>
  </w:style>
  <w:style w:type="paragraph" w:styleId="PlainText">
    <w:name w:val="Plain Text"/>
    <w:basedOn w:val="Normal"/>
    <w:link w:val="PlainTextChar"/>
    <w:rsid w:val="007B7679"/>
    <w:rPr>
      <w:rFonts w:ascii="Courier New" w:hAnsi="Courier New" w:cs="Courier New"/>
    </w:rPr>
  </w:style>
  <w:style w:type="character" w:customStyle="1" w:styleId="PlainTextChar">
    <w:name w:val="Plain Text Char"/>
    <w:link w:val="PlainText"/>
    <w:rsid w:val="007B7679"/>
    <w:rPr>
      <w:rFonts w:ascii="Courier New" w:hAnsi="Courier New" w:cs="Courier New"/>
      <w:lang w:eastAsia="en-US"/>
    </w:rPr>
  </w:style>
  <w:style w:type="paragraph" w:styleId="Quote">
    <w:name w:val="Quote"/>
    <w:basedOn w:val="Normal"/>
    <w:next w:val="Normal"/>
    <w:link w:val="QuoteChar"/>
    <w:uiPriority w:val="29"/>
    <w:qFormat/>
    <w:rsid w:val="007B7679"/>
    <w:pPr>
      <w:spacing w:before="200" w:after="160"/>
      <w:ind w:left="864" w:right="864"/>
      <w:jc w:val="center"/>
    </w:pPr>
    <w:rPr>
      <w:i/>
      <w:iCs/>
      <w:color w:val="404040"/>
    </w:rPr>
  </w:style>
  <w:style w:type="character" w:customStyle="1" w:styleId="QuoteChar">
    <w:name w:val="Quote Char"/>
    <w:link w:val="Quote"/>
    <w:uiPriority w:val="29"/>
    <w:rsid w:val="007B7679"/>
    <w:rPr>
      <w:i/>
      <w:iCs/>
      <w:color w:val="404040"/>
      <w:lang w:eastAsia="en-US"/>
    </w:rPr>
  </w:style>
  <w:style w:type="paragraph" w:styleId="Salutation">
    <w:name w:val="Salutation"/>
    <w:basedOn w:val="Normal"/>
    <w:next w:val="Normal"/>
    <w:link w:val="SalutationChar"/>
    <w:rsid w:val="007B7679"/>
  </w:style>
  <w:style w:type="character" w:customStyle="1" w:styleId="SalutationChar">
    <w:name w:val="Salutation Char"/>
    <w:link w:val="Salutation"/>
    <w:rsid w:val="007B7679"/>
    <w:rPr>
      <w:lang w:eastAsia="en-US"/>
    </w:rPr>
  </w:style>
  <w:style w:type="paragraph" w:styleId="Signature">
    <w:name w:val="Signature"/>
    <w:basedOn w:val="Normal"/>
    <w:link w:val="SignatureChar"/>
    <w:rsid w:val="007B7679"/>
    <w:pPr>
      <w:ind w:left="4252"/>
    </w:pPr>
  </w:style>
  <w:style w:type="character" w:customStyle="1" w:styleId="SignatureChar">
    <w:name w:val="Signature Char"/>
    <w:link w:val="Signature"/>
    <w:rsid w:val="007B7679"/>
    <w:rPr>
      <w:lang w:eastAsia="en-US"/>
    </w:rPr>
  </w:style>
  <w:style w:type="paragraph" w:styleId="Subtitle">
    <w:name w:val="Subtitle"/>
    <w:basedOn w:val="Normal"/>
    <w:next w:val="Normal"/>
    <w:link w:val="SubtitleChar"/>
    <w:qFormat/>
    <w:rsid w:val="007B7679"/>
    <w:pPr>
      <w:spacing w:after="60"/>
      <w:jc w:val="center"/>
      <w:outlineLvl w:val="1"/>
    </w:pPr>
    <w:rPr>
      <w:rFonts w:ascii="Calibri Light" w:hAnsi="Calibri Light"/>
      <w:sz w:val="24"/>
      <w:szCs w:val="24"/>
    </w:rPr>
  </w:style>
  <w:style w:type="character" w:customStyle="1" w:styleId="SubtitleChar">
    <w:name w:val="Subtitle Char"/>
    <w:link w:val="Subtitle"/>
    <w:rsid w:val="007B7679"/>
    <w:rPr>
      <w:rFonts w:ascii="Calibri Light" w:hAnsi="Calibri Light"/>
      <w:sz w:val="24"/>
      <w:szCs w:val="24"/>
      <w:lang w:eastAsia="en-US"/>
    </w:rPr>
  </w:style>
  <w:style w:type="paragraph" w:styleId="TableofAuthorities">
    <w:name w:val="table of authorities"/>
    <w:basedOn w:val="Normal"/>
    <w:next w:val="Normal"/>
    <w:rsid w:val="007B7679"/>
    <w:pPr>
      <w:ind w:left="200" w:hanging="200"/>
    </w:pPr>
  </w:style>
  <w:style w:type="paragraph" w:styleId="TableofFigures">
    <w:name w:val="table of figures"/>
    <w:basedOn w:val="Normal"/>
    <w:next w:val="Normal"/>
    <w:rsid w:val="007B7679"/>
  </w:style>
  <w:style w:type="paragraph" w:styleId="Title">
    <w:name w:val="Title"/>
    <w:basedOn w:val="Normal"/>
    <w:next w:val="Normal"/>
    <w:link w:val="TitleChar"/>
    <w:qFormat/>
    <w:rsid w:val="007B7679"/>
    <w:pPr>
      <w:spacing w:before="240" w:after="60"/>
      <w:jc w:val="center"/>
      <w:outlineLvl w:val="0"/>
    </w:pPr>
    <w:rPr>
      <w:rFonts w:ascii="Calibri Light" w:hAnsi="Calibri Light"/>
      <w:b/>
      <w:bCs/>
      <w:kern w:val="28"/>
      <w:sz w:val="32"/>
      <w:szCs w:val="32"/>
    </w:rPr>
  </w:style>
  <w:style w:type="character" w:customStyle="1" w:styleId="TitleChar">
    <w:name w:val="Title Char"/>
    <w:link w:val="Title"/>
    <w:rsid w:val="007B7679"/>
    <w:rPr>
      <w:rFonts w:ascii="Calibri Light" w:hAnsi="Calibri Light"/>
      <w:b/>
      <w:bCs/>
      <w:kern w:val="28"/>
      <w:sz w:val="32"/>
      <w:szCs w:val="32"/>
      <w:lang w:eastAsia="en-US"/>
    </w:rPr>
  </w:style>
  <w:style w:type="paragraph" w:styleId="TOAHeading">
    <w:name w:val="toa heading"/>
    <w:basedOn w:val="Normal"/>
    <w:next w:val="Normal"/>
    <w:rsid w:val="007B7679"/>
    <w:pPr>
      <w:spacing w:before="120"/>
    </w:pPr>
    <w:rPr>
      <w:rFonts w:ascii="Calibri Light" w:hAnsi="Calibri Light"/>
      <w:b/>
      <w:bCs/>
      <w:sz w:val="24"/>
      <w:szCs w:val="24"/>
    </w:rPr>
  </w:style>
  <w:style w:type="paragraph" w:styleId="TOCHeading">
    <w:name w:val="TOC Heading"/>
    <w:basedOn w:val="Heading1"/>
    <w:next w:val="Normal"/>
    <w:uiPriority w:val="39"/>
    <w:semiHidden/>
    <w:unhideWhenUsed/>
    <w:qFormat/>
    <w:rsid w:val="007B7679"/>
    <w:pPr>
      <w:keepLines w:val="0"/>
      <w:pBdr>
        <w:top w:val="none" w:sz="0" w:space="0" w:color="auto"/>
      </w:pBdr>
      <w:spacing w:after="60"/>
      <w:ind w:left="0" w:firstLine="0"/>
      <w:outlineLvl w:val="9"/>
    </w:pPr>
    <w:rPr>
      <w:rFonts w:ascii="Calibri Light" w:hAnsi="Calibri Light"/>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746166">
      <w:bodyDiv w:val="1"/>
      <w:marLeft w:val="0"/>
      <w:marRight w:val="0"/>
      <w:marTop w:val="0"/>
      <w:marBottom w:val="0"/>
      <w:divBdr>
        <w:top w:val="none" w:sz="0" w:space="0" w:color="auto"/>
        <w:left w:val="none" w:sz="0" w:space="0" w:color="auto"/>
        <w:bottom w:val="none" w:sz="0" w:space="0" w:color="auto"/>
        <w:right w:val="none" w:sz="0" w:space="0" w:color="auto"/>
      </w:divBdr>
    </w:div>
    <w:div w:id="191296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oleObject" Target="embeddings/oleObject1.bin"/><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nosoveri\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616A4-DB16-4FB4-87E2-A55D2715F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0</TotalTime>
  <Pages>3</Pages>
  <Words>5389</Words>
  <Characters>30723</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3GPP TS ab.cde</vt:lpstr>
    </vt:vector>
  </TitlesOfParts>
  <Company>ETSI</Company>
  <LinksUpToDate>false</LinksUpToDate>
  <CharactersWithSpaces>36040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3GPP TS ab.cde</dc:title>
  <dc:subject>&lt;Title 1; Title 2&gt; (Release 14 | 13 |12)</dc:subject>
  <dc:creator>MCC Support</dc:creator>
  <cp:keywords>&lt;keyword[, keyword, ]&gt;</cp:keywords>
  <cp:lastModifiedBy>35.240_CR0002_(Rel-20)_TEI20</cp:lastModifiedBy>
  <cp:revision>2</cp:revision>
  <cp:lastPrinted>2019-10-16T06:57:00Z</cp:lastPrinted>
  <dcterms:created xsi:type="dcterms:W3CDTF">2026-09-28T14:00:00Z</dcterms:created>
  <dcterms:modified xsi:type="dcterms:W3CDTF">2026-09-28T14:00:00Z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_SA">
    <vt:lpwstr>C:\Users\rajvel\Desktop\SA3#92\Contributions\SCAS\Reference\S3-18hhh_Skeleton TS 33.514_draft_v2.doc</vt:lpwstr>
  </property>
  <property fmtid="{D5CDD505-2E9C-101B-9397-08002B2CF9AE}" pid="3" name="MCCCRsImpl1">
    <vt:lpwstr>21%33.514%Rel-19%0034%33.514%Rel-20%0036%33.514%Rel-20%0037%33.514%Rel-20%0038%33.514%Rel-20%0039%33.514%Rel-20%0040%33.514%Rel-20%0041%33.514%Rel-20%0042%</vt:lpwstr>
  </property>
  <property fmtid="{D5CDD505-2E9C-101B-9397-08002B2CF9AE}" pid="4" name="MCCCRsImpl0">
    <vt:lpwstr>21%33.514%Rel-19%0024%33.514%Rel-19%0027%33.514%Rel-19%0030%33.514%Rel-19%0002%</vt:lpwstr>
  </property>
</Properties>
</file>