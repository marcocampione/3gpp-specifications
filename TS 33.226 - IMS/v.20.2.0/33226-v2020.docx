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31" w:type="dxa"/>
        <w:tblInd w:w="-108" w:type="dxa"/>
        <w:tblLook w:val="04A0" w:firstRow="1" w:lastRow="0" w:firstColumn="1" w:lastColumn="0" w:noHBand="0" w:noVBand="1"/>
      </w:tblPr>
      <w:tblGrid>
        <w:gridCol w:w="108"/>
        <w:gridCol w:w="4775"/>
        <w:gridCol w:w="108"/>
        <w:gridCol w:w="5432"/>
        <w:gridCol w:w="108"/>
      </w:tblGrid>
      <w:tr w:rsidR="0038038D" w:rsidRPr="00044AFD" w14:paraId="14C20601" w14:textId="77777777" w:rsidTr="00D32FDC">
        <w:trPr>
          <w:gridBefore w:val="1"/>
          <w:wBefore w:w="108" w:type="dxa"/>
        </w:trPr>
        <w:tc>
          <w:tcPr>
            <w:tcW w:w="10423" w:type="dxa"/>
            <w:gridSpan w:val="4"/>
          </w:tcPr>
          <w:p w14:paraId="12DF1F57" w14:textId="03B1C6BE" w:rsidR="0038038D" w:rsidRPr="00044AFD" w:rsidRDefault="0038038D" w:rsidP="00236DBC">
            <w:pPr>
              <w:pStyle w:val="ZA"/>
              <w:framePr w:w="0" w:hRule="auto" w:wrap="auto" w:vAnchor="margin" w:hAnchor="text" w:yAlign="inline"/>
              <w:rPr>
                <w:noProof w:val="0"/>
              </w:rPr>
            </w:pPr>
            <w:bookmarkStart w:id="0" w:name="page1"/>
            <w:r w:rsidRPr="00044AFD">
              <w:rPr>
                <w:noProof w:val="0"/>
                <w:sz w:val="64"/>
              </w:rPr>
              <w:t xml:space="preserve">3GPP </w:t>
            </w:r>
            <w:bookmarkStart w:id="1" w:name="specType1"/>
            <w:r w:rsidRPr="00044AFD">
              <w:rPr>
                <w:noProof w:val="0"/>
                <w:sz w:val="64"/>
              </w:rPr>
              <w:t>TS</w:t>
            </w:r>
            <w:bookmarkEnd w:id="1"/>
            <w:r w:rsidRPr="00044AFD">
              <w:rPr>
                <w:noProof w:val="0"/>
                <w:sz w:val="64"/>
              </w:rPr>
              <w:t xml:space="preserve"> </w:t>
            </w:r>
            <w:bookmarkStart w:id="2" w:name="specNumber"/>
            <w:r w:rsidRPr="00044AFD">
              <w:rPr>
                <w:noProof w:val="0"/>
                <w:sz w:val="64"/>
              </w:rPr>
              <w:t>33.</w:t>
            </w:r>
            <w:bookmarkEnd w:id="2"/>
            <w:r w:rsidRPr="00044AFD">
              <w:rPr>
                <w:noProof w:val="0"/>
                <w:sz w:val="64"/>
              </w:rPr>
              <w:t xml:space="preserve">226 </w:t>
            </w:r>
            <w:r w:rsidR="00684169" w:rsidRPr="00044AFD">
              <w:rPr>
                <w:noProof w:val="0"/>
              </w:rPr>
              <w:t>V</w:t>
            </w:r>
            <w:r w:rsidR="0092373D">
              <w:rPr>
                <w:noProof w:val="0"/>
              </w:rPr>
              <w:t>20.2.0</w:t>
            </w:r>
            <w:r w:rsidRPr="00044AFD">
              <w:rPr>
                <w:noProof w:val="0"/>
              </w:rPr>
              <w:t xml:space="preserve"> </w:t>
            </w:r>
            <w:r w:rsidRPr="00044AFD">
              <w:rPr>
                <w:noProof w:val="0"/>
                <w:sz w:val="32"/>
              </w:rPr>
              <w:t>(</w:t>
            </w:r>
            <w:r w:rsidR="0092373D">
              <w:rPr>
                <w:noProof w:val="0"/>
                <w:sz w:val="32"/>
              </w:rPr>
              <w:t>2026-09</w:t>
            </w:r>
            <w:r w:rsidRPr="00044AFD">
              <w:rPr>
                <w:noProof w:val="0"/>
                <w:sz w:val="32"/>
              </w:rPr>
              <w:t>)</w:t>
            </w:r>
          </w:p>
        </w:tc>
      </w:tr>
      <w:tr w:rsidR="0038038D" w:rsidRPr="00044AFD" w14:paraId="5FE36407" w14:textId="77777777" w:rsidTr="00D32FDC">
        <w:trPr>
          <w:gridBefore w:val="1"/>
          <w:wBefore w:w="108" w:type="dxa"/>
          <w:trHeight w:hRule="exact" w:val="1134"/>
        </w:trPr>
        <w:tc>
          <w:tcPr>
            <w:tcW w:w="10423" w:type="dxa"/>
            <w:gridSpan w:val="4"/>
          </w:tcPr>
          <w:p w14:paraId="726D0D15" w14:textId="77777777" w:rsidR="0038038D" w:rsidRPr="00044AFD" w:rsidRDefault="0038038D" w:rsidP="0038038D">
            <w:pPr>
              <w:pStyle w:val="ZB"/>
              <w:framePr w:w="0" w:hRule="auto" w:wrap="auto" w:vAnchor="margin" w:hAnchor="text" w:yAlign="inline"/>
              <w:rPr>
                <w:noProof w:val="0"/>
              </w:rPr>
            </w:pPr>
            <w:r w:rsidRPr="00044AFD">
              <w:rPr>
                <w:noProof w:val="0"/>
              </w:rPr>
              <w:t xml:space="preserve">Technical </w:t>
            </w:r>
            <w:bookmarkStart w:id="3" w:name="spectype2"/>
            <w:r w:rsidRPr="00044AFD">
              <w:rPr>
                <w:noProof w:val="0"/>
              </w:rPr>
              <w:t>Specification</w:t>
            </w:r>
            <w:bookmarkEnd w:id="3"/>
          </w:p>
          <w:p w14:paraId="5C9BCBB9" w14:textId="77777777" w:rsidR="0038038D" w:rsidRPr="00044AFD" w:rsidRDefault="0038038D" w:rsidP="0038038D">
            <w:r w:rsidRPr="00044AFD">
              <w:t xml:space="preserve"> </w:t>
            </w:r>
            <w:r w:rsidRPr="00044AFD">
              <w:br/>
            </w:r>
            <w:r w:rsidRPr="00044AFD">
              <w:br/>
            </w:r>
          </w:p>
        </w:tc>
      </w:tr>
      <w:tr w:rsidR="0038038D" w:rsidRPr="00044AFD" w14:paraId="431673A9" w14:textId="77777777" w:rsidTr="00D32FDC">
        <w:trPr>
          <w:gridBefore w:val="1"/>
          <w:wBefore w:w="108" w:type="dxa"/>
          <w:trHeight w:hRule="exact" w:val="3686"/>
        </w:trPr>
        <w:tc>
          <w:tcPr>
            <w:tcW w:w="10423" w:type="dxa"/>
            <w:gridSpan w:val="4"/>
          </w:tcPr>
          <w:p w14:paraId="318148FF" w14:textId="77777777" w:rsidR="0038038D" w:rsidRPr="00044AFD" w:rsidRDefault="0038038D" w:rsidP="0038038D">
            <w:pPr>
              <w:pStyle w:val="ZT"/>
              <w:framePr w:wrap="auto" w:hAnchor="text" w:yAlign="inline"/>
            </w:pPr>
            <w:r w:rsidRPr="00044AFD">
              <w:t>3rd Generation Partnership Project;</w:t>
            </w:r>
          </w:p>
          <w:p w14:paraId="47DA1A0E" w14:textId="77777777" w:rsidR="0038038D" w:rsidRPr="00044AFD" w:rsidRDefault="0038038D" w:rsidP="0038038D">
            <w:pPr>
              <w:pStyle w:val="ZT"/>
              <w:framePr w:wrap="auto" w:hAnchor="text" w:yAlign="inline"/>
            </w:pPr>
            <w:r w:rsidRPr="00044AFD">
              <w:t xml:space="preserve">Technical Specification Group </w:t>
            </w:r>
            <w:bookmarkStart w:id="4" w:name="specTitle"/>
            <w:r w:rsidRPr="00044AFD">
              <w:t>Services and System Aspects;</w:t>
            </w:r>
          </w:p>
          <w:p w14:paraId="15266680" w14:textId="77777777" w:rsidR="0038038D" w:rsidRPr="00044AFD" w:rsidRDefault="0038038D" w:rsidP="0038038D">
            <w:pPr>
              <w:pStyle w:val="ZT"/>
              <w:framePr w:wrap="auto" w:hAnchor="text" w:yAlign="inline"/>
            </w:pPr>
            <w:r w:rsidRPr="00044AFD">
              <w:t>Security assurance for IP Multimedia Subsystem (IMS)</w:t>
            </w:r>
            <w:bookmarkEnd w:id="4"/>
          </w:p>
          <w:p w14:paraId="7D37070D" w14:textId="5E0A4A47" w:rsidR="0038038D" w:rsidRPr="00044AFD" w:rsidRDefault="0038038D" w:rsidP="0038038D">
            <w:pPr>
              <w:pStyle w:val="ZT"/>
              <w:framePr w:wrap="auto" w:hAnchor="text" w:yAlign="inline"/>
              <w:rPr>
                <w:i/>
                <w:sz w:val="28"/>
              </w:rPr>
            </w:pPr>
            <w:r w:rsidRPr="00044AFD">
              <w:t>(</w:t>
            </w:r>
            <w:r w:rsidRPr="00044AFD">
              <w:rPr>
                <w:rStyle w:val="ZGSM"/>
              </w:rPr>
              <w:t>Release</w:t>
            </w:r>
            <w:r w:rsidR="00900C49">
              <w:rPr>
                <w:rStyle w:val="ZGSM"/>
              </w:rPr>
              <w:t xml:space="preserve"> </w:t>
            </w:r>
            <w:r w:rsidR="00684169">
              <w:rPr>
                <w:rStyle w:val="ZGSM"/>
              </w:rPr>
              <w:t>20</w:t>
            </w:r>
            <w:r w:rsidRPr="00044AFD">
              <w:t>)</w:t>
            </w:r>
          </w:p>
        </w:tc>
      </w:tr>
      <w:tr w:rsidR="00BF128E" w:rsidRPr="00044AFD" w14:paraId="2E9F79AE" w14:textId="77777777" w:rsidTr="00D32FDC">
        <w:trPr>
          <w:gridBefore w:val="1"/>
          <w:wBefore w:w="108" w:type="dxa"/>
        </w:trPr>
        <w:tc>
          <w:tcPr>
            <w:tcW w:w="10423" w:type="dxa"/>
            <w:gridSpan w:val="4"/>
          </w:tcPr>
          <w:p w14:paraId="4F5FF0A3" w14:textId="77777777" w:rsidR="00BF128E" w:rsidRPr="00044AFD" w:rsidRDefault="00BF128E" w:rsidP="00133525">
            <w:pPr>
              <w:pStyle w:val="ZU"/>
              <w:framePr w:w="0" w:wrap="auto" w:vAnchor="margin" w:hAnchor="text" w:yAlign="inline"/>
              <w:tabs>
                <w:tab w:val="right" w:pos="10206"/>
              </w:tabs>
              <w:jc w:val="left"/>
              <w:rPr>
                <w:noProof w:val="0"/>
                <w:color w:val="0000FF"/>
              </w:rPr>
            </w:pPr>
            <w:r w:rsidRPr="00044AFD">
              <w:rPr>
                <w:noProof w:val="0"/>
                <w:color w:val="0000FF"/>
              </w:rPr>
              <w:tab/>
            </w:r>
          </w:p>
        </w:tc>
      </w:tr>
      <w:tr w:rsidR="00D57972" w:rsidRPr="00044AFD" w14:paraId="104675F9" w14:textId="77777777" w:rsidTr="00D32FDC">
        <w:trPr>
          <w:gridBefore w:val="1"/>
          <w:wBefore w:w="108" w:type="dxa"/>
          <w:trHeight w:hRule="exact" w:val="70"/>
        </w:trPr>
        <w:tc>
          <w:tcPr>
            <w:tcW w:w="4883" w:type="dxa"/>
            <w:gridSpan w:val="2"/>
          </w:tcPr>
          <w:p w14:paraId="370BC13B" w14:textId="77777777" w:rsidR="00D57972" w:rsidRPr="00044AFD" w:rsidRDefault="00D57972"/>
        </w:tc>
        <w:tc>
          <w:tcPr>
            <w:tcW w:w="5540" w:type="dxa"/>
            <w:gridSpan w:val="2"/>
          </w:tcPr>
          <w:p w14:paraId="5900D70A" w14:textId="77777777" w:rsidR="00D57972" w:rsidRPr="00044AFD" w:rsidRDefault="00D57972" w:rsidP="00133525">
            <w:pPr>
              <w:jc w:val="right"/>
            </w:pPr>
          </w:p>
        </w:tc>
      </w:tr>
      <w:bookmarkStart w:id="5" w:name="_MON_1684549432"/>
      <w:bookmarkEnd w:id="5"/>
      <w:tr w:rsidR="00D32FDC" w14:paraId="48196FC9" w14:textId="77777777" w:rsidTr="00D32FDC">
        <w:trPr>
          <w:gridAfter w:val="1"/>
          <w:wAfter w:w="108" w:type="dxa"/>
          <w:trHeight w:hRule="exact" w:val="1531"/>
        </w:trPr>
        <w:tc>
          <w:tcPr>
            <w:tcW w:w="4883" w:type="dxa"/>
            <w:gridSpan w:val="2"/>
          </w:tcPr>
          <w:p w14:paraId="31BC221C" w14:textId="098A887F" w:rsidR="00D32FDC" w:rsidRDefault="00AF61A4" w:rsidP="0077754F">
            <w:r w:rsidRPr="00AF61A4">
              <w:rPr>
                <w:i/>
                <w:noProof/>
                <w:lang w:val="en-US" w:eastAsia="zh-CN"/>
              </w:rPr>
              <w:object w:dxaOrig="2026" w:dyaOrig="1251" w14:anchorId="7476B8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75pt;height:62.25pt" o:ole="">
                  <v:imagedata r:id="rId9" o:title=""/>
                </v:shape>
                <o:OLEObject Type="Embed" ProgID="Word.Picture.8" ShapeID="_x0000_i1025" DrawAspect="Content" ObjectID="_1852116890" r:id="rId10"/>
              </w:object>
            </w:r>
          </w:p>
        </w:tc>
        <w:tc>
          <w:tcPr>
            <w:tcW w:w="5540" w:type="dxa"/>
            <w:gridSpan w:val="2"/>
          </w:tcPr>
          <w:p w14:paraId="197567BD" w14:textId="77777777" w:rsidR="00D32FDC" w:rsidRDefault="00D32FDC" w:rsidP="0077754F">
            <w:pPr>
              <w:jc w:val="right"/>
            </w:pPr>
            <w:bookmarkStart w:id="6" w:name="logos"/>
            <w:r>
              <w:rPr>
                <w:noProof/>
                <w:lang w:val="en-US" w:eastAsia="zh-CN"/>
              </w:rPr>
              <w:drawing>
                <wp:inline distT="0" distB="0" distL="0" distR="0" wp14:anchorId="478B25A2" wp14:editId="402F9CA1">
                  <wp:extent cx="1625600" cy="952500"/>
                  <wp:effectExtent l="19050" t="0" r="0" b="0"/>
                  <wp:docPr id="4" name="图片 2" descr="3GPP-logo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GPP-logo_web"/>
                          <pic:cNvPicPr>
                            <a:picLocks noChangeAspect="1" noChangeArrowheads="1"/>
                          </pic:cNvPicPr>
                        </pic:nvPicPr>
                        <pic:blipFill>
                          <a:blip r:embed="rId11" cstate="print"/>
                          <a:srcRect/>
                          <a:stretch>
                            <a:fillRect/>
                          </a:stretch>
                        </pic:blipFill>
                        <pic:spPr>
                          <a:xfrm>
                            <a:off x="0" y="0"/>
                            <a:ext cx="1625600" cy="952500"/>
                          </a:xfrm>
                          <a:prstGeom prst="rect">
                            <a:avLst/>
                          </a:prstGeom>
                          <a:noFill/>
                          <a:ln w="9525">
                            <a:noFill/>
                            <a:miter lim="800000"/>
                            <a:headEnd/>
                            <a:tailEnd/>
                          </a:ln>
                        </pic:spPr>
                      </pic:pic>
                    </a:graphicData>
                  </a:graphic>
                </wp:inline>
              </w:drawing>
            </w:r>
            <w:bookmarkEnd w:id="6"/>
          </w:p>
        </w:tc>
      </w:tr>
      <w:tr w:rsidR="00C074DD" w:rsidRPr="00044AFD" w14:paraId="203D4E19" w14:textId="77777777" w:rsidTr="00D32FDC">
        <w:trPr>
          <w:gridBefore w:val="1"/>
          <w:wBefore w:w="108" w:type="dxa"/>
          <w:trHeight w:hRule="exact" w:val="1531"/>
        </w:trPr>
        <w:tc>
          <w:tcPr>
            <w:tcW w:w="4883" w:type="dxa"/>
            <w:gridSpan w:val="2"/>
          </w:tcPr>
          <w:p w14:paraId="7A28950A" w14:textId="0D76FCF7" w:rsidR="00C074DD" w:rsidRPr="00044AFD" w:rsidRDefault="00C074DD" w:rsidP="00C074DD">
            <w:pPr>
              <w:rPr>
                <w:i/>
              </w:rPr>
            </w:pPr>
          </w:p>
        </w:tc>
        <w:tc>
          <w:tcPr>
            <w:tcW w:w="5540" w:type="dxa"/>
            <w:gridSpan w:val="2"/>
          </w:tcPr>
          <w:p w14:paraId="01EA9AB2" w14:textId="28D34A1A" w:rsidR="00C074DD" w:rsidRPr="00044AFD" w:rsidRDefault="00C074DD" w:rsidP="00C074DD">
            <w:pPr>
              <w:jc w:val="right"/>
            </w:pPr>
          </w:p>
        </w:tc>
      </w:tr>
      <w:tr w:rsidR="00C074DD" w:rsidRPr="00044AFD" w14:paraId="149183CE" w14:textId="77777777" w:rsidTr="00D32FDC">
        <w:trPr>
          <w:gridBefore w:val="1"/>
          <w:wBefore w:w="108" w:type="dxa"/>
          <w:trHeight w:hRule="exact" w:val="1531"/>
        </w:trPr>
        <w:tc>
          <w:tcPr>
            <w:tcW w:w="4883" w:type="dxa"/>
            <w:gridSpan w:val="2"/>
          </w:tcPr>
          <w:p w14:paraId="6AE9C7BC" w14:textId="77777777" w:rsidR="00C074DD" w:rsidRPr="00044AFD" w:rsidRDefault="00C074DD" w:rsidP="00C074DD">
            <w:pPr>
              <w:rPr>
                <w:i/>
              </w:rPr>
            </w:pPr>
          </w:p>
        </w:tc>
        <w:tc>
          <w:tcPr>
            <w:tcW w:w="5540" w:type="dxa"/>
            <w:gridSpan w:val="2"/>
          </w:tcPr>
          <w:p w14:paraId="25A0600C" w14:textId="77777777" w:rsidR="00C074DD" w:rsidRPr="00044AFD" w:rsidRDefault="00C074DD" w:rsidP="00C074DD">
            <w:pPr>
              <w:jc w:val="right"/>
            </w:pPr>
          </w:p>
        </w:tc>
      </w:tr>
      <w:tr w:rsidR="00C074DD" w:rsidRPr="00044AFD" w14:paraId="045BAC1D" w14:textId="77777777" w:rsidTr="00D32FDC">
        <w:trPr>
          <w:gridBefore w:val="1"/>
          <w:wBefore w:w="108" w:type="dxa"/>
          <w:trHeight w:hRule="exact" w:val="1531"/>
        </w:trPr>
        <w:tc>
          <w:tcPr>
            <w:tcW w:w="4883" w:type="dxa"/>
            <w:gridSpan w:val="2"/>
          </w:tcPr>
          <w:p w14:paraId="2D7A2857" w14:textId="77777777" w:rsidR="00C074DD" w:rsidRPr="00044AFD" w:rsidRDefault="00C074DD" w:rsidP="00C074DD">
            <w:pPr>
              <w:rPr>
                <w:i/>
              </w:rPr>
            </w:pPr>
          </w:p>
        </w:tc>
        <w:tc>
          <w:tcPr>
            <w:tcW w:w="5540" w:type="dxa"/>
            <w:gridSpan w:val="2"/>
          </w:tcPr>
          <w:p w14:paraId="426A556A" w14:textId="77777777" w:rsidR="00C074DD" w:rsidRPr="00044AFD" w:rsidRDefault="00C074DD" w:rsidP="00C074DD">
            <w:pPr>
              <w:jc w:val="right"/>
            </w:pPr>
          </w:p>
        </w:tc>
      </w:tr>
      <w:tr w:rsidR="00C074DD" w:rsidRPr="00044AFD" w14:paraId="64F98E48" w14:textId="77777777" w:rsidTr="00D32FDC">
        <w:trPr>
          <w:gridBefore w:val="1"/>
          <w:wBefore w:w="108" w:type="dxa"/>
          <w:trHeight w:hRule="exact" w:val="74"/>
        </w:trPr>
        <w:tc>
          <w:tcPr>
            <w:tcW w:w="4883" w:type="dxa"/>
            <w:gridSpan w:val="2"/>
          </w:tcPr>
          <w:p w14:paraId="4BE67787" w14:textId="77777777" w:rsidR="00C074DD" w:rsidRPr="00044AFD" w:rsidRDefault="00C074DD" w:rsidP="00C074DD">
            <w:pPr>
              <w:rPr>
                <w:i/>
              </w:rPr>
            </w:pPr>
          </w:p>
        </w:tc>
        <w:tc>
          <w:tcPr>
            <w:tcW w:w="5540" w:type="dxa"/>
            <w:gridSpan w:val="2"/>
          </w:tcPr>
          <w:p w14:paraId="63844936" w14:textId="77777777" w:rsidR="00C074DD" w:rsidRPr="00044AFD" w:rsidRDefault="00C074DD" w:rsidP="00C074DD">
            <w:pPr>
              <w:jc w:val="right"/>
            </w:pPr>
          </w:p>
        </w:tc>
      </w:tr>
      <w:tr w:rsidR="00C074DD" w:rsidRPr="00044AFD" w14:paraId="6AD2945D" w14:textId="77777777" w:rsidTr="00D32FDC">
        <w:trPr>
          <w:gridBefore w:val="1"/>
          <w:wBefore w:w="108" w:type="dxa"/>
          <w:trHeight w:hRule="exact" w:val="70"/>
        </w:trPr>
        <w:tc>
          <w:tcPr>
            <w:tcW w:w="4883" w:type="dxa"/>
            <w:gridSpan w:val="2"/>
          </w:tcPr>
          <w:p w14:paraId="54D44F0D" w14:textId="77777777" w:rsidR="00C074DD" w:rsidRPr="00044AFD" w:rsidRDefault="00C074DD" w:rsidP="00C074DD">
            <w:pPr>
              <w:rPr>
                <w:i/>
              </w:rPr>
            </w:pPr>
          </w:p>
        </w:tc>
        <w:tc>
          <w:tcPr>
            <w:tcW w:w="5540" w:type="dxa"/>
            <w:gridSpan w:val="2"/>
          </w:tcPr>
          <w:p w14:paraId="6FE978F7" w14:textId="77777777" w:rsidR="00C074DD" w:rsidRPr="00044AFD" w:rsidRDefault="00C074DD" w:rsidP="00C074DD">
            <w:pPr>
              <w:jc w:val="right"/>
            </w:pPr>
          </w:p>
        </w:tc>
      </w:tr>
      <w:tr w:rsidR="00C074DD" w:rsidRPr="00044AFD" w14:paraId="32DF6763" w14:textId="77777777" w:rsidTr="00D32FDC">
        <w:trPr>
          <w:gridBefore w:val="1"/>
          <w:wBefore w:w="108" w:type="dxa"/>
          <w:trHeight w:hRule="exact" w:val="3413"/>
        </w:trPr>
        <w:tc>
          <w:tcPr>
            <w:tcW w:w="10423" w:type="dxa"/>
            <w:gridSpan w:val="4"/>
          </w:tcPr>
          <w:p w14:paraId="2B929EB6" w14:textId="77777777" w:rsidR="00C074DD" w:rsidRPr="00044AFD" w:rsidRDefault="00C074DD" w:rsidP="00C074DD">
            <w:pPr>
              <w:rPr>
                <w:b/>
              </w:rPr>
            </w:pPr>
          </w:p>
        </w:tc>
      </w:tr>
      <w:tr w:rsidR="00C074DD" w:rsidRPr="00044AFD" w14:paraId="387F002B" w14:textId="77777777" w:rsidTr="00D32FDC">
        <w:trPr>
          <w:gridBefore w:val="1"/>
          <w:wBefore w:w="108" w:type="dxa"/>
          <w:trHeight w:hRule="exact" w:val="964"/>
        </w:trPr>
        <w:tc>
          <w:tcPr>
            <w:tcW w:w="10423" w:type="dxa"/>
            <w:gridSpan w:val="4"/>
          </w:tcPr>
          <w:p w14:paraId="3F8E0E71" w14:textId="77777777" w:rsidR="00C074DD" w:rsidRPr="00044AFD" w:rsidRDefault="00C074DD" w:rsidP="00C074DD">
            <w:pPr>
              <w:rPr>
                <w:sz w:val="16"/>
              </w:rPr>
            </w:pPr>
            <w:bookmarkStart w:id="7" w:name="warningNotice"/>
            <w:r w:rsidRPr="00044AFD">
              <w:rPr>
                <w:sz w:val="16"/>
              </w:rPr>
              <w:t>The present document has been developed within the 3rd Generation Partnership Project (3GPP</w:t>
            </w:r>
            <w:r w:rsidRPr="00044AFD">
              <w:rPr>
                <w:sz w:val="16"/>
                <w:vertAlign w:val="superscript"/>
              </w:rPr>
              <w:t xml:space="preserve"> TM</w:t>
            </w:r>
            <w:r w:rsidRPr="00044AFD">
              <w:rPr>
                <w:sz w:val="16"/>
              </w:rPr>
              <w:t>) and may be further elaborated for the purposes of 3GPP.</w:t>
            </w:r>
            <w:r w:rsidRPr="00044AFD">
              <w:rPr>
                <w:sz w:val="16"/>
              </w:rPr>
              <w:br/>
              <w:t>The present document has not been subject to any approval process by the 3GPP</w:t>
            </w:r>
            <w:r w:rsidRPr="00044AFD">
              <w:rPr>
                <w:sz w:val="16"/>
                <w:vertAlign w:val="superscript"/>
              </w:rPr>
              <w:t xml:space="preserve"> </w:t>
            </w:r>
            <w:r w:rsidRPr="00044AFD">
              <w:rPr>
                <w:sz w:val="16"/>
              </w:rPr>
              <w:t>Organizational Partners and shall not be implemented.</w:t>
            </w:r>
            <w:r w:rsidRPr="00044AFD">
              <w:rPr>
                <w:sz w:val="16"/>
              </w:rPr>
              <w:br/>
              <w:t>This Specification is provided for future development work within 3GPP</w:t>
            </w:r>
            <w:r w:rsidRPr="00044AFD">
              <w:rPr>
                <w:sz w:val="16"/>
                <w:vertAlign w:val="superscript"/>
              </w:rPr>
              <w:t xml:space="preserve"> </w:t>
            </w:r>
            <w:r w:rsidRPr="00044AFD">
              <w:rPr>
                <w:sz w:val="16"/>
              </w:rPr>
              <w:t>only. The Organizational Partners accept no liability for any use of this Specification.</w:t>
            </w:r>
            <w:r w:rsidRPr="00044AFD">
              <w:rPr>
                <w:sz w:val="16"/>
              </w:rPr>
              <w:br/>
              <w:t>Specifications and Reports for implementation of the 3GPP</w:t>
            </w:r>
            <w:r w:rsidRPr="00044AFD">
              <w:rPr>
                <w:sz w:val="16"/>
                <w:vertAlign w:val="superscript"/>
              </w:rPr>
              <w:t xml:space="preserve"> TM</w:t>
            </w:r>
            <w:r w:rsidRPr="00044AFD">
              <w:rPr>
                <w:sz w:val="16"/>
              </w:rPr>
              <w:t xml:space="preserve"> system should be obtained via the 3GPP Organizational Partners' Publications Offices.</w:t>
            </w:r>
            <w:bookmarkEnd w:id="7"/>
          </w:p>
          <w:p w14:paraId="47CCD7D9" w14:textId="77777777" w:rsidR="00C074DD" w:rsidRPr="00044AFD" w:rsidRDefault="00C074DD" w:rsidP="00C074DD">
            <w:pPr>
              <w:pStyle w:val="ZV"/>
              <w:framePr w:w="0" w:wrap="auto" w:vAnchor="margin" w:hAnchor="text" w:yAlign="inline"/>
              <w:rPr>
                <w:noProof w:val="0"/>
              </w:rPr>
            </w:pPr>
          </w:p>
          <w:p w14:paraId="18816EA9" w14:textId="77777777" w:rsidR="00C074DD" w:rsidRPr="00044AFD" w:rsidRDefault="00C074DD" w:rsidP="00C074DD">
            <w:pPr>
              <w:rPr>
                <w:sz w:val="16"/>
              </w:rPr>
            </w:pPr>
          </w:p>
        </w:tc>
      </w:tr>
      <w:bookmarkEnd w:id="0"/>
    </w:tbl>
    <w:p w14:paraId="7B3642FD" w14:textId="77777777" w:rsidR="00080512" w:rsidRPr="00044AFD" w:rsidRDefault="00080512">
      <w:pPr>
        <w:sectPr w:rsidR="00080512" w:rsidRPr="00044AFD" w:rsidSect="009114D7">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code="9"/>
          <w:pgMar w:top="1134" w:right="851" w:bottom="397" w:left="851" w:header="0" w:footer="0" w:gutter="0"/>
          <w:cols w:space="720"/>
        </w:sectPr>
      </w:pPr>
    </w:p>
    <w:tbl>
      <w:tblPr>
        <w:tblW w:w="10423" w:type="dxa"/>
        <w:tblLook w:val="04A0" w:firstRow="1" w:lastRow="0" w:firstColumn="1" w:lastColumn="0" w:noHBand="0" w:noVBand="1"/>
      </w:tblPr>
      <w:tblGrid>
        <w:gridCol w:w="10423"/>
      </w:tblGrid>
      <w:tr w:rsidR="00E16509" w:rsidRPr="00044AFD" w14:paraId="17212CF5" w14:textId="77777777" w:rsidTr="00133525">
        <w:trPr>
          <w:trHeight w:hRule="exact" w:val="5670"/>
        </w:trPr>
        <w:tc>
          <w:tcPr>
            <w:tcW w:w="10423" w:type="dxa"/>
          </w:tcPr>
          <w:p w14:paraId="6BB4EE27" w14:textId="77777777" w:rsidR="00E16509" w:rsidRPr="00044AFD" w:rsidRDefault="00E16509" w:rsidP="00E16509">
            <w:bookmarkStart w:id="8" w:name="page2"/>
          </w:p>
        </w:tc>
      </w:tr>
      <w:tr w:rsidR="00E16509" w:rsidRPr="00044AFD" w14:paraId="70747195" w14:textId="77777777" w:rsidTr="00C074DD">
        <w:trPr>
          <w:trHeight w:hRule="exact" w:val="5387"/>
        </w:trPr>
        <w:tc>
          <w:tcPr>
            <w:tcW w:w="10423" w:type="dxa"/>
          </w:tcPr>
          <w:p w14:paraId="6EC65DEF" w14:textId="77777777" w:rsidR="00E16509" w:rsidRPr="00044AFD" w:rsidRDefault="00E16509" w:rsidP="00133525">
            <w:pPr>
              <w:pStyle w:val="FP"/>
              <w:spacing w:after="240"/>
              <w:ind w:left="2835" w:right="2835"/>
              <w:jc w:val="center"/>
              <w:rPr>
                <w:rFonts w:ascii="Arial" w:hAnsi="Arial"/>
                <w:b/>
                <w:i/>
              </w:rPr>
            </w:pPr>
            <w:bookmarkStart w:id="9" w:name="coords3gpp"/>
            <w:r w:rsidRPr="00044AFD">
              <w:rPr>
                <w:rFonts w:ascii="Arial" w:hAnsi="Arial"/>
                <w:b/>
                <w:i/>
              </w:rPr>
              <w:t>3GPP</w:t>
            </w:r>
          </w:p>
          <w:p w14:paraId="4B0E9D19" w14:textId="77777777" w:rsidR="00E16509" w:rsidRPr="00044AFD" w:rsidRDefault="00E16509" w:rsidP="00133525">
            <w:pPr>
              <w:pStyle w:val="FP"/>
              <w:pBdr>
                <w:bottom w:val="single" w:sz="6" w:space="1" w:color="auto"/>
              </w:pBdr>
              <w:ind w:left="2835" w:right="2835"/>
              <w:jc w:val="center"/>
            </w:pPr>
            <w:r w:rsidRPr="00044AFD">
              <w:t>Postal address</w:t>
            </w:r>
          </w:p>
          <w:p w14:paraId="0AADAAEB" w14:textId="77777777" w:rsidR="00E16509" w:rsidRPr="00044AFD" w:rsidRDefault="00E16509" w:rsidP="00133525">
            <w:pPr>
              <w:pStyle w:val="FP"/>
              <w:ind w:left="2835" w:right="2835"/>
              <w:jc w:val="center"/>
              <w:rPr>
                <w:rFonts w:ascii="Arial" w:hAnsi="Arial"/>
                <w:sz w:val="18"/>
              </w:rPr>
            </w:pPr>
          </w:p>
          <w:p w14:paraId="43829CE3" w14:textId="77777777" w:rsidR="00E16509" w:rsidRPr="00044AFD" w:rsidRDefault="00E16509" w:rsidP="00133525">
            <w:pPr>
              <w:pStyle w:val="FP"/>
              <w:pBdr>
                <w:bottom w:val="single" w:sz="6" w:space="1" w:color="auto"/>
              </w:pBdr>
              <w:spacing w:before="240"/>
              <w:ind w:left="2835" w:right="2835"/>
              <w:jc w:val="center"/>
            </w:pPr>
            <w:r w:rsidRPr="00044AFD">
              <w:t>3GPP support office address</w:t>
            </w:r>
          </w:p>
          <w:p w14:paraId="04C98E0E" w14:textId="77777777" w:rsidR="00E16509" w:rsidRPr="00DC1ED7" w:rsidRDefault="00E16509" w:rsidP="00133525">
            <w:pPr>
              <w:pStyle w:val="FP"/>
              <w:ind w:left="2835" w:right="2835"/>
              <w:jc w:val="center"/>
              <w:rPr>
                <w:rFonts w:ascii="Arial" w:hAnsi="Arial"/>
                <w:sz w:val="18"/>
                <w:lang w:val="fr-FR"/>
              </w:rPr>
            </w:pPr>
            <w:r w:rsidRPr="00DC1ED7">
              <w:rPr>
                <w:rFonts w:ascii="Arial" w:hAnsi="Arial"/>
                <w:sz w:val="18"/>
                <w:lang w:val="fr-FR"/>
              </w:rPr>
              <w:t>650 Route des Lucioles - Sophia Antipolis</w:t>
            </w:r>
          </w:p>
          <w:p w14:paraId="435B5D8B" w14:textId="77777777" w:rsidR="00E16509" w:rsidRPr="00DC1ED7" w:rsidRDefault="00E16509" w:rsidP="00133525">
            <w:pPr>
              <w:pStyle w:val="FP"/>
              <w:ind w:left="2835" w:right="2835"/>
              <w:jc w:val="center"/>
              <w:rPr>
                <w:rFonts w:ascii="Arial" w:hAnsi="Arial"/>
                <w:sz w:val="18"/>
                <w:lang w:val="fr-FR"/>
              </w:rPr>
            </w:pPr>
            <w:r w:rsidRPr="00DC1ED7">
              <w:rPr>
                <w:rFonts w:ascii="Arial" w:hAnsi="Arial"/>
                <w:sz w:val="18"/>
                <w:lang w:val="fr-FR"/>
              </w:rPr>
              <w:t>Valbonne - FRANCE</w:t>
            </w:r>
          </w:p>
          <w:p w14:paraId="232068A7" w14:textId="77777777" w:rsidR="00E16509" w:rsidRPr="00044AFD" w:rsidRDefault="00E16509" w:rsidP="00133525">
            <w:pPr>
              <w:pStyle w:val="FP"/>
              <w:spacing w:after="20"/>
              <w:ind w:left="2835" w:right="2835"/>
              <w:jc w:val="center"/>
              <w:rPr>
                <w:rFonts w:ascii="Arial" w:hAnsi="Arial"/>
                <w:sz w:val="18"/>
              </w:rPr>
            </w:pPr>
            <w:r w:rsidRPr="00044AFD">
              <w:rPr>
                <w:rFonts w:ascii="Arial" w:hAnsi="Arial"/>
                <w:sz w:val="18"/>
              </w:rPr>
              <w:t>Tel.: +33 4 92 94 42 00 Fax: +33 4 93 65 47 16</w:t>
            </w:r>
          </w:p>
          <w:p w14:paraId="2D5B8943" w14:textId="77777777" w:rsidR="00E16509" w:rsidRPr="00044AFD" w:rsidRDefault="00E16509" w:rsidP="00133525">
            <w:pPr>
              <w:pStyle w:val="FP"/>
              <w:pBdr>
                <w:bottom w:val="single" w:sz="6" w:space="1" w:color="auto"/>
              </w:pBdr>
              <w:spacing w:before="240"/>
              <w:ind w:left="2835" w:right="2835"/>
              <w:jc w:val="center"/>
            </w:pPr>
            <w:r w:rsidRPr="00044AFD">
              <w:t>Internet</w:t>
            </w:r>
          </w:p>
          <w:p w14:paraId="2BADAAD4" w14:textId="77777777" w:rsidR="00E16509" w:rsidRPr="00044AFD" w:rsidRDefault="00E16509" w:rsidP="00133525">
            <w:pPr>
              <w:pStyle w:val="FP"/>
              <w:ind w:left="2835" w:right="2835"/>
              <w:jc w:val="center"/>
              <w:rPr>
                <w:rFonts w:ascii="Arial" w:hAnsi="Arial"/>
                <w:sz w:val="18"/>
              </w:rPr>
            </w:pPr>
            <w:r w:rsidRPr="00044AFD">
              <w:rPr>
                <w:rFonts w:ascii="Arial" w:hAnsi="Arial"/>
                <w:sz w:val="18"/>
              </w:rPr>
              <w:t>http://www.3gpp.org</w:t>
            </w:r>
            <w:bookmarkEnd w:id="9"/>
          </w:p>
          <w:p w14:paraId="407F588A" w14:textId="77777777" w:rsidR="00E16509" w:rsidRPr="00044AFD" w:rsidRDefault="00E16509" w:rsidP="00133525"/>
        </w:tc>
      </w:tr>
      <w:tr w:rsidR="00E16509" w:rsidRPr="00044AFD" w14:paraId="7A6B00F1" w14:textId="77777777" w:rsidTr="00C074DD">
        <w:tc>
          <w:tcPr>
            <w:tcW w:w="10423" w:type="dxa"/>
            <w:vAlign w:val="bottom"/>
          </w:tcPr>
          <w:p w14:paraId="3E365DF6" w14:textId="77777777" w:rsidR="00E16509" w:rsidRPr="00044AFD" w:rsidRDefault="00E16509" w:rsidP="00133525">
            <w:pPr>
              <w:pStyle w:val="FP"/>
              <w:pBdr>
                <w:bottom w:val="single" w:sz="6" w:space="1" w:color="auto"/>
              </w:pBdr>
              <w:spacing w:after="240"/>
              <w:jc w:val="center"/>
              <w:rPr>
                <w:rFonts w:ascii="Arial" w:hAnsi="Arial"/>
                <w:b/>
                <w:i/>
              </w:rPr>
            </w:pPr>
            <w:bookmarkStart w:id="10" w:name="copyrightNotification"/>
            <w:r w:rsidRPr="00044AFD">
              <w:rPr>
                <w:rFonts w:ascii="Arial" w:hAnsi="Arial"/>
                <w:b/>
                <w:i/>
              </w:rPr>
              <w:t>Copyright Notification</w:t>
            </w:r>
          </w:p>
          <w:p w14:paraId="46BF7185" w14:textId="77777777" w:rsidR="00E16509" w:rsidRPr="00044AFD" w:rsidRDefault="00E16509" w:rsidP="00133525">
            <w:pPr>
              <w:pStyle w:val="FP"/>
              <w:jc w:val="center"/>
            </w:pPr>
            <w:r w:rsidRPr="00044AFD">
              <w:t>No part may be reproduced except as authorized by written permission.</w:t>
            </w:r>
            <w:r w:rsidRPr="00044AFD">
              <w:br/>
              <w:t>The copyright and the foregoing restriction extend to reproduction in all media.</w:t>
            </w:r>
          </w:p>
          <w:p w14:paraId="3972DC46" w14:textId="77777777" w:rsidR="00E16509" w:rsidRPr="00044AFD" w:rsidRDefault="00E16509" w:rsidP="00133525">
            <w:pPr>
              <w:pStyle w:val="FP"/>
              <w:jc w:val="center"/>
            </w:pPr>
          </w:p>
          <w:p w14:paraId="067944EC" w14:textId="110E7C14" w:rsidR="00E16509" w:rsidRPr="00044AFD" w:rsidRDefault="00E16509" w:rsidP="00133525">
            <w:pPr>
              <w:pStyle w:val="FP"/>
              <w:jc w:val="center"/>
              <w:rPr>
                <w:sz w:val="18"/>
              </w:rPr>
            </w:pPr>
            <w:r w:rsidRPr="00044AFD">
              <w:rPr>
                <w:sz w:val="18"/>
              </w:rPr>
              <w:t>©</w:t>
            </w:r>
            <w:r w:rsidR="00900C49">
              <w:rPr>
                <w:sz w:val="18"/>
              </w:rPr>
              <w:t xml:space="preserve"> 202</w:t>
            </w:r>
            <w:r w:rsidR="00684169">
              <w:rPr>
                <w:sz w:val="18"/>
              </w:rPr>
              <w:t>6</w:t>
            </w:r>
            <w:r w:rsidRPr="00044AFD">
              <w:rPr>
                <w:sz w:val="18"/>
              </w:rPr>
              <w:t>, 3GPP Organizational Partners (ARIB, ATIS, CCSA, ETSI, TSDSI, TTA, TTC).</w:t>
            </w:r>
            <w:bookmarkStart w:id="11" w:name="copyrightaddon"/>
            <w:bookmarkEnd w:id="11"/>
          </w:p>
          <w:p w14:paraId="7555BCE4" w14:textId="77777777" w:rsidR="00E16509" w:rsidRPr="00044AFD" w:rsidRDefault="00E16509" w:rsidP="00133525">
            <w:pPr>
              <w:pStyle w:val="FP"/>
              <w:jc w:val="center"/>
              <w:rPr>
                <w:sz w:val="18"/>
              </w:rPr>
            </w:pPr>
            <w:r w:rsidRPr="00044AFD">
              <w:rPr>
                <w:sz w:val="18"/>
              </w:rPr>
              <w:t>All rights reserved.</w:t>
            </w:r>
          </w:p>
          <w:p w14:paraId="753C68A4" w14:textId="77777777" w:rsidR="00E16509" w:rsidRPr="00044AFD" w:rsidRDefault="00E16509" w:rsidP="00E16509">
            <w:pPr>
              <w:pStyle w:val="FP"/>
              <w:rPr>
                <w:sz w:val="18"/>
              </w:rPr>
            </w:pPr>
          </w:p>
          <w:p w14:paraId="2987587C" w14:textId="77777777" w:rsidR="00E16509" w:rsidRPr="00044AFD" w:rsidRDefault="00E16509" w:rsidP="00E16509">
            <w:pPr>
              <w:pStyle w:val="FP"/>
              <w:rPr>
                <w:sz w:val="18"/>
              </w:rPr>
            </w:pPr>
            <w:r w:rsidRPr="00044AFD">
              <w:rPr>
                <w:sz w:val="18"/>
              </w:rPr>
              <w:t>UMTS™ is a Trade Mark of ETSI registered for the benefit of its members</w:t>
            </w:r>
          </w:p>
          <w:p w14:paraId="485A5F18" w14:textId="77777777" w:rsidR="00E16509" w:rsidRPr="00044AFD" w:rsidRDefault="00E16509" w:rsidP="00E16509">
            <w:pPr>
              <w:pStyle w:val="FP"/>
              <w:rPr>
                <w:sz w:val="18"/>
              </w:rPr>
            </w:pPr>
            <w:r w:rsidRPr="00044AFD">
              <w:rPr>
                <w:sz w:val="18"/>
              </w:rPr>
              <w:t>3GPP™ is a Trade Mark of ETSI registered for the benefit of its Members and of the 3GPP Organizational Partners</w:t>
            </w:r>
            <w:r w:rsidRPr="00044AFD">
              <w:rPr>
                <w:sz w:val="18"/>
              </w:rPr>
              <w:br/>
              <w:t>LTE™ is a Trade Mark of ETSI registered for the benefit of its Members and of the 3GPP Organizational Partners</w:t>
            </w:r>
          </w:p>
          <w:p w14:paraId="4DFEF196" w14:textId="77777777" w:rsidR="00E16509" w:rsidRPr="00044AFD" w:rsidRDefault="00E16509" w:rsidP="00E16509">
            <w:pPr>
              <w:pStyle w:val="FP"/>
              <w:rPr>
                <w:sz w:val="18"/>
              </w:rPr>
            </w:pPr>
            <w:r w:rsidRPr="00044AFD">
              <w:rPr>
                <w:sz w:val="18"/>
              </w:rPr>
              <w:t>GSM® and the GSM logo are registered and owned by the GSM Association</w:t>
            </w:r>
            <w:bookmarkEnd w:id="10"/>
          </w:p>
          <w:p w14:paraId="4886E77A" w14:textId="77777777" w:rsidR="00E16509" w:rsidRPr="00044AFD" w:rsidRDefault="00E16509" w:rsidP="00133525"/>
        </w:tc>
      </w:tr>
      <w:bookmarkEnd w:id="8"/>
    </w:tbl>
    <w:p w14:paraId="761024A5" w14:textId="77777777" w:rsidR="00080512" w:rsidRPr="00044AFD" w:rsidRDefault="00080512">
      <w:pPr>
        <w:pStyle w:val="TT"/>
      </w:pPr>
      <w:r w:rsidRPr="00044AFD">
        <w:br w:type="page"/>
      </w:r>
      <w:bookmarkStart w:id="12" w:name="tableOfContents"/>
      <w:bookmarkEnd w:id="12"/>
      <w:r w:rsidRPr="00044AFD">
        <w:t>Contents</w:t>
      </w:r>
    </w:p>
    <w:p w14:paraId="645ABAF6" w14:textId="77777777" w:rsidR="00D65898" w:rsidRPr="00044AFD" w:rsidRDefault="004D3578">
      <w:pPr>
        <w:pStyle w:val="TOC1"/>
        <w:rPr>
          <w:rFonts w:ascii="Calibri" w:hAnsi="Calibri"/>
          <w:szCs w:val="22"/>
          <w:lang w:eastAsia="en-GB"/>
        </w:rPr>
      </w:pPr>
      <w:r w:rsidRPr="00044AFD">
        <w:fldChar w:fldCharType="begin"/>
      </w:r>
      <w:r w:rsidRPr="00044AFD">
        <w:instrText xml:space="preserve"> TOC \o "1-9" </w:instrText>
      </w:r>
      <w:r w:rsidRPr="00044AFD">
        <w:fldChar w:fldCharType="separate"/>
      </w:r>
      <w:r w:rsidR="00D65898" w:rsidRPr="00044AFD">
        <w:t>Foreword</w:t>
      </w:r>
      <w:r w:rsidR="00D65898" w:rsidRPr="00044AFD">
        <w:tab/>
      </w:r>
      <w:r w:rsidR="00D65898" w:rsidRPr="00044AFD">
        <w:fldChar w:fldCharType="begin"/>
      </w:r>
      <w:r w:rsidR="00D65898" w:rsidRPr="00044AFD">
        <w:instrText xml:space="preserve"> PAGEREF _Toc74131065 \h </w:instrText>
      </w:r>
      <w:r w:rsidR="00D65898" w:rsidRPr="00044AFD">
        <w:fldChar w:fldCharType="separate"/>
      </w:r>
      <w:r w:rsidR="00D65898" w:rsidRPr="00044AFD">
        <w:t>5</w:t>
      </w:r>
      <w:r w:rsidR="00D65898" w:rsidRPr="00044AFD">
        <w:fldChar w:fldCharType="end"/>
      </w:r>
    </w:p>
    <w:p w14:paraId="07C3544D" w14:textId="77777777" w:rsidR="00D65898" w:rsidRPr="00044AFD" w:rsidRDefault="00D65898">
      <w:pPr>
        <w:pStyle w:val="TOC1"/>
        <w:rPr>
          <w:rFonts w:ascii="Calibri" w:hAnsi="Calibri"/>
          <w:szCs w:val="22"/>
          <w:lang w:eastAsia="en-GB"/>
        </w:rPr>
      </w:pPr>
      <w:r w:rsidRPr="00044AFD">
        <w:t>1</w:t>
      </w:r>
      <w:r w:rsidRPr="00044AFD">
        <w:rPr>
          <w:rFonts w:ascii="Calibri" w:hAnsi="Calibri"/>
          <w:szCs w:val="22"/>
          <w:lang w:eastAsia="en-GB"/>
        </w:rPr>
        <w:tab/>
      </w:r>
      <w:r w:rsidRPr="00044AFD">
        <w:t>Scope</w:t>
      </w:r>
      <w:r w:rsidRPr="00044AFD">
        <w:tab/>
      </w:r>
      <w:r w:rsidRPr="00044AFD">
        <w:fldChar w:fldCharType="begin"/>
      </w:r>
      <w:r w:rsidRPr="00044AFD">
        <w:instrText xml:space="preserve"> PAGEREF _Toc74131066 \h </w:instrText>
      </w:r>
      <w:r w:rsidRPr="00044AFD">
        <w:fldChar w:fldCharType="separate"/>
      </w:r>
      <w:r w:rsidRPr="00044AFD">
        <w:t>7</w:t>
      </w:r>
      <w:r w:rsidRPr="00044AFD">
        <w:fldChar w:fldCharType="end"/>
      </w:r>
    </w:p>
    <w:p w14:paraId="6B85B4C8" w14:textId="77777777" w:rsidR="00D65898" w:rsidRPr="00044AFD" w:rsidRDefault="00D65898">
      <w:pPr>
        <w:pStyle w:val="TOC1"/>
        <w:rPr>
          <w:rFonts w:ascii="Calibri" w:hAnsi="Calibri"/>
          <w:szCs w:val="22"/>
          <w:lang w:eastAsia="en-GB"/>
        </w:rPr>
      </w:pPr>
      <w:r w:rsidRPr="00044AFD">
        <w:t>2</w:t>
      </w:r>
      <w:r w:rsidRPr="00044AFD">
        <w:rPr>
          <w:rFonts w:ascii="Calibri" w:hAnsi="Calibri"/>
          <w:szCs w:val="22"/>
          <w:lang w:eastAsia="en-GB"/>
        </w:rPr>
        <w:tab/>
      </w:r>
      <w:r w:rsidRPr="00044AFD">
        <w:t>References</w:t>
      </w:r>
      <w:r w:rsidRPr="00044AFD">
        <w:tab/>
      </w:r>
      <w:r w:rsidRPr="00044AFD">
        <w:fldChar w:fldCharType="begin"/>
      </w:r>
      <w:r w:rsidRPr="00044AFD">
        <w:instrText xml:space="preserve"> PAGEREF _Toc74131067 \h </w:instrText>
      </w:r>
      <w:r w:rsidRPr="00044AFD">
        <w:fldChar w:fldCharType="separate"/>
      </w:r>
      <w:r w:rsidRPr="00044AFD">
        <w:t>7</w:t>
      </w:r>
      <w:r w:rsidRPr="00044AFD">
        <w:fldChar w:fldCharType="end"/>
      </w:r>
    </w:p>
    <w:p w14:paraId="0375604F" w14:textId="77777777" w:rsidR="00D65898" w:rsidRPr="00044AFD" w:rsidRDefault="00D65898">
      <w:pPr>
        <w:pStyle w:val="TOC1"/>
        <w:rPr>
          <w:rFonts w:ascii="Calibri" w:hAnsi="Calibri"/>
          <w:szCs w:val="22"/>
          <w:lang w:eastAsia="en-GB"/>
        </w:rPr>
      </w:pPr>
      <w:r w:rsidRPr="00044AFD">
        <w:t>3</w:t>
      </w:r>
      <w:r w:rsidRPr="00044AFD">
        <w:rPr>
          <w:rFonts w:ascii="Calibri" w:hAnsi="Calibri"/>
          <w:szCs w:val="22"/>
          <w:lang w:eastAsia="en-GB"/>
        </w:rPr>
        <w:tab/>
      </w:r>
      <w:r w:rsidRPr="00044AFD">
        <w:t>Definitions of terms, symbols and abbreviations</w:t>
      </w:r>
      <w:r w:rsidRPr="00044AFD">
        <w:tab/>
      </w:r>
      <w:r w:rsidRPr="00044AFD">
        <w:fldChar w:fldCharType="begin"/>
      </w:r>
      <w:r w:rsidRPr="00044AFD">
        <w:instrText xml:space="preserve"> PAGEREF _Toc74131068 \h </w:instrText>
      </w:r>
      <w:r w:rsidRPr="00044AFD">
        <w:fldChar w:fldCharType="separate"/>
      </w:r>
      <w:r w:rsidRPr="00044AFD">
        <w:t>7</w:t>
      </w:r>
      <w:r w:rsidRPr="00044AFD">
        <w:fldChar w:fldCharType="end"/>
      </w:r>
    </w:p>
    <w:p w14:paraId="48FC6FB8" w14:textId="77777777" w:rsidR="00D65898" w:rsidRPr="00044AFD" w:rsidRDefault="00D65898">
      <w:pPr>
        <w:pStyle w:val="TOC2"/>
        <w:rPr>
          <w:rFonts w:ascii="Calibri" w:hAnsi="Calibri"/>
          <w:sz w:val="22"/>
          <w:szCs w:val="22"/>
          <w:lang w:eastAsia="en-GB"/>
        </w:rPr>
      </w:pPr>
      <w:r w:rsidRPr="00044AFD">
        <w:t>3.1</w:t>
      </w:r>
      <w:r w:rsidRPr="00044AFD">
        <w:rPr>
          <w:rFonts w:ascii="Calibri" w:hAnsi="Calibri"/>
          <w:sz w:val="22"/>
          <w:szCs w:val="22"/>
          <w:lang w:eastAsia="en-GB"/>
        </w:rPr>
        <w:tab/>
      </w:r>
      <w:r w:rsidRPr="00044AFD">
        <w:t>Terms</w:t>
      </w:r>
      <w:r w:rsidRPr="00044AFD">
        <w:tab/>
      </w:r>
      <w:r w:rsidRPr="00044AFD">
        <w:fldChar w:fldCharType="begin"/>
      </w:r>
      <w:r w:rsidRPr="00044AFD">
        <w:instrText xml:space="preserve"> PAGEREF _Toc74131069 \h </w:instrText>
      </w:r>
      <w:r w:rsidRPr="00044AFD">
        <w:fldChar w:fldCharType="separate"/>
      </w:r>
      <w:r w:rsidRPr="00044AFD">
        <w:t>7</w:t>
      </w:r>
      <w:r w:rsidRPr="00044AFD">
        <w:fldChar w:fldCharType="end"/>
      </w:r>
    </w:p>
    <w:p w14:paraId="1756C874" w14:textId="77777777" w:rsidR="00D65898" w:rsidRPr="00044AFD" w:rsidRDefault="00D65898">
      <w:pPr>
        <w:pStyle w:val="TOC2"/>
        <w:rPr>
          <w:rFonts w:ascii="Calibri" w:hAnsi="Calibri"/>
          <w:sz w:val="22"/>
          <w:szCs w:val="22"/>
          <w:lang w:eastAsia="en-GB"/>
        </w:rPr>
      </w:pPr>
      <w:r w:rsidRPr="00044AFD">
        <w:t>3.2</w:t>
      </w:r>
      <w:r w:rsidRPr="00044AFD">
        <w:rPr>
          <w:rFonts w:ascii="Calibri" w:hAnsi="Calibri"/>
          <w:sz w:val="22"/>
          <w:szCs w:val="22"/>
          <w:lang w:eastAsia="en-GB"/>
        </w:rPr>
        <w:tab/>
      </w:r>
      <w:r w:rsidRPr="00044AFD">
        <w:t>Symbols</w:t>
      </w:r>
      <w:r w:rsidRPr="00044AFD">
        <w:tab/>
      </w:r>
      <w:r w:rsidRPr="00044AFD">
        <w:fldChar w:fldCharType="begin"/>
      </w:r>
      <w:r w:rsidRPr="00044AFD">
        <w:instrText xml:space="preserve"> PAGEREF _Toc74131070 \h </w:instrText>
      </w:r>
      <w:r w:rsidRPr="00044AFD">
        <w:fldChar w:fldCharType="separate"/>
      </w:r>
      <w:r w:rsidRPr="00044AFD">
        <w:t>7</w:t>
      </w:r>
      <w:r w:rsidRPr="00044AFD">
        <w:fldChar w:fldCharType="end"/>
      </w:r>
    </w:p>
    <w:p w14:paraId="7754BF1D" w14:textId="77777777" w:rsidR="00D65898" w:rsidRPr="00044AFD" w:rsidRDefault="00D65898">
      <w:pPr>
        <w:pStyle w:val="TOC2"/>
        <w:rPr>
          <w:rFonts w:ascii="Calibri" w:hAnsi="Calibri"/>
          <w:sz w:val="22"/>
          <w:szCs w:val="22"/>
          <w:lang w:eastAsia="en-GB"/>
        </w:rPr>
      </w:pPr>
      <w:r w:rsidRPr="00044AFD">
        <w:t>3.3</w:t>
      </w:r>
      <w:r w:rsidRPr="00044AFD">
        <w:rPr>
          <w:rFonts w:ascii="Calibri" w:hAnsi="Calibri"/>
          <w:sz w:val="22"/>
          <w:szCs w:val="22"/>
          <w:lang w:eastAsia="en-GB"/>
        </w:rPr>
        <w:tab/>
      </w:r>
      <w:r w:rsidRPr="00044AFD">
        <w:t>Abbreviations</w:t>
      </w:r>
      <w:r w:rsidRPr="00044AFD">
        <w:tab/>
      </w:r>
      <w:r w:rsidRPr="00044AFD">
        <w:fldChar w:fldCharType="begin"/>
      </w:r>
      <w:r w:rsidRPr="00044AFD">
        <w:instrText xml:space="preserve"> PAGEREF _Toc74131071 \h </w:instrText>
      </w:r>
      <w:r w:rsidRPr="00044AFD">
        <w:fldChar w:fldCharType="separate"/>
      </w:r>
      <w:r w:rsidRPr="00044AFD">
        <w:t>8</w:t>
      </w:r>
      <w:r w:rsidRPr="00044AFD">
        <w:fldChar w:fldCharType="end"/>
      </w:r>
    </w:p>
    <w:p w14:paraId="0934A57D" w14:textId="77777777" w:rsidR="00D65898" w:rsidRPr="00044AFD" w:rsidRDefault="00D65898">
      <w:pPr>
        <w:pStyle w:val="TOC1"/>
        <w:rPr>
          <w:rFonts w:ascii="Calibri" w:hAnsi="Calibri"/>
          <w:szCs w:val="22"/>
          <w:lang w:eastAsia="en-GB"/>
        </w:rPr>
      </w:pPr>
      <w:r w:rsidRPr="00044AFD">
        <w:t>4</w:t>
      </w:r>
      <w:r w:rsidRPr="00044AFD">
        <w:rPr>
          <w:rFonts w:ascii="Calibri" w:hAnsi="Calibri"/>
          <w:szCs w:val="22"/>
          <w:lang w:eastAsia="en-GB"/>
        </w:rPr>
        <w:tab/>
      </w:r>
      <w:r w:rsidRPr="00044AFD">
        <w:t>IMS-specific security requirements and related test cases</w:t>
      </w:r>
      <w:r w:rsidRPr="00044AFD">
        <w:tab/>
      </w:r>
      <w:r w:rsidRPr="00044AFD">
        <w:fldChar w:fldCharType="begin"/>
      </w:r>
      <w:r w:rsidRPr="00044AFD">
        <w:instrText xml:space="preserve"> PAGEREF _Toc74131072 \h </w:instrText>
      </w:r>
      <w:r w:rsidRPr="00044AFD">
        <w:fldChar w:fldCharType="separate"/>
      </w:r>
      <w:r w:rsidRPr="00044AFD">
        <w:t>8</w:t>
      </w:r>
      <w:r w:rsidRPr="00044AFD">
        <w:fldChar w:fldCharType="end"/>
      </w:r>
    </w:p>
    <w:p w14:paraId="43BD59E4" w14:textId="77777777" w:rsidR="00D65898" w:rsidRPr="00044AFD" w:rsidRDefault="00D65898">
      <w:pPr>
        <w:pStyle w:val="TOC2"/>
        <w:rPr>
          <w:rFonts w:ascii="Calibri" w:hAnsi="Calibri"/>
          <w:sz w:val="22"/>
          <w:szCs w:val="22"/>
          <w:lang w:eastAsia="en-GB"/>
        </w:rPr>
      </w:pPr>
      <w:r w:rsidRPr="00044AFD">
        <w:t>4.1</w:t>
      </w:r>
      <w:r w:rsidRPr="00044AFD">
        <w:rPr>
          <w:rFonts w:ascii="Calibri" w:hAnsi="Calibri"/>
          <w:sz w:val="22"/>
          <w:szCs w:val="22"/>
          <w:lang w:eastAsia="en-GB"/>
        </w:rPr>
        <w:tab/>
      </w:r>
      <w:r w:rsidRPr="00044AFD">
        <w:t>Introduction</w:t>
      </w:r>
      <w:r w:rsidRPr="00044AFD">
        <w:tab/>
      </w:r>
      <w:r w:rsidRPr="00044AFD">
        <w:fldChar w:fldCharType="begin"/>
      </w:r>
      <w:r w:rsidRPr="00044AFD">
        <w:instrText xml:space="preserve"> PAGEREF _Toc74131073 \h </w:instrText>
      </w:r>
      <w:r w:rsidRPr="00044AFD">
        <w:fldChar w:fldCharType="separate"/>
      </w:r>
      <w:r w:rsidRPr="00044AFD">
        <w:t>8</w:t>
      </w:r>
      <w:r w:rsidRPr="00044AFD">
        <w:fldChar w:fldCharType="end"/>
      </w:r>
    </w:p>
    <w:p w14:paraId="522E637B" w14:textId="77777777" w:rsidR="00D65898" w:rsidRPr="00044AFD" w:rsidRDefault="00D65898">
      <w:pPr>
        <w:pStyle w:val="TOC2"/>
        <w:rPr>
          <w:rFonts w:ascii="Calibri" w:hAnsi="Calibri"/>
          <w:sz w:val="22"/>
          <w:szCs w:val="22"/>
          <w:lang w:eastAsia="en-GB"/>
        </w:rPr>
      </w:pPr>
      <w:r w:rsidRPr="00044AFD">
        <w:t>4.2</w:t>
      </w:r>
      <w:r w:rsidRPr="00044AFD">
        <w:rPr>
          <w:rFonts w:ascii="Calibri" w:hAnsi="Calibri"/>
          <w:sz w:val="22"/>
          <w:szCs w:val="22"/>
          <w:lang w:eastAsia="en-GB"/>
        </w:rPr>
        <w:tab/>
      </w:r>
      <w:r w:rsidRPr="00044AFD">
        <w:t>IMS-specific adaptations of security functional requirements and related test cases</w:t>
      </w:r>
      <w:r w:rsidRPr="00044AFD">
        <w:tab/>
      </w:r>
      <w:r w:rsidRPr="00044AFD">
        <w:fldChar w:fldCharType="begin"/>
      </w:r>
      <w:r w:rsidRPr="00044AFD">
        <w:instrText xml:space="preserve"> PAGEREF _Toc74131074 \h </w:instrText>
      </w:r>
      <w:r w:rsidRPr="00044AFD">
        <w:fldChar w:fldCharType="separate"/>
      </w:r>
      <w:r w:rsidRPr="00044AFD">
        <w:t>8</w:t>
      </w:r>
      <w:r w:rsidRPr="00044AFD">
        <w:fldChar w:fldCharType="end"/>
      </w:r>
    </w:p>
    <w:p w14:paraId="58AB55DA" w14:textId="77777777" w:rsidR="00D65898" w:rsidRPr="00044AFD" w:rsidRDefault="00D65898">
      <w:pPr>
        <w:pStyle w:val="TOC3"/>
        <w:rPr>
          <w:rFonts w:ascii="Calibri" w:hAnsi="Calibri"/>
          <w:sz w:val="22"/>
          <w:szCs w:val="22"/>
          <w:lang w:eastAsia="en-GB"/>
        </w:rPr>
      </w:pPr>
      <w:r w:rsidRPr="00044AFD">
        <w:t>4.2.1</w:t>
      </w:r>
      <w:r w:rsidRPr="00044AFD">
        <w:rPr>
          <w:rFonts w:ascii="Calibri" w:hAnsi="Calibri"/>
          <w:sz w:val="22"/>
          <w:szCs w:val="22"/>
          <w:lang w:eastAsia="en-GB"/>
        </w:rPr>
        <w:tab/>
      </w:r>
      <w:r w:rsidRPr="00044AFD">
        <w:t>Introduction</w:t>
      </w:r>
      <w:r w:rsidRPr="00044AFD">
        <w:tab/>
      </w:r>
      <w:r w:rsidRPr="00044AFD">
        <w:fldChar w:fldCharType="begin"/>
      </w:r>
      <w:r w:rsidRPr="00044AFD">
        <w:instrText xml:space="preserve"> PAGEREF _Toc74131075 \h </w:instrText>
      </w:r>
      <w:r w:rsidRPr="00044AFD">
        <w:fldChar w:fldCharType="separate"/>
      </w:r>
      <w:r w:rsidRPr="00044AFD">
        <w:t>8</w:t>
      </w:r>
      <w:r w:rsidRPr="00044AFD">
        <w:fldChar w:fldCharType="end"/>
      </w:r>
    </w:p>
    <w:p w14:paraId="400962D0" w14:textId="77777777" w:rsidR="00D65898" w:rsidRPr="00044AFD" w:rsidRDefault="00D65898">
      <w:pPr>
        <w:pStyle w:val="TOC3"/>
        <w:rPr>
          <w:rFonts w:ascii="Calibri" w:hAnsi="Calibri"/>
          <w:sz w:val="22"/>
          <w:szCs w:val="22"/>
          <w:lang w:eastAsia="en-GB"/>
        </w:rPr>
      </w:pPr>
      <w:r w:rsidRPr="00044AFD">
        <w:t>4.2.2</w:t>
      </w:r>
      <w:r w:rsidRPr="00044AFD">
        <w:rPr>
          <w:rFonts w:ascii="Calibri" w:hAnsi="Calibri"/>
          <w:sz w:val="22"/>
          <w:szCs w:val="22"/>
          <w:lang w:eastAsia="en-GB"/>
        </w:rPr>
        <w:tab/>
      </w:r>
      <w:r w:rsidRPr="00044AFD">
        <w:t>Security functional requirements on the IMS product classes deriving from 3GPP specifications and related test cases</w:t>
      </w:r>
      <w:r w:rsidRPr="00044AFD">
        <w:tab/>
      </w:r>
      <w:r w:rsidRPr="00044AFD">
        <w:fldChar w:fldCharType="begin"/>
      </w:r>
      <w:r w:rsidRPr="00044AFD">
        <w:instrText xml:space="preserve"> PAGEREF _Toc74131076 \h </w:instrText>
      </w:r>
      <w:r w:rsidRPr="00044AFD">
        <w:fldChar w:fldCharType="separate"/>
      </w:r>
      <w:r w:rsidRPr="00044AFD">
        <w:t>8</w:t>
      </w:r>
      <w:r w:rsidRPr="00044AFD">
        <w:fldChar w:fldCharType="end"/>
      </w:r>
    </w:p>
    <w:p w14:paraId="43209E81" w14:textId="77777777" w:rsidR="00D65898" w:rsidRPr="00044AFD" w:rsidRDefault="00D65898">
      <w:pPr>
        <w:pStyle w:val="TOC4"/>
        <w:rPr>
          <w:rFonts w:ascii="Calibri" w:hAnsi="Calibri"/>
          <w:sz w:val="22"/>
          <w:szCs w:val="22"/>
          <w:lang w:eastAsia="en-GB"/>
        </w:rPr>
      </w:pPr>
      <w:r w:rsidRPr="00044AFD">
        <w:t>4.2.2.1</w:t>
      </w:r>
      <w:r w:rsidRPr="00044AFD">
        <w:rPr>
          <w:rFonts w:ascii="Calibri" w:hAnsi="Calibri"/>
          <w:sz w:val="22"/>
          <w:szCs w:val="22"/>
          <w:lang w:eastAsia="en-GB"/>
        </w:rPr>
        <w:tab/>
      </w:r>
      <w:r w:rsidRPr="00044AFD">
        <w:t>Introduction</w:t>
      </w:r>
      <w:r w:rsidRPr="00044AFD">
        <w:tab/>
      </w:r>
      <w:r w:rsidRPr="00044AFD">
        <w:fldChar w:fldCharType="begin"/>
      </w:r>
      <w:r w:rsidRPr="00044AFD">
        <w:instrText xml:space="preserve"> PAGEREF _Toc74131077 \h </w:instrText>
      </w:r>
      <w:r w:rsidRPr="00044AFD">
        <w:fldChar w:fldCharType="separate"/>
      </w:r>
      <w:r w:rsidRPr="00044AFD">
        <w:t>8</w:t>
      </w:r>
      <w:r w:rsidRPr="00044AFD">
        <w:fldChar w:fldCharType="end"/>
      </w:r>
    </w:p>
    <w:p w14:paraId="556D85A4" w14:textId="77777777" w:rsidR="00D65898" w:rsidRPr="00044AFD" w:rsidRDefault="00D65898">
      <w:pPr>
        <w:pStyle w:val="TOC4"/>
        <w:rPr>
          <w:rFonts w:ascii="Calibri" w:hAnsi="Calibri"/>
          <w:sz w:val="22"/>
          <w:szCs w:val="22"/>
          <w:lang w:eastAsia="en-GB"/>
        </w:rPr>
      </w:pPr>
      <w:r w:rsidRPr="00044AFD">
        <w:t>4.2.2.2</w:t>
      </w:r>
      <w:r w:rsidRPr="00044AFD">
        <w:rPr>
          <w:rFonts w:ascii="Calibri" w:hAnsi="Calibri"/>
          <w:sz w:val="22"/>
          <w:szCs w:val="22"/>
          <w:lang w:eastAsia="en-GB"/>
        </w:rPr>
        <w:tab/>
      </w:r>
      <w:r w:rsidRPr="00044AFD">
        <w:t>Security functional requirements on the S-CSCF deriving from 3GPP specifications and related test cases</w:t>
      </w:r>
      <w:r w:rsidRPr="00044AFD">
        <w:tab/>
      </w:r>
      <w:r w:rsidRPr="00044AFD">
        <w:fldChar w:fldCharType="begin"/>
      </w:r>
      <w:r w:rsidRPr="00044AFD">
        <w:instrText xml:space="preserve"> PAGEREF _Toc74131078 \h </w:instrText>
      </w:r>
      <w:r w:rsidRPr="00044AFD">
        <w:fldChar w:fldCharType="separate"/>
      </w:r>
      <w:r w:rsidRPr="00044AFD">
        <w:t>8</w:t>
      </w:r>
      <w:r w:rsidRPr="00044AFD">
        <w:fldChar w:fldCharType="end"/>
      </w:r>
    </w:p>
    <w:p w14:paraId="65ACC90E" w14:textId="77777777" w:rsidR="00D65898" w:rsidRPr="00044AFD" w:rsidRDefault="00D65898">
      <w:pPr>
        <w:pStyle w:val="TOC5"/>
        <w:rPr>
          <w:rFonts w:ascii="Calibri" w:hAnsi="Calibri"/>
          <w:sz w:val="22"/>
          <w:szCs w:val="22"/>
          <w:lang w:eastAsia="en-GB"/>
        </w:rPr>
      </w:pPr>
      <w:r w:rsidRPr="00044AFD">
        <w:t>4.2.2.2.1</w:t>
      </w:r>
      <w:r w:rsidRPr="00044AFD">
        <w:rPr>
          <w:rFonts w:ascii="Calibri" w:hAnsi="Calibri"/>
          <w:sz w:val="22"/>
          <w:szCs w:val="22"/>
          <w:lang w:eastAsia="en-GB"/>
        </w:rPr>
        <w:tab/>
      </w:r>
      <w:r w:rsidRPr="00044AFD">
        <w:rPr>
          <w:rFonts w:eastAsia="MS Mincho"/>
        </w:rPr>
        <w:t>No de-registration during the authentication</w:t>
      </w:r>
      <w:r w:rsidRPr="00044AFD">
        <w:tab/>
      </w:r>
      <w:r w:rsidRPr="00044AFD">
        <w:fldChar w:fldCharType="begin"/>
      </w:r>
      <w:r w:rsidRPr="00044AFD">
        <w:instrText xml:space="preserve"> PAGEREF _Toc74131079 \h </w:instrText>
      </w:r>
      <w:r w:rsidRPr="00044AFD">
        <w:fldChar w:fldCharType="separate"/>
      </w:r>
      <w:r w:rsidRPr="00044AFD">
        <w:t>8</w:t>
      </w:r>
      <w:r w:rsidRPr="00044AFD">
        <w:fldChar w:fldCharType="end"/>
      </w:r>
    </w:p>
    <w:p w14:paraId="30AA0E2E" w14:textId="77777777" w:rsidR="00D65898" w:rsidRPr="00044AFD" w:rsidRDefault="00D65898">
      <w:pPr>
        <w:pStyle w:val="TOC5"/>
        <w:rPr>
          <w:rFonts w:ascii="Calibri" w:hAnsi="Calibri"/>
          <w:sz w:val="22"/>
          <w:szCs w:val="22"/>
          <w:lang w:eastAsia="en-GB"/>
        </w:rPr>
      </w:pPr>
      <w:r w:rsidRPr="00044AFD">
        <w:t>4.2.2.2.2</w:t>
      </w:r>
      <w:r w:rsidRPr="00044AFD">
        <w:rPr>
          <w:rFonts w:ascii="Calibri" w:hAnsi="Calibri"/>
          <w:sz w:val="22"/>
          <w:szCs w:val="22"/>
          <w:lang w:eastAsia="en-GB"/>
        </w:rPr>
        <w:tab/>
      </w:r>
      <w:r w:rsidRPr="00044AFD">
        <w:rPr>
          <w:rFonts w:eastAsia="MS Mincho"/>
        </w:rPr>
        <w:t>Unprotected register message</w:t>
      </w:r>
      <w:r w:rsidRPr="00044AFD">
        <w:tab/>
      </w:r>
      <w:r w:rsidRPr="00044AFD">
        <w:fldChar w:fldCharType="begin"/>
      </w:r>
      <w:r w:rsidRPr="00044AFD">
        <w:instrText xml:space="preserve"> PAGEREF _Toc74131080 \h </w:instrText>
      </w:r>
      <w:r w:rsidRPr="00044AFD">
        <w:fldChar w:fldCharType="separate"/>
      </w:r>
      <w:r w:rsidRPr="00044AFD">
        <w:t>9</w:t>
      </w:r>
      <w:r w:rsidRPr="00044AFD">
        <w:fldChar w:fldCharType="end"/>
      </w:r>
    </w:p>
    <w:p w14:paraId="06EECA5D" w14:textId="77777777" w:rsidR="00D65898" w:rsidRPr="00044AFD" w:rsidRDefault="00D65898">
      <w:pPr>
        <w:pStyle w:val="TOC5"/>
        <w:rPr>
          <w:rFonts w:ascii="Calibri" w:hAnsi="Calibri"/>
          <w:sz w:val="22"/>
          <w:szCs w:val="22"/>
          <w:lang w:eastAsia="en-GB"/>
        </w:rPr>
      </w:pPr>
      <w:r w:rsidRPr="00044AFD">
        <w:t>4.2.2.2.3</w:t>
      </w:r>
      <w:r w:rsidRPr="00044AFD">
        <w:rPr>
          <w:rFonts w:ascii="Calibri" w:hAnsi="Calibri"/>
          <w:sz w:val="22"/>
          <w:szCs w:val="22"/>
          <w:lang w:eastAsia="en-GB"/>
        </w:rPr>
        <w:tab/>
      </w:r>
      <w:r w:rsidRPr="00044AFD">
        <w:t>Synchronization failure handling</w:t>
      </w:r>
      <w:r w:rsidRPr="00044AFD">
        <w:tab/>
      </w:r>
      <w:r w:rsidRPr="00044AFD">
        <w:fldChar w:fldCharType="begin"/>
      </w:r>
      <w:r w:rsidRPr="00044AFD">
        <w:instrText xml:space="preserve"> PAGEREF _Toc74131081 \h </w:instrText>
      </w:r>
      <w:r w:rsidRPr="00044AFD">
        <w:fldChar w:fldCharType="separate"/>
      </w:r>
      <w:r w:rsidRPr="00044AFD">
        <w:t>10</w:t>
      </w:r>
      <w:r w:rsidRPr="00044AFD">
        <w:fldChar w:fldCharType="end"/>
      </w:r>
    </w:p>
    <w:p w14:paraId="11D6087C" w14:textId="77777777" w:rsidR="00D65898" w:rsidRPr="00044AFD" w:rsidRDefault="00D65898">
      <w:pPr>
        <w:pStyle w:val="TOC4"/>
        <w:rPr>
          <w:rFonts w:ascii="Calibri" w:hAnsi="Calibri"/>
          <w:sz w:val="22"/>
          <w:szCs w:val="22"/>
          <w:lang w:eastAsia="en-GB"/>
        </w:rPr>
      </w:pPr>
      <w:r w:rsidRPr="00044AFD">
        <w:t>4.2.2.3</w:t>
      </w:r>
      <w:r w:rsidRPr="00044AFD">
        <w:rPr>
          <w:rFonts w:ascii="Calibri" w:hAnsi="Calibri"/>
          <w:sz w:val="22"/>
          <w:szCs w:val="22"/>
          <w:lang w:eastAsia="en-GB"/>
        </w:rPr>
        <w:tab/>
      </w:r>
      <w:r w:rsidRPr="00044AFD">
        <w:t>Security functional requirements on the P-CSCF deriving from 3GPP specifications and related test cases</w:t>
      </w:r>
      <w:r w:rsidRPr="00044AFD">
        <w:tab/>
      </w:r>
      <w:r w:rsidRPr="00044AFD">
        <w:fldChar w:fldCharType="begin"/>
      </w:r>
      <w:r w:rsidRPr="00044AFD">
        <w:instrText xml:space="preserve"> PAGEREF _Toc74131082 \h </w:instrText>
      </w:r>
      <w:r w:rsidRPr="00044AFD">
        <w:fldChar w:fldCharType="separate"/>
      </w:r>
      <w:r w:rsidRPr="00044AFD">
        <w:t>11</w:t>
      </w:r>
      <w:r w:rsidRPr="00044AFD">
        <w:fldChar w:fldCharType="end"/>
      </w:r>
    </w:p>
    <w:p w14:paraId="5B104773" w14:textId="77777777" w:rsidR="00D65898" w:rsidRPr="00044AFD" w:rsidRDefault="00D65898">
      <w:pPr>
        <w:pStyle w:val="TOC5"/>
        <w:rPr>
          <w:rFonts w:ascii="Calibri" w:hAnsi="Calibri"/>
          <w:sz w:val="22"/>
          <w:szCs w:val="22"/>
          <w:lang w:eastAsia="en-GB"/>
        </w:rPr>
      </w:pPr>
      <w:r w:rsidRPr="00044AFD">
        <w:t>4.2.2.3.1</w:t>
      </w:r>
      <w:r w:rsidRPr="00044AFD">
        <w:rPr>
          <w:rFonts w:ascii="Calibri" w:hAnsi="Calibri"/>
          <w:sz w:val="22"/>
          <w:szCs w:val="22"/>
          <w:lang w:eastAsia="en-GB"/>
        </w:rPr>
        <w:tab/>
      </w:r>
      <w:r w:rsidRPr="00044AFD">
        <w:rPr>
          <w:rFonts w:eastAsia="MS Mincho"/>
        </w:rPr>
        <w:t>High-priority algorithm selection</w:t>
      </w:r>
      <w:r w:rsidRPr="00044AFD">
        <w:tab/>
      </w:r>
      <w:r w:rsidRPr="00044AFD">
        <w:fldChar w:fldCharType="begin"/>
      </w:r>
      <w:r w:rsidRPr="00044AFD">
        <w:instrText xml:space="preserve"> PAGEREF _Toc74131083 \h </w:instrText>
      </w:r>
      <w:r w:rsidRPr="00044AFD">
        <w:fldChar w:fldCharType="separate"/>
      </w:r>
      <w:r w:rsidRPr="00044AFD">
        <w:t>11</w:t>
      </w:r>
      <w:r w:rsidRPr="00044AFD">
        <w:fldChar w:fldCharType="end"/>
      </w:r>
    </w:p>
    <w:p w14:paraId="1A91EEC8" w14:textId="77777777" w:rsidR="00D65898" w:rsidRPr="00044AFD" w:rsidRDefault="00D65898">
      <w:pPr>
        <w:pStyle w:val="TOC5"/>
        <w:rPr>
          <w:rFonts w:ascii="Calibri" w:hAnsi="Calibri"/>
          <w:sz w:val="22"/>
          <w:szCs w:val="22"/>
          <w:lang w:eastAsia="en-GB"/>
        </w:rPr>
      </w:pPr>
      <w:r w:rsidRPr="00044AFD">
        <w:t>4.2.2.3.2</w:t>
      </w:r>
      <w:r w:rsidRPr="00044AFD">
        <w:rPr>
          <w:rFonts w:ascii="Calibri" w:hAnsi="Calibri"/>
          <w:sz w:val="22"/>
          <w:szCs w:val="22"/>
          <w:lang w:eastAsia="en-GB"/>
        </w:rPr>
        <w:tab/>
      </w:r>
      <w:r w:rsidRPr="00044AFD">
        <w:rPr>
          <w:rFonts w:eastAsia="MS Mincho"/>
        </w:rPr>
        <w:t>Bidding down on security association set-up</w:t>
      </w:r>
      <w:r w:rsidRPr="00044AFD">
        <w:tab/>
      </w:r>
      <w:r w:rsidRPr="00044AFD">
        <w:fldChar w:fldCharType="begin"/>
      </w:r>
      <w:r w:rsidRPr="00044AFD">
        <w:instrText xml:space="preserve"> PAGEREF _Toc74131084 \h </w:instrText>
      </w:r>
      <w:r w:rsidRPr="00044AFD">
        <w:fldChar w:fldCharType="separate"/>
      </w:r>
      <w:r w:rsidRPr="00044AFD">
        <w:t>12</w:t>
      </w:r>
      <w:r w:rsidRPr="00044AFD">
        <w:fldChar w:fldCharType="end"/>
      </w:r>
    </w:p>
    <w:p w14:paraId="6B8226A0" w14:textId="77777777" w:rsidR="00D65898" w:rsidRPr="00044AFD" w:rsidRDefault="00D65898">
      <w:pPr>
        <w:pStyle w:val="TOC5"/>
        <w:rPr>
          <w:rFonts w:ascii="Calibri" w:hAnsi="Calibri"/>
          <w:sz w:val="22"/>
          <w:szCs w:val="22"/>
          <w:lang w:eastAsia="en-GB"/>
        </w:rPr>
      </w:pPr>
      <w:r w:rsidRPr="00044AFD">
        <w:t>4.2.2.3.3</w:t>
      </w:r>
      <w:r w:rsidRPr="00044AFD">
        <w:rPr>
          <w:rFonts w:ascii="Calibri" w:hAnsi="Calibri"/>
          <w:sz w:val="22"/>
          <w:szCs w:val="22"/>
          <w:lang w:eastAsia="en-GB"/>
        </w:rPr>
        <w:tab/>
      </w:r>
      <w:r w:rsidRPr="00044AFD">
        <w:rPr>
          <w:rFonts w:eastAsia="MS Mincho"/>
        </w:rPr>
        <w:t xml:space="preserve">Protection of </w:t>
      </w:r>
      <w:r w:rsidRPr="00044AFD">
        <w:t>IMS signalling</w:t>
      </w:r>
      <w:r w:rsidRPr="00044AFD">
        <w:rPr>
          <w:rFonts w:eastAsia="MS Mincho"/>
        </w:rPr>
        <w:t xml:space="preserve"> in transfer</w:t>
      </w:r>
      <w:r w:rsidRPr="00044AFD">
        <w:tab/>
      </w:r>
      <w:r w:rsidRPr="00044AFD">
        <w:fldChar w:fldCharType="begin"/>
      </w:r>
      <w:r w:rsidRPr="00044AFD">
        <w:instrText xml:space="preserve"> PAGEREF _Toc74131085 \h </w:instrText>
      </w:r>
      <w:r w:rsidRPr="00044AFD">
        <w:fldChar w:fldCharType="separate"/>
      </w:r>
      <w:r w:rsidRPr="00044AFD">
        <w:t>14</w:t>
      </w:r>
      <w:r w:rsidRPr="00044AFD">
        <w:fldChar w:fldCharType="end"/>
      </w:r>
    </w:p>
    <w:p w14:paraId="7B10BC43" w14:textId="77777777" w:rsidR="00D65898" w:rsidRPr="00044AFD" w:rsidRDefault="00D65898">
      <w:pPr>
        <w:pStyle w:val="TOC5"/>
        <w:rPr>
          <w:rFonts w:ascii="Calibri" w:hAnsi="Calibri"/>
          <w:sz w:val="22"/>
          <w:szCs w:val="22"/>
          <w:lang w:eastAsia="en-GB"/>
        </w:rPr>
      </w:pPr>
      <w:r w:rsidRPr="00044AFD">
        <w:t>4.2.2.3.4</w:t>
      </w:r>
      <w:r w:rsidRPr="00044AFD">
        <w:rPr>
          <w:rFonts w:ascii="Calibri" w:hAnsi="Calibri"/>
          <w:sz w:val="22"/>
          <w:szCs w:val="22"/>
          <w:lang w:eastAsia="en-GB"/>
        </w:rPr>
        <w:tab/>
      </w:r>
      <w:r w:rsidRPr="00044AFD">
        <w:rPr>
          <w:rFonts w:eastAsia="MS Mincho"/>
        </w:rPr>
        <w:t xml:space="preserve">Bidding down on security association set-up in case the </w:t>
      </w:r>
      <w:r w:rsidRPr="00044AFD">
        <w:t>P-CSCF policy requiring confidentiality</w:t>
      </w:r>
      <w:r w:rsidRPr="00044AFD">
        <w:tab/>
      </w:r>
      <w:r w:rsidRPr="00044AFD">
        <w:fldChar w:fldCharType="begin"/>
      </w:r>
      <w:r w:rsidRPr="00044AFD">
        <w:instrText xml:space="preserve"> PAGEREF _Toc74131086 \h </w:instrText>
      </w:r>
      <w:r w:rsidRPr="00044AFD">
        <w:fldChar w:fldCharType="separate"/>
      </w:r>
      <w:r w:rsidRPr="00044AFD">
        <w:t>15</w:t>
      </w:r>
      <w:r w:rsidRPr="00044AFD">
        <w:fldChar w:fldCharType="end"/>
      </w:r>
    </w:p>
    <w:p w14:paraId="4C134529" w14:textId="77777777" w:rsidR="00D65898" w:rsidRPr="00044AFD" w:rsidRDefault="00D65898">
      <w:pPr>
        <w:pStyle w:val="TOC5"/>
        <w:rPr>
          <w:rFonts w:ascii="Calibri" w:hAnsi="Calibri"/>
          <w:sz w:val="22"/>
          <w:szCs w:val="22"/>
          <w:lang w:eastAsia="en-GB"/>
        </w:rPr>
      </w:pPr>
      <w:r w:rsidRPr="00044AFD">
        <w:t>4.2.2.3.5</w:t>
      </w:r>
      <w:r w:rsidRPr="00044AFD">
        <w:rPr>
          <w:rFonts w:ascii="Calibri" w:hAnsi="Calibri"/>
          <w:sz w:val="22"/>
          <w:szCs w:val="22"/>
          <w:lang w:eastAsia="en-GB"/>
        </w:rPr>
        <w:tab/>
      </w:r>
      <w:r w:rsidRPr="00044AFD">
        <w:rPr>
          <w:rFonts w:eastAsia="DengXian" w:cs="Arial"/>
          <w:lang w:eastAsia="zh-CN"/>
        </w:rPr>
        <w:t>Different SPIs</w:t>
      </w:r>
      <w:r w:rsidRPr="00044AFD">
        <w:tab/>
      </w:r>
      <w:r w:rsidRPr="00044AFD">
        <w:fldChar w:fldCharType="begin"/>
      </w:r>
      <w:r w:rsidRPr="00044AFD">
        <w:instrText xml:space="preserve"> PAGEREF _Toc74131087 \h </w:instrText>
      </w:r>
      <w:r w:rsidRPr="00044AFD">
        <w:fldChar w:fldCharType="separate"/>
      </w:r>
      <w:r w:rsidRPr="00044AFD">
        <w:t>16</w:t>
      </w:r>
      <w:r w:rsidRPr="00044AFD">
        <w:fldChar w:fldCharType="end"/>
      </w:r>
    </w:p>
    <w:p w14:paraId="1A510240" w14:textId="77777777" w:rsidR="00D65898" w:rsidRPr="00044AFD" w:rsidRDefault="00D65898">
      <w:pPr>
        <w:pStyle w:val="TOC4"/>
        <w:rPr>
          <w:rFonts w:ascii="Calibri" w:hAnsi="Calibri"/>
          <w:sz w:val="22"/>
          <w:szCs w:val="22"/>
          <w:lang w:eastAsia="en-GB"/>
        </w:rPr>
      </w:pPr>
      <w:r w:rsidRPr="00044AFD">
        <w:t>4.2.2.4</w:t>
      </w:r>
      <w:r w:rsidRPr="00044AFD">
        <w:rPr>
          <w:rFonts w:ascii="Calibri" w:hAnsi="Calibri"/>
          <w:sz w:val="22"/>
          <w:szCs w:val="22"/>
          <w:lang w:eastAsia="en-GB"/>
        </w:rPr>
        <w:tab/>
      </w:r>
      <w:r w:rsidRPr="00044AFD">
        <w:t>Security functional requirements on the I-CSCF deriving from 3GPP specifications and related test cases</w:t>
      </w:r>
      <w:r w:rsidRPr="00044AFD">
        <w:tab/>
      </w:r>
      <w:r w:rsidRPr="00044AFD">
        <w:fldChar w:fldCharType="begin"/>
      </w:r>
      <w:r w:rsidRPr="00044AFD">
        <w:instrText xml:space="preserve"> PAGEREF _Toc74131088 \h </w:instrText>
      </w:r>
      <w:r w:rsidRPr="00044AFD">
        <w:fldChar w:fldCharType="separate"/>
      </w:r>
      <w:r w:rsidRPr="00044AFD">
        <w:t>17</w:t>
      </w:r>
      <w:r w:rsidRPr="00044AFD">
        <w:fldChar w:fldCharType="end"/>
      </w:r>
    </w:p>
    <w:p w14:paraId="30D00840" w14:textId="77777777" w:rsidR="00D65898" w:rsidRPr="00044AFD" w:rsidRDefault="00D65898">
      <w:pPr>
        <w:pStyle w:val="TOC5"/>
        <w:rPr>
          <w:rFonts w:ascii="Calibri" w:hAnsi="Calibri"/>
          <w:sz w:val="22"/>
          <w:szCs w:val="22"/>
          <w:lang w:eastAsia="en-GB"/>
        </w:rPr>
      </w:pPr>
      <w:r w:rsidRPr="00044AFD">
        <w:t>4.2.2.4.1</w:t>
      </w:r>
      <w:r w:rsidRPr="00044AFD">
        <w:rPr>
          <w:rFonts w:ascii="Calibri" w:hAnsi="Calibri"/>
          <w:sz w:val="22"/>
          <w:szCs w:val="22"/>
          <w:lang w:eastAsia="en-GB"/>
        </w:rPr>
        <w:tab/>
      </w:r>
      <w:r w:rsidRPr="00044AFD">
        <w:rPr>
          <w:rFonts w:eastAsia="MS Mincho"/>
        </w:rPr>
        <w:t>Encryption in network hiding</w:t>
      </w:r>
      <w:r w:rsidRPr="00044AFD">
        <w:tab/>
      </w:r>
      <w:r w:rsidRPr="00044AFD">
        <w:fldChar w:fldCharType="begin"/>
      </w:r>
      <w:r w:rsidRPr="00044AFD">
        <w:instrText xml:space="preserve"> PAGEREF _Toc74131089 \h </w:instrText>
      </w:r>
      <w:r w:rsidRPr="00044AFD">
        <w:fldChar w:fldCharType="separate"/>
      </w:r>
      <w:r w:rsidRPr="00044AFD">
        <w:t>17</w:t>
      </w:r>
      <w:r w:rsidRPr="00044AFD">
        <w:fldChar w:fldCharType="end"/>
      </w:r>
    </w:p>
    <w:p w14:paraId="37D93F2A" w14:textId="77777777" w:rsidR="00D65898" w:rsidRPr="00044AFD" w:rsidRDefault="00D65898">
      <w:pPr>
        <w:pStyle w:val="TOC4"/>
        <w:rPr>
          <w:rFonts w:ascii="Calibri" w:hAnsi="Calibri"/>
          <w:sz w:val="22"/>
          <w:szCs w:val="22"/>
          <w:lang w:eastAsia="en-GB"/>
        </w:rPr>
      </w:pPr>
      <w:r w:rsidRPr="00044AFD">
        <w:t>4.2.2.5</w:t>
      </w:r>
      <w:r w:rsidRPr="00044AFD">
        <w:rPr>
          <w:rFonts w:ascii="Calibri" w:hAnsi="Calibri"/>
          <w:sz w:val="22"/>
          <w:szCs w:val="22"/>
          <w:lang w:eastAsia="en-GB"/>
        </w:rPr>
        <w:tab/>
      </w:r>
      <w:r w:rsidRPr="00044AFD">
        <w:rPr>
          <w:rFonts w:eastAsia="System" w:cs="Arial"/>
        </w:rPr>
        <w:t>Security functional requirements on the IBCF deriving from 3GPP specifications and related test cases</w:t>
      </w:r>
      <w:r w:rsidRPr="00044AFD">
        <w:tab/>
      </w:r>
      <w:r w:rsidRPr="00044AFD">
        <w:fldChar w:fldCharType="begin"/>
      </w:r>
      <w:r w:rsidRPr="00044AFD">
        <w:instrText xml:space="preserve"> PAGEREF _Toc74131090 \h </w:instrText>
      </w:r>
      <w:r w:rsidRPr="00044AFD">
        <w:fldChar w:fldCharType="separate"/>
      </w:r>
      <w:r w:rsidRPr="00044AFD">
        <w:t>18</w:t>
      </w:r>
      <w:r w:rsidRPr="00044AFD">
        <w:fldChar w:fldCharType="end"/>
      </w:r>
    </w:p>
    <w:p w14:paraId="245905C7" w14:textId="77777777" w:rsidR="00D65898" w:rsidRPr="00044AFD" w:rsidRDefault="00D65898">
      <w:pPr>
        <w:pStyle w:val="TOC5"/>
        <w:rPr>
          <w:rFonts w:ascii="Calibri" w:hAnsi="Calibri"/>
          <w:sz w:val="22"/>
          <w:szCs w:val="22"/>
          <w:lang w:eastAsia="en-GB"/>
        </w:rPr>
      </w:pPr>
      <w:r w:rsidRPr="00044AFD">
        <w:t>4.2.2.5.1</w:t>
      </w:r>
      <w:r w:rsidRPr="00044AFD">
        <w:rPr>
          <w:rFonts w:ascii="Calibri" w:hAnsi="Calibri"/>
          <w:sz w:val="22"/>
          <w:szCs w:val="22"/>
          <w:lang w:eastAsia="en-GB"/>
        </w:rPr>
        <w:tab/>
      </w:r>
      <w:r w:rsidRPr="00044AFD">
        <w:rPr>
          <w:rFonts w:eastAsia="Courier New" w:cs="Arial"/>
        </w:rPr>
        <w:t>Encryption in network hiding</w:t>
      </w:r>
      <w:r w:rsidRPr="00044AFD">
        <w:tab/>
      </w:r>
      <w:r w:rsidRPr="00044AFD">
        <w:fldChar w:fldCharType="begin"/>
      </w:r>
      <w:r w:rsidRPr="00044AFD">
        <w:instrText xml:space="preserve"> PAGEREF _Toc74131091 \h </w:instrText>
      </w:r>
      <w:r w:rsidRPr="00044AFD">
        <w:fldChar w:fldCharType="separate"/>
      </w:r>
      <w:r w:rsidRPr="00044AFD">
        <w:t>18</w:t>
      </w:r>
      <w:r w:rsidRPr="00044AFD">
        <w:fldChar w:fldCharType="end"/>
      </w:r>
    </w:p>
    <w:p w14:paraId="063F5CC4" w14:textId="77777777" w:rsidR="00D65898" w:rsidRPr="00044AFD" w:rsidRDefault="00D65898">
      <w:pPr>
        <w:pStyle w:val="TOC5"/>
        <w:rPr>
          <w:rFonts w:ascii="Calibri" w:hAnsi="Calibri"/>
          <w:sz w:val="22"/>
          <w:szCs w:val="22"/>
          <w:lang w:eastAsia="en-GB"/>
        </w:rPr>
      </w:pPr>
      <w:r w:rsidRPr="00044AFD">
        <w:t>4.2.2.5.2</w:t>
      </w:r>
      <w:r w:rsidRPr="00044AFD">
        <w:rPr>
          <w:rFonts w:ascii="Calibri" w:hAnsi="Calibri"/>
          <w:sz w:val="22"/>
          <w:szCs w:val="22"/>
          <w:lang w:eastAsia="en-GB"/>
        </w:rPr>
        <w:tab/>
      </w:r>
      <w:r w:rsidRPr="00044AFD">
        <w:rPr>
          <w:rFonts w:eastAsia="Courier New" w:cs="Arial"/>
        </w:rPr>
        <w:t>Replacement in network hiding</w:t>
      </w:r>
      <w:r w:rsidRPr="00044AFD">
        <w:tab/>
      </w:r>
      <w:r w:rsidRPr="00044AFD">
        <w:fldChar w:fldCharType="begin"/>
      </w:r>
      <w:r w:rsidRPr="00044AFD">
        <w:instrText xml:space="preserve"> PAGEREF _Toc74131092 \h </w:instrText>
      </w:r>
      <w:r w:rsidRPr="00044AFD">
        <w:fldChar w:fldCharType="separate"/>
      </w:r>
      <w:r w:rsidRPr="00044AFD">
        <w:t>20</w:t>
      </w:r>
      <w:r w:rsidRPr="00044AFD">
        <w:fldChar w:fldCharType="end"/>
      </w:r>
    </w:p>
    <w:p w14:paraId="47D68AE4" w14:textId="77777777" w:rsidR="00D65898" w:rsidRPr="00044AFD" w:rsidRDefault="00D65898">
      <w:pPr>
        <w:pStyle w:val="TOC4"/>
        <w:rPr>
          <w:rFonts w:ascii="Calibri" w:hAnsi="Calibri"/>
          <w:sz w:val="22"/>
          <w:szCs w:val="22"/>
          <w:lang w:eastAsia="en-GB"/>
        </w:rPr>
      </w:pPr>
      <w:r w:rsidRPr="00044AFD">
        <w:t>4.2.2.6</w:t>
      </w:r>
      <w:r w:rsidRPr="00044AFD">
        <w:rPr>
          <w:rFonts w:ascii="Calibri" w:hAnsi="Calibri"/>
          <w:sz w:val="22"/>
          <w:szCs w:val="22"/>
          <w:lang w:eastAsia="en-GB"/>
        </w:rPr>
        <w:tab/>
      </w:r>
      <w:r w:rsidRPr="00044AFD">
        <w:rPr>
          <w:rFonts w:eastAsia="System" w:cs="Arial"/>
        </w:rPr>
        <w:t>Security functional requirements on the AS deriving from 3GPP specifications</w:t>
      </w:r>
      <w:r w:rsidRPr="00044AFD">
        <w:rPr>
          <w:rFonts w:eastAsia="Calibri" w:cs="Arial"/>
        </w:rPr>
        <w:t xml:space="preserve"> and related test cases</w:t>
      </w:r>
      <w:r w:rsidRPr="00044AFD">
        <w:tab/>
      </w:r>
      <w:r w:rsidRPr="00044AFD">
        <w:fldChar w:fldCharType="begin"/>
      </w:r>
      <w:r w:rsidRPr="00044AFD">
        <w:instrText xml:space="preserve"> PAGEREF _Toc74131093 \h </w:instrText>
      </w:r>
      <w:r w:rsidRPr="00044AFD">
        <w:fldChar w:fldCharType="separate"/>
      </w:r>
      <w:r w:rsidRPr="00044AFD">
        <w:t>21</w:t>
      </w:r>
      <w:r w:rsidRPr="00044AFD">
        <w:fldChar w:fldCharType="end"/>
      </w:r>
    </w:p>
    <w:p w14:paraId="0C9B35CE" w14:textId="77777777" w:rsidR="00D65898" w:rsidRPr="00044AFD" w:rsidRDefault="00D65898">
      <w:pPr>
        <w:pStyle w:val="TOC5"/>
        <w:rPr>
          <w:rFonts w:ascii="Calibri" w:hAnsi="Calibri"/>
          <w:sz w:val="22"/>
          <w:szCs w:val="22"/>
          <w:lang w:eastAsia="en-GB"/>
        </w:rPr>
      </w:pPr>
      <w:r w:rsidRPr="00044AFD">
        <w:t>4.2.2.6.1</w:t>
      </w:r>
      <w:r w:rsidRPr="00044AFD">
        <w:rPr>
          <w:rFonts w:ascii="Calibri" w:hAnsi="Calibri"/>
          <w:sz w:val="22"/>
          <w:szCs w:val="22"/>
          <w:lang w:eastAsia="en-GB"/>
        </w:rPr>
        <w:tab/>
      </w:r>
      <w:r w:rsidRPr="00044AFD">
        <w:rPr>
          <w:rFonts w:eastAsia="MS Mincho"/>
        </w:rPr>
        <w:t>User authorization</w:t>
      </w:r>
      <w:r w:rsidRPr="00044AFD">
        <w:tab/>
      </w:r>
      <w:r w:rsidRPr="00044AFD">
        <w:fldChar w:fldCharType="begin"/>
      </w:r>
      <w:r w:rsidRPr="00044AFD">
        <w:instrText xml:space="preserve"> PAGEREF _Toc74131094 \h </w:instrText>
      </w:r>
      <w:r w:rsidRPr="00044AFD">
        <w:fldChar w:fldCharType="separate"/>
      </w:r>
      <w:r w:rsidRPr="00044AFD">
        <w:t>21</w:t>
      </w:r>
      <w:r w:rsidRPr="00044AFD">
        <w:fldChar w:fldCharType="end"/>
      </w:r>
    </w:p>
    <w:p w14:paraId="396BE5AB" w14:textId="77777777" w:rsidR="00D65898" w:rsidRPr="00044AFD" w:rsidRDefault="00D65898">
      <w:pPr>
        <w:pStyle w:val="TOC5"/>
        <w:rPr>
          <w:rFonts w:ascii="Calibri" w:hAnsi="Calibri"/>
          <w:sz w:val="22"/>
          <w:szCs w:val="22"/>
          <w:lang w:eastAsia="en-GB"/>
        </w:rPr>
      </w:pPr>
      <w:r w:rsidRPr="00044AFD">
        <w:t>4.2.2.6.2</w:t>
      </w:r>
      <w:r w:rsidRPr="00044AFD">
        <w:rPr>
          <w:rFonts w:ascii="Calibri" w:hAnsi="Calibri"/>
          <w:sz w:val="22"/>
          <w:szCs w:val="22"/>
          <w:lang w:eastAsia="en-GB"/>
        </w:rPr>
        <w:tab/>
      </w:r>
      <w:r w:rsidRPr="00044AFD">
        <w:rPr>
          <w:rFonts w:eastAsia="MS Mincho"/>
        </w:rPr>
        <w:t>ID privacy</w:t>
      </w:r>
      <w:r w:rsidRPr="00044AFD">
        <w:tab/>
      </w:r>
      <w:r w:rsidRPr="00044AFD">
        <w:fldChar w:fldCharType="begin"/>
      </w:r>
      <w:r w:rsidRPr="00044AFD">
        <w:instrText xml:space="preserve"> PAGEREF _Toc74131095 \h </w:instrText>
      </w:r>
      <w:r w:rsidRPr="00044AFD">
        <w:fldChar w:fldCharType="separate"/>
      </w:r>
      <w:r w:rsidRPr="00044AFD">
        <w:t>22</w:t>
      </w:r>
      <w:r w:rsidRPr="00044AFD">
        <w:fldChar w:fldCharType="end"/>
      </w:r>
    </w:p>
    <w:p w14:paraId="7B56B60C" w14:textId="77777777" w:rsidR="00D65898" w:rsidRPr="00044AFD" w:rsidRDefault="00D65898">
      <w:pPr>
        <w:pStyle w:val="TOC4"/>
        <w:rPr>
          <w:rFonts w:ascii="Calibri" w:hAnsi="Calibri"/>
          <w:sz w:val="22"/>
          <w:szCs w:val="22"/>
          <w:lang w:eastAsia="en-GB"/>
        </w:rPr>
      </w:pPr>
      <w:r w:rsidRPr="00044AFD">
        <w:t>4.2.2.</w:t>
      </w:r>
      <w:r w:rsidRPr="00044AFD">
        <w:rPr>
          <w:lang w:eastAsia="zh-CN"/>
        </w:rPr>
        <w:t>7</w:t>
      </w:r>
      <w:r w:rsidRPr="00044AFD">
        <w:rPr>
          <w:rFonts w:ascii="Calibri" w:hAnsi="Calibri"/>
          <w:sz w:val="22"/>
          <w:szCs w:val="22"/>
          <w:lang w:eastAsia="en-GB"/>
        </w:rPr>
        <w:tab/>
      </w:r>
      <w:r w:rsidRPr="00044AFD">
        <w:t>Security functional requirements on the MRFP deriving from 3GPP specifications and related test cases</w:t>
      </w:r>
      <w:r w:rsidRPr="00044AFD">
        <w:tab/>
      </w:r>
      <w:r w:rsidRPr="00044AFD">
        <w:fldChar w:fldCharType="begin"/>
      </w:r>
      <w:r w:rsidRPr="00044AFD">
        <w:instrText xml:space="preserve"> PAGEREF _Toc74131096 \h </w:instrText>
      </w:r>
      <w:r w:rsidRPr="00044AFD">
        <w:fldChar w:fldCharType="separate"/>
      </w:r>
      <w:r w:rsidRPr="00044AFD">
        <w:t>23</w:t>
      </w:r>
      <w:r w:rsidRPr="00044AFD">
        <w:fldChar w:fldCharType="end"/>
      </w:r>
    </w:p>
    <w:p w14:paraId="4892DDE6" w14:textId="77777777" w:rsidR="00D65898" w:rsidRPr="00044AFD" w:rsidRDefault="00D65898">
      <w:pPr>
        <w:pStyle w:val="TOC4"/>
        <w:rPr>
          <w:rFonts w:ascii="Calibri" w:hAnsi="Calibri"/>
          <w:sz w:val="22"/>
          <w:szCs w:val="22"/>
          <w:lang w:eastAsia="en-GB"/>
        </w:rPr>
      </w:pPr>
      <w:r w:rsidRPr="00044AFD">
        <w:t>4.2.2.</w:t>
      </w:r>
      <w:r w:rsidRPr="00044AFD">
        <w:rPr>
          <w:lang w:eastAsia="zh-CN"/>
        </w:rPr>
        <w:t>8</w:t>
      </w:r>
      <w:r w:rsidRPr="00044AFD">
        <w:rPr>
          <w:rFonts w:ascii="Calibri" w:hAnsi="Calibri"/>
          <w:sz w:val="22"/>
          <w:szCs w:val="22"/>
          <w:lang w:eastAsia="en-GB"/>
        </w:rPr>
        <w:tab/>
      </w:r>
      <w:r w:rsidRPr="00044AFD">
        <w:t>Security functional requirements on the IMS MGW deriving from 3GPP specifications and related test cases</w:t>
      </w:r>
      <w:r w:rsidRPr="00044AFD">
        <w:tab/>
      </w:r>
      <w:r w:rsidRPr="00044AFD">
        <w:fldChar w:fldCharType="begin"/>
      </w:r>
      <w:r w:rsidRPr="00044AFD">
        <w:instrText xml:space="preserve"> PAGEREF _Toc74131097 \h </w:instrText>
      </w:r>
      <w:r w:rsidRPr="00044AFD">
        <w:fldChar w:fldCharType="separate"/>
      </w:r>
      <w:r w:rsidRPr="00044AFD">
        <w:t>23</w:t>
      </w:r>
      <w:r w:rsidRPr="00044AFD">
        <w:fldChar w:fldCharType="end"/>
      </w:r>
    </w:p>
    <w:p w14:paraId="45579DFE" w14:textId="77777777" w:rsidR="00D65898" w:rsidRPr="00044AFD" w:rsidRDefault="00D65898">
      <w:pPr>
        <w:pStyle w:val="TOC4"/>
        <w:rPr>
          <w:rFonts w:ascii="Calibri" w:hAnsi="Calibri"/>
          <w:sz w:val="22"/>
          <w:szCs w:val="22"/>
          <w:lang w:eastAsia="en-GB"/>
        </w:rPr>
      </w:pPr>
      <w:r w:rsidRPr="00044AFD">
        <w:t>4.2.2.</w:t>
      </w:r>
      <w:r w:rsidRPr="00044AFD">
        <w:rPr>
          <w:lang w:eastAsia="zh-CN"/>
        </w:rPr>
        <w:t>9</w:t>
      </w:r>
      <w:r w:rsidRPr="00044AFD">
        <w:rPr>
          <w:rFonts w:ascii="Calibri" w:hAnsi="Calibri"/>
          <w:sz w:val="22"/>
          <w:szCs w:val="22"/>
          <w:lang w:eastAsia="en-GB"/>
        </w:rPr>
        <w:tab/>
      </w:r>
      <w:r w:rsidRPr="00044AFD">
        <w:t>Security functional requirements on the MGCF deriving from 3GPP specifications and related test cases</w:t>
      </w:r>
      <w:r w:rsidRPr="00044AFD">
        <w:tab/>
      </w:r>
      <w:r w:rsidRPr="00044AFD">
        <w:fldChar w:fldCharType="begin"/>
      </w:r>
      <w:r w:rsidRPr="00044AFD">
        <w:instrText xml:space="preserve"> PAGEREF _Toc74131098 \h </w:instrText>
      </w:r>
      <w:r w:rsidRPr="00044AFD">
        <w:fldChar w:fldCharType="separate"/>
      </w:r>
      <w:r w:rsidRPr="00044AFD">
        <w:t>23</w:t>
      </w:r>
      <w:r w:rsidRPr="00044AFD">
        <w:fldChar w:fldCharType="end"/>
      </w:r>
    </w:p>
    <w:p w14:paraId="4D54E028" w14:textId="77777777" w:rsidR="00D65898" w:rsidRPr="00044AFD" w:rsidRDefault="00D65898">
      <w:pPr>
        <w:pStyle w:val="TOC4"/>
        <w:rPr>
          <w:rFonts w:ascii="Calibri" w:hAnsi="Calibri"/>
          <w:sz w:val="22"/>
          <w:szCs w:val="22"/>
          <w:lang w:eastAsia="en-GB"/>
        </w:rPr>
      </w:pPr>
      <w:r w:rsidRPr="00044AFD">
        <w:t>4.2.2.</w:t>
      </w:r>
      <w:r w:rsidRPr="00044AFD">
        <w:rPr>
          <w:lang w:eastAsia="zh-CN"/>
        </w:rPr>
        <w:t>10</w:t>
      </w:r>
      <w:r w:rsidRPr="00044AFD">
        <w:rPr>
          <w:rFonts w:ascii="Calibri" w:hAnsi="Calibri"/>
          <w:sz w:val="22"/>
          <w:szCs w:val="22"/>
          <w:lang w:eastAsia="en-GB"/>
        </w:rPr>
        <w:tab/>
      </w:r>
      <w:r w:rsidRPr="00044AFD">
        <w:t>Security functional requirements on the IMS-AGW deriving from 3GPP specifications and related test cases</w:t>
      </w:r>
      <w:r w:rsidRPr="00044AFD">
        <w:tab/>
      </w:r>
      <w:r w:rsidRPr="00044AFD">
        <w:fldChar w:fldCharType="begin"/>
      </w:r>
      <w:r w:rsidRPr="00044AFD">
        <w:instrText xml:space="preserve"> PAGEREF _Toc74131099 \h </w:instrText>
      </w:r>
      <w:r w:rsidRPr="00044AFD">
        <w:fldChar w:fldCharType="separate"/>
      </w:r>
      <w:r w:rsidRPr="00044AFD">
        <w:t>23</w:t>
      </w:r>
      <w:r w:rsidRPr="00044AFD">
        <w:fldChar w:fldCharType="end"/>
      </w:r>
    </w:p>
    <w:p w14:paraId="4C2831ED" w14:textId="77777777" w:rsidR="00D65898" w:rsidRPr="00044AFD" w:rsidRDefault="00D65898">
      <w:pPr>
        <w:pStyle w:val="TOC4"/>
        <w:rPr>
          <w:rFonts w:ascii="Calibri" w:hAnsi="Calibri"/>
          <w:sz w:val="22"/>
          <w:szCs w:val="22"/>
          <w:lang w:eastAsia="en-GB"/>
        </w:rPr>
      </w:pPr>
      <w:r w:rsidRPr="00044AFD">
        <w:t>4.2.2.</w:t>
      </w:r>
      <w:r w:rsidRPr="00044AFD">
        <w:rPr>
          <w:lang w:eastAsia="zh-CN"/>
        </w:rPr>
        <w:t>11</w:t>
      </w:r>
      <w:r w:rsidRPr="00044AFD">
        <w:rPr>
          <w:rFonts w:ascii="Calibri" w:hAnsi="Calibri"/>
          <w:sz w:val="22"/>
          <w:szCs w:val="22"/>
          <w:lang w:eastAsia="en-GB"/>
        </w:rPr>
        <w:tab/>
      </w:r>
      <w:r w:rsidRPr="00044AFD">
        <w:t>Security functional requirements on the TrGW deriving from 3GPP specifications and related test cases</w:t>
      </w:r>
      <w:r w:rsidRPr="00044AFD">
        <w:tab/>
      </w:r>
      <w:r w:rsidRPr="00044AFD">
        <w:fldChar w:fldCharType="begin"/>
      </w:r>
      <w:r w:rsidRPr="00044AFD">
        <w:instrText xml:space="preserve"> PAGEREF _Toc74131100 \h </w:instrText>
      </w:r>
      <w:r w:rsidRPr="00044AFD">
        <w:fldChar w:fldCharType="separate"/>
      </w:r>
      <w:r w:rsidRPr="00044AFD">
        <w:t>23</w:t>
      </w:r>
      <w:r w:rsidRPr="00044AFD">
        <w:fldChar w:fldCharType="end"/>
      </w:r>
    </w:p>
    <w:p w14:paraId="3D10314E" w14:textId="77777777" w:rsidR="00D65898" w:rsidRPr="00044AFD" w:rsidRDefault="00D65898">
      <w:pPr>
        <w:pStyle w:val="TOC3"/>
        <w:rPr>
          <w:rFonts w:ascii="Calibri" w:hAnsi="Calibri"/>
          <w:sz w:val="22"/>
          <w:szCs w:val="22"/>
          <w:lang w:eastAsia="en-GB"/>
        </w:rPr>
      </w:pPr>
      <w:r w:rsidRPr="00044AFD">
        <w:t>4.2.3</w:t>
      </w:r>
      <w:r w:rsidRPr="00044AFD">
        <w:rPr>
          <w:rFonts w:ascii="Calibri" w:hAnsi="Calibri"/>
          <w:sz w:val="22"/>
          <w:szCs w:val="22"/>
          <w:lang w:eastAsia="en-GB"/>
        </w:rPr>
        <w:tab/>
      </w:r>
      <w:r w:rsidRPr="00044AFD">
        <w:t>Technical Baseline</w:t>
      </w:r>
      <w:r w:rsidRPr="00044AFD">
        <w:tab/>
      </w:r>
      <w:r w:rsidRPr="00044AFD">
        <w:fldChar w:fldCharType="begin"/>
      </w:r>
      <w:r w:rsidRPr="00044AFD">
        <w:instrText xml:space="preserve"> PAGEREF _Toc74131101 \h </w:instrText>
      </w:r>
      <w:r w:rsidRPr="00044AFD">
        <w:fldChar w:fldCharType="separate"/>
      </w:r>
      <w:r w:rsidRPr="00044AFD">
        <w:t>23</w:t>
      </w:r>
      <w:r w:rsidRPr="00044AFD">
        <w:fldChar w:fldCharType="end"/>
      </w:r>
    </w:p>
    <w:p w14:paraId="31405FDE" w14:textId="77777777" w:rsidR="00D65898" w:rsidRPr="00044AFD" w:rsidRDefault="00D65898">
      <w:pPr>
        <w:pStyle w:val="TOC4"/>
        <w:rPr>
          <w:rFonts w:ascii="Calibri" w:hAnsi="Calibri"/>
          <w:sz w:val="22"/>
          <w:szCs w:val="22"/>
          <w:lang w:eastAsia="en-GB"/>
        </w:rPr>
      </w:pPr>
      <w:r w:rsidRPr="00044AFD">
        <w:t>4.2.3.1</w:t>
      </w:r>
      <w:r w:rsidRPr="00044AFD">
        <w:rPr>
          <w:rFonts w:ascii="Calibri" w:hAnsi="Calibri"/>
          <w:sz w:val="22"/>
          <w:szCs w:val="22"/>
          <w:lang w:eastAsia="en-GB"/>
        </w:rPr>
        <w:tab/>
      </w:r>
      <w:r w:rsidRPr="00044AFD">
        <w:t>Introduction</w:t>
      </w:r>
      <w:r w:rsidRPr="00044AFD">
        <w:tab/>
      </w:r>
      <w:r w:rsidRPr="00044AFD">
        <w:fldChar w:fldCharType="begin"/>
      </w:r>
      <w:r w:rsidRPr="00044AFD">
        <w:instrText xml:space="preserve"> PAGEREF _Toc74131102 \h </w:instrText>
      </w:r>
      <w:r w:rsidRPr="00044AFD">
        <w:fldChar w:fldCharType="separate"/>
      </w:r>
      <w:r w:rsidRPr="00044AFD">
        <w:t>23</w:t>
      </w:r>
      <w:r w:rsidRPr="00044AFD">
        <w:fldChar w:fldCharType="end"/>
      </w:r>
    </w:p>
    <w:p w14:paraId="0DAA9C05" w14:textId="77777777" w:rsidR="00D65898" w:rsidRPr="00044AFD" w:rsidRDefault="00D65898">
      <w:pPr>
        <w:pStyle w:val="TOC4"/>
        <w:rPr>
          <w:rFonts w:ascii="Calibri" w:hAnsi="Calibri"/>
          <w:sz w:val="22"/>
          <w:szCs w:val="22"/>
          <w:lang w:eastAsia="en-GB"/>
        </w:rPr>
      </w:pPr>
      <w:r w:rsidRPr="00044AFD">
        <w:t>4.2.3.2</w:t>
      </w:r>
      <w:r w:rsidRPr="00044AFD">
        <w:rPr>
          <w:rFonts w:ascii="Calibri" w:hAnsi="Calibri"/>
          <w:sz w:val="22"/>
          <w:szCs w:val="22"/>
          <w:lang w:eastAsia="en-GB"/>
        </w:rPr>
        <w:tab/>
      </w:r>
      <w:r w:rsidRPr="00044AFD">
        <w:t>Protecting</w:t>
      </w:r>
      <w:r w:rsidRPr="00044AFD">
        <w:rPr>
          <w:spacing w:val="-12"/>
        </w:rPr>
        <w:t xml:space="preserve"> </w:t>
      </w:r>
      <w:r w:rsidRPr="00044AFD">
        <w:t>data</w:t>
      </w:r>
      <w:r w:rsidRPr="00044AFD">
        <w:rPr>
          <w:spacing w:val="-5"/>
        </w:rPr>
        <w:t xml:space="preserve"> </w:t>
      </w:r>
      <w:r w:rsidRPr="00044AFD">
        <w:t>and</w:t>
      </w:r>
      <w:r w:rsidRPr="00044AFD">
        <w:rPr>
          <w:spacing w:val="-4"/>
        </w:rPr>
        <w:t xml:space="preserve"> </w:t>
      </w:r>
      <w:r w:rsidRPr="00044AFD">
        <w:t>information</w:t>
      </w:r>
      <w:r w:rsidRPr="00044AFD">
        <w:tab/>
      </w:r>
      <w:r w:rsidRPr="00044AFD">
        <w:fldChar w:fldCharType="begin"/>
      </w:r>
      <w:r w:rsidRPr="00044AFD">
        <w:instrText xml:space="preserve"> PAGEREF _Toc74131103 \h </w:instrText>
      </w:r>
      <w:r w:rsidRPr="00044AFD">
        <w:fldChar w:fldCharType="separate"/>
      </w:r>
      <w:r w:rsidRPr="00044AFD">
        <w:t>23</w:t>
      </w:r>
      <w:r w:rsidRPr="00044AFD">
        <w:fldChar w:fldCharType="end"/>
      </w:r>
    </w:p>
    <w:p w14:paraId="65303385" w14:textId="77777777" w:rsidR="00D65898" w:rsidRPr="00044AFD" w:rsidRDefault="00D65898">
      <w:pPr>
        <w:pStyle w:val="TOC5"/>
        <w:rPr>
          <w:rFonts w:ascii="Calibri" w:hAnsi="Calibri"/>
          <w:sz w:val="22"/>
          <w:szCs w:val="22"/>
          <w:lang w:eastAsia="en-GB"/>
        </w:rPr>
      </w:pPr>
      <w:r w:rsidRPr="00044AFD">
        <w:t>4.2.3.2.1</w:t>
      </w:r>
      <w:r w:rsidRPr="00044AFD">
        <w:rPr>
          <w:rFonts w:ascii="Calibri" w:hAnsi="Calibri"/>
          <w:sz w:val="22"/>
          <w:szCs w:val="22"/>
          <w:lang w:eastAsia="en-GB"/>
        </w:rPr>
        <w:tab/>
      </w:r>
      <w:r w:rsidRPr="00044AFD">
        <w:t>Protecting</w:t>
      </w:r>
      <w:r w:rsidRPr="00044AFD">
        <w:rPr>
          <w:spacing w:val="-12"/>
        </w:rPr>
        <w:t xml:space="preserve"> </w:t>
      </w:r>
      <w:r w:rsidRPr="00044AFD">
        <w:t>data</w:t>
      </w:r>
      <w:r w:rsidRPr="00044AFD">
        <w:rPr>
          <w:spacing w:val="-5"/>
        </w:rPr>
        <w:t xml:space="preserve"> </w:t>
      </w:r>
      <w:r w:rsidRPr="00044AFD">
        <w:t>and</w:t>
      </w:r>
      <w:r w:rsidRPr="00044AFD">
        <w:rPr>
          <w:spacing w:val="-4"/>
        </w:rPr>
        <w:t xml:space="preserve"> </w:t>
      </w:r>
      <w:r w:rsidRPr="00044AFD">
        <w:t>information – general</w:t>
      </w:r>
      <w:r w:rsidRPr="00044AFD">
        <w:tab/>
      </w:r>
      <w:r w:rsidRPr="00044AFD">
        <w:fldChar w:fldCharType="begin"/>
      </w:r>
      <w:r w:rsidRPr="00044AFD">
        <w:instrText xml:space="preserve"> PAGEREF _Toc74131104 \h </w:instrText>
      </w:r>
      <w:r w:rsidRPr="00044AFD">
        <w:fldChar w:fldCharType="separate"/>
      </w:r>
      <w:r w:rsidRPr="00044AFD">
        <w:t>23</w:t>
      </w:r>
      <w:r w:rsidRPr="00044AFD">
        <w:fldChar w:fldCharType="end"/>
      </w:r>
    </w:p>
    <w:p w14:paraId="05356F01" w14:textId="77777777" w:rsidR="00D65898" w:rsidRPr="00044AFD" w:rsidRDefault="00D65898">
      <w:pPr>
        <w:pStyle w:val="TOC5"/>
        <w:rPr>
          <w:rFonts w:ascii="Calibri" w:hAnsi="Calibri"/>
          <w:sz w:val="22"/>
          <w:szCs w:val="22"/>
          <w:lang w:eastAsia="en-GB"/>
        </w:rPr>
      </w:pPr>
      <w:r w:rsidRPr="00044AFD">
        <w:t>4.2.3.2.2</w:t>
      </w:r>
      <w:r w:rsidRPr="00044AFD">
        <w:rPr>
          <w:rFonts w:ascii="Calibri" w:hAnsi="Calibri"/>
          <w:sz w:val="22"/>
          <w:szCs w:val="22"/>
          <w:lang w:eastAsia="en-GB"/>
        </w:rPr>
        <w:tab/>
      </w:r>
      <w:r w:rsidRPr="00044AFD">
        <w:t>Protecting</w:t>
      </w:r>
      <w:r w:rsidRPr="00044AFD">
        <w:rPr>
          <w:spacing w:val="-12"/>
        </w:rPr>
        <w:t xml:space="preserve"> </w:t>
      </w:r>
      <w:r w:rsidRPr="00044AFD">
        <w:t>data</w:t>
      </w:r>
      <w:r w:rsidRPr="00044AFD">
        <w:rPr>
          <w:spacing w:val="-5"/>
        </w:rPr>
        <w:t xml:space="preserve"> </w:t>
      </w:r>
      <w:r w:rsidRPr="00044AFD">
        <w:t>and</w:t>
      </w:r>
      <w:r w:rsidRPr="00044AFD">
        <w:rPr>
          <w:spacing w:val="-4"/>
        </w:rPr>
        <w:t xml:space="preserve"> </w:t>
      </w:r>
      <w:r w:rsidRPr="00044AFD">
        <w:t>information – unauthorized viewing</w:t>
      </w:r>
      <w:r w:rsidRPr="00044AFD">
        <w:tab/>
      </w:r>
      <w:r w:rsidRPr="00044AFD">
        <w:fldChar w:fldCharType="begin"/>
      </w:r>
      <w:r w:rsidRPr="00044AFD">
        <w:instrText xml:space="preserve"> PAGEREF _Toc74131105 \h </w:instrText>
      </w:r>
      <w:r w:rsidRPr="00044AFD">
        <w:fldChar w:fldCharType="separate"/>
      </w:r>
      <w:r w:rsidRPr="00044AFD">
        <w:t>24</w:t>
      </w:r>
      <w:r w:rsidRPr="00044AFD">
        <w:fldChar w:fldCharType="end"/>
      </w:r>
    </w:p>
    <w:p w14:paraId="6DF02C3D" w14:textId="77777777" w:rsidR="00D65898" w:rsidRPr="00044AFD" w:rsidRDefault="00D65898">
      <w:pPr>
        <w:pStyle w:val="TOC5"/>
        <w:rPr>
          <w:rFonts w:ascii="Calibri" w:hAnsi="Calibri"/>
          <w:sz w:val="22"/>
          <w:szCs w:val="22"/>
          <w:lang w:eastAsia="en-GB"/>
        </w:rPr>
      </w:pPr>
      <w:r w:rsidRPr="00044AFD">
        <w:t>4.2.3.2.3</w:t>
      </w:r>
      <w:r w:rsidRPr="00044AFD">
        <w:rPr>
          <w:rFonts w:ascii="Calibri" w:hAnsi="Calibri"/>
          <w:sz w:val="22"/>
          <w:szCs w:val="22"/>
          <w:lang w:eastAsia="en-GB"/>
        </w:rPr>
        <w:tab/>
      </w:r>
      <w:r w:rsidRPr="00044AFD">
        <w:t>Protecting</w:t>
      </w:r>
      <w:r w:rsidRPr="00044AFD">
        <w:rPr>
          <w:spacing w:val="-12"/>
        </w:rPr>
        <w:t xml:space="preserve"> </w:t>
      </w:r>
      <w:r w:rsidRPr="00044AFD">
        <w:t>data</w:t>
      </w:r>
      <w:r w:rsidRPr="00044AFD">
        <w:rPr>
          <w:spacing w:val="-5"/>
        </w:rPr>
        <w:t xml:space="preserve"> </w:t>
      </w:r>
      <w:r w:rsidRPr="00044AFD">
        <w:t>and</w:t>
      </w:r>
      <w:r w:rsidRPr="00044AFD">
        <w:rPr>
          <w:spacing w:val="-4"/>
        </w:rPr>
        <w:t xml:space="preserve"> </w:t>
      </w:r>
      <w:r w:rsidRPr="00044AFD">
        <w:t>information in storage</w:t>
      </w:r>
      <w:r w:rsidRPr="00044AFD">
        <w:tab/>
      </w:r>
      <w:r w:rsidRPr="00044AFD">
        <w:fldChar w:fldCharType="begin"/>
      </w:r>
      <w:r w:rsidRPr="00044AFD">
        <w:instrText xml:space="preserve"> PAGEREF _Toc74131106 \h </w:instrText>
      </w:r>
      <w:r w:rsidRPr="00044AFD">
        <w:fldChar w:fldCharType="separate"/>
      </w:r>
      <w:r w:rsidRPr="00044AFD">
        <w:t>24</w:t>
      </w:r>
      <w:r w:rsidRPr="00044AFD">
        <w:fldChar w:fldCharType="end"/>
      </w:r>
    </w:p>
    <w:p w14:paraId="31DE06D0" w14:textId="77777777" w:rsidR="00D65898" w:rsidRPr="00044AFD" w:rsidRDefault="00D65898">
      <w:pPr>
        <w:pStyle w:val="TOC5"/>
        <w:rPr>
          <w:rFonts w:ascii="Calibri" w:hAnsi="Calibri"/>
          <w:sz w:val="22"/>
          <w:szCs w:val="22"/>
          <w:lang w:eastAsia="en-GB"/>
        </w:rPr>
      </w:pPr>
      <w:r w:rsidRPr="00044AFD">
        <w:t>4.2.3.2.4</w:t>
      </w:r>
      <w:r w:rsidRPr="00044AFD">
        <w:rPr>
          <w:rFonts w:ascii="Calibri" w:hAnsi="Calibri"/>
          <w:sz w:val="22"/>
          <w:szCs w:val="22"/>
          <w:lang w:eastAsia="en-GB"/>
        </w:rPr>
        <w:tab/>
      </w:r>
      <w:r w:rsidRPr="00044AFD">
        <w:t>Protecting</w:t>
      </w:r>
      <w:r w:rsidRPr="00044AFD">
        <w:rPr>
          <w:spacing w:val="-12"/>
        </w:rPr>
        <w:t xml:space="preserve"> </w:t>
      </w:r>
      <w:r w:rsidRPr="00044AFD">
        <w:t>data</w:t>
      </w:r>
      <w:r w:rsidRPr="00044AFD">
        <w:rPr>
          <w:spacing w:val="-5"/>
        </w:rPr>
        <w:t xml:space="preserve"> </w:t>
      </w:r>
      <w:r w:rsidRPr="00044AFD">
        <w:t>and</w:t>
      </w:r>
      <w:r w:rsidRPr="00044AFD">
        <w:rPr>
          <w:spacing w:val="-4"/>
        </w:rPr>
        <w:t xml:space="preserve"> </w:t>
      </w:r>
      <w:r w:rsidRPr="00044AFD">
        <w:t>information in transfer</w:t>
      </w:r>
      <w:r w:rsidRPr="00044AFD">
        <w:tab/>
      </w:r>
      <w:r w:rsidRPr="00044AFD">
        <w:fldChar w:fldCharType="begin"/>
      </w:r>
      <w:r w:rsidRPr="00044AFD">
        <w:instrText xml:space="preserve"> PAGEREF _Toc74131107 \h </w:instrText>
      </w:r>
      <w:r w:rsidRPr="00044AFD">
        <w:fldChar w:fldCharType="separate"/>
      </w:r>
      <w:r w:rsidRPr="00044AFD">
        <w:t>24</w:t>
      </w:r>
      <w:r w:rsidRPr="00044AFD">
        <w:fldChar w:fldCharType="end"/>
      </w:r>
    </w:p>
    <w:p w14:paraId="2DB82DB5" w14:textId="77777777" w:rsidR="00D65898" w:rsidRPr="00044AFD" w:rsidRDefault="00D65898">
      <w:pPr>
        <w:pStyle w:val="TOC5"/>
        <w:rPr>
          <w:rFonts w:ascii="Calibri" w:hAnsi="Calibri"/>
          <w:sz w:val="22"/>
          <w:szCs w:val="22"/>
          <w:lang w:eastAsia="en-GB"/>
        </w:rPr>
      </w:pPr>
      <w:r w:rsidRPr="00044AFD">
        <w:t>4.2.3.2.5</w:t>
      </w:r>
      <w:r w:rsidRPr="00044AFD">
        <w:rPr>
          <w:rFonts w:ascii="Calibri" w:hAnsi="Calibri"/>
          <w:sz w:val="22"/>
          <w:szCs w:val="22"/>
          <w:lang w:eastAsia="en-GB"/>
        </w:rPr>
        <w:tab/>
      </w:r>
      <w:r w:rsidRPr="00044AFD">
        <w:t>Logging access to personal data</w:t>
      </w:r>
      <w:r w:rsidRPr="00044AFD">
        <w:tab/>
      </w:r>
      <w:r w:rsidRPr="00044AFD">
        <w:fldChar w:fldCharType="begin"/>
      </w:r>
      <w:r w:rsidRPr="00044AFD">
        <w:instrText xml:space="preserve"> PAGEREF _Toc74131108 \h </w:instrText>
      </w:r>
      <w:r w:rsidRPr="00044AFD">
        <w:fldChar w:fldCharType="separate"/>
      </w:r>
      <w:r w:rsidRPr="00044AFD">
        <w:t>24</w:t>
      </w:r>
      <w:r w:rsidRPr="00044AFD">
        <w:fldChar w:fldCharType="end"/>
      </w:r>
    </w:p>
    <w:p w14:paraId="0DBE51EC" w14:textId="77777777" w:rsidR="00D65898" w:rsidRPr="00044AFD" w:rsidRDefault="00D65898">
      <w:pPr>
        <w:pStyle w:val="TOC4"/>
        <w:rPr>
          <w:rFonts w:ascii="Calibri" w:hAnsi="Calibri"/>
          <w:sz w:val="22"/>
          <w:szCs w:val="22"/>
          <w:lang w:eastAsia="en-GB"/>
        </w:rPr>
      </w:pPr>
      <w:r w:rsidRPr="00044AFD">
        <w:t>4.2.3.3</w:t>
      </w:r>
      <w:r w:rsidRPr="00044AFD">
        <w:rPr>
          <w:rFonts w:ascii="Calibri" w:hAnsi="Calibri"/>
          <w:sz w:val="22"/>
          <w:szCs w:val="22"/>
          <w:lang w:eastAsia="en-GB"/>
        </w:rPr>
        <w:tab/>
      </w:r>
      <w:r w:rsidRPr="00044AFD">
        <w:t>Protecting</w:t>
      </w:r>
      <w:r w:rsidRPr="00044AFD">
        <w:rPr>
          <w:spacing w:val="-12"/>
        </w:rPr>
        <w:t xml:space="preserve"> </w:t>
      </w:r>
      <w:r w:rsidRPr="00044AFD">
        <w:t>availability</w:t>
      </w:r>
      <w:r w:rsidRPr="00044AFD">
        <w:rPr>
          <w:spacing w:val="-12"/>
        </w:rPr>
        <w:t xml:space="preserve"> </w:t>
      </w:r>
      <w:r w:rsidRPr="00044AFD">
        <w:t>and</w:t>
      </w:r>
      <w:r w:rsidRPr="00044AFD">
        <w:rPr>
          <w:spacing w:val="-4"/>
        </w:rPr>
        <w:t xml:space="preserve"> </w:t>
      </w:r>
      <w:r w:rsidRPr="00044AFD">
        <w:t>integrity</w:t>
      </w:r>
      <w:r w:rsidRPr="00044AFD">
        <w:tab/>
      </w:r>
      <w:r w:rsidRPr="00044AFD">
        <w:fldChar w:fldCharType="begin"/>
      </w:r>
      <w:r w:rsidRPr="00044AFD">
        <w:instrText xml:space="preserve"> PAGEREF _Toc74131109 \h </w:instrText>
      </w:r>
      <w:r w:rsidRPr="00044AFD">
        <w:fldChar w:fldCharType="separate"/>
      </w:r>
      <w:r w:rsidRPr="00044AFD">
        <w:t>24</w:t>
      </w:r>
      <w:r w:rsidRPr="00044AFD">
        <w:fldChar w:fldCharType="end"/>
      </w:r>
    </w:p>
    <w:p w14:paraId="5959840E" w14:textId="77777777" w:rsidR="00D65898" w:rsidRPr="00044AFD" w:rsidRDefault="00D65898">
      <w:pPr>
        <w:pStyle w:val="TOC4"/>
        <w:rPr>
          <w:rFonts w:ascii="Calibri" w:hAnsi="Calibri"/>
          <w:sz w:val="22"/>
          <w:szCs w:val="22"/>
          <w:lang w:eastAsia="en-GB"/>
        </w:rPr>
      </w:pPr>
      <w:r w:rsidRPr="00044AFD">
        <w:t>4.2.3.4</w:t>
      </w:r>
      <w:r w:rsidRPr="00044AFD">
        <w:rPr>
          <w:rFonts w:ascii="Calibri" w:hAnsi="Calibri"/>
          <w:sz w:val="22"/>
          <w:szCs w:val="22"/>
          <w:lang w:eastAsia="en-GB"/>
        </w:rPr>
        <w:tab/>
      </w:r>
      <w:r w:rsidRPr="00044AFD">
        <w:t>Authentication</w:t>
      </w:r>
      <w:r w:rsidRPr="00044AFD">
        <w:rPr>
          <w:spacing w:val="-17"/>
        </w:rPr>
        <w:t xml:space="preserve"> </w:t>
      </w:r>
      <w:r w:rsidRPr="00044AFD">
        <w:t>and</w:t>
      </w:r>
      <w:r w:rsidRPr="00044AFD">
        <w:rPr>
          <w:spacing w:val="-4"/>
        </w:rPr>
        <w:t xml:space="preserve"> </w:t>
      </w:r>
      <w:r w:rsidRPr="00044AFD">
        <w:t>authorization</w:t>
      </w:r>
      <w:r w:rsidRPr="00044AFD">
        <w:tab/>
      </w:r>
      <w:r w:rsidRPr="00044AFD">
        <w:fldChar w:fldCharType="begin"/>
      </w:r>
      <w:r w:rsidRPr="00044AFD">
        <w:instrText xml:space="preserve"> PAGEREF _Toc74131110 \h </w:instrText>
      </w:r>
      <w:r w:rsidRPr="00044AFD">
        <w:fldChar w:fldCharType="separate"/>
      </w:r>
      <w:r w:rsidRPr="00044AFD">
        <w:t>24</w:t>
      </w:r>
      <w:r w:rsidRPr="00044AFD">
        <w:fldChar w:fldCharType="end"/>
      </w:r>
    </w:p>
    <w:p w14:paraId="5A2BE533" w14:textId="77777777" w:rsidR="00D65898" w:rsidRPr="00044AFD" w:rsidRDefault="00D65898">
      <w:pPr>
        <w:pStyle w:val="TOC4"/>
        <w:rPr>
          <w:rFonts w:ascii="Calibri" w:hAnsi="Calibri"/>
          <w:sz w:val="22"/>
          <w:szCs w:val="22"/>
          <w:lang w:eastAsia="en-GB"/>
        </w:rPr>
      </w:pPr>
      <w:r w:rsidRPr="00044AFD">
        <w:t>4.2.3.5</w:t>
      </w:r>
      <w:r w:rsidRPr="00044AFD">
        <w:rPr>
          <w:rFonts w:ascii="Calibri" w:hAnsi="Calibri"/>
          <w:sz w:val="22"/>
          <w:szCs w:val="22"/>
          <w:lang w:eastAsia="en-GB"/>
        </w:rPr>
        <w:tab/>
      </w:r>
      <w:r w:rsidRPr="00044AFD">
        <w:t>Protecting</w:t>
      </w:r>
      <w:r w:rsidRPr="00044AFD">
        <w:rPr>
          <w:spacing w:val="-12"/>
        </w:rPr>
        <w:t xml:space="preserve"> </w:t>
      </w:r>
      <w:r w:rsidRPr="00044AFD">
        <w:t>sessions</w:t>
      </w:r>
      <w:r w:rsidRPr="00044AFD">
        <w:tab/>
      </w:r>
      <w:r w:rsidRPr="00044AFD">
        <w:fldChar w:fldCharType="begin"/>
      </w:r>
      <w:r w:rsidRPr="00044AFD">
        <w:instrText xml:space="preserve"> PAGEREF _Toc74131111 \h </w:instrText>
      </w:r>
      <w:r w:rsidRPr="00044AFD">
        <w:fldChar w:fldCharType="separate"/>
      </w:r>
      <w:r w:rsidRPr="00044AFD">
        <w:t>24</w:t>
      </w:r>
      <w:r w:rsidRPr="00044AFD">
        <w:fldChar w:fldCharType="end"/>
      </w:r>
    </w:p>
    <w:p w14:paraId="6104C6BE" w14:textId="77777777" w:rsidR="00D65898" w:rsidRPr="00044AFD" w:rsidRDefault="00D65898">
      <w:pPr>
        <w:pStyle w:val="TOC4"/>
        <w:rPr>
          <w:rFonts w:ascii="Calibri" w:hAnsi="Calibri"/>
          <w:sz w:val="22"/>
          <w:szCs w:val="22"/>
          <w:lang w:eastAsia="en-GB"/>
        </w:rPr>
      </w:pPr>
      <w:r w:rsidRPr="00044AFD">
        <w:t>4.2.3.6</w:t>
      </w:r>
      <w:r w:rsidRPr="00044AFD">
        <w:rPr>
          <w:rFonts w:ascii="Calibri" w:hAnsi="Calibri"/>
          <w:sz w:val="22"/>
          <w:szCs w:val="22"/>
          <w:lang w:eastAsia="en-GB"/>
        </w:rPr>
        <w:tab/>
      </w:r>
      <w:r w:rsidRPr="00044AFD">
        <w:t>Logging</w:t>
      </w:r>
      <w:r w:rsidRPr="00044AFD">
        <w:tab/>
      </w:r>
      <w:r w:rsidRPr="00044AFD">
        <w:fldChar w:fldCharType="begin"/>
      </w:r>
      <w:r w:rsidRPr="00044AFD">
        <w:instrText xml:space="preserve"> PAGEREF _Toc74131112 \h </w:instrText>
      </w:r>
      <w:r w:rsidRPr="00044AFD">
        <w:fldChar w:fldCharType="separate"/>
      </w:r>
      <w:r w:rsidRPr="00044AFD">
        <w:t>24</w:t>
      </w:r>
      <w:r w:rsidRPr="00044AFD">
        <w:fldChar w:fldCharType="end"/>
      </w:r>
    </w:p>
    <w:p w14:paraId="0F495279" w14:textId="77777777" w:rsidR="00D65898" w:rsidRPr="00044AFD" w:rsidRDefault="00D65898">
      <w:pPr>
        <w:pStyle w:val="TOC3"/>
        <w:rPr>
          <w:rFonts w:ascii="Calibri" w:hAnsi="Calibri"/>
          <w:sz w:val="22"/>
          <w:szCs w:val="22"/>
          <w:lang w:eastAsia="en-GB"/>
        </w:rPr>
      </w:pPr>
      <w:r w:rsidRPr="00044AFD">
        <w:t>4.2.4</w:t>
      </w:r>
      <w:r w:rsidRPr="00044AFD">
        <w:rPr>
          <w:rFonts w:ascii="Calibri" w:hAnsi="Calibri"/>
          <w:sz w:val="22"/>
          <w:szCs w:val="22"/>
          <w:lang w:eastAsia="en-GB"/>
        </w:rPr>
        <w:tab/>
      </w:r>
      <w:r w:rsidRPr="00044AFD">
        <w:t>Operating Systems</w:t>
      </w:r>
      <w:r w:rsidRPr="00044AFD">
        <w:tab/>
      </w:r>
      <w:r w:rsidRPr="00044AFD">
        <w:fldChar w:fldCharType="begin"/>
      </w:r>
      <w:r w:rsidRPr="00044AFD">
        <w:instrText xml:space="preserve"> PAGEREF _Toc74131113 \h </w:instrText>
      </w:r>
      <w:r w:rsidRPr="00044AFD">
        <w:fldChar w:fldCharType="separate"/>
      </w:r>
      <w:r w:rsidRPr="00044AFD">
        <w:t>24</w:t>
      </w:r>
      <w:r w:rsidRPr="00044AFD">
        <w:fldChar w:fldCharType="end"/>
      </w:r>
    </w:p>
    <w:p w14:paraId="0AEDB192" w14:textId="77777777" w:rsidR="00D65898" w:rsidRPr="00044AFD" w:rsidRDefault="00D65898">
      <w:pPr>
        <w:pStyle w:val="TOC3"/>
        <w:rPr>
          <w:rFonts w:ascii="Calibri" w:hAnsi="Calibri"/>
          <w:sz w:val="22"/>
          <w:szCs w:val="22"/>
          <w:lang w:eastAsia="en-GB"/>
        </w:rPr>
      </w:pPr>
      <w:r w:rsidRPr="00044AFD">
        <w:t>4.2.5</w:t>
      </w:r>
      <w:r w:rsidRPr="00044AFD">
        <w:rPr>
          <w:rFonts w:ascii="Calibri" w:hAnsi="Calibri"/>
          <w:sz w:val="22"/>
          <w:szCs w:val="22"/>
          <w:lang w:eastAsia="en-GB"/>
        </w:rPr>
        <w:tab/>
      </w:r>
      <w:r w:rsidRPr="00044AFD">
        <w:t>Web Servers</w:t>
      </w:r>
      <w:r w:rsidRPr="00044AFD">
        <w:tab/>
      </w:r>
      <w:r w:rsidRPr="00044AFD">
        <w:fldChar w:fldCharType="begin"/>
      </w:r>
      <w:r w:rsidRPr="00044AFD">
        <w:instrText xml:space="preserve"> PAGEREF _Toc74131114 \h </w:instrText>
      </w:r>
      <w:r w:rsidRPr="00044AFD">
        <w:fldChar w:fldCharType="separate"/>
      </w:r>
      <w:r w:rsidRPr="00044AFD">
        <w:t>24</w:t>
      </w:r>
      <w:r w:rsidRPr="00044AFD">
        <w:fldChar w:fldCharType="end"/>
      </w:r>
    </w:p>
    <w:p w14:paraId="5BC1D7B3" w14:textId="77777777" w:rsidR="00D65898" w:rsidRPr="00044AFD" w:rsidRDefault="00D65898">
      <w:pPr>
        <w:pStyle w:val="TOC3"/>
        <w:rPr>
          <w:rFonts w:ascii="Calibri" w:hAnsi="Calibri"/>
          <w:sz w:val="22"/>
          <w:szCs w:val="22"/>
          <w:lang w:eastAsia="en-GB"/>
        </w:rPr>
      </w:pPr>
      <w:r w:rsidRPr="00044AFD">
        <w:t>4.2.6</w:t>
      </w:r>
      <w:r w:rsidRPr="00044AFD">
        <w:rPr>
          <w:rFonts w:ascii="Calibri" w:hAnsi="Calibri"/>
          <w:sz w:val="22"/>
          <w:szCs w:val="22"/>
          <w:lang w:eastAsia="en-GB"/>
        </w:rPr>
        <w:tab/>
      </w:r>
      <w:r w:rsidRPr="00044AFD">
        <w:t>Network Devices</w:t>
      </w:r>
      <w:r w:rsidRPr="00044AFD">
        <w:tab/>
      </w:r>
      <w:r w:rsidRPr="00044AFD">
        <w:fldChar w:fldCharType="begin"/>
      </w:r>
      <w:r w:rsidRPr="00044AFD">
        <w:instrText xml:space="preserve"> PAGEREF _Toc74131115 \h </w:instrText>
      </w:r>
      <w:r w:rsidRPr="00044AFD">
        <w:fldChar w:fldCharType="separate"/>
      </w:r>
      <w:r w:rsidRPr="00044AFD">
        <w:t>24</w:t>
      </w:r>
      <w:r w:rsidRPr="00044AFD">
        <w:fldChar w:fldCharType="end"/>
      </w:r>
    </w:p>
    <w:p w14:paraId="367CC791" w14:textId="77777777" w:rsidR="00D65898" w:rsidRPr="00044AFD" w:rsidRDefault="00D65898">
      <w:pPr>
        <w:pStyle w:val="TOC2"/>
        <w:rPr>
          <w:rFonts w:ascii="Calibri" w:hAnsi="Calibri"/>
          <w:sz w:val="22"/>
          <w:szCs w:val="22"/>
          <w:lang w:eastAsia="en-GB"/>
        </w:rPr>
      </w:pPr>
      <w:r w:rsidRPr="00044AFD">
        <w:t>4.3</w:t>
      </w:r>
      <w:r w:rsidRPr="00044AFD">
        <w:rPr>
          <w:rFonts w:ascii="Calibri" w:hAnsi="Calibri"/>
          <w:sz w:val="22"/>
          <w:szCs w:val="22"/>
          <w:lang w:eastAsia="en-GB"/>
        </w:rPr>
        <w:tab/>
      </w:r>
      <w:r w:rsidRPr="00044AFD">
        <w:t>IMS-specific adaptations of hardening requirements and related test cases</w:t>
      </w:r>
      <w:r w:rsidRPr="00044AFD">
        <w:tab/>
      </w:r>
      <w:r w:rsidRPr="00044AFD">
        <w:fldChar w:fldCharType="begin"/>
      </w:r>
      <w:r w:rsidRPr="00044AFD">
        <w:instrText xml:space="preserve"> PAGEREF _Toc74131116 \h </w:instrText>
      </w:r>
      <w:r w:rsidRPr="00044AFD">
        <w:fldChar w:fldCharType="separate"/>
      </w:r>
      <w:r w:rsidRPr="00044AFD">
        <w:t>24</w:t>
      </w:r>
      <w:r w:rsidRPr="00044AFD">
        <w:fldChar w:fldCharType="end"/>
      </w:r>
    </w:p>
    <w:p w14:paraId="6C00E1D6" w14:textId="77777777" w:rsidR="00D65898" w:rsidRPr="00044AFD" w:rsidRDefault="00D65898">
      <w:pPr>
        <w:pStyle w:val="TOC3"/>
        <w:rPr>
          <w:rFonts w:ascii="Calibri" w:hAnsi="Calibri"/>
          <w:sz w:val="22"/>
          <w:szCs w:val="22"/>
          <w:lang w:eastAsia="en-GB"/>
        </w:rPr>
      </w:pPr>
      <w:r w:rsidRPr="00044AFD">
        <w:t>4.3.1</w:t>
      </w:r>
      <w:r w:rsidRPr="00044AFD">
        <w:rPr>
          <w:rFonts w:ascii="Calibri" w:hAnsi="Calibri"/>
          <w:sz w:val="22"/>
          <w:szCs w:val="22"/>
          <w:lang w:eastAsia="en-GB"/>
        </w:rPr>
        <w:tab/>
      </w:r>
      <w:r w:rsidRPr="00044AFD">
        <w:t>Introduction</w:t>
      </w:r>
      <w:r w:rsidRPr="00044AFD">
        <w:tab/>
      </w:r>
      <w:r w:rsidRPr="00044AFD">
        <w:fldChar w:fldCharType="begin"/>
      </w:r>
      <w:r w:rsidRPr="00044AFD">
        <w:instrText xml:space="preserve"> PAGEREF _Toc74131117 \h </w:instrText>
      </w:r>
      <w:r w:rsidRPr="00044AFD">
        <w:fldChar w:fldCharType="separate"/>
      </w:r>
      <w:r w:rsidRPr="00044AFD">
        <w:t>24</w:t>
      </w:r>
      <w:r w:rsidRPr="00044AFD">
        <w:fldChar w:fldCharType="end"/>
      </w:r>
    </w:p>
    <w:p w14:paraId="78E4B89D" w14:textId="77777777" w:rsidR="00D65898" w:rsidRPr="00044AFD" w:rsidRDefault="00D65898">
      <w:pPr>
        <w:pStyle w:val="TOC3"/>
        <w:rPr>
          <w:rFonts w:ascii="Calibri" w:hAnsi="Calibri"/>
          <w:sz w:val="22"/>
          <w:szCs w:val="22"/>
          <w:lang w:eastAsia="en-GB"/>
        </w:rPr>
      </w:pPr>
      <w:r w:rsidRPr="00044AFD">
        <w:t>4.3.2</w:t>
      </w:r>
      <w:r w:rsidRPr="00044AFD">
        <w:rPr>
          <w:rFonts w:ascii="Calibri" w:hAnsi="Calibri"/>
          <w:sz w:val="22"/>
          <w:szCs w:val="22"/>
          <w:lang w:eastAsia="en-GB"/>
        </w:rPr>
        <w:tab/>
      </w:r>
      <w:r w:rsidRPr="00044AFD">
        <w:t>Technical baseline</w:t>
      </w:r>
      <w:r w:rsidRPr="00044AFD">
        <w:tab/>
      </w:r>
      <w:r w:rsidRPr="00044AFD">
        <w:fldChar w:fldCharType="begin"/>
      </w:r>
      <w:r w:rsidRPr="00044AFD">
        <w:instrText xml:space="preserve"> PAGEREF _Toc74131118 \h </w:instrText>
      </w:r>
      <w:r w:rsidRPr="00044AFD">
        <w:fldChar w:fldCharType="separate"/>
      </w:r>
      <w:r w:rsidRPr="00044AFD">
        <w:t>24</w:t>
      </w:r>
      <w:r w:rsidRPr="00044AFD">
        <w:fldChar w:fldCharType="end"/>
      </w:r>
    </w:p>
    <w:p w14:paraId="798B5232" w14:textId="77777777" w:rsidR="00D65898" w:rsidRPr="00044AFD" w:rsidRDefault="00D65898">
      <w:pPr>
        <w:pStyle w:val="TOC3"/>
        <w:rPr>
          <w:rFonts w:ascii="Calibri" w:hAnsi="Calibri"/>
          <w:sz w:val="22"/>
          <w:szCs w:val="22"/>
          <w:lang w:eastAsia="en-GB"/>
        </w:rPr>
      </w:pPr>
      <w:r w:rsidRPr="00044AFD">
        <w:t>4.3.3</w:t>
      </w:r>
      <w:r w:rsidRPr="00044AFD">
        <w:rPr>
          <w:rFonts w:ascii="Calibri" w:hAnsi="Calibri"/>
          <w:sz w:val="22"/>
          <w:szCs w:val="22"/>
          <w:lang w:eastAsia="en-GB"/>
        </w:rPr>
        <w:tab/>
      </w:r>
      <w:r w:rsidRPr="00044AFD">
        <w:t>Operating systems</w:t>
      </w:r>
      <w:r w:rsidRPr="00044AFD">
        <w:tab/>
      </w:r>
      <w:r w:rsidRPr="00044AFD">
        <w:fldChar w:fldCharType="begin"/>
      </w:r>
      <w:r w:rsidRPr="00044AFD">
        <w:instrText xml:space="preserve"> PAGEREF _Toc74131119 \h </w:instrText>
      </w:r>
      <w:r w:rsidRPr="00044AFD">
        <w:fldChar w:fldCharType="separate"/>
      </w:r>
      <w:r w:rsidRPr="00044AFD">
        <w:t>25</w:t>
      </w:r>
      <w:r w:rsidRPr="00044AFD">
        <w:fldChar w:fldCharType="end"/>
      </w:r>
    </w:p>
    <w:p w14:paraId="70DD4F68" w14:textId="77777777" w:rsidR="00D65898" w:rsidRPr="00044AFD" w:rsidRDefault="00D65898">
      <w:pPr>
        <w:pStyle w:val="TOC3"/>
        <w:rPr>
          <w:rFonts w:ascii="Calibri" w:hAnsi="Calibri"/>
          <w:sz w:val="22"/>
          <w:szCs w:val="22"/>
          <w:lang w:eastAsia="en-GB"/>
        </w:rPr>
      </w:pPr>
      <w:r w:rsidRPr="00044AFD">
        <w:t>4.3.4</w:t>
      </w:r>
      <w:r w:rsidRPr="00044AFD">
        <w:rPr>
          <w:rFonts w:ascii="Calibri" w:hAnsi="Calibri"/>
          <w:sz w:val="22"/>
          <w:szCs w:val="22"/>
          <w:lang w:eastAsia="en-GB"/>
        </w:rPr>
        <w:tab/>
      </w:r>
      <w:r w:rsidRPr="00044AFD">
        <w:t>Web servers</w:t>
      </w:r>
      <w:r w:rsidRPr="00044AFD">
        <w:tab/>
      </w:r>
      <w:r w:rsidRPr="00044AFD">
        <w:fldChar w:fldCharType="begin"/>
      </w:r>
      <w:r w:rsidRPr="00044AFD">
        <w:instrText xml:space="preserve"> PAGEREF _Toc74131120 \h </w:instrText>
      </w:r>
      <w:r w:rsidRPr="00044AFD">
        <w:fldChar w:fldCharType="separate"/>
      </w:r>
      <w:r w:rsidRPr="00044AFD">
        <w:t>25</w:t>
      </w:r>
      <w:r w:rsidRPr="00044AFD">
        <w:fldChar w:fldCharType="end"/>
      </w:r>
    </w:p>
    <w:p w14:paraId="753C43BC" w14:textId="77777777" w:rsidR="00D65898" w:rsidRPr="00044AFD" w:rsidRDefault="00D65898">
      <w:pPr>
        <w:pStyle w:val="TOC3"/>
        <w:rPr>
          <w:rFonts w:ascii="Calibri" w:hAnsi="Calibri"/>
          <w:sz w:val="22"/>
          <w:szCs w:val="22"/>
          <w:lang w:eastAsia="en-GB"/>
        </w:rPr>
      </w:pPr>
      <w:r w:rsidRPr="00044AFD">
        <w:t>4.3.5</w:t>
      </w:r>
      <w:r w:rsidRPr="00044AFD">
        <w:rPr>
          <w:rFonts w:ascii="Calibri" w:hAnsi="Calibri"/>
          <w:sz w:val="22"/>
          <w:szCs w:val="22"/>
          <w:lang w:eastAsia="en-GB"/>
        </w:rPr>
        <w:tab/>
      </w:r>
      <w:r w:rsidRPr="00044AFD">
        <w:t>Network devices</w:t>
      </w:r>
      <w:r w:rsidRPr="00044AFD">
        <w:tab/>
      </w:r>
      <w:r w:rsidRPr="00044AFD">
        <w:fldChar w:fldCharType="begin"/>
      </w:r>
      <w:r w:rsidRPr="00044AFD">
        <w:instrText xml:space="preserve"> PAGEREF _Toc74131121 \h </w:instrText>
      </w:r>
      <w:r w:rsidRPr="00044AFD">
        <w:fldChar w:fldCharType="separate"/>
      </w:r>
      <w:r w:rsidRPr="00044AFD">
        <w:t>25</w:t>
      </w:r>
      <w:r w:rsidRPr="00044AFD">
        <w:fldChar w:fldCharType="end"/>
      </w:r>
    </w:p>
    <w:p w14:paraId="23FF8659" w14:textId="77777777" w:rsidR="00D65898" w:rsidRPr="00044AFD" w:rsidRDefault="00D65898">
      <w:pPr>
        <w:pStyle w:val="TOC2"/>
        <w:rPr>
          <w:rFonts w:ascii="Calibri" w:hAnsi="Calibri"/>
          <w:sz w:val="22"/>
          <w:szCs w:val="22"/>
          <w:lang w:eastAsia="en-GB"/>
        </w:rPr>
      </w:pPr>
      <w:r w:rsidRPr="00044AFD">
        <w:t>4.4</w:t>
      </w:r>
      <w:r w:rsidRPr="00044AFD">
        <w:rPr>
          <w:rFonts w:ascii="Calibri" w:hAnsi="Calibri"/>
          <w:sz w:val="22"/>
          <w:szCs w:val="22"/>
          <w:lang w:eastAsia="en-GB"/>
        </w:rPr>
        <w:tab/>
      </w:r>
      <w:r w:rsidRPr="00044AFD">
        <w:t>IMS-specific adaptations of basic vulnerability testing requirements and related test cases</w:t>
      </w:r>
      <w:r w:rsidRPr="00044AFD">
        <w:tab/>
      </w:r>
      <w:r w:rsidRPr="00044AFD">
        <w:fldChar w:fldCharType="begin"/>
      </w:r>
      <w:r w:rsidRPr="00044AFD">
        <w:instrText xml:space="preserve"> PAGEREF _Toc74131122 \h </w:instrText>
      </w:r>
      <w:r w:rsidRPr="00044AFD">
        <w:fldChar w:fldCharType="separate"/>
      </w:r>
      <w:r w:rsidRPr="00044AFD">
        <w:t>25</w:t>
      </w:r>
      <w:r w:rsidRPr="00044AFD">
        <w:fldChar w:fldCharType="end"/>
      </w:r>
    </w:p>
    <w:p w14:paraId="1CD1D256" w14:textId="77777777" w:rsidR="00D65898" w:rsidRPr="00044AFD" w:rsidRDefault="00D65898" w:rsidP="00D65898">
      <w:pPr>
        <w:pStyle w:val="TOC8"/>
        <w:rPr>
          <w:rFonts w:ascii="Calibri" w:hAnsi="Calibri"/>
          <w:b w:val="0"/>
          <w:szCs w:val="22"/>
          <w:lang w:eastAsia="en-GB"/>
        </w:rPr>
      </w:pPr>
      <w:r w:rsidRPr="00044AFD">
        <w:t>Annex A (informative):</w:t>
      </w:r>
      <w:r w:rsidRPr="00044AFD">
        <w:tab/>
        <w:t>Change history</w:t>
      </w:r>
      <w:r w:rsidRPr="00044AFD">
        <w:tab/>
      </w:r>
      <w:r w:rsidRPr="00044AFD">
        <w:fldChar w:fldCharType="begin"/>
      </w:r>
      <w:r w:rsidRPr="00044AFD">
        <w:instrText xml:space="preserve"> PAGEREF _Toc74131123 \h </w:instrText>
      </w:r>
      <w:r w:rsidRPr="00044AFD">
        <w:fldChar w:fldCharType="separate"/>
      </w:r>
      <w:r w:rsidRPr="00044AFD">
        <w:t>26</w:t>
      </w:r>
      <w:r w:rsidRPr="00044AFD">
        <w:fldChar w:fldCharType="end"/>
      </w:r>
    </w:p>
    <w:p w14:paraId="387EE417" w14:textId="77777777" w:rsidR="00080512" w:rsidRPr="00044AFD" w:rsidRDefault="004D3578">
      <w:r w:rsidRPr="00044AFD">
        <w:rPr>
          <w:sz w:val="22"/>
        </w:rPr>
        <w:fldChar w:fldCharType="end"/>
      </w:r>
    </w:p>
    <w:p w14:paraId="77011EB1" w14:textId="77777777" w:rsidR="00080512" w:rsidRPr="00044AFD" w:rsidRDefault="00080512">
      <w:pPr>
        <w:pStyle w:val="Heading1"/>
      </w:pPr>
      <w:r w:rsidRPr="00044AFD">
        <w:br w:type="page"/>
      </w:r>
      <w:bookmarkStart w:id="13" w:name="foreword"/>
      <w:bookmarkStart w:id="14" w:name="_Toc74131065"/>
      <w:bookmarkEnd w:id="13"/>
      <w:r w:rsidRPr="00044AFD">
        <w:t>Foreword</w:t>
      </w:r>
      <w:bookmarkEnd w:id="14"/>
    </w:p>
    <w:p w14:paraId="0103726D" w14:textId="77777777" w:rsidR="00080512" w:rsidRPr="00044AFD" w:rsidRDefault="00080512">
      <w:r w:rsidRPr="00044AFD">
        <w:t xml:space="preserve">This Technical </w:t>
      </w:r>
      <w:bookmarkStart w:id="15" w:name="spectype3"/>
      <w:r w:rsidRPr="00044AFD">
        <w:t>Specification</w:t>
      </w:r>
      <w:bookmarkEnd w:id="15"/>
      <w:r w:rsidRPr="00044AFD">
        <w:t xml:space="preserve"> has been produced by the 3</w:t>
      </w:r>
      <w:r w:rsidR="00F04712" w:rsidRPr="00044AFD">
        <w:t>rd</w:t>
      </w:r>
      <w:r w:rsidRPr="00044AFD">
        <w:t xml:space="preserve"> Generation Partnership Project (3GPP).</w:t>
      </w:r>
    </w:p>
    <w:p w14:paraId="7C497877" w14:textId="77777777" w:rsidR="00080512" w:rsidRPr="00044AFD" w:rsidRDefault="00080512">
      <w:r w:rsidRPr="00044AFD">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299F6844" w14:textId="77777777" w:rsidR="00080512" w:rsidRPr="00044AFD" w:rsidRDefault="00080512">
      <w:pPr>
        <w:pStyle w:val="B10"/>
      </w:pPr>
      <w:r w:rsidRPr="00044AFD">
        <w:t>Version x.y.z</w:t>
      </w:r>
    </w:p>
    <w:p w14:paraId="636FC175" w14:textId="77777777" w:rsidR="00080512" w:rsidRPr="00044AFD" w:rsidRDefault="00080512">
      <w:pPr>
        <w:pStyle w:val="B10"/>
      </w:pPr>
      <w:r w:rsidRPr="00044AFD">
        <w:t>where:</w:t>
      </w:r>
    </w:p>
    <w:p w14:paraId="515D8DA7" w14:textId="77777777" w:rsidR="00080512" w:rsidRPr="00044AFD" w:rsidRDefault="00080512">
      <w:pPr>
        <w:pStyle w:val="B2"/>
      </w:pPr>
      <w:r w:rsidRPr="00044AFD">
        <w:t>x</w:t>
      </w:r>
      <w:r w:rsidRPr="00044AFD">
        <w:tab/>
        <w:t>the first digit:</w:t>
      </w:r>
    </w:p>
    <w:p w14:paraId="0D102BF1" w14:textId="77777777" w:rsidR="00080512" w:rsidRPr="00044AFD" w:rsidRDefault="00080512">
      <w:pPr>
        <w:pStyle w:val="B3"/>
      </w:pPr>
      <w:r w:rsidRPr="00044AFD">
        <w:t>1</w:t>
      </w:r>
      <w:r w:rsidRPr="00044AFD">
        <w:tab/>
        <w:t>presented to TSG for information;</w:t>
      </w:r>
    </w:p>
    <w:p w14:paraId="40728216" w14:textId="77777777" w:rsidR="00080512" w:rsidRPr="00044AFD" w:rsidRDefault="00080512">
      <w:pPr>
        <w:pStyle w:val="B3"/>
      </w:pPr>
      <w:r w:rsidRPr="00044AFD">
        <w:t>2</w:t>
      </w:r>
      <w:r w:rsidRPr="00044AFD">
        <w:tab/>
        <w:t>presented to TSG for approval;</w:t>
      </w:r>
    </w:p>
    <w:p w14:paraId="03F54F0D" w14:textId="77777777" w:rsidR="00080512" w:rsidRPr="00044AFD" w:rsidRDefault="00080512">
      <w:pPr>
        <w:pStyle w:val="B3"/>
      </w:pPr>
      <w:r w:rsidRPr="00044AFD">
        <w:t>3</w:t>
      </w:r>
      <w:r w:rsidRPr="00044AFD">
        <w:tab/>
        <w:t>or greater indicates TSG approved document under change control.</w:t>
      </w:r>
    </w:p>
    <w:p w14:paraId="74E65D04" w14:textId="77777777" w:rsidR="00080512" w:rsidRPr="00044AFD" w:rsidRDefault="00080512">
      <w:pPr>
        <w:pStyle w:val="B2"/>
      </w:pPr>
      <w:r w:rsidRPr="00044AFD">
        <w:t>y</w:t>
      </w:r>
      <w:r w:rsidRPr="00044AFD">
        <w:tab/>
        <w:t>the second digit is incremented for all changes of substance, i.e. technical enhancements, corrections, updates, etc.</w:t>
      </w:r>
    </w:p>
    <w:p w14:paraId="448B649B" w14:textId="77777777" w:rsidR="00080512" w:rsidRPr="00044AFD" w:rsidRDefault="00080512">
      <w:pPr>
        <w:pStyle w:val="B2"/>
      </w:pPr>
      <w:r w:rsidRPr="00044AFD">
        <w:t>z</w:t>
      </w:r>
      <w:r w:rsidRPr="00044AFD">
        <w:tab/>
        <w:t>the third digit is incremented when editorial only changes have been incorporated in the document.</w:t>
      </w:r>
    </w:p>
    <w:p w14:paraId="329F556B" w14:textId="77777777" w:rsidR="008C384C" w:rsidRPr="00044AFD" w:rsidRDefault="008C384C" w:rsidP="008C384C">
      <w:r w:rsidRPr="00044AFD">
        <w:t xml:space="preserve">In </w:t>
      </w:r>
      <w:r w:rsidR="0074026F" w:rsidRPr="00044AFD">
        <w:t>the present</w:t>
      </w:r>
      <w:r w:rsidRPr="00044AFD">
        <w:t xml:space="preserve"> document, modal verbs have the following meanings:</w:t>
      </w:r>
    </w:p>
    <w:p w14:paraId="259CABCF" w14:textId="079F808B" w:rsidR="008C384C" w:rsidRPr="00425E55" w:rsidRDefault="008C384C" w:rsidP="00774DA4">
      <w:pPr>
        <w:pStyle w:val="EX"/>
      </w:pPr>
      <w:r w:rsidRPr="00425E55">
        <w:rPr>
          <w:b/>
        </w:rPr>
        <w:t>shall</w:t>
      </w:r>
      <w:r w:rsidR="00DC1ED7">
        <w:tab/>
      </w:r>
      <w:r w:rsidRPr="00425E55">
        <w:t>indicates a mandatory requirement to do something</w:t>
      </w:r>
    </w:p>
    <w:p w14:paraId="0677F80C" w14:textId="77777777" w:rsidR="008C384C" w:rsidRPr="00425E55" w:rsidRDefault="008C384C" w:rsidP="00774DA4">
      <w:pPr>
        <w:pStyle w:val="EX"/>
      </w:pPr>
      <w:r w:rsidRPr="00425E55">
        <w:rPr>
          <w:b/>
        </w:rPr>
        <w:t>shall not</w:t>
      </w:r>
      <w:r w:rsidRPr="00425E55">
        <w:tab/>
        <w:t>indicates an interdiction (</w:t>
      </w:r>
      <w:r w:rsidR="001F1132" w:rsidRPr="00425E55">
        <w:t>prohibition</w:t>
      </w:r>
      <w:r w:rsidRPr="00425E55">
        <w:t>) to do something</w:t>
      </w:r>
    </w:p>
    <w:p w14:paraId="4373A1A7" w14:textId="77777777" w:rsidR="00BA19ED" w:rsidRPr="00425E55" w:rsidRDefault="00BA19ED" w:rsidP="00A27486">
      <w:r w:rsidRPr="00425E55">
        <w:t>The constructions "shall" and "shall not" are confined to the context of normative provisions, and do not appear in Technical Reports.</w:t>
      </w:r>
    </w:p>
    <w:p w14:paraId="460D4D79" w14:textId="77777777" w:rsidR="00C1496A" w:rsidRPr="00044AFD" w:rsidRDefault="00C1496A" w:rsidP="00A27486">
      <w:r w:rsidRPr="00425E55">
        <w:t xml:space="preserve">The constructions "must" and "must not" are not used as substitutes for "shall" and "shall not". Their use is avoided insofar as possible, and </w:t>
      </w:r>
      <w:r w:rsidR="001F1132" w:rsidRPr="00425E55">
        <w:t xml:space="preserve">they </w:t>
      </w:r>
      <w:r w:rsidRPr="00425E55">
        <w:t xml:space="preserve">are </w:t>
      </w:r>
      <w:r w:rsidR="001F1132" w:rsidRPr="00425E55">
        <w:t>not</w:t>
      </w:r>
      <w:r w:rsidRPr="00425E55">
        <w:t xml:space="preserve"> used in a normative context except in a direct citation from an external, referenced, non-3GPP document, or so as to maintain continuity of style when extending or modifying the provisions of such a referenced document.</w:t>
      </w:r>
    </w:p>
    <w:p w14:paraId="0761F194" w14:textId="6BFDB505" w:rsidR="008C384C" w:rsidRPr="00044AFD" w:rsidRDefault="008C384C" w:rsidP="00774DA4">
      <w:pPr>
        <w:pStyle w:val="EX"/>
      </w:pPr>
      <w:r w:rsidRPr="00044AFD">
        <w:rPr>
          <w:b/>
        </w:rPr>
        <w:t>should</w:t>
      </w:r>
      <w:r w:rsidR="00DC1ED7">
        <w:tab/>
      </w:r>
      <w:r w:rsidRPr="00044AFD">
        <w:t>indicates a recommendation to do something</w:t>
      </w:r>
    </w:p>
    <w:p w14:paraId="537D6D57" w14:textId="77777777" w:rsidR="008C384C" w:rsidRPr="00044AFD" w:rsidRDefault="008C384C" w:rsidP="00774DA4">
      <w:pPr>
        <w:pStyle w:val="EX"/>
      </w:pPr>
      <w:r w:rsidRPr="00044AFD">
        <w:rPr>
          <w:b/>
        </w:rPr>
        <w:t>should not</w:t>
      </w:r>
      <w:r w:rsidRPr="00044AFD">
        <w:tab/>
        <w:t>indicates a recommendation not to do something</w:t>
      </w:r>
    </w:p>
    <w:p w14:paraId="0DD893C0" w14:textId="1BF35EEA" w:rsidR="008C384C" w:rsidRPr="00044AFD" w:rsidRDefault="008C384C" w:rsidP="00774DA4">
      <w:pPr>
        <w:pStyle w:val="EX"/>
      </w:pPr>
      <w:r w:rsidRPr="00044AFD">
        <w:rPr>
          <w:b/>
        </w:rPr>
        <w:t>may</w:t>
      </w:r>
      <w:r w:rsidR="00DC1ED7">
        <w:tab/>
      </w:r>
      <w:r w:rsidRPr="00044AFD">
        <w:t>indicates permission to do something</w:t>
      </w:r>
    </w:p>
    <w:p w14:paraId="48A8EADE" w14:textId="77777777" w:rsidR="008C384C" w:rsidRPr="00044AFD" w:rsidRDefault="008C384C" w:rsidP="00774DA4">
      <w:pPr>
        <w:pStyle w:val="EX"/>
      </w:pPr>
      <w:r w:rsidRPr="00044AFD">
        <w:rPr>
          <w:b/>
        </w:rPr>
        <w:t>need not</w:t>
      </w:r>
      <w:r w:rsidRPr="00044AFD">
        <w:tab/>
        <w:t>indicates permission not to do something</w:t>
      </w:r>
    </w:p>
    <w:p w14:paraId="13471062" w14:textId="77777777" w:rsidR="008C384C" w:rsidRPr="00044AFD" w:rsidRDefault="008C384C" w:rsidP="00A27486">
      <w:r w:rsidRPr="00044AFD">
        <w:t>The construction "may not" is ambiguous</w:t>
      </w:r>
      <w:r w:rsidR="001F1132" w:rsidRPr="00044AFD">
        <w:t xml:space="preserve"> </w:t>
      </w:r>
      <w:r w:rsidRPr="00044AFD">
        <w:t xml:space="preserve">and </w:t>
      </w:r>
      <w:r w:rsidR="00774DA4" w:rsidRPr="00044AFD">
        <w:t>is not</w:t>
      </w:r>
      <w:r w:rsidR="00F9008D" w:rsidRPr="00044AFD">
        <w:t xml:space="preserve"> </w:t>
      </w:r>
      <w:r w:rsidRPr="00044AFD">
        <w:t>used in normative elements.</w:t>
      </w:r>
      <w:r w:rsidR="001F1132" w:rsidRPr="00044AFD">
        <w:t xml:space="preserve"> The </w:t>
      </w:r>
      <w:r w:rsidR="003765B8" w:rsidRPr="00044AFD">
        <w:t xml:space="preserve">unambiguous </w:t>
      </w:r>
      <w:r w:rsidR="001F1132" w:rsidRPr="00044AFD">
        <w:t>construction</w:t>
      </w:r>
      <w:r w:rsidR="003765B8" w:rsidRPr="00044AFD">
        <w:t>s</w:t>
      </w:r>
      <w:r w:rsidR="001F1132" w:rsidRPr="00044AFD">
        <w:t xml:space="preserve"> "might not" </w:t>
      </w:r>
      <w:r w:rsidR="003765B8" w:rsidRPr="00044AFD">
        <w:t>or "</w:t>
      </w:r>
      <w:r w:rsidR="003765B8" w:rsidRPr="00425E55">
        <w:t>shall</w:t>
      </w:r>
      <w:r w:rsidR="003765B8" w:rsidRPr="00044AFD">
        <w:t xml:space="preserve"> not" are</w:t>
      </w:r>
      <w:r w:rsidR="001F1132" w:rsidRPr="00044AFD">
        <w:t xml:space="preserve"> used </w:t>
      </w:r>
      <w:r w:rsidR="003765B8" w:rsidRPr="00044AFD">
        <w:t xml:space="preserve">instead, depending upon the </w:t>
      </w:r>
      <w:r w:rsidR="001F1132" w:rsidRPr="00044AFD">
        <w:t>meaning intended.</w:t>
      </w:r>
    </w:p>
    <w:p w14:paraId="284C28E4" w14:textId="56AFBED1" w:rsidR="008C384C" w:rsidRPr="00044AFD" w:rsidRDefault="008C384C" w:rsidP="00774DA4">
      <w:pPr>
        <w:pStyle w:val="EX"/>
      </w:pPr>
      <w:r w:rsidRPr="00044AFD">
        <w:rPr>
          <w:b/>
        </w:rPr>
        <w:t>can</w:t>
      </w:r>
      <w:r w:rsidR="00DC1ED7">
        <w:tab/>
      </w:r>
      <w:r w:rsidRPr="00044AFD">
        <w:t>indicates</w:t>
      </w:r>
      <w:r w:rsidR="00774DA4" w:rsidRPr="00044AFD">
        <w:t xml:space="preserve"> that something is possible</w:t>
      </w:r>
    </w:p>
    <w:p w14:paraId="0CC96987" w14:textId="1AE831B9" w:rsidR="00774DA4" w:rsidRPr="00044AFD" w:rsidRDefault="00774DA4" w:rsidP="00774DA4">
      <w:pPr>
        <w:pStyle w:val="EX"/>
      </w:pPr>
      <w:r w:rsidRPr="00044AFD">
        <w:rPr>
          <w:b/>
        </w:rPr>
        <w:t>cannot</w:t>
      </w:r>
      <w:r w:rsidR="00DC1ED7">
        <w:tab/>
      </w:r>
      <w:r w:rsidRPr="00044AFD">
        <w:t>indicates that something is impossible</w:t>
      </w:r>
    </w:p>
    <w:p w14:paraId="25E22A73" w14:textId="77777777" w:rsidR="00774DA4" w:rsidRPr="00044AFD" w:rsidRDefault="00774DA4" w:rsidP="00A27486">
      <w:r w:rsidRPr="00044AFD">
        <w:t xml:space="preserve">The constructions "can" and "cannot" </w:t>
      </w:r>
      <w:r w:rsidR="00F9008D" w:rsidRPr="00044AFD">
        <w:t xml:space="preserve">are not </w:t>
      </w:r>
      <w:r w:rsidRPr="00044AFD">
        <w:t>substitute</w:t>
      </w:r>
      <w:r w:rsidR="003765B8" w:rsidRPr="00044AFD">
        <w:t>s</w:t>
      </w:r>
      <w:r w:rsidRPr="00044AFD">
        <w:t xml:space="preserve"> for "may" and "need not".</w:t>
      </w:r>
    </w:p>
    <w:p w14:paraId="70833F69" w14:textId="13B8C77E" w:rsidR="00774DA4" w:rsidRPr="00044AFD" w:rsidRDefault="00774DA4" w:rsidP="00774DA4">
      <w:pPr>
        <w:pStyle w:val="EX"/>
      </w:pPr>
      <w:r w:rsidRPr="00044AFD">
        <w:rPr>
          <w:b/>
        </w:rPr>
        <w:t>will</w:t>
      </w:r>
      <w:r w:rsidR="00DC1ED7">
        <w:tab/>
      </w:r>
      <w:r w:rsidRPr="00044AFD">
        <w:t xml:space="preserve">indicates that something is certain </w:t>
      </w:r>
      <w:r w:rsidR="003765B8" w:rsidRPr="00044AFD">
        <w:t xml:space="preserve">or </w:t>
      </w:r>
      <w:r w:rsidRPr="00044AFD">
        <w:t xml:space="preserve">expected to happen </w:t>
      </w:r>
      <w:r w:rsidR="003765B8" w:rsidRPr="00044AFD">
        <w:t xml:space="preserve">as a result of action taken by an </w:t>
      </w:r>
      <w:r w:rsidRPr="00044AFD">
        <w:t>agency the behaviour of which is outside the scope of the present document</w:t>
      </w:r>
    </w:p>
    <w:p w14:paraId="7624A3D7" w14:textId="05B288AB" w:rsidR="00774DA4" w:rsidRPr="00044AFD" w:rsidRDefault="00774DA4" w:rsidP="00774DA4">
      <w:pPr>
        <w:pStyle w:val="EX"/>
      </w:pPr>
      <w:r w:rsidRPr="00044AFD">
        <w:rPr>
          <w:b/>
        </w:rPr>
        <w:t>will not</w:t>
      </w:r>
      <w:r w:rsidR="00DC1ED7">
        <w:tab/>
      </w:r>
      <w:r w:rsidRPr="00044AFD">
        <w:t xml:space="preserve">indicates that something is certain </w:t>
      </w:r>
      <w:r w:rsidR="003765B8" w:rsidRPr="00044AFD">
        <w:t xml:space="preserve">or expected not </w:t>
      </w:r>
      <w:r w:rsidRPr="00044AFD">
        <w:t xml:space="preserve">to happen </w:t>
      </w:r>
      <w:r w:rsidR="003765B8" w:rsidRPr="00044AFD">
        <w:t xml:space="preserve">as a result of action taken </w:t>
      </w:r>
      <w:r w:rsidRPr="00044AFD">
        <w:t xml:space="preserve">by </w:t>
      </w:r>
      <w:r w:rsidR="003765B8" w:rsidRPr="00044AFD">
        <w:t xml:space="preserve">an </w:t>
      </w:r>
      <w:r w:rsidRPr="00044AFD">
        <w:t>agency the behaviour of which is outside the scope of the present document</w:t>
      </w:r>
    </w:p>
    <w:p w14:paraId="76AE6351" w14:textId="77777777" w:rsidR="001F1132" w:rsidRPr="00044AFD" w:rsidRDefault="001F1132" w:rsidP="00774DA4">
      <w:pPr>
        <w:pStyle w:val="EX"/>
      </w:pPr>
      <w:r w:rsidRPr="00044AFD">
        <w:rPr>
          <w:b/>
        </w:rPr>
        <w:t>might</w:t>
      </w:r>
      <w:r w:rsidRPr="00044AFD">
        <w:tab/>
        <w:t xml:space="preserve">indicates a likelihood that something will happen as a result of </w:t>
      </w:r>
      <w:r w:rsidR="003765B8" w:rsidRPr="00044AFD">
        <w:t xml:space="preserve">action taken by </w:t>
      </w:r>
      <w:r w:rsidRPr="00044AFD">
        <w:t>some agency the behaviour of which is outside the scope of the present document</w:t>
      </w:r>
    </w:p>
    <w:p w14:paraId="1B251024" w14:textId="77777777" w:rsidR="003765B8" w:rsidRPr="00044AFD" w:rsidRDefault="003765B8" w:rsidP="003765B8">
      <w:pPr>
        <w:pStyle w:val="EX"/>
      </w:pPr>
      <w:r w:rsidRPr="00044AFD">
        <w:rPr>
          <w:b/>
        </w:rPr>
        <w:t>might not</w:t>
      </w:r>
      <w:r w:rsidRPr="00044AFD">
        <w:tab/>
        <w:t>indicates a likelihood that something will not happen as a result of action taken by some agency the behaviour of which is outside the scope of the present document</w:t>
      </w:r>
    </w:p>
    <w:p w14:paraId="77E8F656" w14:textId="77777777" w:rsidR="001F1132" w:rsidRPr="00044AFD" w:rsidRDefault="001F1132" w:rsidP="001F1132">
      <w:r w:rsidRPr="00044AFD">
        <w:t>In addition:</w:t>
      </w:r>
    </w:p>
    <w:p w14:paraId="3F3F4976" w14:textId="77777777" w:rsidR="00774DA4" w:rsidRPr="00044AFD" w:rsidRDefault="00774DA4" w:rsidP="00774DA4">
      <w:pPr>
        <w:pStyle w:val="EX"/>
      </w:pPr>
      <w:r w:rsidRPr="00044AFD">
        <w:rPr>
          <w:b/>
        </w:rPr>
        <w:t>is</w:t>
      </w:r>
      <w:r w:rsidRPr="00044AFD">
        <w:tab/>
        <w:t>(or any other verb in the indicative</w:t>
      </w:r>
      <w:r w:rsidR="001F1132" w:rsidRPr="00044AFD">
        <w:t xml:space="preserve"> mood</w:t>
      </w:r>
      <w:r w:rsidRPr="00044AFD">
        <w:t>) indicates a statement of fact</w:t>
      </w:r>
    </w:p>
    <w:p w14:paraId="79F21665" w14:textId="77777777" w:rsidR="00647114" w:rsidRPr="00044AFD" w:rsidRDefault="00647114" w:rsidP="00774DA4">
      <w:pPr>
        <w:pStyle w:val="EX"/>
      </w:pPr>
      <w:r w:rsidRPr="00044AFD">
        <w:rPr>
          <w:b/>
        </w:rPr>
        <w:t>is not</w:t>
      </w:r>
      <w:r w:rsidRPr="00044AFD">
        <w:tab/>
        <w:t>(or any other negative verb in the indicative</w:t>
      </w:r>
      <w:r w:rsidR="001F1132" w:rsidRPr="00044AFD">
        <w:t xml:space="preserve"> mood</w:t>
      </w:r>
      <w:r w:rsidRPr="00044AFD">
        <w:t>) indicates a statement of fact</w:t>
      </w:r>
    </w:p>
    <w:p w14:paraId="57521B6C" w14:textId="77777777" w:rsidR="00774DA4" w:rsidRPr="00044AFD" w:rsidRDefault="00647114" w:rsidP="00A27486">
      <w:r w:rsidRPr="00044AFD">
        <w:t>The constructions "is" and "is not" do not indicate requirements.</w:t>
      </w:r>
    </w:p>
    <w:p w14:paraId="03F2EC75" w14:textId="77777777" w:rsidR="00080512" w:rsidRPr="00044AFD" w:rsidRDefault="00080512" w:rsidP="00E36619">
      <w:bookmarkStart w:id="16" w:name="introduction"/>
      <w:bookmarkEnd w:id="16"/>
    </w:p>
    <w:p w14:paraId="1965FF66" w14:textId="77777777" w:rsidR="00080512" w:rsidRPr="00044AFD" w:rsidRDefault="00080512">
      <w:pPr>
        <w:pStyle w:val="Heading1"/>
      </w:pPr>
      <w:r w:rsidRPr="00044AFD">
        <w:br w:type="page"/>
      </w:r>
      <w:bookmarkStart w:id="17" w:name="scope"/>
      <w:bookmarkStart w:id="18" w:name="_Toc74131066"/>
      <w:bookmarkEnd w:id="17"/>
      <w:r w:rsidRPr="00044AFD">
        <w:t>1</w:t>
      </w:r>
      <w:r w:rsidRPr="00044AFD">
        <w:tab/>
        <w:t>Scope</w:t>
      </w:r>
      <w:bookmarkEnd w:id="18"/>
    </w:p>
    <w:p w14:paraId="7903BD0D" w14:textId="77777777" w:rsidR="00080512" w:rsidRPr="00044AFD" w:rsidRDefault="006120F6">
      <w:r w:rsidRPr="00044AFD">
        <w:t>The present document contains objectives, requirements and test cases that are specific to the IMS network product class</w:t>
      </w:r>
      <w:r w:rsidRPr="00044AFD">
        <w:rPr>
          <w:lang w:eastAsia="zh-CN"/>
        </w:rPr>
        <w:t>es</w:t>
      </w:r>
      <w:r w:rsidRPr="00044AFD">
        <w:t>. It refers to the Catalogue of General Security Assurance Requirements and formulates specific adaptions of the requirements and test cases given there, as well as specifying requirements and test cases unique to the IMS network product classes.</w:t>
      </w:r>
    </w:p>
    <w:p w14:paraId="1F788320" w14:textId="77777777" w:rsidR="00080512" w:rsidRPr="00044AFD" w:rsidRDefault="00080512">
      <w:pPr>
        <w:pStyle w:val="Heading1"/>
      </w:pPr>
      <w:bookmarkStart w:id="19" w:name="references"/>
      <w:bookmarkStart w:id="20" w:name="_Toc74131067"/>
      <w:bookmarkEnd w:id="19"/>
      <w:r w:rsidRPr="00044AFD">
        <w:t>2</w:t>
      </w:r>
      <w:r w:rsidRPr="00044AFD">
        <w:tab/>
        <w:t>References</w:t>
      </w:r>
      <w:bookmarkEnd w:id="20"/>
    </w:p>
    <w:p w14:paraId="6D4B2F93" w14:textId="77777777" w:rsidR="00080512" w:rsidRPr="00044AFD" w:rsidRDefault="00080512">
      <w:r w:rsidRPr="00044AFD">
        <w:t>The following documents contain provisions which, through reference in this text, constitute provisions of the present document.</w:t>
      </w:r>
    </w:p>
    <w:p w14:paraId="786D0925" w14:textId="77777777" w:rsidR="00080512" w:rsidRPr="00044AFD" w:rsidRDefault="00051834" w:rsidP="00051834">
      <w:pPr>
        <w:pStyle w:val="B10"/>
      </w:pPr>
      <w:r w:rsidRPr="00044AFD">
        <w:t>-</w:t>
      </w:r>
      <w:r w:rsidRPr="00044AFD">
        <w:tab/>
      </w:r>
      <w:r w:rsidR="00080512" w:rsidRPr="00044AFD">
        <w:t>References are either specific (identified by date of publication, edition numbe</w:t>
      </w:r>
      <w:r w:rsidR="00DC4DA2" w:rsidRPr="00044AFD">
        <w:t>r, version number, etc.) or non</w:t>
      </w:r>
      <w:r w:rsidR="00DC4DA2" w:rsidRPr="00044AFD">
        <w:noBreakHyphen/>
      </w:r>
      <w:r w:rsidR="00080512" w:rsidRPr="00044AFD">
        <w:t>specific.</w:t>
      </w:r>
    </w:p>
    <w:p w14:paraId="0A04BC44" w14:textId="77777777" w:rsidR="00080512" w:rsidRPr="00044AFD" w:rsidRDefault="00051834" w:rsidP="00051834">
      <w:pPr>
        <w:pStyle w:val="B10"/>
      </w:pPr>
      <w:r w:rsidRPr="00044AFD">
        <w:t>-</w:t>
      </w:r>
      <w:r w:rsidRPr="00044AFD">
        <w:tab/>
      </w:r>
      <w:r w:rsidR="00080512" w:rsidRPr="00044AFD">
        <w:t>For a specific reference, subsequent revisions do not apply.</w:t>
      </w:r>
    </w:p>
    <w:p w14:paraId="72B73EDD" w14:textId="77777777" w:rsidR="00080512" w:rsidRPr="00044AFD" w:rsidRDefault="00051834" w:rsidP="00051834">
      <w:pPr>
        <w:pStyle w:val="B10"/>
      </w:pPr>
      <w:r w:rsidRPr="00044AFD">
        <w:t>-</w:t>
      </w:r>
      <w:r w:rsidRPr="00044AFD">
        <w:tab/>
      </w:r>
      <w:r w:rsidR="00080512" w:rsidRPr="00044AFD">
        <w:t>For a non-specific reference, the latest version applies. In the case of a reference to a 3GPP document (including a GSM document), a non-specific reference implicitly refers to the latest version of that document</w:t>
      </w:r>
      <w:r w:rsidR="00080512" w:rsidRPr="00044AFD">
        <w:rPr>
          <w:i/>
        </w:rPr>
        <w:t xml:space="preserve"> in the same Release as the present document</w:t>
      </w:r>
      <w:r w:rsidR="00080512" w:rsidRPr="00044AFD">
        <w:t>.</w:t>
      </w:r>
    </w:p>
    <w:p w14:paraId="7AF38D08" w14:textId="77777777" w:rsidR="00EC4A25" w:rsidRPr="00044AFD" w:rsidRDefault="00EC4A25" w:rsidP="00EC4A25">
      <w:pPr>
        <w:pStyle w:val="EX"/>
      </w:pPr>
      <w:r w:rsidRPr="00044AFD">
        <w:t>[1]</w:t>
      </w:r>
      <w:r w:rsidRPr="00044AFD">
        <w:tab/>
        <w:t>3GPP TR 21.905: "Vocabulary for 3GPP Specifications".</w:t>
      </w:r>
    </w:p>
    <w:p w14:paraId="6C7669B5" w14:textId="77777777" w:rsidR="002E186B" w:rsidRPr="00044AFD" w:rsidRDefault="002E186B" w:rsidP="002E186B">
      <w:pPr>
        <w:pStyle w:val="EX"/>
      </w:pPr>
      <w:r w:rsidRPr="00044AFD">
        <w:t>[2]</w:t>
      </w:r>
      <w:r w:rsidRPr="00044AFD">
        <w:tab/>
        <w:t>3GPP TR 33.926: "Security Assurance Specification (SCAS) threats and critical assets in 3GPP network product classes".</w:t>
      </w:r>
    </w:p>
    <w:p w14:paraId="15C2440F" w14:textId="77777777" w:rsidR="002E186B" w:rsidRPr="00044AFD" w:rsidRDefault="002E186B" w:rsidP="002E186B">
      <w:pPr>
        <w:pStyle w:val="EX"/>
      </w:pPr>
      <w:r w:rsidRPr="00044AFD">
        <w:t>[3]</w:t>
      </w:r>
      <w:r w:rsidRPr="00044AFD">
        <w:tab/>
        <w:t>3GPP TR 33.203: "3G security; Access security for IP-based services".</w:t>
      </w:r>
    </w:p>
    <w:p w14:paraId="58B9BE4D" w14:textId="77777777" w:rsidR="00080512" w:rsidRPr="00044AFD" w:rsidRDefault="002E186B" w:rsidP="00EC4A25">
      <w:pPr>
        <w:pStyle w:val="EX"/>
      </w:pPr>
      <w:r w:rsidRPr="00044AFD">
        <w:t>[4]</w:t>
      </w:r>
      <w:r w:rsidRPr="00044AFD">
        <w:tab/>
        <w:t>3GPP TR 33.328: "IP Multimedia Subsystem (IMS) media plane security"</w:t>
      </w:r>
      <w:r w:rsidR="007E746C" w:rsidRPr="00044AFD">
        <w:t>.</w:t>
      </w:r>
    </w:p>
    <w:p w14:paraId="68C67B6B" w14:textId="77777777" w:rsidR="007E746C" w:rsidRPr="00044AFD" w:rsidRDefault="007E746C" w:rsidP="00EC4A25">
      <w:pPr>
        <w:pStyle w:val="EX"/>
      </w:pPr>
      <w:r w:rsidRPr="00044AFD">
        <w:t>[5]</w:t>
      </w:r>
      <w:r w:rsidRPr="00044AFD">
        <w:tab/>
        <w:t>3GPP TS 33.117: "Catalogue of general security assurance requirements".</w:t>
      </w:r>
    </w:p>
    <w:p w14:paraId="2179A3D8" w14:textId="77777777" w:rsidR="00EA09CB" w:rsidRPr="00044AFD" w:rsidRDefault="00EA09CB" w:rsidP="00EA09CB">
      <w:pPr>
        <w:pStyle w:val="EX"/>
      </w:pPr>
      <w:r w:rsidRPr="00044AFD">
        <w:t>[6]</w:t>
      </w:r>
      <w:r w:rsidRPr="00044AFD">
        <w:tab/>
        <w:t>3GPP TS 24.229: "IP multimedia call control protocol based on Session Initiation Protocol (SIP) and Session Description Protocol (SDP)".</w:t>
      </w:r>
    </w:p>
    <w:p w14:paraId="528F657E" w14:textId="77777777" w:rsidR="00080512" w:rsidRPr="00044AFD" w:rsidRDefault="00080512">
      <w:pPr>
        <w:pStyle w:val="Heading1"/>
      </w:pPr>
      <w:bookmarkStart w:id="21" w:name="definitions"/>
      <w:bookmarkStart w:id="22" w:name="_Toc74131068"/>
      <w:bookmarkEnd w:id="21"/>
      <w:r w:rsidRPr="00044AFD">
        <w:t>3</w:t>
      </w:r>
      <w:r w:rsidRPr="00044AFD">
        <w:tab/>
        <w:t>Definitions</w:t>
      </w:r>
      <w:r w:rsidR="00602AEA" w:rsidRPr="00044AFD">
        <w:t xml:space="preserve"> of terms, symbols and abbreviations</w:t>
      </w:r>
      <w:bookmarkEnd w:id="22"/>
    </w:p>
    <w:p w14:paraId="62356C50" w14:textId="77777777" w:rsidR="00080512" w:rsidRPr="00044AFD" w:rsidRDefault="00080512">
      <w:pPr>
        <w:pStyle w:val="Heading2"/>
      </w:pPr>
      <w:bookmarkStart w:id="23" w:name="_Toc74131069"/>
      <w:r w:rsidRPr="00044AFD">
        <w:t>3.1</w:t>
      </w:r>
      <w:r w:rsidRPr="00044AFD">
        <w:tab/>
      </w:r>
      <w:r w:rsidR="002B6339" w:rsidRPr="00044AFD">
        <w:t>Terms</w:t>
      </w:r>
      <w:bookmarkEnd w:id="23"/>
    </w:p>
    <w:p w14:paraId="3689153A" w14:textId="7E36BAB6" w:rsidR="00080512" w:rsidRPr="00044AFD" w:rsidRDefault="00080512">
      <w:r w:rsidRPr="00044AFD">
        <w:t xml:space="preserve">For the purposes of the present document, the terms given in </w:t>
      </w:r>
      <w:r w:rsidR="00DC1ED7">
        <w:t>TR</w:t>
      </w:r>
      <w:r w:rsidRPr="00044AFD">
        <w:t> 21.905 [</w:t>
      </w:r>
      <w:r w:rsidR="004D3578" w:rsidRPr="00044AFD">
        <w:t>1</w:t>
      </w:r>
      <w:r w:rsidRPr="00044AFD">
        <w:t xml:space="preserve">] and the following apply. A term defined in the present document takes precedence over the definition of the same term, if any, in </w:t>
      </w:r>
      <w:r w:rsidR="00DC1ED7">
        <w:t>TR</w:t>
      </w:r>
      <w:r w:rsidRPr="00044AFD">
        <w:t> 21.905 [</w:t>
      </w:r>
      <w:r w:rsidR="004D3578" w:rsidRPr="00044AFD">
        <w:t>1</w:t>
      </w:r>
      <w:r w:rsidRPr="00044AFD">
        <w:t>].</w:t>
      </w:r>
    </w:p>
    <w:p w14:paraId="44001595" w14:textId="77777777" w:rsidR="00080512" w:rsidRPr="00044AFD" w:rsidRDefault="00080512">
      <w:pPr>
        <w:pStyle w:val="Heading2"/>
      </w:pPr>
      <w:bookmarkStart w:id="24" w:name="_Toc74131070"/>
      <w:r w:rsidRPr="00044AFD">
        <w:t>3.2</w:t>
      </w:r>
      <w:r w:rsidRPr="00044AFD">
        <w:tab/>
        <w:t>Symbols</w:t>
      </w:r>
      <w:bookmarkEnd w:id="24"/>
    </w:p>
    <w:p w14:paraId="5248C1DB" w14:textId="77777777" w:rsidR="00080512" w:rsidRPr="00044AFD" w:rsidRDefault="00EA09CB">
      <w:pPr>
        <w:pStyle w:val="EW"/>
        <w:rPr>
          <w:lang w:eastAsia="zh-CN"/>
        </w:rPr>
      </w:pPr>
      <w:r w:rsidRPr="00044AFD">
        <w:rPr>
          <w:rFonts w:hint="eastAsia"/>
          <w:lang w:eastAsia="zh-CN"/>
        </w:rPr>
        <w:t>V</w:t>
      </w:r>
      <w:r w:rsidRPr="00044AFD">
        <w:rPr>
          <w:lang w:eastAsia="zh-CN"/>
        </w:rPr>
        <w:t>oid</w:t>
      </w:r>
    </w:p>
    <w:p w14:paraId="4C41C866" w14:textId="77777777" w:rsidR="00080512" w:rsidRPr="00044AFD" w:rsidRDefault="00080512">
      <w:pPr>
        <w:pStyle w:val="Heading2"/>
      </w:pPr>
      <w:bookmarkStart w:id="25" w:name="_Toc74131071"/>
      <w:r w:rsidRPr="00044AFD">
        <w:t>3.3</w:t>
      </w:r>
      <w:r w:rsidRPr="00044AFD">
        <w:tab/>
        <w:t>Abbreviations</w:t>
      </w:r>
      <w:bookmarkEnd w:id="25"/>
    </w:p>
    <w:p w14:paraId="12B1C2BB" w14:textId="20CD1FF3" w:rsidR="00080512" w:rsidRPr="00044AFD" w:rsidRDefault="00080512">
      <w:pPr>
        <w:keepNext/>
      </w:pPr>
      <w:r w:rsidRPr="00044AFD">
        <w:t>For the purposes of the present document, the abb</w:t>
      </w:r>
      <w:r w:rsidR="004D3578" w:rsidRPr="00044AFD">
        <w:t xml:space="preserve">reviations given in </w:t>
      </w:r>
      <w:r w:rsidR="00DC1ED7">
        <w:t>TR</w:t>
      </w:r>
      <w:r w:rsidR="004D3578" w:rsidRPr="00044AFD">
        <w:t> 21.905 [1</w:t>
      </w:r>
      <w:r w:rsidRPr="00044AFD">
        <w:t>] and the following apply. An abbreviation defined in the present document takes precedence over the definition of the same abbre</w:t>
      </w:r>
      <w:r w:rsidR="004D3578" w:rsidRPr="00044AFD">
        <w:t xml:space="preserve">viation, if any, in </w:t>
      </w:r>
      <w:r w:rsidR="00DC1ED7">
        <w:t>TR</w:t>
      </w:r>
      <w:r w:rsidR="004D3578" w:rsidRPr="00044AFD">
        <w:t> 21.905 [1</w:t>
      </w:r>
      <w:r w:rsidRPr="00044AFD">
        <w:t>].</w:t>
      </w:r>
    </w:p>
    <w:p w14:paraId="488832F6" w14:textId="77777777" w:rsidR="00080512" w:rsidRPr="00044AFD" w:rsidRDefault="00080512">
      <w:pPr>
        <w:pStyle w:val="Heading1"/>
      </w:pPr>
      <w:bookmarkStart w:id="26" w:name="clause4"/>
      <w:bookmarkStart w:id="27" w:name="_Toc74131072"/>
      <w:bookmarkEnd w:id="26"/>
      <w:r w:rsidRPr="00044AFD">
        <w:t>4</w:t>
      </w:r>
      <w:r w:rsidRPr="00044AFD">
        <w:tab/>
      </w:r>
      <w:r w:rsidR="00896CDE" w:rsidRPr="00044AFD">
        <w:t>IMS-specific security requirements and related test cases</w:t>
      </w:r>
      <w:bookmarkEnd w:id="27"/>
    </w:p>
    <w:p w14:paraId="2C17D598" w14:textId="77777777" w:rsidR="00080512" w:rsidRPr="00044AFD" w:rsidRDefault="00080512">
      <w:pPr>
        <w:pStyle w:val="Heading2"/>
      </w:pPr>
      <w:bookmarkStart w:id="28" w:name="_Toc74131073"/>
      <w:r w:rsidRPr="00044AFD">
        <w:t>4.1</w:t>
      </w:r>
      <w:r w:rsidRPr="00044AFD">
        <w:tab/>
      </w:r>
      <w:r w:rsidR="00896CDE" w:rsidRPr="00044AFD">
        <w:t>Introduction</w:t>
      </w:r>
      <w:bookmarkEnd w:id="28"/>
    </w:p>
    <w:p w14:paraId="2969F3F9" w14:textId="77777777" w:rsidR="002E186B" w:rsidRPr="00044AFD" w:rsidRDefault="002E186B" w:rsidP="00DB70F0">
      <w:r w:rsidRPr="00044AFD">
        <w:t>IMS specific security requirements include both requirements derived from IMS-specific security functional requirements in relevant specifications as well as security requirements introduced in the present document derived from the threats specific to IMS network product class</w:t>
      </w:r>
      <w:r w:rsidRPr="00044AFD">
        <w:rPr>
          <w:lang w:eastAsia="zh-CN"/>
        </w:rPr>
        <w:t>es</w:t>
      </w:r>
      <w:r w:rsidRPr="00044AFD">
        <w:t xml:space="preserve"> as described in TR 33.926 [1].</w:t>
      </w:r>
    </w:p>
    <w:p w14:paraId="60C1636F" w14:textId="77777777" w:rsidR="00BD5AD7" w:rsidRPr="00044AFD" w:rsidRDefault="00080512">
      <w:pPr>
        <w:pStyle w:val="Heading2"/>
        <w:rPr>
          <w:lang w:eastAsia="zh-CN"/>
        </w:rPr>
      </w:pPr>
      <w:bookmarkStart w:id="29" w:name="_Toc74131074"/>
      <w:r w:rsidRPr="00044AFD">
        <w:t>4.2</w:t>
      </w:r>
      <w:r w:rsidRPr="00044AFD">
        <w:tab/>
      </w:r>
      <w:r w:rsidR="006A17E0" w:rsidRPr="00044AFD">
        <w:t>IMS-specific adaptations of security functional requirements and related test cases</w:t>
      </w:r>
      <w:bookmarkEnd w:id="29"/>
    </w:p>
    <w:p w14:paraId="76107A34" w14:textId="77777777" w:rsidR="00BD5AD7" w:rsidRPr="00044AFD" w:rsidRDefault="00BD5AD7" w:rsidP="001B0FD5">
      <w:pPr>
        <w:pStyle w:val="Heading3"/>
      </w:pPr>
      <w:bookmarkStart w:id="30" w:name="_Toc74131075"/>
      <w:r w:rsidRPr="00044AFD">
        <w:t>4.2.1</w:t>
      </w:r>
      <w:r w:rsidRPr="00044AFD">
        <w:tab/>
        <w:t>Introduction</w:t>
      </w:r>
      <w:bookmarkEnd w:id="30"/>
    </w:p>
    <w:p w14:paraId="712D17C5" w14:textId="77777777" w:rsidR="002E186B" w:rsidRPr="00044AFD" w:rsidRDefault="002E186B" w:rsidP="002E186B">
      <w:r w:rsidRPr="00044AFD">
        <w:t>The present clause describes the security functional requirements and the corresponding test cases for IMS network product class</w:t>
      </w:r>
      <w:r w:rsidRPr="00044AFD">
        <w:rPr>
          <w:lang w:eastAsia="zh-CN"/>
        </w:rPr>
        <w:t>es</w:t>
      </w:r>
      <w:r w:rsidRPr="00044AFD">
        <w:t xml:space="preserve">. The proposed security requirements are classified in two groups: </w:t>
      </w:r>
    </w:p>
    <w:p w14:paraId="69F5DC92" w14:textId="77777777" w:rsidR="002E186B" w:rsidRPr="00044AFD" w:rsidRDefault="002E186B" w:rsidP="002E186B">
      <w:pPr>
        <w:pStyle w:val="B10"/>
      </w:pPr>
      <w:r w:rsidRPr="00044AFD">
        <w:t>-</w:t>
      </w:r>
      <w:r w:rsidRPr="00044AFD">
        <w:tab/>
        <w:t>Security functional requirements derived from TS 33.203 [2] and TS 33.328 [3], and detailed in clause 4.2.2.</w:t>
      </w:r>
    </w:p>
    <w:p w14:paraId="181BBE8F" w14:textId="77777777" w:rsidR="002E186B" w:rsidRPr="00044AFD" w:rsidRDefault="002E186B" w:rsidP="00D65898">
      <w:pPr>
        <w:pStyle w:val="B10"/>
      </w:pPr>
      <w:r w:rsidRPr="00044AFD">
        <w:t>-</w:t>
      </w:r>
      <w:r w:rsidRPr="00044AFD">
        <w:tab/>
        <w:t>General security functional requirements which include requirements not already addressed in TS 33.203 [2] and TS 33.328 [3] but whose support is also important to ensure that IMS network products conforms to a common security baseline detailed in clause 4.2.3.</w:t>
      </w:r>
    </w:p>
    <w:p w14:paraId="7B6A2E8A" w14:textId="77777777" w:rsidR="00BD5AD7" w:rsidRPr="00044AFD" w:rsidRDefault="00BD5AD7" w:rsidP="00BD5AD7">
      <w:pPr>
        <w:pStyle w:val="Heading3"/>
      </w:pPr>
      <w:bookmarkStart w:id="31" w:name="_Toc74131076"/>
      <w:r w:rsidRPr="00044AFD">
        <w:t>4.2.2</w:t>
      </w:r>
      <w:r w:rsidRPr="00044AFD">
        <w:tab/>
        <w:t>Security functional requirements on the IMS</w:t>
      </w:r>
      <w:r w:rsidR="00956DFE" w:rsidRPr="00044AFD">
        <w:t xml:space="preserve"> product classes</w:t>
      </w:r>
      <w:r w:rsidR="0090796E" w:rsidRPr="00044AFD">
        <w:t xml:space="preserve"> </w:t>
      </w:r>
      <w:r w:rsidRPr="00044AFD">
        <w:t>deriving from 3GPP specifications and related test cases</w:t>
      </w:r>
      <w:bookmarkEnd w:id="31"/>
    </w:p>
    <w:p w14:paraId="338865FC" w14:textId="77777777" w:rsidR="00BD5AD7" w:rsidRPr="00044AFD" w:rsidRDefault="00BD5AD7" w:rsidP="001B0FD5">
      <w:pPr>
        <w:pStyle w:val="Heading4"/>
      </w:pPr>
      <w:bookmarkStart w:id="32" w:name="_Toc74131077"/>
      <w:r w:rsidRPr="00044AFD">
        <w:t>4.2.2.1</w:t>
      </w:r>
      <w:r w:rsidRPr="00044AFD">
        <w:tab/>
        <w:t>Introduction</w:t>
      </w:r>
      <w:bookmarkEnd w:id="32"/>
    </w:p>
    <w:p w14:paraId="12BD4626" w14:textId="77777777" w:rsidR="002E186B" w:rsidRPr="00044AFD" w:rsidRDefault="002E186B" w:rsidP="00DB70F0">
      <w:pPr>
        <w:rPr>
          <w:lang w:eastAsia="zh-CN"/>
        </w:rPr>
      </w:pPr>
      <w:r w:rsidRPr="00044AFD">
        <w:rPr>
          <w:lang w:eastAsia="zh-CN"/>
        </w:rPr>
        <w:t xml:space="preserve">The security functional requirements and the related test cases specific for </w:t>
      </w:r>
      <w:r w:rsidRPr="00044AFD">
        <w:t>IMS products</w:t>
      </w:r>
      <w:r w:rsidRPr="00044AFD">
        <w:rPr>
          <w:lang w:eastAsia="zh-CN"/>
        </w:rPr>
        <w:t xml:space="preserve"> are described in this clause.</w:t>
      </w:r>
    </w:p>
    <w:p w14:paraId="0238CBDE" w14:textId="77777777" w:rsidR="002E186B" w:rsidRPr="00044AFD" w:rsidRDefault="002E186B" w:rsidP="002E186B">
      <w:pPr>
        <w:pStyle w:val="Heading4"/>
      </w:pPr>
      <w:bookmarkStart w:id="33" w:name="_Toc74131078"/>
      <w:r w:rsidRPr="00044AFD">
        <w:t>4.2.2.2</w:t>
      </w:r>
      <w:r w:rsidRPr="00044AFD">
        <w:tab/>
        <w:t>Security functional requirements on the S-CSCF deriving from 3GPP specifications and related test cases</w:t>
      </w:r>
      <w:bookmarkEnd w:id="33"/>
    </w:p>
    <w:p w14:paraId="57F1AFA1" w14:textId="77777777" w:rsidR="002E186B" w:rsidRPr="00044AFD" w:rsidRDefault="002E186B" w:rsidP="002E186B">
      <w:pPr>
        <w:pStyle w:val="Heading5"/>
        <w:rPr>
          <w:rFonts w:eastAsia="MS Mincho"/>
        </w:rPr>
      </w:pPr>
      <w:bookmarkStart w:id="34" w:name="_Toc74131079"/>
      <w:r w:rsidRPr="00044AFD">
        <w:rPr>
          <w:rFonts w:eastAsia="MS Mincho"/>
        </w:rPr>
        <w:t>4.2.2.2.1</w:t>
      </w:r>
      <w:r w:rsidRPr="00044AFD">
        <w:rPr>
          <w:rFonts w:eastAsia="MS Mincho"/>
        </w:rPr>
        <w:tab/>
        <w:t>No de-registration during the authentication</w:t>
      </w:r>
      <w:bookmarkEnd w:id="34"/>
    </w:p>
    <w:p w14:paraId="6DEBA53B" w14:textId="77777777" w:rsidR="002E186B" w:rsidRPr="00044AFD" w:rsidRDefault="002E186B" w:rsidP="002E186B">
      <w:pPr>
        <w:rPr>
          <w:lang w:eastAsia="zh-CN"/>
        </w:rPr>
      </w:pPr>
      <w:r w:rsidRPr="00044AFD">
        <w:rPr>
          <w:i/>
        </w:rPr>
        <w:t>Requirement Name</w:t>
      </w:r>
      <w:r w:rsidRPr="00044AFD">
        <w:t xml:space="preserve">: No </w:t>
      </w:r>
      <w:r w:rsidRPr="00044AFD">
        <w:rPr>
          <w:rFonts w:eastAsia="MS Mincho"/>
        </w:rPr>
        <w:t>de-registration during the authentication</w:t>
      </w:r>
      <w:r w:rsidRPr="00044AFD" w:rsidDel="00C22A1B">
        <w:t xml:space="preserve"> </w:t>
      </w:r>
    </w:p>
    <w:p w14:paraId="042EAEF1" w14:textId="77777777" w:rsidR="002E186B" w:rsidRPr="00044AFD" w:rsidRDefault="002E186B" w:rsidP="002E186B">
      <w:r w:rsidRPr="00044AFD">
        <w:rPr>
          <w:i/>
        </w:rPr>
        <w:t xml:space="preserve">Requirement Reference: </w:t>
      </w:r>
      <w:r w:rsidRPr="00044AFD">
        <w:t>TS 33.203 [</w:t>
      </w:r>
      <w:r w:rsidR="00061ED6" w:rsidRPr="00044AFD">
        <w:t>3</w:t>
      </w:r>
      <w:r w:rsidRPr="00044AFD">
        <w:t>], clause 6.1.1</w:t>
      </w:r>
    </w:p>
    <w:p w14:paraId="0DF9F340" w14:textId="77777777" w:rsidR="002E186B" w:rsidRPr="00044AFD" w:rsidRDefault="002E186B" w:rsidP="002E186B">
      <w:r w:rsidRPr="00044AFD">
        <w:rPr>
          <w:i/>
        </w:rPr>
        <w:t>Requirement Description</w:t>
      </w:r>
      <w:r w:rsidRPr="00044AFD">
        <w:t xml:space="preserve">: </w:t>
      </w:r>
    </w:p>
    <w:p w14:paraId="48F58B5B" w14:textId="77777777" w:rsidR="002E186B" w:rsidRPr="00044AFD" w:rsidRDefault="002E186B" w:rsidP="00FA16D2">
      <w:r w:rsidRPr="00044AFD">
        <w:t xml:space="preserve">"It should be noted that the UE initiated re-registration opens up a potential denial-of-service attack. That is, an attacker could try to register an already registered IMPU and respond with an incorrect authentication response in order to make the HN de-register the IMPU. For this reason a subscriber, when registered, shall not be de-registered if it fails an authentication." </w:t>
      </w:r>
    </w:p>
    <w:p w14:paraId="0EF0093D" w14:textId="77777777" w:rsidR="002E186B" w:rsidRPr="00044AFD" w:rsidRDefault="002E186B" w:rsidP="002E186B">
      <w:r w:rsidRPr="00044AFD">
        <w:rPr>
          <w:lang w:eastAsia="zh-CN"/>
        </w:rPr>
        <w:t xml:space="preserve">as specified in </w:t>
      </w:r>
      <w:r w:rsidRPr="00044AFD">
        <w:t>TS 33.203 [</w:t>
      </w:r>
      <w:r w:rsidR="00061ED6" w:rsidRPr="00044AFD">
        <w:t>3</w:t>
      </w:r>
      <w:r w:rsidRPr="00044AFD">
        <w:t>], clause 6.1.1.</w:t>
      </w:r>
    </w:p>
    <w:p w14:paraId="299F2135" w14:textId="63507032" w:rsidR="002E186B" w:rsidRPr="00044AFD" w:rsidRDefault="002E186B" w:rsidP="002E186B">
      <w:r w:rsidRPr="00044AFD">
        <w:rPr>
          <w:i/>
        </w:rPr>
        <w:t>Threat References</w:t>
      </w:r>
      <w:r w:rsidRPr="00044AFD">
        <w:t xml:space="preserve">: </w:t>
      </w:r>
      <w:bookmarkStart w:id="35" w:name="_Toc82165899"/>
      <w:r w:rsidR="0033705F">
        <w:t>O.3.2</w:t>
      </w:r>
      <w:r w:rsidR="00AA5045">
        <w:t xml:space="preserve"> </w:t>
      </w:r>
      <w:r w:rsidR="0033705F">
        <w:t>Threats related to de-registration during the authentication</w:t>
      </w:r>
      <w:bookmarkEnd w:id="35"/>
    </w:p>
    <w:p w14:paraId="58C9C2FF" w14:textId="77777777" w:rsidR="002E186B" w:rsidRPr="00044AFD" w:rsidRDefault="002E186B" w:rsidP="002E186B">
      <w:pPr>
        <w:pStyle w:val="B10"/>
        <w:ind w:left="0" w:firstLine="0"/>
        <w:rPr>
          <w:lang w:eastAsia="zh-CN"/>
        </w:rPr>
      </w:pPr>
      <w:r w:rsidRPr="00044AFD">
        <w:rPr>
          <w:i/>
        </w:rPr>
        <w:t>Test case</w:t>
      </w:r>
      <w:r w:rsidRPr="00044AFD">
        <w:t xml:space="preserve">: </w:t>
      </w:r>
    </w:p>
    <w:p w14:paraId="4F4A9B2F" w14:textId="1FED13B2" w:rsidR="002E186B" w:rsidRPr="00044AFD" w:rsidRDefault="002E186B" w:rsidP="002E186B">
      <w:pPr>
        <w:rPr>
          <w:rFonts w:cs="Arial"/>
          <w:b/>
          <w:i/>
          <w:color w:val="000000"/>
        </w:rPr>
      </w:pPr>
      <w:r w:rsidRPr="00044AFD">
        <w:rPr>
          <w:rFonts w:cs="Arial"/>
          <w:b/>
          <w:color w:val="000000"/>
        </w:rPr>
        <w:t xml:space="preserve">Test Name: </w:t>
      </w:r>
      <w:r w:rsidRPr="00044AFD">
        <w:t>TC_NO_DE-REGISTRATION_AUTH_FAIL</w:t>
      </w:r>
    </w:p>
    <w:p w14:paraId="7C303F26" w14:textId="77777777" w:rsidR="002E186B" w:rsidRPr="00044AFD" w:rsidRDefault="002E186B" w:rsidP="002E186B">
      <w:pPr>
        <w:rPr>
          <w:rFonts w:cs="Arial"/>
          <w:b/>
          <w:color w:val="000000"/>
        </w:rPr>
      </w:pPr>
      <w:r w:rsidRPr="00044AFD">
        <w:rPr>
          <w:rFonts w:cs="Arial"/>
          <w:b/>
          <w:color w:val="000000"/>
        </w:rPr>
        <w:t>Purpose:</w:t>
      </w:r>
    </w:p>
    <w:p w14:paraId="61F39647" w14:textId="77777777" w:rsidR="002E186B" w:rsidRPr="00044AFD" w:rsidRDefault="002E186B" w:rsidP="002E186B">
      <w:r w:rsidRPr="00044AFD">
        <w:t xml:space="preserve">Verify the S-CSCF shall not </w:t>
      </w:r>
      <w:r w:rsidRPr="00044AFD">
        <w:rPr>
          <w:rFonts w:eastAsia="MS Mincho"/>
        </w:rPr>
        <w:t xml:space="preserve">de-register the registered UE </w:t>
      </w:r>
      <w:r w:rsidRPr="00044AFD">
        <w:t xml:space="preserve">when </w:t>
      </w:r>
      <w:r w:rsidRPr="00044AFD">
        <w:rPr>
          <w:rFonts w:eastAsia="MS Mincho"/>
        </w:rPr>
        <w:t xml:space="preserve">it fails </w:t>
      </w:r>
      <w:r w:rsidRPr="00044AFD">
        <w:t xml:space="preserve">an authentication during re-registration. </w:t>
      </w:r>
    </w:p>
    <w:p w14:paraId="1C420D97" w14:textId="77777777" w:rsidR="002E186B" w:rsidRPr="00044AFD" w:rsidRDefault="002E186B" w:rsidP="002E186B">
      <w:pPr>
        <w:rPr>
          <w:rFonts w:cs="Arial"/>
          <w:b/>
          <w:color w:val="000000"/>
        </w:rPr>
      </w:pPr>
      <w:r w:rsidRPr="00044AFD">
        <w:rPr>
          <w:rFonts w:cs="Arial"/>
          <w:b/>
          <w:color w:val="000000"/>
        </w:rPr>
        <w:t>Pre-Conditions:</w:t>
      </w:r>
    </w:p>
    <w:p w14:paraId="2D100816" w14:textId="77777777" w:rsidR="002E186B" w:rsidRPr="00044AFD" w:rsidRDefault="002E186B" w:rsidP="002E186B">
      <w:pPr>
        <w:pStyle w:val="B10"/>
        <w:rPr>
          <w:rFonts w:eastAsia="MS Mincho"/>
          <w:lang w:eastAsia="ja-JP"/>
        </w:rPr>
      </w:pPr>
      <w:r w:rsidRPr="00044AFD">
        <w:rPr>
          <w:rFonts w:eastAsia="MS Mincho"/>
          <w:lang w:eastAsia="ja-JP"/>
        </w:rPr>
        <w:t>-</w:t>
      </w:r>
      <w:r w:rsidRPr="00044AFD">
        <w:rPr>
          <w:rFonts w:eastAsia="MS Mincho"/>
          <w:lang w:eastAsia="ja-JP"/>
        </w:rPr>
        <w:tab/>
        <w:t>S-CSCF under test is connected in simulated/real network environment including P-CSCF and HSS.</w:t>
      </w:r>
    </w:p>
    <w:p w14:paraId="5B13109A" w14:textId="77777777" w:rsidR="002E186B" w:rsidRPr="00044AFD" w:rsidRDefault="002E186B" w:rsidP="002E186B">
      <w:pPr>
        <w:pStyle w:val="B10"/>
        <w:rPr>
          <w:rFonts w:eastAsia="MS Mincho"/>
          <w:lang w:eastAsia="ja-JP"/>
        </w:rPr>
      </w:pPr>
      <w:r w:rsidRPr="00044AFD">
        <w:rPr>
          <w:rFonts w:eastAsia="MS Mincho"/>
          <w:lang w:eastAsia="ja-JP"/>
        </w:rPr>
        <w:t>-</w:t>
      </w:r>
      <w:r w:rsidRPr="00044AFD">
        <w:rPr>
          <w:rFonts w:eastAsia="MS Mincho"/>
          <w:lang w:eastAsia="ja-JP"/>
        </w:rPr>
        <w:tab/>
        <w:t>The UE supporting IMS AKA has already been registered into the IMS network.</w:t>
      </w:r>
    </w:p>
    <w:p w14:paraId="0570D145" w14:textId="77777777" w:rsidR="002E186B" w:rsidRPr="00044AFD" w:rsidRDefault="002E186B" w:rsidP="002E186B">
      <w:pPr>
        <w:pStyle w:val="B10"/>
        <w:rPr>
          <w:rFonts w:eastAsia="MS Mincho"/>
          <w:lang w:eastAsia="ja-JP"/>
        </w:rPr>
      </w:pPr>
      <w:r w:rsidRPr="00044AFD">
        <w:rPr>
          <w:rFonts w:eastAsia="MS Mincho"/>
          <w:lang w:eastAsia="ja-JP"/>
        </w:rPr>
        <w:t>-</w:t>
      </w:r>
      <w:r w:rsidRPr="00044AFD">
        <w:rPr>
          <w:rFonts w:eastAsia="MS Mincho"/>
          <w:lang w:eastAsia="ja-JP"/>
        </w:rPr>
        <w:tab/>
        <w:t>The tester shall have access to the Mw interface between the P-CSCF and S-CSCF.</w:t>
      </w:r>
    </w:p>
    <w:p w14:paraId="5418F811" w14:textId="77777777" w:rsidR="002E186B" w:rsidRPr="00044AFD" w:rsidRDefault="002E186B" w:rsidP="002E186B">
      <w:pPr>
        <w:pStyle w:val="B10"/>
        <w:rPr>
          <w:rFonts w:eastAsia="MS Mincho"/>
          <w:lang w:eastAsia="ja-JP"/>
        </w:rPr>
      </w:pPr>
      <w:r w:rsidRPr="00044AFD">
        <w:rPr>
          <w:rFonts w:eastAsia="MS Mincho"/>
          <w:lang w:eastAsia="ja-JP"/>
        </w:rPr>
        <w:t>-</w:t>
      </w:r>
      <w:r w:rsidRPr="00044AFD">
        <w:rPr>
          <w:rFonts w:eastAsia="MS Mincho"/>
          <w:lang w:eastAsia="ja-JP"/>
        </w:rPr>
        <w:tab/>
        <w:t>The tester shall have access to the Cx interface between the HSS and S-CSCF.</w:t>
      </w:r>
    </w:p>
    <w:p w14:paraId="5CF18043" w14:textId="77777777" w:rsidR="002E186B" w:rsidRPr="00044AFD" w:rsidRDefault="002E186B" w:rsidP="002E186B">
      <w:pPr>
        <w:jc w:val="both"/>
      </w:pPr>
      <w:r w:rsidRPr="00044AFD">
        <w:rPr>
          <w:rFonts w:cs="Arial"/>
          <w:b/>
          <w:color w:val="000000"/>
        </w:rPr>
        <w:t xml:space="preserve">Execution Steps </w:t>
      </w:r>
    </w:p>
    <w:p w14:paraId="37D26D3F" w14:textId="55978DD4" w:rsidR="002E186B" w:rsidRPr="00044AFD" w:rsidRDefault="00FA16D2" w:rsidP="00FA16D2">
      <w:pPr>
        <w:pStyle w:val="B10"/>
      </w:pPr>
      <w:r w:rsidRPr="00044AFD">
        <w:t>1)</w:t>
      </w:r>
      <w:r w:rsidRPr="00044AFD">
        <w:tab/>
      </w:r>
      <w:r w:rsidR="002E186B" w:rsidRPr="00044AFD">
        <w:t>During a new IMS AKA procedure</w:t>
      </w:r>
      <w:r w:rsidR="007A0EBA">
        <w:t>, the</w:t>
      </w:r>
      <w:r w:rsidR="002E186B" w:rsidRPr="00044AFD">
        <w:t xml:space="preserve"> UE ini</w:t>
      </w:r>
      <w:r w:rsidR="007A0EBA">
        <w:t>tiates</w:t>
      </w:r>
      <w:r w:rsidR="002E186B" w:rsidRPr="00044AFD">
        <w:t xml:space="preserve"> </w:t>
      </w:r>
      <w:r w:rsidR="007A0EBA">
        <w:t xml:space="preserve">the </w:t>
      </w:r>
      <w:r w:rsidR="002E186B" w:rsidRPr="00044AFD">
        <w:t>re-registration scenario, the tester sends a SM7 register message including the IMPI, and an incorrect authentication response.</w:t>
      </w:r>
    </w:p>
    <w:p w14:paraId="1EB5DABD" w14:textId="77777777" w:rsidR="002E186B" w:rsidRPr="00044AFD" w:rsidRDefault="00FA16D2" w:rsidP="00FA16D2">
      <w:pPr>
        <w:pStyle w:val="B10"/>
      </w:pPr>
      <w:r w:rsidRPr="00044AFD">
        <w:t>2)</w:t>
      </w:r>
      <w:r w:rsidRPr="00044AFD">
        <w:tab/>
      </w:r>
      <w:r w:rsidR="002E186B" w:rsidRPr="00044AFD">
        <w:t xml:space="preserve">The S-CSCF under test retrieves the active XRES for that user and uses this to check the received authentication response </w:t>
      </w:r>
    </w:p>
    <w:p w14:paraId="419537C3" w14:textId="77777777" w:rsidR="002E186B" w:rsidRPr="00044AFD" w:rsidRDefault="002E186B" w:rsidP="002E186B">
      <w:pPr>
        <w:rPr>
          <w:rFonts w:cs="Arial"/>
          <w:b/>
          <w:color w:val="000000"/>
        </w:rPr>
      </w:pPr>
      <w:r w:rsidRPr="00044AFD">
        <w:rPr>
          <w:rFonts w:cs="Arial"/>
          <w:b/>
          <w:color w:val="000000"/>
        </w:rPr>
        <w:t>Expected Results:</w:t>
      </w:r>
    </w:p>
    <w:p w14:paraId="14890909" w14:textId="4DFB1E03" w:rsidR="002E186B" w:rsidRPr="00044AFD" w:rsidRDefault="002E186B" w:rsidP="002E186B">
      <w:pPr>
        <w:rPr>
          <w:lang w:eastAsia="zh-CN"/>
        </w:rPr>
      </w:pPr>
      <w:r w:rsidRPr="00044AFD">
        <w:rPr>
          <w:lang w:eastAsia="zh-CN"/>
        </w:rPr>
        <w:t>The S-CSCF sends</w:t>
      </w:r>
      <w:r w:rsidRPr="00044AFD">
        <w:t xml:space="preserve"> a 4xx Auth_Failure towards the UE indicating that authentication has failed.</w:t>
      </w:r>
      <w:r w:rsidRPr="00044AFD">
        <w:rPr>
          <w:lang w:eastAsia="zh-CN"/>
        </w:rPr>
        <w:t xml:space="preserve"> </w:t>
      </w:r>
    </w:p>
    <w:p w14:paraId="682C65E6" w14:textId="68F6EDA2" w:rsidR="002E186B" w:rsidRPr="00044AFD" w:rsidRDefault="002E186B" w:rsidP="002E186B">
      <w:r w:rsidRPr="00044AFD">
        <w:rPr>
          <w:lang w:eastAsia="zh-CN"/>
        </w:rPr>
        <w:t xml:space="preserve">The S-CSCF does not initiate de-registration procedure within the Registration expiration interval defined in </w:t>
      </w:r>
      <w:r w:rsidR="006C3C55" w:rsidRPr="00044AFD">
        <w:rPr>
          <w:lang w:eastAsia="zh-CN"/>
        </w:rPr>
        <w:t>TS</w:t>
      </w:r>
      <w:r w:rsidR="006C3C55">
        <w:rPr>
          <w:lang w:eastAsia="zh-CN"/>
        </w:rPr>
        <w:t> </w:t>
      </w:r>
      <w:r w:rsidRPr="00044AFD">
        <w:rPr>
          <w:lang w:eastAsia="zh-CN"/>
        </w:rPr>
        <w:t>24.</w:t>
      </w:r>
      <w:r w:rsidR="006C3C55" w:rsidRPr="00044AFD">
        <w:rPr>
          <w:lang w:eastAsia="zh-CN"/>
        </w:rPr>
        <w:t>229</w:t>
      </w:r>
      <w:r w:rsidR="006C3C55">
        <w:rPr>
          <w:lang w:eastAsia="zh-CN"/>
        </w:rPr>
        <w:t> </w:t>
      </w:r>
      <w:r w:rsidRPr="00044AFD">
        <w:rPr>
          <w:lang w:eastAsia="zh-CN"/>
        </w:rPr>
        <w:t>[</w:t>
      </w:r>
      <w:r w:rsidR="00EA09CB" w:rsidRPr="00044AFD">
        <w:rPr>
          <w:lang w:eastAsia="zh-CN"/>
        </w:rPr>
        <w:t>6</w:t>
      </w:r>
      <w:r w:rsidRPr="00044AFD">
        <w:rPr>
          <w:lang w:eastAsia="zh-CN"/>
        </w:rPr>
        <w:t xml:space="preserve">], i.e. send </w:t>
      </w:r>
      <w:r w:rsidRPr="00044AFD">
        <w:t>either Cx-Put (Public User Identity, Private User Identity, clear S</w:t>
      </w:r>
      <w:r w:rsidRPr="00044AFD">
        <w:noBreakHyphen/>
        <w:t>CSCF name) or Cx-Put (Public User Identity, Private User Identity, keep S</w:t>
      </w:r>
      <w:r w:rsidRPr="00044AFD">
        <w:noBreakHyphen/>
        <w:t xml:space="preserve">CSCF name) to the HSS. Or, the IMPU status in the HSS is registered </w:t>
      </w:r>
      <w:r w:rsidRPr="00044AFD">
        <w:rPr>
          <w:lang w:eastAsia="zh-CN"/>
        </w:rPr>
        <w:t>within the Registration expiration interval defined in TS 24.229 [</w:t>
      </w:r>
      <w:r w:rsidR="00EA09CB" w:rsidRPr="00044AFD">
        <w:rPr>
          <w:lang w:eastAsia="zh-CN"/>
        </w:rPr>
        <w:t>6</w:t>
      </w:r>
      <w:r w:rsidRPr="00044AFD">
        <w:rPr>
          <w:lang w:eastAsia="zh-CN"/>
        </w:rPr>
        <w:t>]</w:t>
      </w:r>
      <w:r w:rsidRPr="00044AFD">
        <w:t xml:space="preserve">. </w:t>
      </w:r>
    </w:p>
    <w:p w14:paraId="0A4E1B46" w14:textId="77777777" w:rsidR="002E186B" w:rsidRPr="00044AFD" w:rsidRDefault="002E186B" w:rsidP="002E186B">
      <w:pPr>
        <w:rPr>
          <w:rFonts w:cs="Arial"/>
          <w:b/>
          <w:color w:val="000000"/>
        </w:rPr>
      </w:pPr>
      <w:r w:rsidRPr="00044AFD">
        <w:rPr>
          <w:rFonts w:cs="Arial"/>
          <w:b/>
          <w:color w:val="000000"/>
        </w:rPr>
        <w:t>Expected format of evidence:</w:t>
      </w:r>
    </w:p>
    <w:p w14:paraId="4A8552E0" w14:textId="77777777" w:rsidR="002E186B" w:rsidRPr="00044AFD" w:rsidRDefault="002E186B" w:rsidP="00061ED6">
      <w:r w:rsidRPr="00044AFD">
        <w:t>Save the logs and the communication flow in a .pcap file.</w:t>
      </w:r>
    </w:p>
    <w:p w14:paraId="77C932F7" w14:textId="77777777" w:rsidR="00061ED6" w:rsidRPr="00044AFD" w:rsidRDefault="00061ED6" w:rsidP="00061ED6">
      <w:pPr>
        <w:pStyle w:val="Heading5"/>
        <w:rPr>
          <w:rFonts w:eastAsia="MS Mincho"/>
        </w:rPr>
      </w:pPr>
      <w:bookmarkStart w:id="36" w:name="_Toc74131080"/>
      <w:r w:rsidRPr="00044AFD">
        <w:rPr>
          <w:rFonts w:eastAsia="MS Mincho"/>
        </w:rPr>
        <w:t>4.2.2.2.2</w:t>
      </w:r>
      <w:r w:rsidRPr="00044AFD">
        <w:rPr>
          <w:rFonts w:eastAsia="MS Mincho"/>
        </w:rPr>
        <w:tab/>
        <w:t>Unprotected register message</w:t>
      </w:r>
      <w:bookmarkEnd w:id="36"/>
    </w:p>
    <w:p w14:paraId="7CB51487" w14:textId="77777777" w:rsidR="00061ED6" w:rsidRPr="00044AFD" w:rsidRDefault="00061ED6" w:rsidP="00061ED6">
      <w:pPr>
        <w:rPr>
          <w:lang w:eastAsia="zh-CN"/>
        </w:rPr>
      </w:pPr>
      <w:r w:rsidRPr="00044AFD">
        <w:rPr>
          <w:i/>
        </w:rPr>
        <w:t>Requirement Name</w:t>
      </w:r>
      <w:r w:rsidRPr="00044AFD">
        <w:t xml:space="preserve">: </w:t>
      </w:r>
      <w:r w:rsidRPr="00044AFD">
        <w:rPr>
          <w:rFonts w:eastAsia="MS Mincho"/>
        </w:rPr>
        <w:t>Unprotected register message</w:t>
      </w:r>
    </w:p>
    <w:p w14:paraId="49E18756" w14:textId="77777777" w:rsidR="00061ED6" w:rsidRPr="00044AFD" w:rsidRDefault="00061ED6" w:rsidP="00061ED6">
      <w:r w:rsidRPr="00044AFD">
        <w:rPr>
          <w:i/>
        </w:rPr>
        <w:t xml:space="preserve">Requirement Reference: </w:t>
      </w:r>
      <w:r w:rsidRPr="00044AFD">
        <w:t>TS 33.203 [3], clause 7.4.0</w:t>
      </w:r>
    </w:p>
    <w:p w14:paraId="6C11D7AA" w14:textId="77777777" w:rsidR="00061ED6" w:rsidRPr="00044AFD" w:rsidRDefault="00061ED6" w:rsidP="00061ED6">
      <w:r w:rsidRPr="00044AFD">
        <w:rPr>
          <w:i/>
        </w:rPr>
        <w:t>Requirement Description</w:t>
      </w:r>
      <w:r w:rsidRPr="00044AFD">
        <w:t xml:space="preserve">: </w:t>
      </w:r>
    </w:p>
    <w:p w14:paraId="038B8468" w14:textId="64074215" w:rsidR="00061ED6" w:rsidRPr="00044AFD" w:rsidRDefault="00061ED6" w:rsidP="00061ED6">
      <w:pPr>
        <w:keepNext/>
      </w:pPr>
      <w:r w:rsidRPr="00044AFD">
        <w:t>"If the UE has an already active pair of security associations, then it shall use this to protect the REGISTER message. If the S</w:t>
      </w:r>
      <w:r w:rsidRPr="00044AFD">
        <w:noBreakHyphen/>
        <w:t>CSCF is notified by the P</w:t>
      </w:r>
      <w:r w:rsidRPr="00044AFD">
        <w:noBreakHyphen/>
        <w:t>CSCF that the REGISTER message from the UE was integrity-protected it may decide not to authenticate the user by means of the AKA protocol. However, the UE may send unprotected REGISTER messages at any time. In this case, the S</w:t>
      </w:r>
      <w:r w:rsidRPr="00044AFD">
        <w:noBreakHyphen/>
        <w:t xml:space="preserve">CSCF shall authenticate the user by means of the AKA protocol." </w:t>
      </w:r>
    </w:p>
    <w:p w14:paraId="1A632FC6" w14:textId="77777777" w:rsidR="00061ED6" w:rsidRPr="00044AFD" w:rsidRDefault="00061ED6" w:rsidP="00061ED6">
      <w:r w:rsidRPr="00044AFD">
        <w:rPr>
          <w:lang w:eastAsia="zh-CN"/>
        </w:rPr>
        <w:t xml:space="preserve">as specified in </w:t>
      </w:r>
      <w:r w:rsidRPr="00044AFD">
        <w:t>TS 33.203 [3], clause 7.4.0.</w:t>
      </w:r>
    </w:p>
    <w:p w14:paraId="6A2C75ED" w14:textId="2C55107C" w:rsidR="00061ED6" w:rsidRPr="00044AFD" w:rsidRDefault="00061ED6" w:rsidP="00061ED6">
      <w:r w:rsidRPr="00044AFD">
        <w:rPr>
          <w:i/>
        </w:rPr>
        <w:t>Threat References</w:t>
      </w:r>
      <w:r w:rsidRPr="00044AFD">
        <w:t xml:space="preserve">: </w:t>
      </w:r>
      <w:bookmarkStart w:id="37" w:name="_Toc82165901"/>
      <w:r w:rsidR="007A0EBA">
        <w:rPr>
          <w:noProof/>
        </w:rPr>
        <w:t>O.3.3.1</w:t>
      </w:r>
      <w:r w:rsidR="007A0EBA">
        <w:rPr>
          <w:noProof/>
        </w:rPr>
        <w:tab/>
      </w:r>
      <w:r w:rsidR="007A0EBA">
        <w:rPr>
          <w:noProof/>
          <w:lang w:eastAsia="zh-CN"/>
        </w:rPr>
        <w:t>Unprotected register message</w:t>
      </w:r>
      <w:bookmarkEnd w:id="37"/>
    </w:p>
    <w:p w14:paraId="46B4EB60" w14:textId="77777777" w:rsidR="00061ED6" w:rsidRPr="00044AFD" w:rsidRDefault="00061ED6" w:rsidP="00061ED6">
      <w:pPr>
        <w:pStyle w:val="B10"/>
        <w:ind w:left="0" w:firstLine="0"/>
        <w:rPr>
          <w:lang w:eastAsia="zh-CN"/>
        </w:rPr>
      </w:pPr>
      <w:r w:rsidRPr="00044AFD">
        <w:rPr>
          <w:i/>
        </w:rPr>
        <w:t>Test case</w:t>
      </w:r>
      <w:r w:rsidRPr="00044AFD">
        <w:t xml:space="preserve">: </w:t>
      </w:r>
    </w:p>
    <w:p w14:paraId="25B69965" w14:textId="77777777" w:rsidR="00061ED6" w:rsidRPr="00044AFD" w:rsidRDefault="00061ED6" w:rsidP="00061ED6">
      <w:pPr>
        <w:rPr>
          <w:rFonts w:cs="Arial"/>
          <w:b/>
          <w:i/>
          <w:color w:val="000000"/>
        </w:rPr>
      </w:pPr>
      <w:r w:rsidRPr="00044AFD">
        <w:rPr>
          <w:rFonts w:cs="Arial"/>
          <w:b/>
          <w:color w:val="000000"/>
        </w:rPr>
        <w:t xml:space="preserve">Test Name: </w:t>
      </w:r>
      <w:r w:rsidRPr="00044AFD">
        <w:t>TC_U</w:t>
      </w:r>
      <w:r w:rsidRPr="00044AFD">
        <w:rPr>
          <w:lang w:eastAsia="zh-CN"/>
        </w:rPr>
        <w:t>NPROTECTED</w:t>
      </w:r>
      <w:r w:rsidRPr="00044AFD">
        <w:t>_REGISTER_MESSAGE</w:t>
      </w:r>
    </w:p>
    <w:p w14:paraId="69277129" w14:textId="77777777" w:rsidR="00061ED6" w:rsidRPr="00044AFD" w:rsidRDefault="00061ED6" w:rsidP="00061ED6">
      <w:pPr>
        <w:rPr>
          <w:rFonts w:cs="Arial"/>
          <w:b/>
          <w:color w:val="000000"/>
        </w:rPr>
      </w:pPr>
      <w:r w:rsidRPr="00044AFD">
        <w:rPr>
          <w:rFonts w:cs="Arial"/>
          <w:b/>
          <w:color w:val="000000"/>
        </w:rPr>
        <w:t>Purpose:</w:t>
      </w:r>
    </w:p>
    <w:p w14:paraId="292D17F3" w14:textId="77777777" w:rsidR="00061ED6" w:rsidRPr="00044AFD" w:rsidRDefault="00061ED6" w:rsidP="00061ED6">
      <w:r w:rsidRPr="00044AFD">
        <w:t>Verify whether the S</w:t>
      </w:r>
      <w:r w:rsidRPr="00044AFD">
        <w:noBreakHyphen/>
        <w:t>CSCF authenticates the user by means of the AKA protocol</w:t>
      </w:r>
      <w:r w:rsidRPr="00044AFD">
        <w:rPr>
          <w:rFonts w:hint="eastAsia"/>
          <w:lang w:eastAsia="zh-CN"/>
        </w:rPr>
        <w:t>,</w:t>
      </w:r>
      <w:r w:rsidRPr="00044AFD">
        <w:rPr>
          <w:lang w:eastAsia="zh-CN"/>
        </w:rPr>
        <w:t xml:space="preserve"> if the UE sends unprotected REGISTER messages</w:t>
      </w:r>
      <w:r w:rsidRPr="00044AFD">
        <w:t>, regardless whether the UE is already registered or not.</w:t>
      </w:r>
    </w:p>
    <w:p w14:paraId="0FF5FBAA" w14:textId="77777777" w:rsidR="00061ED6" w:rsidRPr="00044AFD" w:rsidRDefault="00061ED6" w:rsidP="00061ED6">
      <w:pPr>
        <w:rPr>
          <w:rFonts w:cs="Arial"/>
          <w:b/>
          <w:color w:val="000000"/>
        </w:rPr>
      </w:pPr>
      <w:r w:rsidRPr="00044AFD">
        <w:rPr>
          <w:rFonts w:cs="Arial"/>
          <w:b/>
          <w:color w:val="000000"/>
        </w:rPr>
        <w:t>Pre-Conditions:</w:t>
      </w:r>
    </w:p>
    <w:p w14:paraId="6AC46752" w14:textId="77777777" w:rsidR="00061ED6" w:rsidRPr="00044AFD" w:rsidRDefault="00061ED6" w:rsidP="00061ED6">
      <w:pPr>
        <w:pStyle w:val="B10"/>
        <w:rPr>
          <w:rFonts w:eastAsia="MS Mincho"/>
          <w:lang w:eastAsia="ja-JP"/>
        </w:rPr>
      </w:pPr>
      <w:r w:rsidRPr="00044AFD">
        <w:rPr>
          <w:rFonts w:eastAsia="MS Mincho"/>
          <w:lang w:eastAsia="ja-JP"/>
        </w:rPr>
        <w:t>-</w:t>
      </w:r>
      <w:r w:rsidRPr="00044AFD">
        <w:rPr>
          <w:rFonts w:eastAsia="MS Mincho"/>
          <w:lang w:eastAsia="ja-JP"/>
        </w:rPr>
        <w:tab/>
        <w:t>S-CSCF network product are connected in simulated/real network environment.</w:t>
      </w:r>
    </w:p>
    <w:p w14:paraId="0BBCA855" w14:textId="31B37C14" w:rsidR="00061ED6" w:rsidRPr="00044AFD" w:rsidRDefault="00061ED6" w:rsidP="00061ED6">
      <w:pPr>
        <w:pStyle w:val="B10"/>
        <w:rPr>
          <w:rFonts w:eastAsia="MS Mincho"/>
          <w:lang w:eastAsia="ja-JP"/>
        </w:rPr>
      </w:pPr>
      <w:r w:rsidRPr="00044AFD">
        <w:rPr>
          <w:rFonts w:eastAsia="MS Mincho"/>
          <w:lang w:eastAsia="ja-JP"/>
        </w:rPr>
        <w:t>-</w:t>
      </w:r>
      <w:r w:rsidRPr="00044AFD">
        <w:rPr>
          <w:rFonts w:eastAsia="MS Mincho"/>
          <w:lang w:eastAsia="ja-JP"/>
        </w:rPr>
        <w:tab/>
        <w:t xml:space="preserve">The list of ordered integrity </w:t>
      </w:r>
      <w:r w:rsidRPr="00044AFD">
        <w:t xml:space="preserve">and encryption </w:t>
      </w:r>
      <w:r w:rsidRPr="00044AFD">
        <w:rPr>
          <w:rFonts w:eastAsia="MS Mincho"/>
          <w:lang w:eastAsia="ja-JP"/>
        </w:rPr>
        <w:t>algorithms are configured on the P-CSCF.</w:t>
      </w:r>
    </w:p>
    <w:p w14:paraId="5F927BCD" w14:textId="77777777" w:rsidR="00061ED6" w:rsidRPr="00044AFD" w:rsidRDefault="00061ED6" w:rsidP="00061ED6">
      <w:pPr>
        <w:pStyle w:val="B10"/>
        <w:rPr>
          <w:rFonts w:eastAsia="MS Mincho"/>
          <w:lang w:eastAsia="ja-JP"/>
        </w:rPr>
      </w:pPr>
      <w:r w:rsidRPr="00044AFD">
        <w:rPr>
          <w:rFonts w:eastAsia="MS Mincho"/>
          <w:lang w:eastAsia="ja-JP"/>
        </w:rPr>
        <w:t>-</w:t>
      </w:r>
      <w:r w:rsidRPr="00044AFD">
        <w:rPr>
          <w:rFonts w:eastAsia="MS Mincho"/>
          <w:lang w:eastAsia="ja-JP"/>
        </w:rPr>
        <w:tab/>
        <w:t>The UE and the P-CSCF are simulated.</w:t>
      </w:r>
    </w:p>
    <w:p w14:paraId="11A446C9" w14:textId="77777777" w:rsidR="00061ED6" w:rsidRPr="00044AFD" w:rsidRDefault="00061ED6" w:rsidP="00061ED6">
      <w:pPr>
        <w:pStyle w:val="B10"/>
        <w:rPr>
          <w:rFonts w:eastAsia="MS Mincho"/>
          <w:lang w:eastAsia="ja-JP"/>
        </w:rPr>
      </w:pPr>
      <w:r w:rsidRPr="00044AFD">
        <w:rPr>
          <w:rFonts w:eastAsia="MS Mincho"/>
          <w:lang w:eastAsia="ja-JP"/>
        </w:rPr>
        <w:t>-</w:t>
      </w:r>
      <w:r w:rsidRPr="00044AFD">
        <w:rPr>
          <w:rFonts w:eastAsia="MS Mincho"/>
          <w:lang w:eastAsia="ja-JP"/>
        </w:rPr>
        <w:tab/>
        <w:t xml:space="preserve">The UE supports a list of ordered integrity </w:t>
      </w:r>
      <w:r w:rsidRPr="00044AFD">
        <w:t xml:space="preserve">and encryption </w:t>
      </w:r>
      <w:r w:rsidRPr="00044AFD">
        <w:rPr>
          <w:rFonts w:eastAsia="MS Mincho"/>
          <w:lang w:eastAsia="ja-JP"/>
        </w:rPr>
        <w:t>algorithms.</w:t>
      </w:r>
    </w:p>
    <w:p w14:paraId="663C424B" w14:textId="77777777" w:rsidR="00061ED6" w:rsidRPr="00044AFD" w:rsidRDefault="00061ED6" w:rsidP="00061ED6">
      <w:pPr>
        <w:pStyle w:val="B10"/>
        <w:rPr>
          <w:rFonts w:eastAsia="MS Mincho"/>
          <w:lang w:eastAsia="ja-JP"/>
        </w:rPr>
      </w:pPr>
      <w:r w:rsidRPr="00044AFD">
        <w:rPr>
          <w:rFonts w:eastAsia="MS Mincho"/>
          <w:lang w:eastAsia="ja-JP"/>
        </w:rPr>
        <w:t>-</w:t>
      </w:r>
      <w:r w:rsidRPr="00044AFD">
        <w:rPr>
          <w:rFonts w:eastAsia="MS Mincho"/>
          <w:lang w:eastAsia="ja-JP"/>
        </w:rPr>
        <w:tab/>
        <w:t>The tester has access to the Gm interface between the UE and P-CSCF.</w:t>
      </w:r>
    </w:p>
    <w:p w14:paraId="30C816B5" w14:textId="77777777" w:rsidR="00061ED6" w:rsidRPr="00044AFD" w:rsidRDefault="00061ED6" w:rsidP="00061ED6">
      <w:pPr>
        <w:pStyle w:val="B10"/>
        <w:rPr>
          <w:rFonts w:eastAsia="MS Mincho"/>
          <w:lang w:eastAsia="ja-JP"/>
        </w:rPr>
      </w:pPr>
      <w:r w:rsidRPr="00044AFD">
        <w:rPr>
          <w:rFonts w:eastAsia="MS Mincho"/>
          <w:lang w:eastAsia="ja-JP"/>
        </w:rPr>
        <w:t>-</w:t>
      </w:r>
      <w:r w:rsidRPr="00044AFD">
        <w:rPr>
          <w:rFonts w:eastAsia="MS Mincho"/>
          <w:lang w:eastAsia="ja-JP"/>
        </w:rPr>
        <w:tab/>
        <w:t>The tester has access to the Mw interface between the P-CSCF and S-CSCF.</w:t>
      </w:r>
    </w:p>
    <w:p w14:paraId="071BE0F8" w14:textId="77777777" w:rsidR="00061ED6" w:rsidRPr="00044AFD" w:rsidRDefault="00061ED6" w:rsidP="00061ED6">
      <w:pPr>
        <w:pStyle w:val="B10"/>
        <w:rPr>
          <w:rFonts w:eastAsia="MS Mincho"/>
          <w:lang w:eastAsia="ja-JP"/>
        </w:rPr>
      </w:pPr>
      <w:r w:rsidRPr="00044AFD">
        <w:rPr>
          <w:rFonts w:eastAsia="MS Mincho"/>
          <w:lang w:eastAsia="ja-JP"/>
        </w:rPr>
        <w:t>-</w:t>
      </w:r>
      <w:r w:rsidRPr="00044AFD">
        <w:rPr>
          <w:rFonts w:eastAsia="MS Mincho"/>
          <w:lang w:eastAsia="ja-JP"/>
        </w:rPr>
        <w:tab/>
        <w:t>The UE has an already active pair of security associations.</w:t>
      </w:r>
    </w:p>
    <w:p w14:paraId="53923AF2" w14:textId="77777777" w:rsidR="00061ED6" w:rsidRPr="00044AFD" w:rsidRDefault="00061ED6" w:rsidP="00061ED6">
      <w:pPr>
        <w:jc w:val="both"/>
        <w:rPr>
          <w:rFonts w:cs="Arial"/>
          <w:b/>
          <w:color w:val="000000"/>
        </w:rPr>
      </w:pPr>
      <w:r w:rsidRPr="00044AFD">
        <w:rPr>
          <w:rFonts w:cs="Arial"/>
          <w:b/>
          <w:color w:val="000000"/>
        </w:rPr>
        <w:t xml:space="preserve">Execution Steps </w:t>
      </w:r>
    </w:p>
    <w:p w14:paraId="2BEC403D" w14:textId="77777777" w:rsidR="00061ED6" w:rsidRPr="00044AFD" w:rsidRDefault="00061ED6" w:rsidP="00061ED6">
      <w:r w:rsidRPr="00044AFD">
        <w:t>This test is performed in the Authenticated re-registration procedure, the UE has an already active pair of security associations.</w:t>
      </w:r>
    </w:p>
    <w:p w14:paraId="21693456" w14:textId="12D28DF8" w:rsidR="00061ED6" w:rsidRPr="00044AFD" w:rsidRDefault="00061ED6" w:rsidP="00FA16D2">
      <w:pPr>
        <w:pStyle w:val="B10"/>
        <w:rPr>
          <w:lang w:eastAsia="zh-CN"/>
        </w:rPr>
      </w:pPr>
      <w:r w:rsidRPr="00044AFD">
        <w:rPr>
          <w:lang w:eastAsia="zh-CN"/>
        </w:rPr>
        <w:t>1)</w:t>
      </w:r>
      <w:r w:rsidR="00DC1ED7">
        <w:rPr>
          <w:lang w:eastAsia="zh-CN"/>
        </w:rPr>
        <w:tab/>
      </w:r>
      <w:r w:rsidRPr="00044AFD">
        <w:rPr>
          <w:lang w:eastAsia="zh-CN"/>
        </w:rPr>
        <w:t xml:space="preserve">The UE sends unprotected REGISTER messages (SM1) to the </w:t>
      </w:r>
      <w:r w:rsidRPr="00044AFD">
        <w:rPr>
          <w:rFonts w:eastAsia="MS Mincho"/>
          <w:lang w:eastAsia="ja-JP"/>
        </w:rPr>
        <w:t>P-CSCF</w:t>
      </w:r>
      <w:r w:rsidRPr="00044AFD">
        <w:rPr>
          <w:lang w:eastAsia="zh-CN"/>
        </w:rPr>
        <w:t>.</w:t>
      </w:r>
    </w:p>
    <w:p w14:paraId="5C09885A" w14:textId="3892D4F6" w:rsidR="00061ED6" w:rsidRPr="00044AFD" w:rsidRDefault="00061ED6" w:rsidP="00FA16D2">
      <w:pPr>
        <w:pStyle w:val="B10"/>
        <w:rPr>
          <w:lang w:eastAsia="zh-CN"/>
        </w:rPr>
      </w:pPr>
      <w:r w:rsidRPr="00044AFD">
        <w:rPr>
          <w:lang w:eastAsia="zh-CN"/>
        </w:rPr>
        <w:t>2)</w:t>
      </w:r>
      <w:r w:rsidR="00DC1ED7">
        <w:rPr>
          <w:lang w:eastAsia="zh-CN"/>
        </w:rPr>
        <w:tab/>
      </w:r>
      <w:r w:rsidRPr="00044AFD">
        <w:rPr>
          <w:lang w:eastAsia="zh-CN"/>
        </w:rPr>
        <w:t xml:space="preserve">The P-CSCF sends unprotected REGISTER messages (SM2) to the </w:t>
      </w:r>
      <w:r w:rsidRPr="00044AFD">
        <w:rPr>
          <w:rFonts w:eastAsia="MS Mincho"/>
          <w:lang w:eastAsia="ja-JP"/>
        </w:rPr>
        <w:t xml:space="preserve">S-CSCF </w:t>
      </w:r>
      <w:r w:rsidRPr="00044AFD">
        <w:rPr>
          <w:lang w:eastAsia="zh-CN"/>
        </w:rPr>
        <w:t>under test.</w:t>
      </w:r>
    </w:p>
    <w:p w14:paraId="74C0DEFA" w14:textId="578B7AEC" w:rsidR="00061ED6" w:rsidRPr="00044AFD" w:rsidRDefault="00061ED6" w:rsidP="00FA16D2">
      <w:pPr>
        <w:pStyle w:val="B10"/>
        <w:rPr>
          <w:lang w:eastAsia="zh-CN"/>
        </w:rPr>
      </w:pPr>
      <w:r w:rsidRPr="00044AFD">
        <w:rPr>
          <w:lang w:eastAsia="zh-CN"/>
        </w:rPr>
        <w:t>3)</w:t>
      </w:r>
      <w:r w:rsidR="00DC1ED7">
        <w:rPr>
          <w:lang w:eastAsia="zh-CN"/>
        </w:rPr>
        <w:tab/>
      </w:r>
      <w:r w:rsidRPr="00044AFD">
        <w:rPr>
          <w:lang w:eastAsia="zh-CN"/>
        </w:rPr>
        <w:t xml:space="preserve">The S-CSCF under test receives the </w:t>
      </w:r>
      <w:r w:rsidRPr="00044AFD">
        <w:t>SM2</w:t>
      </w:r>
      <w:r w:rsidRPr="00044AFD">
        <w:rPr>
          <w:lang w:eastAsia="zh-CN"/>
        </w:rPr>
        <w:t xml:space="preserve"> from the </w:t>
      </w:r>
      <w:r w:rsidRPr="00044AFD">
        <w:rPr>
          <w:rFonts w:eastAsia="MS Mincho"/>
          <w:lang w:eastAsia="ja-JP"/>
        </w:rPr>
        <w:t>P-CSCF</w:t>
      </w:r>
      <w:r w:rsidRPr="00044AFD">
        <w:rPr>
          <w:lang w:eastAsia="zh-CN"/>
        </w:rPr>
        <w:t>.</w:t>
      </w:r>
    </w:p>
    <w:p w14:paraId="26370772" w14:textId="5FA4DB3A" w:rsidR="00061ED6" w:rsidRPr="00044AFD" w:rsidRDefault="00061ED6" w:rsidP="00FA16D2">
      <w:pPr>
        <w:pStyle w:val="B10"/>
        <w:rPr>
          <w:lang w:eastAsia="zh-CN"/>
        </w:rPr>
      </w:pPr>
      <w:r w:rsidRPr="00044AFD">
        <w:rPr>
          <w:lang w:eastAsia="zh-CN"/>
        </w:rPr>
        <w:t>4)</w:t>
      </w:r>
      <w:r w:rsidR="00DC1ED7">
        <w:rPr>
          <w:lang w:eastAsia="zh-CN"/>
        </w:rPr>
        <w:tab/>
      </w:r>
      <w:r w:rsidRPr="00044AFD">
        <w:rPr>
          <w:lang w:eastAsia="zh-CN"/>
        </w:rPr>
        <w:t xml:space="preserve">The tester examines whether the S-CSCF under test sends SM4: Auth_Challenge to the </w:t>
      </w:r>
      <w:r w:rsidRPr="00044AFD">
        <w:rPr>
          <w:rFonts w:eastAsia="MS Mincho"/>
          <w:lang w:eastAsia="ja-JP"/>
        </w:rPr>
        <w:t>P-CSCF to</w:t>
      </w:r>
      <w:r w:rsidRPr="00044AFD">
        <w:rPr>
          <w:lang w:eastAsia="zh-CN"/>
        </w:rPr>
        <w:t xml:space="preserve"> authenticate the user by means of the AKA protocol.</w:t>
      </w:r>
    </w:p>
    <w:p w14:paraId="2825662D" w14:textId="77777777" w:rsidR="00061ED6" w:rsidRPr="00044AFD" w:rsidRDefault="00061ED6" w:rsidP="00061ED6">
      <w:pPr>
        <w:rPr>
          <w:rFonts w:cs="Arial"/>
          <w:b/>
          <w:color w:val="000000"/>
        </w:rPr>
      </w:pPr>
      <w:r w:rsidRPr="00044AFD">
        <w:rPr>
          <w:rFonts w:cs="Arial"/>
          <w:b/>
          <w:color w:val="000000"/>
        </w:rPr>
        <w:t>Expected Results:</w:t>
      </w:r>
    </w:p>
    <w:p w14:paraId="3DCD83F2" w14:textId="440156D5" w:rsidR="00061ED6" w:rsidRPr="00044AFD" w:rsidRDefault="00061ED6" w:rsidP="00061ED6">
      <w:r w:rsidRPr="00044AFD">
        <w:t>The S-CSCF under test authenticates the user by means of the AKA protocol after</w:t>
      </w:r>
      <w:r w:rsidR="00AA5045" w:rsidRPr="00AA5045">
        <w:t xml:space="preserve"> receiving an unprotected REGISTER message</w:t>
      </w:r>
      <w:r w:rsidRPr="00044AFD">
        <w:t>.</w:t>
      </w:r>
    </w:p>
    <w:p w14:paraId="104BAC37" w14:textId="77777777" w:rsidR="00061ED6" w:rsidRPr="00044AFD" w:rsidRDefault="00061ED6" w:rsidP="00061ED6">
      <w:pPr>
        <w:rPr>
          <w:rFonts w:cs="Arial"/>
          <w:b/>
          <w:color w:val="000000"/>
        </w:rPr>
      </w:pPr>
      <w:r w:rsidRPr="00044AFD">
        <w:rPr>
          <w:rFonts w:cs="Arial"/>
          <w:b/>
          <w:color w:val="000000"/>
        </w:rPr>
        <w:t>Expected format of evidence:</w:t>
      </w:r>
    </w:p>
    <w:p w14:paraId="421A7087" w14:textId="4DABDF56" w:rsidR="00061ED6" w:rsidRPr="00044AFD" w:rsidRDefault="00061ED6" w:rsidP="00061ED6">
      <w:r w:rsidRPr="00044AFD">
        <w:t>Save the logs and the communication flow in a .pcap file.</w:t>
      </w:r>
    </w:p>
    <w:p w14:paraId="0B5BCDE0" w14:textId="77777777" w:rsidR="001A4F92" w:rsidRPr="00044AFD" w:rsidRDefault="001A4F92" w:rsidP="001A4F92">
      <w:pPr>
        <w:pStyle w:val="Heading5"/>
      </w:pPr>
      <w:bookmarkStart w:id="38" w:name="_Toc74131081"/>
      <w:r w:rsidRPr="00044AFD">
        <w:t>4.2.2.2.3</w:t>
      </w:r>
      <w:r w:rsidRPr="00044AFD">
        <w:tab/>
        <w:t>Synchronization failure handling</w:t>
      </w:r>
      <w:bookmarkEnd w:id="38"/>
    </w:p>
    <w:p w14:paraId="5BF5D441" w14:textId="77777777" w:rsidR="001A4F92" w:rsidRPr="00044AFD" w:rsidRDefault="001A4F92" w:rsidP="001A4F92">
      <w:pPr>
        <w:rPr>
          <w:lang w:eastAsia="zh-CN"/>
        </w:rPr>
      </w:pPr>
      <w:r w:rsidRPr="00044AFD">
        <w:rPr>
          <w:i/>
        </w:rPr>
        <w:t>Requirement Name</w:t>
      </w:r>
      <w:r w:rsidRPr="00044AFD">
        <w:t>: Synchronization failure handling</w:t>
      </w:r>
    </w:p>
    <w:p w14:paraId="00DC9F34" w14:textId="77777777" w:rsidR="001A4F92" w:rsidRPr="00044AFD" w:rsidRDefault="001A4F92" w:rsidP="001A4F92">
      <w:r w:rsidRPr="00044AFD">
        <w:rPr>
          <w:i/>
        </w:rPr>
        <w:t xml:space="preserve">Requirement Reference: </w:t>
      </w:r>
      <w:r w:rsidRPr="00044AFD">
        <w:t xml:space="preserve">TS 33.203 [3], clause 6.1.3 </w:t>
      </w:r>
    </w:p>
    <w:p w14:paraId="2AD43C59" w14:textId="77777777" w:rsidR="001A4F92" w:rsidRPr="00044AFD" w:rsidRDefault="001A4F92" w:rsidP="001A4F92">
      <w:r w:rsidRPr="00044AFD">
        <w:rPr>
          <w:i/>
        </w:rPr>
        <w:t>Requirement Description</w:t>
      </w:r>
      <w:r w:rsidRPr="00044AFD">
        <w:t>: "The HSS checks the AUTS as in clause 6.3.5 of TS 33.102 [1]. After potentially updating the SQN, the HSS sends new AVs to the S</w:t>
      </w:r>
      <w:r w:rsidRPr="00044AFD">
        <w:noBreakHyphen/>
        <w:t>CSCF in CM4.</w:t>
      </w:r>
    </w:p>
    <w:p w14:paraId="2B1BED7D" w14:textId="77777777" w:rsidR="001A4F92" w:rsidRPr="00044AFD" w:rsidRDefault="001A4F92" w:rsidP="001A4F92">
      <w:pPr>
        <w:pStyle w:val="TH"/>
        <w:spacing w:before="0" w:after="0"/>
        <w:rPr>
          <w:sz w:val="8"/>
        </w:rPr>
      </w:pPr>
    </w:p>
    <w:tbl>
      <w:tblPr>
        <w:tblW w:w="0" w:type="dxa"/>
        <w:tblInd w:w="625" w:type="dxa"/>
        <w:tblLayout w:type="fixed"/>
        <w:tblLook w:val="04A0" w:firstRow="1" w:lastRow="0" w:firstColumn="1" w:lastColumn="0" w:noHBand="0" w:noVBand="1"/>
      </w:tblPr>
      <w:tblGrid>
        <w:gridCol w:w="9548"/>
        <w:gridCol w:w="283"/>
      </w:tblGrid>
      <w:tr w:rsidR="001A4F92" w:rsidRPr="00044AFD" w14:paraId="77418581" w14:textId="77777777" w:rsidTr="001A4F92">
        <w:trPr>
          <w:trHeight w:val="819"/>
        </w:trPr>
        <w:tc>
          <w:tcPr>
            <w:tcW w:w="9548" w:type="dxa"/>
            <w:vAlign w:val="center"/>
            <w:hideMark/>
          </w:tcPr>
          <w:p w14:paraId="69729A81" w14:textId="77777777" w:rsidR="001A4F92" w:rsidRPr="00044AFD" w:rsidRDefault="001A4F92">
            <w:pPr>
              <w:pStyle w:val="TAL"/>
            </w:pPr>
            <w:r w:rsidRPr="00044AFD">
              <w:t>CM4:</w:t>
            </w:r>
          </w:p>
          <w:p w14:paraId="6C9E30FF" w14:textId="77777777" w:rsidR="001A4F92" w:rsidRPr="00044AFD" w:rsidRDefault="001A4F92">
            <w:pPr>
              <w:pStyle w:val="TAL"/>
            </w:pPr>
            <w:r w:rsidRPr="00044AFD">
              <w:t>Cx-AV-Req-Resp(IMPI, n,RAND</w:t>
            </w:r>
            <w:r w:rsidRPr="00044AFD">
              <w:rPr>
                <w:vertAlign w:val="subscript"/>
              </w:rPr>
              <w:t>1</w:t>
            </w:r>
            <w:r w:rsidRPr="00044AFD">
              <w:t>||AUTN</w:t>
            </w:r>
            <w:r w:rsidRPr="00044AFD">
              <w:rPr>
                <w:vertAlign w:val="subscript"/>
              </w:rPr>
              <w:t>1</w:t>
            </w:r>
            <w:r w:rsidRPr="00044AFD">
              <w:t>||XRES</w:t>
            </w:r>
            <w:r w:rsidRPr="00044AFD">
              <w:rPr>
                <w:vertAlign w:val="subscript"/>
              </w:rPr>
              <w:t>1</w:t>
            </w:r>
            <w:r w:rsidRPr="00044AFD">
              <w:t>||CK</w:t>
            </w:r>
            <w:r w:rsidRPr="00044AFD">
              <w:rPr>
                <w:vertAlign w:val="subscript"/>
              </w:rPr>
              <w:t>1</w:t>
            </w:r>
            <w:r w:rsidRPr="00044AFD">
              <w:t>||IK</w:t>
            </w:r>
            <w:r w:rsidRPr="00044AFD">
              <w:rPr>
                <w:vertAlign w:val="subscript"/>
              </w:rPr>
              <w:t>1</w:t>
            </w:r>
            <w:r w:rsidRPr="00044AFD">
              <w:t>,….,RAND</w:t>
            </w:r>
            <w:r w:rsidRPr="00044AFD">
              <w:rPr>
                <w:vertAlign w:val="subscript"/>
              </w:rPr>
              <w:t>n</w:t>
            </w:r>
            <w:r w:rsidRPr="00044AFD">
              <w:t>||AUTN</w:t>
            </w:r>
            <w:r w:rsidRPr="00044AFD">
              <w:rPr>
                <w:vertAlign w:val="subscript"/>
              </w:rPr>
              <w:t>n</w:t>
            </w:r>
            <w:r w:rsidRPr="00044AFD">
              <w:t>||XRES</w:t>
            </w:r>
            <w:r w:rsidRPr="00044AFD">
              <w:rPr>
                <w:vertAlign w:val="subscript"/>
              </w:rPr>
              <w:t>n</w:t>
            </w:r>
            <w:r w:rsidRPr="00044AFD">
              <w:t>||CK</w:t>
            </w:r>
            <w:r w:rsidRPr="00044AFD">
              <w:rPr>
                <w:vertAlign w:val="subscript"/>
              </w:rPr>
              <w:t>n</w:t>
            </w:r>
            <w:r w:rsidRPr="00044AFD">
              <w:t>||IK</w:t>
            </w:r>
            <w:r w:rsidRPr="00044AFD">
              <w:rPr>
                <w:vertAlign w:val="subscript"/>
              </w:rPr>
              <w:t>n</w:t>
            </w:r>
            <w:r w:rsidRPr="00044AFD">
              <w:t>)</w:t>
            </w:r>
          </w:p>
        </w:tc>
        <w:tc>
          <w:tcPr>
            <w:tcW w:w="283" w:type="dxa"/>
          </w:tcPr>
          <w:p w14:paraId="0BCA9EFA" w14:textId="77777777" w:rsidR="001A4F92" w:rsidRPr="00044AFD" w:rsidRDefault="001A4F92">
            <w:pPr>
              <w:pStyle w:val="TAL"/>
            </w:pPr>
          </w:p>
        </w:tc>
      </w:tr>
    </w:tbl>
    <w:p w14:paraId="27AB97E8" w14:textId="77777777" w:rsidR="001A4F92" w:rsidRPr="00044AFD" w:rsidRDefault="001A4F92" w:rsidP="001A4F92">
      <w:pPr>
        <w:pStyle w:val="FP"/>
      </w:pPr>
    </w:p>
    <w:p w14:paraId="7CEF6470" w14:textId="77777777" w:rsidR="001A4F92" w:rsidRPr="00044AFD" w:rsidRDefault="001A4F92" w:rsidP="001A4F92">
      <w:r w:rsidRPr="00044AFD">
        <w:t>When the S</w:t>
      </w:r>
      <w:r w:rsidRPr="00044AFD">
        <w:noBreakHyphen/>
        <w:t>CSCF receives the new batch of authentication vectors from the HSS it deletes the old ones for that user in the S</w:t>
      </w:r>
      <w:r w:rsidRPr="00044AFD">
        <w:noBreakHyphen/>
        <w:t>CSCF.</w:t>
      </w:r>
    </w:p>
    <w:p w14:paraId="06ED0FA2" w14:textId="77777777" w:rsidR="001A4F92" w:rsidRPr="00044AFD" w:rsidRDefault="001A4F92" w:rsidP="001A4F92">
      <w:r w:rsidRPr="00044AFD">
        <w:t xml:space="preserve">The rest of the messages i.e. SM10-SM18 including the Cx messages are exactly the same as SM4-SM12 and the corresponding Cx messages in 6.1.1." </w:t>
      </w:r>
    </w:p>
    <w:p w14:paraId="4F7D5F8A" w14:textId="77777777" w:rsidR="001A4F92" w:rsidRPr="00044AFD" w:rsidRDefault="001A4F92" w:rsidP="001A4F92">
      <w:r w:rsidRPr="00044AFD">
        <w:rPr>
          <w:lang w:eastAsia="zh-CN"/>
        </w:rPr>
        <w:t xml:space="preserve">as specified in </w:t>
      </w:r>
      <w:r w:rsidRPr="00044AFD">
        <w:t>TS 33.203[2], clause 6.1.3.</w:t>
      </w:r>
    </w:p>
    <w:p w14:paraId="17C718FC" w14:textId="1FB9410D" w:rsidR="001A4F92" w:rsidRPr="00044AFD" w:rsidRDefault="001A4F92" w:rsidP="001A4F92">
      <w:r w:rsidRPr="00044AFD">
        <w:rPr>
          <w:i/>
        </w:rPr>
        <w:t>Threat References</w:t>
      </w:r>
      <w:r w:rsidRPr="00044AFD">
        <w:t xml:space="preserve">: </w:t>
      </w:r>
      <w:bookmarkStart w:id="39" w:name="_Toc82165902"/>
      <w:bookmarkStart w:id="40" w:name="_Toc35533616"/>
      <w:r w:rsidR="007A0EBA">
        <w:t>O.3.3.2</w:t>
      </w:r>
      <w:r w:rsidR="007A0EBA">
        <w:tab/>
      </w:r>
      <w:r w:rsidR="007A0EBA">
        <w:tab/>
        <w:t xml:space="preserve">No </w:t>
      </w:r>
      <w:r w:rsidR="007A0EBA">
        <w:rPr>
          <w:lang w:eastAsia="zh-CN"/>
        </w:rPr>
        <w:t>resynchronization</w:t>
      </w:r>
      <w:bookmarkEnd w:id="39"/>
      <w:bookmarkEnd w:id="40"/>
    </w:p>
    <w:p w14:paraId="4C164BF2" w14:textId="77777777" w:rsidR="001A4F92" w:rsidRPr="00044AFD" w:rsidRDefault="001A4F92" w:rsidP="001A4F92">
      <w:r w:rsidRPr="00044AFD">
        <w:rPr>
          <w:i/>
        </w:rPr>
        <w:t>Test Case</w:t>
      </w:r>
      <w:r w:rsidRPr="00044AFD">
        <w:t xml:space="preserve">: </w:t>
      </w:r>
    </w:p>
    <w:p w14:paraId="0E6C58EF" w14:textId="77777777" w:rsidR="001A4F92" w:rsidRPr="00044AFD" w:rsidRDefault="001A4F92" w:rsidP="001A4F92">
      <w:pPr>
        <w:rPr>
          <w:lang w:eastAsia="zh-CN"/>
        </w:rPr>
      </w:pPr>
      <w:r w:rsidRPr="00044AFD">
        <w:rPr>
          <w:b/>
          <w:lang w:eastAsia="zh-CN"/>
        </w:rPr>
        <w:t>Test Name:</w:t>
      </w:r>
      <w:r w:rsidRPr="00044AFD">
        <w:rPr>
          <w:lang w:eastAsia="zh-CN"/>
        </w:rPr>
        <w:t xml:space="preserve"> TC_SYNC_FAIL_S-CSCF</w:t>
      </w:r>
    </w:p>
    <w:p w14:paraId="6D9C9061" w14:textId="77777777" w:rsidR="001A4F92" w:rsidRPr="00044AFD" w:rsidRDefault="001A4F92" w:rsidP="001A4F92">
      <w:pPr>
        <w:rPr>
          <w:b/>
          <w:lang w:eastAsia="zh-CN"/>
        </w:rPr>
      </w:pPr>
      <w:r w:rsidRPr="00044AFD">
        <w:rPr>
          <w:b/>
          <w:lang w:eastAsia="zh-CN"/>
        </w:rPr>
        <w:t>Purpose:</w:t>
      </w:r>
    </w:p>
    <w:p w14:paraId="2A5BC4FD" w14:textId="77777777" w:rsidR="001A4F92" w:rsidRPr="00044AFD" w:rsidRDefault="001A4F92" w:rsidP="001A4F92">
      <w:pPr>
        <w:rPr>
          <w:lang w:eastAsia="zh-CN"/>
        </w:rPr>
      </w:pPr>
      <w:r w:rsidRPr="00044AFD">
        <w:rPr>
          <w:lang w:eastAsia="zh-CN"/>
        </w:rPr>
        <w:t xml:space="preserve">Verify that in </w:t>
      </w:r>
      <w:r w:rsidRPr="00044AFD">
        <w:t>synchronization failure scenario, a new authentication will be triggered by the S-CSCF</w:t>
      </w:r>
      <w:r w:rsidRPr="00044AFD">
        <w:rPr>
          <w:lang w:eastAsia="zh-CN"/>
        </w:rPr>
        <w:t xml:space="preserve">. </w:t>
      </w:r>
    </w:p>
    <w:p w14:paraId="1DA0D92E" w14:textId="77777777" w:rsidR="001A4F92" w:rsidRPr="00044AFD" w:rsidRDefault="001A4F92" w:rsidP="001A4F92">
      <w:pPr>
        <w:rPr>
          <w:b/>
          <w:lang w:eastAsia="zh-CN"/>
        </w:rPr>
      </w:pPr>
      <w:r w:rsidRPr="00044AFD">
        <w:rPr>
          <w:b/>
          <w:lang w:eastAsia="zh-CN"/>
        </w:rPr>
        <w:t>Pre-Conditions:</w:t>
      </w:r>
    </w:p>
    <w:p w14:paraId="3EB88730" w14:textId="77777777" w:rsidR="001A4F92" w:rsidRPr="00044AFD" w:rsidRDefault="001A4F92" w:rsidP="001A4F92">
      <w:pPr>
        <w:pStyle w:val="B10"/>
        <w:rPr>
          <w:lang w:eastAsia="zh-CN"/>
        </w:rPr>
      </w:pPr>
      <w:r w:rsidRPr="00044AFD">
        <w:rPr>
          <w:lang w:eastAsia="zh-CN"/>
        </w:rPr>
        <w:t>-</w:t>
      </w:r>
      <w:r w:rsidRPr="00044AFD">
        <w:rPr>
          <w:lang w:eastAsia="zh-CN"/>
        </w:rPr>
        <w:tab/>
        <w:t xml:space="preserve">Test environment with UE, P-CSCF and HSS. The UE, P-CSCF and HSS may be simulated. </w:t>
      </w:r>
    </w:p>
    <w:p w14:paraId="48270F3C" w14:textId="77777777" w:rsidR="001A4F92" w:rsidRPr="00044AFD" w:rsidRDefault="001A4F92" w:rsidP="001A4F92">
      <w:pPr>
        <w:pStyle w:val="B10"/>
        <w:rPr>
          <w:lang w:eastAsia="zh-CN"/>
        </w:rPr>
      </w:pPr>
      <w:r w:rsidRPr="00044AFD">
        <w:t>-</w:t>
      </w:r>
      <w:r w:rsidRPr="00044AFD">
        <w:tab/>
        <w:t>S-CSCF network product is connected in emulated/real network environment.</w:t>
      </w:r>
    </w:p>
    <w:p w14:paraId="1D803FA0" w14:textId="77777777" w:rsidR="001A4F92" w:rsidRPr="00044AFD" w:rsidRDefault="001A4F92" w:rsidP="001A4F92">
      <w:pPr>
        <w:rPr>
          <w:b/>
          <w:lang w:eastAsia="zh-CN"/>
        </w:rPr>
      </w:pPr>
      <w:r w:rsidRPr="00044AFD">
        <w:rPr>
          <w:b/>
          <w:lang w:eastAsia="zh-CN"/>
        </w:rPr>
        <w:t>Execution Steps</w:t>
      </w:r>
    </w:p>
    <w:p w14:paraId="5C1593E5" w14:textId="77777777" w:rsidR="001A4F92" w:rsidRPr="00044AFD" w:rsidRDefault="001A4F92" w:rsidP="001A4F92">
      <w:pPr>
        <w:pStyle w:val="B10"/>
        <w:rPr>
          <w:lang w:eastAsia="zh-CN"/>
        </w:rPr>
      </w:pPr>
      <w:r w:rsidRPr="00044AFD">
        <w:rPr>
          <w:lang w:eastAsia="zh-CN"/>
        </w:rPr>
        <w:t>1)</w:t>
      </w:r>
      <w:r w:rsidRPr="00044AFD">
        <w:rPr>
          <w:lang w:eastAsia="zh-CN"/>
        </w:rPr>
        <w:tab/>
        <w:t>The UE sends an SM7 to the S-CSCF under test with REGISTER(Failure = Synchronization Failure, AUTS, IMPI).</w:t>
      </w:r>
    </w:p>
    <w:p w14:paraId="42D7AFED" w14:textId="77777777" w:rsidR="001A4F92" w:rsidRPr="00044AFD" w:rsidRDefault="001A4F92" w:rsidP="001A4F92">
      <w:pPr>
        <w:pStyle w:val="B10"/>
      </w:pPr>
      <w:r w:rsidRPr="00044AFD">
        <w:t>2)</w:t>
      </w:r>
      <w:r w:rsidRPr="00044AFD">
        <w:tab/>
        <w:t>The S-CSCF under test sends a CM3 message to the HSS with Cx-AV-Req(IMPI, RAND,AUTS, m).</w:t>
      </w:r>
    </w:p>
    <w:p w14:paraId="6784FAFA" w14:textId="77777777" w:rsidR="001A4F92" w:rsidRPr="00044AFD" w:rsidRDefault="001A4F92" w:rsidP="001A4F92">
      <w:pPr>
        <w:pStyle w:val="B10"/>
      </w:pPr>
      <w:r w:rsidRPr="00044AFD">
        <w:t>3)</w:t>
      </w:r>
      <w:r w:rsidRPr="00044AFD">
        <w:tab/>
        <w:t>The HSS sends a CM4 message to the S-CSCF under test with Cx-AV-Req-Resp(IMPI, n, RAND</w:t>
      </w:r>
      <w:r w:rsidRPr="00044AFD">
        <w:rPr>
          <w:vertAlign w:val="subscript"/>
        </w:rPr>
        <w:t>1</w:t>
      </w:r>
      <w:r w:rsidRPr="00044AFD">
        <w:t>||AUTN</w:t>
      </w:r>
      <w:r w:rsidRPr="00044AFD">
        <w:rPr>
          <w:vertAlign w:val="subscript"/>
        </w:rPr>
        <w:t>1</w:t>
      </w:r>
      <w:r w:rsidRPr="00044AFD">
        <w:t>||XRES</w:t>
      </w:r>
      <w:r w:rsidRPr="00044AFD">
        <w:rPr>
          <w:vertAlign w:val="subscript"/>
        </w:rPr>
        <w:t>1</w:t>
      </w:r>
      <w:r w:rsidRPr="00044AFD">
        <w:t>||CK</w:t>
      </w:r>
      <w:r w:rsidRPr="00044AFD">
        <w:rPr>
          <w:vertAlign w:val="subscript"/>
        </w:rPr>
        <w:t>1</w:t>
      </w:r>
      <w:r w:rsidRPr="00044AFD">
        <w:t>||IK</w:t>
      </w:r>
      <w:r w:rsidRPr="00044AFD">
        <w:rPr>
          <w:vertAlign w:val="subscript"/>
        </w:rPr>
        <w:t>1</w:t>
      </w:r>
      <w:r w:rsidRPr="00044AFD">
        <w:t>,….,RAND</w:t>
      </w:r>
      <w:r w:rsidRPr="00044AFD">
        <w:rPr>
          <w:vertAlign w:val="subscript"/>
        </w:rPr>
        <w:t>n</w:t>
      </w:r>
      <w:r w:rsidRPr="00044AFD">
        <w:t>||AUTN</w:t>
      </w:r>
      <w:r w:rsidRPr="00044AFD">
        <w:rPr>
          <w:vertAlign w:val="subscript"/>
        </w:rPr>
        <w:t>n</w:t>
      </w:r>
      <w:r w:rsidRPr="00044AFD">
        <w:t>||XRES</w:t>
      </w:r>
      <w:r w:rsidRPr="00044AFD">
        <w:rPr>
          <w:vertAlign w:val="subscript"/>
        </w:rPr>
        <w:t>n</w:t>
      </w:r>
      <w:r w:rsidRPr="00044AFD">
        <w:t>||CK</w:t>
      </w:r>
      <w:r w:rsidRPr="00044AFD">
        <w:rPr>
          <w:vertAlign w:val="subscript"/>
        </w:rPr>
        <w:t>n</w:t>
      </w:r>
      <w:r w:rsidRPr="00044AFD">
        <w:t>||IK</w:t>
      </w:r>
      <w:r w:rsidRPr="00044AFD">
        <w:rPr>
          <w:vertAlign w:val="subscript"/>
        </w:rPr>
        <w:t>n</w:t>
      </w:r>
      <w:r w:rsidRPr="00044AFD">
        <w:t>).</w:t>
      </w:r>
    </w:p>
    <w:p w14:paraId="739D2787" w14:textId="77777777" w:rsidR="001A4F92" w:rsidRPr="00044AFD" w:rsidRDefault="001A4F92" w:rsidP="001A4F92">
      <w:pPr>
        <w:rPr>
          <w:b/>
          <w:lang w:eastAsia="zh-CN"/>
        </w:rPr>
      </w:pPr>
      <w:r w:rsidRPr="00044AFD">
        <w:rPr>
          <w:b/>
          <w:lang w:eastAsia="zh-CN"/>
        </w:rPr>
        <w:t>Expected Results:</w:t>
      </w:r>
    </w:p>
    <w:p w14:paraId="6F0256A8" w14:textId="77777777" w:rsidR="001A4F92" w:rsidRPr="00044AFD" w:rsidRDefault="001A4F92" w:rsidP="001A4F92">
      <w:r w:rsidRPr="00044AFD">
        <w:rPr>
          <w:lang w:eastAsia="zh-CN"/>
        </w:rPr>
        <w:t xml:space="preserve">After receiving </w:t>
      </w:r>
      <w:r w:rsidRPr="00044AFD">
        <w:t xml:space="preserve">CM4 from the HSS, the S-CSCF </w:t>
      </w:r>
      <w:r w:rsidRPr="00044AFD">
        <w:rPr>
          <w:lang w:eastAsia="zh-CN"/>
        </w:rPr>
        <w:t>initiates a new authentication towards the UE, and sends the RAND</w:t>
      </w:r>
      <w:r w:rsidRPr="00044AFD">
        <w:rPr>
          <w:vertAlign w:val="subscript"/>
          <w:lang w:eastAsia="zh-CN"/>
        </w:rPr>
        <w:t>i</w:t>
      </w:r>
      <w:r w:rsidRPr="00044AFD">
        <w:rPr>
          <w:lang w:eastAsia="zh-CN"/>
        </w:rPr>
        <w:t xml:space="preserve"> and AUTN</w:t>
      </w:r>
      <w:r w:rsidRPr="00044AFD">
        <w:rPr>
          <w:vertAlign w:val="subscript"/>
          <w:lang w:eastAsia="zh-CN"/>
        </w:rPr>
        <w:t>i</w:t>
      </w:r>
      <w:r w:rsidRPr="00044AFD">
        <w:rPr>
          <w:lang w:eastAsia="zh-CN"/>
        </w:rPr>
        <w:t xml:space="preserve"> to the UE, where RAND</w:t>
      </w:r>
      <w:r w:rsidRPr="00044AFD">
        <w:rPr>
          <w:vertAlign w:val="subscript"/>
          <w:lang w:eastAsia="zh-CN"/>
        </w:rPr>
        <w:t>i</w:t>
      </w:r>
      <w:r w:rsidRPr="00044AFD">
        <w:rPr>
          <w:lang w:eastAsia="zh-CN"/>
        </w:rPr>
        <w:t xml:space="preserve"> and AUTN</w:t>
      </w:r>
      <w:r w:rsidRPr="00044AFD">
        <w:rPr>
          <w:vertAlign w:val="subscript"/>
          <w:lang w:eastAsia="zh-CN"/>
        </w:rPr>
        <w:t>i</w:t>
      </w:r>
      <w:r w:rsidRPr="00044AFD">
        <w:rPr>
          <w:lang w:eastAsia="zh-CN"/>
        </w:rPr>
        <w:t xml:space="preserve"> belong to one of the authentication vectors received in CM4 message.</w:t>
      </w:r>
    </w:p>
    <w:p w14:paraId="47C36B88" w14:textId="77777777" w:rsidR="001A4F92" w:rsidRPr="00044AFD" w:rsidRDefault="001A4F92" w:rsidP="001A4F92">
      <w:pPr>
        <w:rPr>
          <w:rFonts w:cs="Arial"/>
          <w:b/>
          <w:color w:val="000000"/>
        </w:rPr>
      </w:pPr>
      <w:r w:rsidRPr="00044AFD">
        <w:rPr>
          <w:rFonts w:cs="Arial"/>
          <w:b/>
          <w:color w:val="000000"/>
        </w:rPr>
        <w:t>Expected format of evidence:</w:t>
      </w:r>
    </w:p>
    <w:p w14:paraId="2F012E07" w14:textId="77777777" w:rsidR="001A4F92" w:rsidRPr="00044AFD" w:rsidRDefault="001A4F92" w:rsidP="001A4F92">
      <w:r w:rsidRPr="00044AFD">
        <w:t>Save the logs and the communication flow in a .pcap file.</w:t>
      </w:r>
    </w:p>
    <w:p w14:paraId="5B4F926A" w14:textId="77777777" w:rsidR="00061ED6" w:rsidRPr="00044AFD" w:rsidRDefault="00061ED6" w:rsidP="00061ED6">
      <w:pPr>
        <w:pStyle w:val="Heading4"/>
      </w:pPr>
      <w:bookmarkStart w:id="41" w:name="_Toc74131082"/>
      <w:r w:rsidRPr="00044AFD">
        <w:t>4.2.2.3</w:t>
      </w:r>
      <w:r w:rsidRPr="00044AFD">
        <w:tab/>
        <w:t>Security functional requirements on the P-CSCF deriving from 3GPP specifications and related test cases</w:t>
      </w:r>
      <w:bookmarkEnd w:id="41"/>
    </w:p>
    <w:p w14:paraId="16B0DE7A" w14:textId="77777777" w:rsidR="003C373E" w:rsidRPr="00044AFD" w:rsidRDefault="003C373E" w:rsidP="003C373E">
      <w:pPr>
        <w:pStyle w:val="Heading5"/>
        <w:rPr>
          <w:rFonts w:eastAsia="MS Mincho"/>
        </w:rPr>
      </w:pPr>
      <w:bookmarkStart w:id="42" w:name="_Toc74131083"/>
      <w:r w:rsidRPr="00044AFD">
        <w:rPr>
          <w:rFonts w:eastAsia="MS Mincho"/>
        </w:rPr>
        <w:t>4.2.2.</w:t>
      </w:r>
      <w:r w:rsidR="009C5EBB" w:rsidRPr="00044AFD">
        <w:rPr>
          <w:rFonts w:eastAsia="MS Mincho"/>
        </w:rPr>
        <w:t>3</w:t>
      </w:r>
      <w:r w:rsidRPr="00044AFD">
        <w:rPr>
          <w:rFonts w:eastAsia="MS Mincho"/>
        </w:rPr>
        <w:t>.1</w:t>
      </w:r>
      <w:r w:rsidRPr="00044AFD">
        <w:rPr>
          <w:rFonts w:eastAsia="MS Mincho"/>
        </w:rPr>
        <w:tab/>
        <w:t>High-priority algorithm selection</w:t>
      </w:r>
      <w:bookmarkEnd w:id="42"/>
    </w:p>
    <w:p w14:paraId="1A53AC5D" w14:textId="77777777" w:rsidR="003C373E" w:rsidRPr="00044AFD" w:rsidRDefault="003C373E" w:rsidP="003C373E">
      <w:pPr>
        <w:rPr>
          <w:lang w:eastAsia="zh-CN"/>
        </w:rPr>
      </w:pPr>
      <w:r w:rsidRPr="00044AFD">
        <w:rPr>
          <w:i/>
        </w:rPr>
        <w:t>Requirement Name</w:t>
      </w:r>
      <w:r w:rsidRPr="00044AFD">
        <w:t xml:space="preserve">: </w:t>
      </w:r>
      <w:r w:rsidRPr="00044AFD">
        <w:rPr>
          <w:rFonts w:eastAsia="MS Mincho"/>
        </w:rPr>
        <w:t>High-priority algorithm selection</w:t>
      </w:r>
    </w:p>
    <w:p w14:paraId="17082E8D" w14:textId="77777777" w:rsidR="003C373E" w:rsidRPr="00044AFD" w:rsidRDefault="003C373E" w:rsidP="003C373E">
      <w:r w:rsidRPr="00044AFD">
        <w:rPr>
          <w:i/>
        </w:rPr>
        <w:t xml:space="preserve">Requirement Reference: </w:t>
      </w:r>
      <w:r w:rsidRPr="00044AFD">
        <w:t>TS 33.203 [</w:t>
      </w:r>
      <w:r w:rsidR="00D55761" w:rsidRPr="00044AFD">
        <w:t>3</w:t>
      </w:r>
      <w:r w:rsidRPr="00044AFD">
        <w:t>], clause 7.2</w:t>
      </w:r>
    </w:p>
    <w:p w14:paraId="2FEE84A1" w14:textId="77777777" w:rsidR="003C373E" w:rsidRPr="00044AFD" w:rsidRDefault="003C373E" w:rsidP="003C373E">
      <w:r w:rsidRPr="00044AFD">
        <w:rPr>
          <w:i/>
        </w:rPr>
        <w:t>Requirement Description</w:t>
      </w:r>
      <w:r w:rsidRPr="00044AFD">
        <w:t xml:space="preserve">: </w:t>
      </w:r>
    </w:p>
    <w:p w14:paraId="6C62F12C" w14:textId="77777777" w:rsidR="003C373E" w:rsidRPr="00044AFD" w:rsidRDefault="003C373E" w:rsidP="003C373E">
      <w:pPr>
        <w:keepNext/>
      </w:pPr>
      <w:r w:rsidRPr="00044AFD">
        <w:t>"In order to determine the integrity and encryption algorithm the P</w:t>
      </w:r>
      <w:r w:rsidRPr="00044AFD">
        <w:noBreakHyphen/>
        <w:t>CSCF proceeds as follows: the P</w:t>
      </w:r>
      <w:r w:rsidRPr="00044AFD">
        <w:noBreakHyphen/>
        <w:t>CSCF has a list of integrity and encryption algorithms it supports, ordered by priority. The P</w:t>
      </w:r>
      <w:r w:rsidRPr="00044AFD">
        <w:noBreakHyphen/>
        <w:t xml:space="preserve">CSCF selects the first algorithm combination on its own list which is also supported by the UE. If the UE did not include any confidentiality algorithm in SM1 then the P-CSCF shall either select the NULL encryption algorithm or abort the procedure, according to its policy on confidentiality. " </w:t>
      </w:r>
    </w:p>
    <w:p w14:paraId="2ACB1946" w14:textId="77777777" w:rsidR="003C373E" w:rsidRPr="00044AFD" w:rsidRDefault="003C373E" w:rsidP="003C373E">
      <w:r w:rsidRPr="00044AFD">
        <w:rPr>
          <w:lang w:eastAsia="zh-CN"/>
        </w:rPr>
        <w:t xml:space="preserve">as specified in </w:t>
      </w:r>
      <w:r w:rsidRPr="00044AFD">
        <w:t>TS 33.203 [</w:t>
      </w:r>
      <w:r w:rsidR="00D55761" w:rsidRPr="00044AFD">
        <w:t>3</w:t>
      </w:r>
      <w:r w:rsidRPr="00044AFD">
        <w:t>], clause 7.2.</w:t>
      </w:r>
    </w:p>
    <w:p w14:paraId="4C9568AC" w14:textId="25C416A5" w:rsidR="003C373E" w:rsidRPr="00044AFD" w:rsidRDefault="003C373E" w:rsidP="003C373E">
      <w:r w:rsidRPr="00044AFD">
        <w:rPr>
          <w:i/>
        </w:rPr>
        <w:t>Threat References</w:t>
      </w:r>
      <w:r w:rsidRPr="00044AFD">
        <w:t xml:space="preserve">: </w:t>
      </w:r>
      <w:bookmarkStart w:id="43" w:name="_Toc35533742"/>
      <w:bookmarkStart w:id="44" w:name="_Toc82165893"/>
      <w:r w:rsidR="007A0EBA">
        <w:rPr>
          <w:noProof/>
        </w:rPr>
        <w:t>O.2.2.1</w:t>
      </w:r>
      <w:r w:rsidR="007A0EBA">
        <w:rPr>
          <w:noProof/>
        </w:rPr>
        <w:tab/>
      </w:r>
      <w:bookmarkEnd w:id="43"/>
      <w:r w:rsidR="007A0EBA">
        <w:rPr>
          <w:noProof/>
        </w:rPr>
        <w:t>High-priority algorithm selection</w:t>
      </w:r>
      <w:bookmarkEnd w:id="44"/>
    </w:p>
    <w:p w14:paraId="1ADD6AF3" w14:textId="77777777" w:rsidR="003C373E" w:rsidRPr="00044AFD" w:rsidRDefault="003C373E" w:rsidP="003C373E">
      <w:pPr>
        <w:pStyle w:val="B10"/>
        <w:ind w:left="0" w:firstLine="0"/>
        <w:rPr>
          <w:lang w:eastAsia="zh-CN"/>
        </w:rPr>
      </w:pPr>
      <w:r w:rsidRPr="00044AFD">
        <w:rPr>
          <w:i/>
        </w:rPr>
        <w:t>Test case</w:t>
      </w:r>
      <w:r w:rsidRPr="00044AFD">
        <w:t xml:space="preserve">: </w:t>
      </w:r>
    </w:p>
    <w:p w14:paraId="3B5CA54C" w14:textId="77777777" w:rsidR="003C373E" w:rsidRPr="00044AFD" w:rsidRDefault="003C373E" w:rsidP="003C373E">
      <w:pPr>
        <w:rPr>
          <w:rFonts w:cs="Arial"/>
          <w:b/>
          <w:i/>
          <w:color w:val="000000"/>
        </w:rPr>
      </w:pPr>
      <w:r w:rsidRPr="00044AFD">
        <w:rPr>
          <w:rFonts w:cs="Arial"/>
          <w:b/>
          <w:color w:val="000000"/>
        </w:rPr>
        <w:t xml:space="preserve">Test Name: </w:t>
      </w:r>
      <w:r w:rsidRPr="00044AFD">
        <w:t>TC_HIGH_PRIORITY_ALGORITHM_SELECTION</w:t>
      </w:r>
    </w:p>
    <w:p w14:paraId="6C3E3736" w14:textId="77777777" w:rsidR="003C373E" w:rsidRPr="00044AFD" w:rsidRDefault="003C373E" w:rsidP="003C373E">
      <w:pPr>
        <w:rPr>
          <w:rFonts w:cs="Arial"/>
          <w:b/>
          <w:color w:val="000000"/>
        </w:rPr>
      </w:pPr>
      <w:r w:rsidRPr="00044AFD">
        <w:rPr>
          <w:rFonts w:cs="Arial"/>
          <w:b/>
          <w:color w:val="000000"/>
        </w:rPr>
        <w:t>Purpose:</w:t>
      </w:r>
    </w:p>
    <w:p w14:paraId="29D91452" w14:textId="77777777" w:rsidR="003C373E" w:rsidRPr="00044AFD" w:rsidRDefault="003C373E" w:rsidP="003C373E">
      <w:r w:rsidRPr="00044AFD">
        <w:t>Verify the P</w:t>
      </w:r>
      <w:r w:rsidRPr="00044AFD">
        <w:noBreakHyphen/>
        <w:t xml:space="preserve">CSCF selects the highest priority algorithm combination on its own list which is also supported by the UE. </w:t>
      </w:r>
    </w:p>
    <w:p w14:paraId="07ED5174" w14:textId="55A3B870" w:rsidR="003C373E" w:rsidRPr="00044AFD" w:rsidRDefault="003C373E" w:rsidP="003C373E">
      <w:pPr>
        <w:rPr>
          <w:rFonts w:cs="Arial"/>
          <w:b/>
          <w:color w:val="000000"/>
        </w:rPr>
      </w:pPr>
    </w:p>
    <w:p w14:paraId="365A8371" w14:textId="77777777" w:rsidR="003C373E" w:rsidRPr="00044AFD" w:rsidRDefault="003C373E" w:rsidP="003C373E">
      <w:pPr>
        <w:rPr>
          <w:rFonts w:cs="Arial"/>
          <w:b/>
          <w:color w:val="000000"/>
        </w:rPr>
      </w:pPr>
      <w:r w:rsidRPr="00044AFD">
        <w:rPr>
          <w:rFonts w:cs="Arial"/>
          <w:b/>
          <w:color w:val="000000"/>
        </w:rPr>
        <w:t>Pre-Conditions:</w:t>
      </w:r>
    </w:p>
    <w:p w14:paraId="497157A6" w14:textId="77777777" w:rsidR="003C373E" w:rsidRPr="00044AFD" w:rsidRDefault="003C373E" w:rsidP="003C373E">
      <w:pPr>
        <w:pStyle w:val="B10"/>
        <w:rPr>
          <w:rFonts w:eastAsia="MS Mincho"/>
          <w:lang w:eastAsia="ja-JP"/>
        </w:rPr>
      </w:pPr>
      <w:r w:rsidRPr="00044AFD">
        <w:rPr>
          <w:rFonts w:eastAsia="MS Mincho"/>
          <w:lang w:eastAsia="ja-JP"/>
        </w:rPr>
        <w:t>-</w:t>
      </w:r>
      <w:r w:rsidRPr="00044AFD">
        <w:rPr>
          <w:rFonts w:eastAsia="MS Mincho"/>
          <w:lang w:eastAsia="ja-JP"/>
        </w:rPr>
        <w:tab/>
        <w:t>P-CSCF under test is connected in simulated/real network environment.</w:t>
      </w:r>
    </w:p>
    <w:p w14:paraId="1C3C4DBA" w14:textId="77777777" w:rsidR="003C373E" w:rsidRPr="00044AFD" w:rsidRDefault="003C373E" w:rsidP="003C373E">
      <w:pPr>
        <w:pStyle w:val="B10"/>
        <w:rPr>
          <w:rFonts w:eastAsia="MS Mincho"/>
          <w:lang w:eastAsia="ja-JP"/>
        </w:rPr>
      </w:pPr>
      <w:r w:rsidRPr="00044AFD">
        <w:rPr>
          <w:rFonts w:eastAsia="MS Mincho"/>
          <w:lang w:eastAsia="ja-JP"/>
        </w:rPr>
        <w:t>-</w:t>
      </w:r>
      <w:r w:rsidRPr="00044AFD">
        <w:rPr>
          <w:rFonts w:eastAsia="MS Mincho"/>
          <w:lang w:eastAsia="ja-JP"/>
        </w:rPr>
        <w:tab/>
        <w:t xml:space="preserve">The list of ordered integrity </w:t>
      </w:r>
      <w:r w:rsidRPr="00044AFD">
        <w:t xml:space="preserve">and encryption </w:t>
      </w:r>
      <w:r w:rsidRPr="00044AFD">
        <w:rPr>
          <w:rFonts w:eastAsia="MS Mincho"/>
          <w:lang w:eastAsia="ja-JP"/>
        </w:rPr>
        <w:t>algorithms are configured on the P-CSCF under test by the tester.</w:t>
      </w:r>
    </w:p>
    <w:p w14:paraId="507EAAEA" w14:textId="77777777" w:rsidR="003C373E" w:rsidRPr="00044AFD" w:rsidRDefault="003C373E" w:rsidP="003C373E">
      <w:pPr>
        <w:pStyle w:val="B10"/>
        <w:rPr>
          <w:rFonts w:eastAsia="MS Mincho"/>
          <w:lang w:eastAsia="ja-JP"/>
        </w:rPr>
      </w:pPr>
      <w:r w:rsidRPr="00044AFD">
        <w:rPr>
          <w:rFonts w:eastAsia="MS Mincho"/>
          <w:lang w:eastAsia="ja-JP"/>
        </w:rPr>
        <w:t>-</w:t>
      </w:r>
      <w:r w:rsidRPr="00044AFD">
        <w:rPr>
          <w:rFonts w:eastAsia="MS Mincho"/>
          <w:lang w:eastAsia="ja-JP"/>
        </w:rPr>
        <w:tab/>
        <w:t>The UE supporting IMS AKA may be simulated.</w:t>
      </w:r>
    </w:p>
    <w:p w14:paraId="266FC4C0" w14:textId="77777777" w:rsidR="003C373E" w:rsidRPr="00044AFD" w:rsidRDefault="003C373E" w:rsidP="003C373E">
      <w:pPr>
        <w:pStyle w:val="B10"/>
        <w:rPr>
          <w:rFonts w:eastAsia="MS Mincho"/>
          <w:lang w:eastAsia="ja-JP"/>
        </w:rPr>
      </w:pPr>
      <w:r w:rsidRPr="00044AFD">
        <w:rPr>
          <w:rFonts w:eastAsia="MS Mincho"/>
          <w:lang w:eastAsia="ja-JP"/>
        </w:rPr>
        <w:t>-</w:t>
      </w:r>
      <w:r w:rsidRPr="00044AFD">
        <w:rPr>
          <w:rFonts w:eastAsia="MS Mincho"/>
          <w:lang w:eastAsia="ja-JP"/>
        </w:rPr>
        <w:tab/>
        <w:t xml:space="preserve">The UE supports a list of integrity </w:t>
      </w:r>
      <w:r w:rsidRPr="00044AFD">
        <w:t xml:space="preserve">and encryption </w:t>
      </w:r>
      <w:r w:rsidRPr="00044AFD">
        <w:rPr>
          <w:rFonts w:eastAsia="MS Mincho"/>
          <w:lang w:eastAsia="ja-JP"/>
        </w:rPr>
        <w:t>algorithms.</w:t>
      </w:r>
    </w:p>
    <w:p w14:paraId="28DBC940" w14:textId="77777777" w:rsidR="003C373E" w:rsidRPr="00044AFD" w:rsidRDefault="003C373E" w:rsidP="003C373E">
      <w:pPr>
        <w:pStyle w:val="B10"/>
        <w:rPr>
          <w:rFonts w:eastAsia="MS Mincho"/>
          <w:lang w:eastAsia="ja-JP"/>
        </w:rPr>
      </w:pPr>
      <w:r w:rsidRPr="00044AFD">
        <w:rPr>
          <w:rFonts w:eastAsia="MS Mincho"/>
          <w:lang w:eastAsia="ja-JP"/>
        </w:rPr>
        <w:t>-</w:t>
      </w:r>
      <w:r w:rsidRPr="00044AFD">
        <w:rPr>
          <w:rFonts w:eastAsia="MS Mincho"/>
          <w:lang w:eastAsia="ja-JP"/>
        </w:rPr>
        <w:tab/>
        <w:t>The tester has access to the Gm interface between the UE and P-CSCF.</w:t>
      </w:r>
    </w:p>
    <w:p w14:paraId="12C46B61" w14:textId="77777777" w:rsidR="003C373E" w:rsidRPr="00044AFD" w:rsidRDefault="003C373E" w:rsidP="003C373E">
      <w:pPr>
        <w:jc w:val="both"/>
      </w:pPr>
      <w:r w:rsidRPr="00044AFD">
        <w:rPr>
          <w:rFonts w:cs="Arial"/>
          <w:b/>
          <w:color w:val="000000"/>
        </w:rPr>
        <w:t xml:space="preserve">Execution Steps </w:t>
      </w:r>
    </w:p>
    <w:p w14:paraId="14581486" w14:textId="77777777" w:rsidR="003C373E" w:rsidRPr="00044AFD" w:rsidRDefault="003C373E" w:rsidP="003C373E">
      <w:r w:rsidRPr="00044AFD">
        <w:t>This test is performed in the registration procedure, the UE sends a Register message towards the S</w:t>
      </w:r>
      <w:r w:rsidRPr="00044AFD">
        <w:noBreakHyphen/>
        <w:t>CSCF through the P-CSCF to register the location of the UE and to set-up the security mode.</w:t>
      </w:r>
    </w:p>
    <w:p w14:paraId="12181992" w14:textId="5B35A7EE" w:rsidR="003C373E" w:rsidRPr="00044AFD" w:rsidRDefault="003C373E" w:rsidP="00FA16D2">
      <w:pPr>
        <w:pStyle w:val="B10"/>
        <w:rPr>
          <w:lang w:eastAsia="zh-CN"/>
        </w:rPr>
      </w:pPr>
      <w:r w:rsidRPr="00044AFD">
        <w:rPr>
          <w:lang w:eastAsia="zh-CN"/>
        </w:rPr>
        <w:t>1)</w:t>
      </w:r>
      <w:r w:rsidR="00DC1ED7">
        <w:rPr>
          <w:lang w:eastAsia="zh-CN"/>
        </w:rPr>
        <w:tab/>
      </w:r>
      <w:r w:rsidRPr="00044AFD">
        <w:rPr>
          <w:lang w:eastAsia="zh-CN"/>
        </w:rPr>
        <w:t xml:space="preserve">The UE sends SM1 with </w:t>
      </w:r>
      <w:r w:rsidRPr="00044AFD">
        <w:t>integrity and encryption algorithms list</w:t>
      </w:r>
      <w:r w:rsidRPr="00044AFD">
        <w:rPr>
          <w:lang w:eastAsia="zh-CN"/>
        </w:rPr>
        <w:t xml:space="preserve"> to the </w:t>
      </w:r>
      <w:r w:rsidRPr="00044AFD">
        <w:rPr>
          <w:rFonts w:eastAsia="MS Mincho"/>
          <w:lang w:eastAsia="ja-JP"/>
        </w:rPr>
        <w:t>P-CSCF</w:t>
      </w:r>
      <w:r w:rsidRPr="00044AFD">
        <w:rPr>
          <w:lang w:eastAsia="zh-CN"/>
        </w:rPr>
        <w:t xml:space="preserve"> under test.</w:t>
      </w:r>
    </w:p>
    <w:p w14:paraId="4199B50E" w14:textId="0542060A" w:rsidR="003C373E" w:rsidRPr="00044AFD" w:rsidRDefault="003C373E" w:rsidP="00FA16D2">
      <w:pPr>
        <w:pStyle w:val="B10"/>
        <w:rPr>
          <w:lang w:eastAsia="zh-CN"/>
        </w:rPr>
      </w:pPr>
      <w:r w:rsidRPr="00044AFD">
        <w:rPr>
          <w:lang w:eastAsia="zh-CN"/>
        </w:rPr>
        <w:t>2)</w:t>
      </w:r>
      <w:r w:rsidR="00DC1ED7">
        <w:rPr>
          <w:lang w:eastAsia="zh-CN"/>
        </w:rPr>
        <w:tab/>
      </w:r>
      <w:r w:rsidRPr="00044AFD">
        <w:rPr>
          <w:lang w:eastAsia="zh-CN"/>
        </w:rPr>
        <w:t xml:space="preserve">The P-CSCF under test receives the </w:t>
      </w:r>
      <w:r w:rsidRPr="00044AFD">
        <w:t>SM1</w:t>
      </w:r>
      <w:r w:rsidRPr="00044AFD">
        <w:rPr>
          <w:lang w:eastAsia="zh-CN"/>
        </w:rPr>
        <w:t xml:space="preserve"> with </w:t>
      </w:r>
      <w:r w:rsidRPr="00044AFD">
        <w:t>integrity and encryption algorithms list</w:t>
      </w:r>
      <w:r w:rsidRPr="00044AFD">
        <w:rPr>
          <w:lang w:eastAsia="zh-CN"/>
        </w:rPr>
        <w:t xml:space="preserve">. The P-CSCF under test selects </w:t>
      </w:r>
      <w:r w:rsidRPr="00044AFD">
        <w:t>algorithms.</w:t>
      </w:r>
    </w:p>
    <w:p w14:paraId="40C3AAB6" w14:textId="658BAFC5" w:rsidR="003C373E" w:rsidRPr="00044AFD" w:rsidRDefault="003C373E" w:rsidP="00FA16D2">
      <w:pPr>
        <w:pStyle w:val="B10"/>
        <w:rPr>
          <w:lang w:eastAsia="zh-CN"/>
        </w:rPr>
      </w:pPr>
      <w:r w:rsidRPr="00044AFD">
        <w:rPr>
          <w:lang w:eastAsia="zh-CN"/>
        </w:rPr>
        <w:t>3)</w:t>
      </w:r>
      <w:r w:rsidR="00DC1ED7">
        <w:rPr>
          <w:lang w:eastAsia="zh-CN"/>
        </w:rPr>
        <w:tab/>
      </w:r>
      <w:r w:rsidRPr="00044AFD">
        <w:rPr>
          <w:lang w:eastAsia="zh-CN"/>
        </w:rPr>
        <w:t xml:space="preserve">The tester examines the selected algorithm </w:t>
      </w:r>
      <w:r w:rsidR="00D55761" w:rsidRPr="00044AFD">
        <w:rPr>
          <w:lang w:eastAsia="zh-CN"/>
        </w:rPr>
        <w:t>combination</w:t>
      </w:r>
      <w:r w:rsidRPr="00044AFD">
        <w:rPr>
          <w:lang w:eastAsia="zh-CN"/>
        </w:rPr>
        <w:t xml:space="preserve"> in the SM6 sent from the P-CSCF under test to the UE via </w:t>
      </w:r>
      <w:r w:rsidRPr="00044AFD">
        <w:rPr>
          <w:rFonts w:eastAsia="MS Mincho"/>
          <w:lang w:eastAsia="ja-JP"/>
        </w:rPr>
        <w:t>the Gm interface</w:t>
      </w:r>
      <w:r w:rsidRPr="00044AFD">
        <w:rPr>
          <w:lang w:eastAsia="zh-CN"/>
        </w:rPr>
        <w:t>.</w:t>
      </w:r>
    </w:p>
    <w:p w14:paraId="2D78CCAE" w14:textId="77777777" w:rsidR="003C373E" w:rsidRPr="00044AFD" w:rsidRDefault="003C373E" w:rsidP="003C373E">
      <w:pPr>
        <w:rPr>
          <w:rFonts w:cs="Arial"/>
          <w:b/>
          <w:color w:val="000000"/>
        </w:rPr>
      </w:pPr>
      <w:r w:rsidRPr="00044AFD">
        <w:rPr>
          <w:rFonts w:cs="Arial"/>
          <w:b/>
          <w:color w:val="000000"/>
        </w:rPr>
        <w:t>Expected Results:</w:t>
      </w:r>
    </w:p>
    <w:p w14:paraId="0E50EA68" w14:textId="77777777" w:rsidR="003C373E" w:rsidRPr="00044AFD" w:rsidRDefault="003C373E" w:rsidP="003C373E">
      <w:r w:rsidRPr="00044AFD">
        <w:t xml:space="preserve">The selected algorithms are the first algorithm combination on its own list which is also supported by the UE. </w:t>
      </w:r>
    </w:p>
    <w:p w14:paraId="513D5E4A" w14:textId="77777777" w:rsidR="003C373E" w:rsidRPr="00044AFD" w:rsidRDefault="003C373E" w:rsidP="003C373E">
      <w:pPr>
        <w:rPr>
          <w:rFonts w:cs="Arial"/>
          <w:b/>
          <w:color w:val="000000"/>
        </w:rPr>
      </w:pPr>
      <w:r w:rsidRPr="00044AFD">
        <w:rPr>
          <w:rFonts w:cs="Arial"/>
          <w:b/>
          <w:color w:val="000000"/>
        </w:rPr>
        <w:t>Expected format of evidence:</w:t>
      </w:r>
    </w:p>
    <w:p w14:paraId="3A5713CD" w14:textId="04E7847F" w:rsidR="00061ED6" w:rsidRPr="00044AFD" w:rsidRDefault="003C373E" w:rsidP="00061ED6">
      <w:r w:rsidRPr="00044AFD">
        <w:t>Save the logs and the communication flow in a .pcap file</w:t>
      </w:r>
    </w:p>
    <w:p w14:paraId="399F6DEC" w14:textId="77777777" w:rsidR="00641DE8" w:rsidRPr="00044AFD" w:rsidRDefault="00641DE8" w:rsidP="00641DE8">
      <w:pPr>
        <w:pStyle w:val="Heading5"/>
        <w:rPr>
          <w:rFonts w:eastAsia="MS Mincho"/>
        </w:rPr>
      </w:pPr>
      <w:bookmarkStart w:id="45" w:name="_Toc74131084"/>
      <w:r w:rsidRPr="00044AFD">
        <w:rPr>
          <w:rFonts w:eastAsia="MS Mincho"/>
        </w:rPr>
        <w:t>4.2.2.3.2</w:t>
      </w:r>
      <w:r w:rsidRPr="00044AFD">
        <w:rPr>
          <w:rFonts w:eastAsia="MS Mincho"/>
        </w:rPr>
        <w:tab/>
        <w:t>Bidding down on security association set-up</w:t>
      </w:r>
      <w:bookmarkEnd w:id="45"/>
    </w:p>
    <w:p w14:paraId="3448D765" w14:textId="77777777" w:rsidR="00641DE8" w:rsidRPr="00044AFD" w:rsidRDefault="00641DE8" w:rsidP="00641DE8">
      <w:pPr>
        <w:rPr>
          <w:lang w:eastAsia="zh-CN"/>
        </w:rPr>
      </w:pPr>
      <w:r w:rsidRPr="00044AFD">
        <w:rPr>
          <w:i/>
        </w:rPr>
        <w:t>Requirement Name</w:t>
      </w:r>
      <w:r w:rsidRPr="00044AFD">
        <w:t xml:space="preserve">: </w:t>
      </w:r>
      <w:r w:rsidRPr="00044AFD">
        <w:rPr>
          <w:rFonts w:eastAsia="MS Mincho"/>
        </w:rPr>
        <w:t>Bidding down on security association set-up</w:t>
      </w:r>
    </w:p>
    <w:p w14:paraId="697BFD4E" w14:textId="77777777" w:rsidR="00641DE8" w:rsidRPr="00044AFD" w:rsidRDefault="00641DE8" w:rsidP="00641DE8">
      <w:r w:rsidRPr="00044AFD">
        <w:rPr>
          <w:i/>
        </w:rPr>
        <w:t xml:space="preserve">Requirement Reference: </w:t>
      </w:r>
      <w:r w:rsidRPr="00044AFD">
        <w:t>TS 33.203 [3], clause 7.2</w:t>
      </w:r>
    </w:p>
    <w:p w14:paraId="54B17B57" w14:textId="77777777" w:rsidR="00641DE8" w:rsidRPr="00044AFD" w:rsidRDefault="00641DE8" w:rsidP="00641DE8">
      <w:r w:rsidRPr="00044AFD">
        <w:rPr>
          <w:i/>
        </w:rPr>
        <w:t>Requirement Description</w:t>
      </w:r>
      <w:r w:rsidRPr="00044AFD">
        <w:t xml:space="preserve">: </w:t>
      </w:r>
    </w:p>
    <w:p w14:paraId="1ABE4A4A" w14:textId="3F6ED888" w:rsidR="00641DE8" w:rsidRPr="00044AFD" w:rsidRDefault="00641DE8" w:rsidP="00641DE8">
      <w:pPr>
        <w:keepNext/>
      </w:pPr>
      <w:r w:rsidRPr="00044AFD">
        <w:t>"After receiving SM7 from the UE, the P</w:t>
      </w:r>
      <w:r w:rsidRPr="00044AFD">
        <w:noBreakHyphen/>
        <w:t xml:space="preserve">CSCF shall check whether the integrity and encryption algorithms list, </w:t>
      </w:r>
      <w:r w:rsidRPr="00044AFD">
        <w:rPr>
          <w:i/>
        </w:rPr>
        <w:t xml:space="preserve">SPI_P </w:t>
      </w:r>
      <w:r w:rsidRPr="00044AFD">
        <w:t xml:space="preserve">and </w:t>
      </w:r>
      <w:r w:rsidRPr="00044AFD">
        <w:rPr>
          <w:i/>
        </w:rPr>
        <w:t>Port_P</w:t>
      </w:r>
      <w:r w:rsidRPr="00044AFD">
        <w:t xml:space="preserve"> received in SM7 is identical with the corresponding parameters sent in SM6. It further checks whether </w:t>
      </w:r>
      <w:r w:rsidRPr="00044AFD">
        <w:rPr>
          <w:i/>
        </w:rPr>
        <w:t>SPI_U</w:t>
      </w:r>
      <w:r w:rsidRPr="00044AFD">
        <w:t xml:space="preserve"> and </w:t>
      </w:r>
      <w:r w:rsidRPr="00044AFD">
        <w:rPr>
          <w:i/>
        </w:rPr>
        <w:t>Port_U</w:t>
      </w:r>
      <w:r w:rsidRPr="00044AFD">
        <w:t xml:space="preserve"> received in SM7 are identical with those received in SM1. If these checks are not successful the registration procedure is aborted. The P</w:t>
      </w:r>
      <w:r w:rsidRPr="00044AFD">
        <w:noBreakHyphen/>
        <w:t>CSCF shall include in SM8 information to the S</w:t>
      </w:r>
      <w:r w:rsidRPr="00044AFD">
        <w:noBreakHyphen/>
        <w:t>CSCF that the received message from the UE was integrity protected as indicated in clause 6.1.5. The P</w:t>
      </w:r>
      <w:r w:rsidRPr="00044AFD">
        <w:noBreakHyphen/>
        <w:t>CSCF shall add this information to all subsequent REGISTER messages received from the UE that have successfully passed the integrity check in the P</w:t>
      </w:r>
      <w:r w:rsidRPr="00044AFD">
        <w:noBreakHyphen/>
        <w:t>CSCF."</w:t>
      </w:r>
    </w:p>
    <w:p w14:paraId="1134C995" w14:textId="77777777" w:rsidR="00641DE8" w:rsidRPr="00044AFD" w:rsidRDefault="00641DE8" w:rsidP="00641DE8">
      <w:r w:rsidRPr="00044AFD">
        <w:rPr>
          <w:lang w:eastAsia="zh-CN"/>
        </w:rPr>
        <w:t xml:space="preserve">as specified in </w:t>
      </w:r>
      <w:r w:rsidRPr="00044AFD">
        <w:t>TS 33.203 [3], clause 7.2.</w:t>
      </w:r>
    </w:p>
    <w:p w14:paraId="312624A8" w14:textId="07A0F919" w:rsidR="00641DE8" w:rsidRPr="00044AFD" w:rsidRDefault="00641DE8" w:rsidP="00641DE8">
      <w:r w:rsidRPr="00044AFD">
        <w:rPr>
          <w:i/>
        </w:rPr>
        <w:t>Threat References</w:t>
      </w:r>
      <w:r w:rsidRPr="00044AFD">
        <w:t xml:space="preserve">: </w:t>
      </w:r>
      <w:bookmarkStart w:id="46" w:name="_Toc82165894"/>
      <w:r w:rsidR="007A0EBA">
        <w:rPr>
          <w:noProof/>
        </w:rPr>
        <w:t>O.2.2.2</w:t>
      </w:r>
      <w:r w:rsidR="007A0EBA">
        <w:rPr>
          <w:noProof/>
        </w:rPr>
        <w:tab/>
      </w:r>
      <w:r w:rsidR="007A0EBA">
        <w:rPr>
          <w:noProof/>
          <w:lang w:eastAsia="zh-CN"/>
        </w:rPr>
        <w:t>Bidding down on security association set-up</w:t>
      </w:r>
      <w:bookmarkEnd w:id="46"/>
    </w:p>
    <w:p w14:paraId="1F591E78" w14:textId="77777777" w:rsidR="00641DE8" w:rsidRPr="00044AFD" w:rsidRDefault="00641DE8" w:rsidP="00641DE8">
      <w:pPr>
        <w:pStyle w:val="B10"/>
        <w:ind w:left="0" w:firstLine="0"/>
        <w:rPr>
          <w:lang w:eastAsia="zh-CN"/>
        </w:rPr>
      </w:pPr>
      <w:r w:rsidRPr="00044AFD">
        <w:rPr>
          <w:i/>
        </w:rPr>
        <w:t>Test case</w:t>
      </w:r>
      <w:r w:rsidRPr="00044AFD">
        <w:t xml:space="preserve">: </w:t>
      </w:r>
    </w:p>
    <w:p w14:paraId="38F2A87A" w14:textId="3959E406" w:rsidR="00641DE8" w:rsidRPr="00044AFD" w:rsidRDefault="00641DE8" w:rsidP="00641DE8">
      <w:pPr>
        <w:rPr>
          <w:rFonts w:cs="Arial"/>
          <w:b/>
          <w:i/>
          <w:color w:val="000000"/>
        </w:rPr>
      </w:pPr>
      <w:r w:rsidRPr="00044AFD">
        <w:rPr>
          <w:rFonts w:cs="Arial"/>
          <w:b/>
          <w:color w:val="000000"/>
        </w:rPr>
        <w:t xml:space="preserve">Test Name: </w:t>
      </w:r>
      <w:r w:rsidRPr="00044AFD">
        <w:t>TC_BIDDING_DOWN_ON_SECURITY_ASSOCIATION_</w:t>
      </w:r>
      <w:r w:rsidR="00F735F8" w:rsidRPr="00044AFD">
        <w:t>SET</w:t>
      </w:r>
      <w:r w:rsidR="00F735F8">
        <w:t>_</w:t>
      </w:r>
      <w:r w:rsidRPr="00044AFD">
        <w:t>UP</w:t>
      </w:r>
    </w:p>
    <w:p w14:paraId="503623B7" w14:textId="77777777" w:rsidR="00641DE8" w:rsidRPr="00044AFD" w:rsidRDefault="00641DE8" w:rsidP="00641DE8">
      <w:pPr>
        <w:rPr>
          <w:rFonts w:cs="Arial"/>
          <w:b/>
          <w:color w:val="000000"/>
        </w:rPr>
      </w:pPr>
      <w:r w:rsidRPr="00044AFD">
        <w:rPr>
          <w:rFonts w:cs="Arial"/>
          <w:b/>
          <w:color w:val="000000"/>
        </w:rPr>
        <w:t>Purpose:</w:t>
      </w:r>
    </w:p>
    <w:p w14:paraId="480503B0" w14:textId="77777777" w:rsidR="00641DE8" w:rsidRPr="00044AFD" w:rsidRDefault="00641DE8" w:rsidP="00641DE8">
      <w:r w:rsidRPr="00044AFD">
        <w:t>Verify the P</w:t>
      </w:r>
      <w:r w:rsidRPr="00044AFD">
        <w:noBreakHyphen/>
        <w:t xml:space="preserve">CSCF checks whether the integrity and encryption algorithms list, </w:t>
      </w:r>
      <w:r w:rsidRPr="00044AFD">
        <w:rPr>
          <w:i/>
        </w:rPr>
        <w:t xml:space="preserve">SPI_P </w:t>
      </w:r>
      <w:r w:rsidRPr="00044AFD">
        <w:t xml:space="preserve">and </w:t>
      </w:r>
      <w:r w:rsidRPr="00044AFD">
        <w:rPr>
          <w:i/>
        </w:rPr>
        <w:t>Port_P</w:t>
      </w:r>
      <w:r w:rsidRPr="00044AFD">
        <w:t xml:space="preserve"> received in SM7 is identical with the corresponding parameters sent in SM6.</w:t>
      </w:r>
    </w:p>
    <w:p w14:paraId="036B5979" w14:textId="77777777" w:rsidR="00641DE8" w:rsidRPr="00044AFD" w:rsidRDefault="00641DE8" w:rsidP="00641DE8">
      <w:r w:rsidRPr="00044AFD">
        <w:t>Verify the P</w:t>
      </w:r>
      <w:r w:rsidRPr="00044AFD">
        <w:noBreakHyphen/>
        <w:t xml:space="preserve">CSCF checks whether </w:t>
      </w:r>
      <w:r w:rsidRPr="00044AFD">
        <w:rPr>
          <w:i/>
        </w:rPr>
        <w:t>SPI_U</w:t>
      </w:r>
      <w:r w:rsidRPr="00044AFD">
        <w:t xml:space="preserve"> and </w:t>
      </w:r>
      <w:r w:rsidRPr="00044AFD">
        <w:rPr>
          <w:i/>
        </w:rPr>
        <w:t>Port_U</w:t>
      </w:r>
      <w:r w:rsidRPr="00044AFD">
        <w:t xml:space="preserve"> received in SM7 are identical with those received in SM1.</w:t>
      </w:r>
    </w:p>
    <w:p w14:paraId="485424F6" w14:textId="77777777" w:rsidR="00641DE8" w:rsidRPr="00044AFD" w:rsidRDefault="00641DE8" w:rsidP="00641DE8">
      <w:r w:rsidRPr="00044AFD">
        <w:t>Verify whether the P</w:t>
      </w:r>
      <w:r w:rsidRPr="00044AFD">
        <w:noBreakHyphen/>
        <w:t>CSCF abort the registration procedure, if the above checks are not successful.</w:t>
      </w:r>
    </w:p>
    <w:p w14:paraId="5F1ADF6F" w14:textId="40D2AD84" w:rsidR="00641DE8" w:rsidRPr="00044AFD" w:rsidRDefault="00641DE8" w:rsidP="00DC1ED7">
      <w:pPr>
        <w:keepNext/>
        <w:rPr>
          <w:rFonts w:cs="Arial"/>
          <w:b/>
          <w:color w:val="000000"/>
        </w:rPr>
      </w:pPr>
    </w:p>
    <w:p w14:paraId="24FA9F02" w14:textId="77777777" w:rsidR="00641DE8" w:rsidRPr="00044AFD" w:rsidRDefault="00641DE8" w:rsidP="00641DE8">
      <w:pPr>
        <w:rPr>
          <w:rFonts w:cs="Arial"/>
          <w:b/>
          <w:color w:val="000000"/>
        </w:rPr>
      </w:pPr>
      <w:r w:rsidRPr="00044AFD">
        <w:rPr>
          <w:rFonts w:cs="Arial"/>
          <w:b/>
          <w:color w:val="000000"/>
        </w:rPr>
        <w:t>Pre-Conditions:</w:t>
      </w:r>
    </w:p>
    <w:p w14:paraId="3DB2E8F7" w14:textId="77777777" w:rsidR="00641DE8" w:rsidRPr="00044AFD" w:rsidRDefault="00641DE8" w:rsidP="00641DE8">
      <w:pPr>
        <w:pStyle w:val="B10"/>
        <w:rPr>
          <w:rFonts w:eastAsia="MS Mincho"/>
          <w:lang w:eastAsia="ja-JP"/>
        </w:rPr>
      </w:pPr>
      <w:r w:rsidRPr="00044AFD">
        <w:rPr>
          <w:rFonts w:eastAsia="MS Mincho"/>
          <w:lang w:eastAsia="ja-JP"/>
        </w:rPr>
        <w:t>-</w:t>
      </w:r>
      <w:r w:rsidRPr="00044AFD">
        <w:rPr>
          <w:rFonts w:eastAsia="MS Mincho"/>
          <w:lang w:eastAsia="ja-JP"/>
        </w:rPr>
        <w:tab/>
        <w:t>The P-CSCF under test is connected in simulated/real network environment.</w:t>
      </w:r>
    </w:p>
    <w:p w14:paraId="13A03263" w14:textId="77777777" w:rsidR="00641DE8" w:rsidRPr="00044AFD" w:rsidRDefault="00641DE8" w:rsidP="00641DE8">
      <w:pPr>
        <w:pStyle w:val="B10"/>
        <w:rPr>
          <w:rFonts w:eastAsia="MS Mincho"/>
          <w:lang w:eastAsia="ja-JP"/>
        </w:rPr>
      </w:pPr>
      <w:r w:rsidRPr="00044AFD">
        <w:rPr>
          <w:rFonts w:eastAsia="MS Mincho"/>
          <w:lang w:eastAsia="ja-JP"/>
        </w:rPr>
        <w:t>-</w:t>
      </w:r>
      <w:r w:rsidRPr="00044AFD">
        <w:rPr>
          <w:rFonts w:eastAsia="MS Mincho"/>
          <w:lang w:eastAsia="ja-JP"/>
        </w:rPr>
        <w:tab/>
        <w:t xml:space="preserve">The list of ordered integrity </w:t>
      </w:r>
      <w:r w:rsidRPr="00044AFD">
        <w:t xml:space="preserve">and encryption </w:t>
      </w:r>
      <w:r w:rsidRPr="00044AFD">
        <w:rPr>
          <w:rFonts w:eastAsia="MS Mincho"/>
          <w:lang w:eastAsia="ja-JP"/>
        </w:rPr>
        <w:t>algorithms are configured on the P-CSCF under test.</w:t>
      </w:r>
    </w:p>
    <w:p w14:paraId="03B9AD9A" w14:textId="77777777" w:rsidR="00641DE8" w:rsidRPr="00044AFD" w:rsidRDefault="00641DE8" w:rsidP="00641DE8">
      <w:pPr>
        <w:pStyle w:val="B10"/>
        <w:rPr>
          <w:rFonts w:eastAsia="MS Mincho"/>
          <w:lang w:eastAsia="ja-JP"/>
        </w:rPr>
      </w:pPr>
      <w:r w:rsidRPr="00044AFD">
        <w:rPr>
          <w:rFonts w:eastAsia="MS Mincho"/>
          <w:lang w:eastAsia="ja-JP"/>
        </w:rPr>
        <w:t>-</w:t>
      </w:r>
      <w:r w:rsidRPr="00044AFD">
        <w:rPr>
          <w:rFonts w:eastAsia="MS Mincho"/>
          <w:lang w:eastAsia="ja-JP"/>
        </w:rPr>
        <w:tab/>
        <w:t>The UE and the S-CSCF are simulated.</w:t>
      </w:r>
    </w:p>
    <w:p w14:paraId="054591D0" w14:textId="77777777" w:rsidR="00641DE8" w:rsidRPr="00044AFD" w:rsidRDefault="00641DE8" w:rsidP="00641DE8">
      <w:pPr>
        <w:pStyle w:val="B10"/>
        <w:rPr>
          <w:rFonts w:eastAsia="MS Mincho"/>
          <w:lang w:eastAsia="ja-JP"/>
        </w:rPr>
      </w:pPr>
      <w:r w:rsidRPr="00044AFD">
        <w:rPr>
          <w:rFonts w:eastAsia="MS Mincho"/>
          <w:lang w:eastAsia="ja-JP"/>
        </w:rPr>
        <w:t>-</w:t>
      </w:r>
      <w:r w:rsidRPr="00044AFD">
        <w:rPr>
          <w:rFonts w:eastAsia="MS Mincho"/>
          <w:lang w:eastAsia="ja-JP"/>
        </w:rPr>
        <w:tab/>
        <w:t xml:space="preserve">The UE supports a list of ordered integrity </w:t>
      </w:r>
      <w:r w:rsidRPr="00044AFD">
        <w:t xml:space="preserve">and encryption </w:t>
      </w:r>
      <w:r w:rsidRPr="00044AFD">
        <w:rPr>
          <w:rFonts w:eastAsia="MS Mincho"/>
          <w:lang w:eastAsia="ja-JP"/>
        </w:rPr>
        <w:t>algorithms. The list contains at least one encryption algorithm other than NULL algorithm.</w:t>
      </w:r>
    </w:p>
    <w:p w14:paraId="58F79A20" w14:textId="77777777" w:rsidR="00641DE8" w:rsidRPr="00044AFD" w:rsidRDefault="00641DE8" w:rsidP="00641DE8">
      <w:pPr>
        <w:pStyle w:val="B10"/>
        <w:rPr>
          <w:rFonts w:eastAsia="MS Mincho"/>
          <w:lang w:eastAsia="ja-JP"/>
        </w:rPr>
      </w:pPr>
      <w:r w:rsidRPr="00044AFD">
        <w:rPr>
          <w:rFonts w:eastAsia="MS Mincho"/>
          <w:lang w:eastAsia="ja-JP"/>
        </w:rPr>
        <w:t>-</w:t>
      </w:r>
      <w:r w:rsidRPr="00044AFD">
        <w:rPr>
          <w:rFonts w:eastAsia="MS Mincho"/>
          <w:lang w:eastAsia="ja-JP"/>
        </w:rPr>
        <w:tab/>
        <w:t>The tester has access to the Gm interface between the UE and P-CSCF.</w:t>
      </w:r>
    </w:p>
    <w:p w14:paraId="2DE094FE" w14:textId="77777777" w:rsidR="00641DE8" w:rsidRPr="00044AFD" w:rsidRDefault="00641DE8" w:rsidP="00641DE8">
      <w:pPr>
        <w:pStyle w:val="B10"/>
        <w:rPr>
          <w:rFonts w:eastAsia="MS Mincho"/>
          <w:lang w:eastAsia="ja-JP"/>
        </w:rPr>
      </w:pPr>
      <w:r w:rsidRPr="00044AFD">
        <w:rPr>
          <w:rFonts w:eastAsia="MS Mincho"/>
          <w:lang w:eastAsia="ja-JP"/>
        </w:rPr>
        <w:t>-</w:t>
      </w:r>
      <w:r w:rsidRPr="00044AFD">
        <w:rPr>
          <w:rFonts w:eastAsia="MS Mincho"/>
          <w:lang w:eastAsia="ja-JP"/>
        </w:rPr>
        <w:tab/>
        <w:t>The tester has access to the Mw interface between the P-CSCF and S-CSCF.</w:t>
      </w:r>
    </w:p>
    <w:p w14:paraId="1BC0A62C" w14:textId="77777777" w:rsidR="00641DE8" w:rsidRPr="00044AFD" w:rsidRDefault="00641DE8" w:rsidP="00641DE8">
      <w:pPr>
        <w:jc w:val="both"/>
        <w:rPr>
          <w:rFonts w:cs="Arial"/>
          <w:b/>
          <w:color w:val="000000"/>
        </w:rPr>
      </w:pPr>
      <w:r w:rsidRPr="00044AFD">
        <w:rPr>
          <w:rFonts w:cs="Arial"/>
          <w:b/>
          <w:color w:val="000000"/>
        </w:rPr>
        <w:t xml:space="preserve">Execution Steps </w:t>
      </w:r>
    </w:p>
    <w:p w14:paraId="48B3ADEA" w14:textId="77777777" w:rsidR="00641DE8" w:rsidRPr="00044AFD" w:rsidRDefault="00641DE8" w:rsidP="00641DE8">
      <w:r w:rsidRPr="00044AFD">
        <w:t>This test is performed in the registration procedure, the UE sends a Register message towards the S</w:t>
      </w:r>
      <w:r w:rsidRPr="00044AFD">
        <w:noBreakHyphen/>
        <w:t>CSCF through the P-CSCF to register the location of the UE and to set-up the security mode.</w:t>
      </w:r>
    </w:p>
    <w:p w14:paraId="3023D23C" w14:textId="77777777" w:rsidR="00641DE8" w:rsidRPr="00044AFD" w:rsidRDefault="00641DE8" w:rsidP="00641DE8">
      <w:pPr>
        <w:ind w:firstLine="284"/>
      </w:pPr>
      <w:r w:rsidRPr="00044AFD">
        <w:rPr>
          <w:lang w:eastAsia="zh-CN"/>
        </w:rPr>
        <w:t>Test cases 1-4 are performed as follows:</w:t>
      </w:r>
    </w:p>
    <w:p w14:paraId="694514AC" w14:textId="34205BEA" w:rsidR="00641DE8" w:rsidRPr="00044AFD" w:rsidRDefault="00641DE8" w:rsidP="00FA16D2">
      <w:pPr>
        <w:pStyle w:val="B10"/>
        <w:rPr>
          <w:lang w:eastAsia="zh-CN"/>
        </w:rPr>
      </w:pPr>
      <w:r w:rsidRPr="00044AFD">
        <w:rPr>
          <w:lang w:eastAsia="zh-CN"/>
        </w:rPr>
        <w:t>1)</w:t>
      </w:r>
      <w:r w:rsidR="00DC1ED7">
        <w:rPr>
          <w:lang w:eastAsia="zh-CN"/>
        </w:rPr>
        <w:tab/>
      </w:r>
      <w:r w:rsidRPr="00044AFD">
        <w:rPr>
          <w:lang w:eastAsia="zh-CN"/>
        </w:rPr>
        <w:t xml:space="preserve">The UE sends SM1 with </w:t>
      </w:r>
      <w:r w:rsidRPr="00044AFD">
        <w:t>the Security Parameter Index values (</w:t>
      </w:r>
      <w:r w:rsidRPr="00044AFD">
        <w:rPr>
          <w:i/>
        </w:rPr>
        <w:t>SPI_U</w:t>
      </w:r>
      <w:r w:rsidRPr="00044AFD">
        <w:t>) and the protected ports selected by the UE (</w:t>
      </w:r>
      <w:r w:rsidRPr="00044AFD">
        <w:rPr>
          <w:i/>
        </w:rPr>
        <w:t>Port_U</w:t>
      </w:r>
      <w:r w:rsidRPr="00044AFD">
        <w:t>)</w:t>
      </w:r>
      <w:r w:rsidRPr="00044AFD">
        <w:rPr>
          <w:lang w:eastAsia="zh-CN"/>
        </w:rPr>
        <w:t xml:space="preserve"> to the </w:t>
      </w:r>
      <w:r w:rsidRPr="00044AFD">
        <w:rPr>
          <w:rFonts w:eastAsia="MS Mincho"/>
          <w:lang w:eastAsia="ja-JP"/>
        </w:rPr>
        <w:t>P-CSCF</w:t>
      </w:r>
      <w:r w:rsidRPr="00044AFD">
        <w:rPr>
          <w:lang w:eastAsia="zh-CN"/>
        </w:rPr>
        <w:t xml:space="preserve"> under test.</w:t>
      </w:r>
    </w:p>
    <w:p w14:paraId="1A36F243" w14:textId="5A3DDE3D" w:rsidR="00641DE8" w:rsidRPr="00044AFD" w:rsidRDefault="00641DE8" w:rsidP="00FA16D2">
      <w:pPr>
        <w:pStyle w:val="B10"/>
      </w:pPr>
      <w:r w:rsidRPr="00044AFD">
        <w:rPr>
          <w:lang w:eastAsia="zh-CN"/>
        </w:rPr>
        <w:t>2)</w:t>
      </w:r>
      <w:r w:rsidR="00DC1ED7">
        <w:rPr>
          <w:lang w:eastAsia="zh-CN"/>
        </w:rPr>
        <w:tab/>
      </w:r>
      <w:r w:rsidRPr="00044AFD">
        <w:rPr>
          <w:lang w:eastAsia="zh-CN"/>
        </w:rPr>
        <w:t xml:space="preserve">The P-CSCF under test receives the </w:t>
      </w:r>
      <w:r w:rsidRPr="00044AFD">
        <w:t>SM1</w:t>
      </w:r>
      <w:r w:rsidRPr="00044AFD">
        <w:rPr>
          <w:lang w:eastAsia="zh-CN"/>
        </w:rPr>
        <w:t xml:space="preserve"> with </w:t>
      </w:r>
      <w:r w:rsidRPr="00044AFD">
        <w:t>the Security Parameter Index values (</w:t>
      </w:r>
      <w:r w:rsidRPr="00044AFD">
        <w:rPr>
          <w:i/>
        </w:rPr>
        <w:t>SPI_U</w:t>
      </w:r>
      <w:r w:rsidRPr="00044AFD">
        <w:t>) and the protected ports selected by the UE (</w:t>
      </w:r>
      <w:r w:rsidRPr="00044AFD">
        <w:rPr>
          <w:i/>
        </w:rPr>
        <w:t>Port_U</w:t>
      </w:r>
      <w:r w:rsidRPr="00044AFD">
        <w:t>)</w:t>
      </w:r>
      <w:r w:rsidRPr="00044AFD">
        <w:rPr>
          <w:lang w:eastAsia="zh-CN"/>
        </w:rPr>
        <w:t>. The P-CSCF under test store</w:t>
      </w:r>
      <w:r w:rsidR="00AA5045" w:rsidRPr="00AA5045">
        <w:rPr>
          <w:lang w:eastAsia="zh-CN"/>
        </w:rPr>
        <w:t>s</w:t>
      </w:r>
      <w:r w:rsidRPr="00044AFD">
        <w:rPr>
          <w:lang w:eastAsia="zh-CN"/>
        </w:rPr>
        <w:t xml:space="preserve"> </w:t>
      </w:r>
      <w:r w:rsidRPr="00044AFD">
        <w:t xml:space="preserve">the </w:t>
      </w:r>
      <w:r w:rsidRPr="00044AFD">
        <w:rPr>
          <w:i/>
        </w:rPr>
        <w:t>SPI_U</w:t>
      </w:r>
      <w:r w:rsidRPr="00044AFD">
        <w:t xml:space="preserve"> and the </w:t>
      </w:r>
      <w:r w:rsidRPr="00044AFD">
        <w:rPr>
          <w:i/>
        </w:rPr>
        <w:t>Port_U</w:t>
      </w:r>
      <w:r w:rsidRPr="00044AFD">
        <w:t xml:space="preserve"> received in the SM1.</w:t>
      </w:r>
    </w:p>
    <w:p w14:paraId="48F8BDC5" w14:textId="6D576F53" w:rsidR="00641DE8" w:rsidRPr="00044AFD" w:rsidRDefault="00641DE8" w:rsidP="00FA16D2">
      <w:pPr>
        <w:pStyle w:val="B10"/>
        <w:rPr>
          <w:lang w:eastAsia="zh-CN"/>
        </w:rPr>
      </w:pPr>
      <w:r w:rsidRPr="00044AFD">
        <w:rPr>
          <w:lang w:eastAsia="zh-CN"/>
        </w:rPr>
        <w:t>3)</w:t>
      </w:r>
      <w:r w:rsidR="00DC1ED7">
        <w:rPr>
          <w:lang w:eastAsia="zh-CN"/>
        </w:rPr>
        <w:tab/>
      </w:r>
      <w:r w:rsidRPr="00044AFD">
        <w:rPr>
          <w:lang w:eastAsia="zh-CN"/>
        </w:rPr>
        <w:t>The P-CSCF under test</w:t>
      </w:r>
      <w:r w:rsidR="00AA5045" w:rsidRPr="00AA5045">
        <w:rPr>
          <w:lang w:eastAsia="zh-CN"/>
        </w:rPr>
        <w:t xml:space="preserve"> creates SM6</w:t>
      </w:r>
      <w:r w:rsidRPr="00044AFD">
        <w:rPr>
          <w:lang w:eastAsia="zh-CN"/>
        </w:rPr>
        <w:t xml:space="preserve"> contain</w:t>
      </w:r>
      <w:r w:rsidR="00AA5045" w:rsidRPr="00AA5045">
        <w:rPr>
          <w:lang w:eastAsia="zh-CN"/>
        </w:rPr>
        <w:t>ing</w:t>
      </w:r>
      <w:r w:rsidRPr="00044AFD">
        <w:rPr>
          <w:lang w:eastAsia="zh-CN"/>
        </w:rPr>
        <w:t xml:space="preserve"> the </w:t>
      </w:r>
      <w:r w:rsidRPr="00044AFD">
        <w:rPr>
          <w:i/>
        </w:rPr>
        <w:t>SPI_P</w:t>
      </w:r>
      <w:r w:rsidRPr="00044AFD">
        <w:rPr>
          <w:lang w:eastAsia="zh-CN"/>
        </w:rPr>
        <w:t>, the ports assigned by the P CSCF (</w:t>
      </w:r>
      <w:r w:rsidRPr="00044AFD">
        <w:rPr>
          <w:i/>
        </w:rPr>
        <w:t>Port_P</w:t>
      </w:r>
      <w:r w:rsidRPr="00044AFD">
        <w:rPr>
          <w:lang w:eastAsia="zh-CN"/>
        </w:rPr>
        <w:t>) and a list of integrity and encryption algorithms supported by the P-CSCF under test. The P-CSCF under test sends SM6 to the UE.</w:t>
      </w:r>
    </w:p>
    <w:p w14:paraId="19A77809" w14:textId="77777777" w:rsidR="00AA5045" w:rsidRDefault="00641DE8" w:rsidP="00AA5045">
      <w:pPr>
        <w:pStyle w:val="B10"/>
        <w:rPr>
          <w:lang w:eastAsia="zh-CN"/>
        </w:rPr>
      </w:pPr>
      <w:r w:rsidRPr="00044AFD">
        <w:rPr>
          <w:lang w:eastAsia="zh-CN"/>
        </w:rPr>
        <w:t>4)</w:t>
      </w:r>
      <w:r w:rsidR="00DC1ED7">
        <w:rPr>
          <w:lang w:eastAsia="zh-CN"/>
        </w:rPr>
        <w:tab/>
      </w:r>
      <w:r w:rsidRPr="00044AFD">
        <w:rPr>
          <w:lang w:eastAsia="zh-CN"/>
        </w:rPr>
        <w:t xml:space="preserve">The UE receives the </w:t>
      </w:r>
      <w:r w:rsidRPr="00044AFD">
        <w:t>SM6</w:t>
      </w:r>
      <w:r w:rsidRPr="00044AFD">
        <w:rPr>
          <w:lang w:eastAsia="zh-CN"/>
        </w:rPr>
        <w:t xml:space="preserve"> from the P-CSCF under test.</w:t>
      </w:r>
    </w:p>
    <w:p w14:paraId="099508B5" w14:textId="4E56C334" w:rsidR="00641DE8" w:rsidRPr="00044AFD" w:rsidRDefault="00AA5045" w:rsidP="00AA5045">
      <w:pPr>
        <w:pStyle w:val="B10"/>
        <w:rPr>
          <w:lang w:eastAsia="zh-CN"/>
        </w:rPr>
      </w:pPr>
      <w:r>
        <w:rPr>
          <w:lang w:eastAsia="zh-CN"/>
        </w:rPr>
        <w:t xml:space="preserve">5) </w:t>
      </w:r>
      <w:r>
        <w:rPr>
          <w:lang w:eastAsia="zh-CN"/>
        </w:rPr>
        <w:tab/>
        <w:t>The UE sends SM7 to the P-CSCF with values according to the test cases (1--4).</w:t>
      </w:r>
    </w:p>
    <w:p w14:paraId="357BCEF0" w14:textId="77777777" w:rsidR="00641DE8" w:rsidRPr="00044AFD" w:rsidRDefault="00641DE8" w:rsidP="00641DE8">
      <w:pPr>
        <w:pStyle w:val="B10"/>
        <w:rPr>
          <w:lang w:eastAsia="zh-CN"/>
        </w:rPr>
      </w:pPr>
      <w:r w:rsidRPr="00044AFD">
        <w:rPr>
          <w:lang w:eastAsia="zh-CN"/>
        </w:rPr>
        <w:t>Test case 1:</w:t>
      </w:r>
    </w:p>
    <w:p w14:paraId="788C2911" w14:textId="718B8C10" w:rsidR="00AA5045" w:rsidRDefault="00641DE8" w:rsidP="00AA5045">
      <w:pPr>
        <w:pStyle w:val="B10"/>
        <w:ind w:left="851"/>
        <w:rPr>
          <w:lang w:eastAsia="zh-CN"/>
        </w:rPr>
      </w:pPr>
      <w:r w:rsidRPr="00044AFD">
        <w:rPr>
          <w:lang w:eastAsia="zh-CN"/>
        </w:rPr>
        <w:t>The UE</w:t>
      </w:r>
      <w:r w:rsidR="00AA5045" w:rsidRPr="00AA5045">
        <w:rPr>
          <w:lang w:eastAsia="zh-CN"/>
        </w:rPr>
        <w:t xml:space="preserve"> constructs SM7</w:t>
      </w:r>
      <w:r w:rsidRPr="00044AFD">
        <w:rPr>
          <w:lang w:eastAsia="zh-CN"/>
        </w:rPr>
        <w:t xml:space="preserve"> contain</w:t>
      </w:r>
      <w:r w:rsidR="00AA5045" w:rsidRPr="00AA5045">
        <w:rPr>
          <w:lang w:eastAsia="zh-CN"/>
        </w:rPr>
        <w:t>ing</w:t>
      </w:r>
      <w:r w:rsidR="00AA5045">
        <w:rPr>
          <w:lang w:eastAsia="zh-CN"/>
        </w:rPr>
        <w:t>:</w:t>
      </w:r>
      <w:r w:rsidRPr="00044AFD">
        <w:rPr>
          <w:lang w:eastAsia="zh-CN"/>
        </w:rPr>
        <w:t xml:space="preserve"> </w:t>
      </w:r>
    </w:p>
    <w:p w14:paraId="3BFE5EE0" w14:textId="562CEDDD" w:rsidR="00AA5045" w:rsidRDefault="00AA5045" w:rsidP="00AA5045">
      <w:pPr>
        <w:pStyle w:val="B2"/>
        <w:rPr>
          <w:lang w:eastAsia="zh-CN"/>
        </w:rPr>
      </w:pPr>
      <w:r>
        <w:rPr>
          <w:lang w:eastAsia="zh-CN"/>
        </w:rPr>
        <w:t xml:space="preserve">- </w:t>
      </w:r>
      <w:r w:rsidR="00641DE8" w:rsidRPr="00044AFD">
        <w:rPr>
          <w:i/>
        </w:rPr>
        <w:t>SPI_U</w:t>
      </w:r>
      <w:r w:rsidRPr="00AA5045">
        <w:rPr>
          <w:i/>
        </w:rPr>
        <w:t>’</w:t>
      </w:r>
      <w:r w:rsidR="00641DE8" w:rsidRPr="00044AFD">
        <w:rPr>
          <w:i/>
        </w:rPr>
        <w:t xml:space="preserve"> </w:t>
      </w:r>
      <w:r w:rsidR="00641DE8" w:rsidRPr="00044AFD">
        <w:t>and</w:t>
      </w:r>
      <w:r w:rsidR="00641DE8" w:rsidRPr="00044AFD">
        <w:rPr>
          <w:i/>
        </w:rPr>
        <w:t xml:space="preserve"> Port_U</w:t>
      </w:r>
      <w:r w:rsidRPr="00AA5045">
        <w:rPr>
          <w:i/>
        </w:rPr>
        <w:t>’</w:t>
      </w:r>
      <w:r w:rsidR="00641DE8" w:rsidRPr="00044AFD">
        <w:t xml:space="preserve">, which are different from </w:t>
      </w:r>
      <w:r w:rsidR="00641DE8" w:rsidRPr="00044AFD">
        <w:rPr>
          <w:i/>
        </w:rPr>
        <w:t xml:space="preserve">SPI_U and Port_U </w:t>
      </w:r>
      <w:r w:rsidR="00641DE8" w:rsidRPr="00044AFD">
        <w:t>sent in SM1</w:t>
      </w:r>
      <w:r>
        <w:t>,</w:t>
      </w:r>
    </w:p>
    <w:p w14:paraId="6DB1E402" w14:textId="73D3F5CE" w:rsidR="00AA5045" w:rsidRDefault="00AA5045" w:rsidP="00AA5045">
      <w:pPr>
        <w:pStyle w:val="B2"/>
        <w:rPr>
          <w:lang w:eastAsia="zh-CN"/>
        </w:rPr>
      </w:pPr>
      <w:r>
        <w:rPr>
          <w:lang w:eastAsia="zh-CN"/>
        </w:rPr>
        <w:t xml:space="preserve">- </w:t>
      </w:r>
      <w:r w:rsidR="00641DE8" w:rsidRPr="00044AFD">
        <w:rPr>
          <w:i/>
        </w:rPr>
        <w:t xml:space="preserve">SPI_P </w:t>
      </w:r>
      <w:r w:rsidR="00641DE8" w:rsidRPr="00044AFD">
        <w:t>and</w:t>
      </w:r>
      <w:r w:rsidR="00641DE8" w:rsidRPr="00044AFD">
        <w:rPr>
          <w:i/>
        </w:rPr>
        <w:t xml:space="preserve"> Port_P</w:t>
      </w:r>
      <w:r w:rsidRPr="00AA5045">
        <w:rPr>
          <w:i/>
        </w:rPr>
        <w:t>, identical to the values</w:t>
      </w:r>
      <w:r w:rsidR="00641DE8" w:rsidRPr="00044AFD">
        <w:t xml:space="preserve"> received in SM6</w:t>
      </w:r>
      <w:r>
        <w:t>,</w:t>
      </w:r>
    </w:p>
    <w:p w14:paraId="69BE9617" w14:textId="2589CEBB" w:rsidR="00641DE8" w:rsidRPr="00044AFD" w:rsidRDefault="00AA5045" w:rsidP="00AA5045">
      <w:pPr>
        <w:pStyle w:val="B2"/>
        <w:rPr>
          <w:lang w:eastAsia="zh-CN"/>
        </w:rPr>
      </w:pPr>
      <w:r>
        <w:rPr>
          <w:lang w:eastAsia="zh-CN"/>
        </w:rPr>
        <w:t xml:space="preserve">- </w:t>
      </w:r>
      <w:r w:rsidR="00641DE8" w:rsidRPr="00044AFD">
        <w:rPr>
          <w:lang w:eastAsia="zh-CN"/>
        </w:rPr>
        <w:t>a list of integrity and encryption algorithms</w:t>
      </w:r>
      <w:r w:rsidRPr="00AA5045">
        <w:rPr>
          <w:lang w:eastAsia="zh-CN"/>
        </w:rPr>
        <w:t>, identical to the values</w:t>
      </w:r>
      <w:r w:rsidR="00641DE8" w:rsidRPr="00044AFD">
        <w:rPr>
          <w:lang w:eastAsia="zh-CN"/>
        </w:rPr>
        <w:t xml:space="preserve"> </w:t>
      </w:r>
      <w:r w:rsidR="00641DE8" w:rsidRPr="00044AFD">
        <w:t>received in SM6</w:t>
      </w:r>
      <w:r w:rsidRPr="00AA5045">
        <w:t>,</w:t>
      </w:r>
      <w:r w:rsidR="00641DE8" w:rsidRPr="00044AFD">
        <w:t xml:space="preserve"> </w:t>
      </w:r>
      <w:r w:rsidR="00641DE8" w:rsidRPr="00044AFD">
        <w:rPr>
          <w:lang w:eastAsia="zh-CN"/>
        </w:rPr>
        <w:t>supported by the P-CSCF under test in the SM7.</w:t>
      </w:r>
    </w:p>
    <w:p w14:paraId="4F90E671" w14:textId="77777777" w:rsidR="00641DE8" w:rsidRPr="00044AFD" w:rsidRDefault="00641DE8" w:rsidP="00641DE8">
      <w:pPr>
        <w:pStyle w:val="B10"/>
        <w:rPr>
          <w:lang w:eastAsia="zh-CN"/>
        </w:rPr>
      </w:pPr>
      <w:r w:rsidRPr="00044AFD">
        <w:rPr>
          <w:lang w:eastAsia="zh-CN"/>
        </w:rPr>
        <w:t>Test case 2:</w:t>
      </w:r>
    </w:p>
    <w:p w14:paraId="42B03944" w14:textId="32CCAF2E" w:rsidR="00AA5045" w:rsidRDefault="00641DE8" w:rsidP="00AA5045">
      <w:pPr>
        <w:pStyle w:val="B10"/>
        <w:ind w:left="851"/>
        <w:rPr>
          <w:lang w:eastAsia="zh-CN"/>
        </w:rPr>
      </w:pPr>
      <w:r w:rsidRPr="00044AFD">
        <w:rPr>
          <w:lang w:eastAsia="zh-CN"/>
        </w:rPr>
        <w:t>The UE</w:t>
      </w:r>
      <w:r w:rsidR="00AA5045" w:rsidRPr="00AA5045">
        <w:rPr>
          <w:lang w:eastAsia="zh-CN"/>
        </w:rPr>
        <w:t xml:space="preserve"> constructs SM7</w:t>
      </w:r>
      <w:r w:rsidRPr="00044AFD">
        <w:rPr>
          <w:lang w:eastAsia="zh-CN"/>
        </w:rPr>
        <w:t xml:space="preserve"> contain</w:t>
      </w:r>
      <w:r w:rsidR="00AA5045" w:rsidRPr="00AA5045">
        <w:rPr>
          <w:lang w:eastAsia="zh-CN"/>
        </w:rPr>
        <w:t>ing</w:t>
      </w:r>
      <w:r w:rsidRPr="00044AFD">
        <w:rPr>
          <w:lang w:eastAsia="zh-CN"/>
        </w:rPr>
        <w:t xml:space="preserve"> </w:t>
      </w:r>
    </w:p>
    <w:p w14:paraId="01ABEBB2" w14:textId="6F480CF4" w:rsidR="00AA5045" w:rsidRDefault="00AA5045" w:rsidP="00AA5045">
      <w:pPr>
        <w:pStyle w:val="B10"/>
        <w:ind w:left="851"/>
        <w:rPr>
          <w:lang w:eastAsia="zh-CN"/>
        </w:rPr>
      </w:pPr>
      <w:r>
        <w:rPr>
          <w:lang w:eastAsia="zh-CN"/>
        </w:rPr>
        <w:t xml:space="preserve">- </w:t>
      </w:r>
      <w:r w:rsidR="00641DE8" w:rsidRPr="00044AFD">
        <w:rPr>
          <w:i/>
        </w:rPr>
        <w:t>SPI_U</w:t>
      </w:r>
      <w:r w:rsidRPr="00AA5045">
        <w:rPr>
          <w:i/>
        </w:rPr>
        <w:t>’</w:t>
      </w:r>
      <w:r w:rsidR="00641DE8" w:rsidRPr="00044AFD">
        <w:rPr>
          <w:i/>
        </w:rPr>
        <w:t xml:space="preserve"> </w:t>
      </w:r>
      <w:r w:rsidR="00641DE8" w:rsidRPr="00044AFD">
        <w:t>and</w:t>
      </w:r>
      <w:r w:rsidR="00641DE8" w:rsidRPr="00044AFD">
        <w:rPr>
          <w:i/>
        </w:rPr>
        <w:t xml:space="preserve"> Port_U</w:t>
      </w:r>
      <w:r w:rsidRPr="00AA5045">
        <w:rPr>
          <w:i/>
        </w:rPr>
        <w:t>’</w:t>
      </w:r>
      <w:r w:rsidR="00641DE8" w:rsidRPr="00044AFD">
        <w:t xml:space="preserve">, which are different from </w:t>
      </w:r>
      <w:r w:rsidR="00641DE8" w:rsidRPr="00044AFD">
        <w:rPr>
          <w:i/>
        </w:rPr>
        <w:t xml:space="preserve">SPI_U and Port_U </w:t>
      </w:r>
      <w:r w:rsidR="00641DE8" w:rsidRPr="00044AFD">
        <w:t>sent in SM1</w:t>
      </w:r>
      <w:r w:rsidR="005C2FE3">
        <w:t>,</w:t>
      </w:r>
    </w:p>
    <w:p w14:paraId="5F2FE212" w14:textId="1813EF4E" w:rsidR="005C2FE3" w:rsidRDefault="00AA5045" w:rsidP="005C2FE3">
      <w:pPr>
        <w:pStyle w:val="B10"/>
        <w:ind w:left="851"/>
        <w:rPr>
          <w:lang w:eastAsia="zh-CN"/>
        </w:rPr>
      </w:pPr>
      <w:r>
        <w:rPr>
          <w:lang w:eastAsia="zh-CN"/>
        </w:rPr>
        <w:t xml:space="preserve">- </w:t>
      </w:r>
      <w:r w:rsidR="00641DE8" w:rsidRPr="00044AFD">
        <w:rPr>
          <w:i/>
        </w:rPr>
        <w:t>SPI_P</w:t>
      </w:r>
      <w:r w:rsidRPr="00AA5045">
        <w:rPr>
          <w:i/>
        </w:rPr>
        <w:t>’</w:t>
      </w:r>
      <w:r w:rsidR="00641DE8" w:rsidRPr="00044AFD">
        <w:rPr>
          <w:i/>
        </w:rPr>
        <w:t xml:space="preserve"> </w:t>
      </w:r>
      <w:r w:rsidR="00641DE8" w:rsidRPr="00044AFD">
        <w:t>and</w:t>
      </w:r>
      <w:r w:rsidR="00641DE8" w:rsidRPr="00044AFD">
        <w:rPr>
          <w:i/>
        </w:rPr>
        <w:t xml:space="preserve"> Port_P</w:t>
      </w:r>
      <w:r w:rsidRPr="00AA5045">
        <w:rPr>
          <w:i/>
        </w:rPr>
        <w:t>’</w:t>
      </w:r>
      <w:r w:rsidR="00641DE8" w:rsidRPr="00044AFD">
        <w:t xml:space="preserve">, which are different from </w:t>
      </w:r>
      <w:r w:rsidR="00641DE8" w:rsidRPr="00044AFD">
        <w:rPr>
          <w:i/>
        </w:rPr>
        <w:t>SPI_U and Port_U</w:t>
      </w:r>
      <w:r w:rsidR="00641DE8" w:rsidRPr="00044AFD">
        <w:t xml:space="preserve"> received in SM6</w:t>
      </w:r>
      <w:r w:rsidR="005C2FE3">
        <w:t>,</w:t>
      </w:r>
    </w:p>
    <w:p w14:paraId="04E56115" w14:textId="4FD05515" w:rsidR="00641DE8" w:rsidRPr="00044AFD" w:rsidRDefault="00AA5045" w:rsidP="005C2FE3">
      <w:pPr>
        <w:pStyle w:val="B10"/>
        <w:ind w:left="851"/>
        <w:rPr>
          <w:lang w:eastAsia="zh-CN"/>
        </w:rPr>
      </w:pPr>
      <w:r>
        <w:rPr>
          <w:lang w:eastAsia="zh-CN"/>
        </w:rPr>
        <w:t xml:space="preserve">- </w:t>
      </w:r>
      <w:r w:rsidR="00641DE8" w:rsidRPr="00044AFD">
        <w:rPr>
          <w:lang w:eastAsia="zh-CN"/>
        </w:rPr>
        <w:t>a list of integrity and encryption algorithms</w:t>
      </w:r>
      <w:r w:rsidRPr="00AA5045">
        <w:rPr>
          <w:lang w:eastAsia="zh-CN"/>
        </w:rPr>
        <w:t>, identical to the values</w:t>
      </w:r>
      <w:r w:rsidR="00641DE8" w:rsidRPr="00044AFD">
        <w:rPr>
          <w:lang w:eastAsia="zh-CN"/>
        </w:rPr>
        <w:t xml:space="preserve"> </w:t>
      </w:r>
      <w:r w:rsidR="00641DE8" w:rsidRPr="00044AFD">
        <w:t>received in SM6</w:t>
      </w:r>
      <w:r w:rsidRPr="00AA5045">
        <w:t>,</w:t>
      </w:r>
      <w:r w:rsidR="00641DE8" w:rsidRPr="00044AFD">
        <w:t xml:space="preserve"> </w:t>
      </w:r>
      <w:r w:rsidR="00641DE8" w:rsidRPr="00044AFD">
        <w:rPr>
          <w:lang w:eastAsia="zh-CN"/>
        </w:rPr>
        <w:t>supported by the P-CSCF under test in the SM7.</w:t>
      </w:r>
    </w:p>
    <w:p w14:paraId="6ECA28E9" w14:textId="77777777" w:rsidR="00641DE8" w:rsidRPr="00044AFD" w:rsidRDefault="00641DE8" w:rsidP="00641DE8">
      <w:pPr>
        <w:pStyle w:val="B10"/>
        <w:rPr>
          <w:lang w:eastAsia="zh-CN"/>
        </w:rPr>
      </w:pPr>
      <w:r w:rsidRPr="00044AFD">
        <w:rPr>
          <w:lang w:eastAsia="zh-CN"/>
        </w:rPr>
        <w:t>Test case 3:</w:t>
      </w:r>
    </w:p>
    <w:p w14:paraId="3C7519F7" w14:textId="065CE6FE" w:rsidR="005C2FE3" w:rsidRDefault="00641DE8" w:rsidP="005C2FE3">
      <w:pPr>
        <w:pStyle w:val="B10"/>
        <w:ind w:left="851"/>
        <w:rPr>
          <w:lang w:eastAsia="zh-CN"/>
        </w:rPr>
      </w:pPr>
      <w:r w:rsidRPr="00044AFD">
        <w:rPr>
          <w:lang w:eastAsia="zh-CN"/>
        </w:rPr>
        <w:t>The UE</w:t>
      </w:r>
      <w:r w:rsidR="005C2FE3" w:rsidRPr="005C2FE3">
        <w:rPr>
          <w:lang w:eastAsia="zh-CN"/>
        </w:rPr>
        <w:t xml:space="preserve"> constructs SM7</w:t>
      </w:r>
      <w:r w:rsidRPr="00044AFD">
        <w:rPr>
          <w:lang w:eastAsia="zh-CN"/>
        </w:rPr>
        <w:t xml:space="preserve"> contain</w:t>
      </w:r>
      <w:r w:rsidR="005C2FE3" w:rsidRPr="005C2FE3">
        <w:rPr>
          <w:lang w:eastAsia="zh-CN"/>
        </w:rPr>
        <w:t>ing</w:t>
      </w:r>
      <w:r w:rsidRPr="00044AFD">
        <w:rPr>
          <w:lang w:eastAsia="zh-CN"/>
        </w:rPr>
        <w:t xml:space="preserve"> </w:t>
      </w:r>
    </w:p>
    <w:p w14:paraId="5859A296" w14:textId="35164204" w:rsidR="005C2FE3" w:rsidRDefault="005C2FE3" w:rsidP="005C2FE3">
      <w:pPr>
        <w:pStyle w:val="B10"/>
        <w:ind w:left="851"/>
        <w:rPr>
          <w:lang w:eastAsia="zh-CN"/>
        </w:rPr>
      </w:pPr>
      <w:r>
        <w:rPr>
          <w:lang w:eastAsia="zh-CN"/>
        </w:rPr>
        <w:t xml:space="preserve">- </w:t>
      </w:r>
      <w:r w:rsidR="00641DE8" w:rsidRPr="00044AFD">
        <w:rPr>
          <w:lang w:eastAsia="zh-CN"/>
        </w:rPr>
        <w:t xml:space="preserve">the </w:t>
      </w:r>
      <w:r w:rsidR="00641DE8" w:rsidRPr="00044AFD">
        <w:rPr>
          <w:i/>
        </w:rPr>
        <w:t xml:space="preserve">SPI_U </w:t>
      </w:r>
      <w:r w:rsidR="00641DE8" w:rsidRPr="00044AFD">
        <w:t>and</w:t>
      </w:r>
      <w:r w:rsidR="00641DE8" w:rsidRPr="00044AFD">
        <w:rPr>
          <w:i/>
        </w:rPr>
        <w:t xml:space="preserve"> Port_U</w:t>
      </w:r>
      <w:r w:rsidRPr="005C2FE3">
        <w:rPr>
          <w:i/>
        </w:rPr>
        <w:t>, identical to the values</w:t>
      </w:r>
      <w:r w:rsidR="00641DE8" w:rsidRPr="00044AFD">
        <w:rPr>
          <w:i/>
        </w:rPr>
        <w:t xml:space="preserve"> </w:t>
      </w:r>
      <w:r w:rsidR="00641DE8" w:rsidRPr="00044AFD">
        <w:t>sent in SM1</w:t>
      </w:r>
      <w:r>
        <w:t>,</w:t>
      </w:r>
    </w:p>
    <w:p w14:paraId="3E02BF31" w14:textId="7C2109C4" w:rsidR="005C2FE3" w:rsidRDefault="005C2FE3" w:rsidP="005C2FE3">
      <w:pPr>
        <w:pStyle w:val="B10"/>
        <w:ind w:left="851"/>
        <w:rPr>
          <w:lang w:eastAsia="zh-CN"/>
        </w:rPr>
      </w:pPr>
      <w:r>
        <w:rPr>
          <w:lang w:eastAsia="zh-CN"/>
        </w:rPr>
        <w:t xml:space="preserve">- </w:t>
      </w:r>
      <w:r w:rsidR="00641DE8" w:rsidRPr="00044AFD">
        <w:rPr>
          <w:i/>
        </w:rPr>
        <w:t>SPI_P</w:t>
      </w:r>
      <w:r w:rsidRPr="005C2FE3">
        <w:rPr>
          <w:i/>
        </w:rPr>
        <w:t>’</w:t>
      </w:r>
      <w:r w:rsidR="00641DE8" w:rsidRPr="00044AFD">
        <w:rPr>
          <w:i/>
        </w:rPr>
        <w:t xml:space="preserve"> </w:t>
      </w:r>
      <w:r w:rsidR="00641DE8" w:rsidRPr="00044AFD">
        <w:t>and</w:t>
      </w:r>
      <w:r w:rsidR="00641DE8" w:rsidRPr="00044AFD">
        <w:rPr>
          <w:i/>
        </w:rPr>
        <w:t xml:space="preserve"> Port_P</w:t>
      </w:r>
      <w:r w:rsidRPr="005C2FE3">
        <w:rPr>
          <w:i/>
        </w:rPr>
        <w:t>’</w:t>
      </w:r>
      <w:r w:rsidR="00641DE8" w:rsidRPr="00044AFD">
        <w:t xml:space="preserve">, which are different from </w:t>
      </w:r>
      <w:r w:rsidR="00641DE8" w:rsidRPr="00044AFD">
        <w:rPr>
          <w:i/>
        </w:rPr>
        <w:t>SPI_U and Port_U</w:t>
      </w:r>
      <w:r w:rsidR="00641DE8" w:rsidRPr="00044AFD">
        <w:t xml:space="preserve"> received in SM6</w:t>
      </w:r>
      <w:r>
        <w:t>,</w:t>
      </w:r>
    </w:p>
    <w:p w14:paraId="5C905B05" w14:textId="1A80A0F6" w:rsidR="00641DE8" w:rsidRPr="00044AFD" w:rsidRDefault="005C2FE3" w:rsidP="005C2FE3">
      <w:pPr>
        <w:pStyle w:val="B10"/>
        <w:ind w:left="851"/>
        <w:rPr>
          <w:lang w:eastAsia="zh-CN"/>
        </w:rPr>
      </w:pPr>
      <w:r>
        <w:rPr>
          <w:lang w:eastAsia="zh-CN"/>
        </w:rPr>
        <w:t xml:space="preserve">- </w:t>
      </w:r>
      <w:r w:rsidR="00641DE8" w:rsidRPr="00044AFD">
        <w:rPr>
          <w:lang w:eastAsia="zh-CN"/>
        </w:rPr>
        <w:t>a list of integrity and encryption algorithms</w:t>
      </w:r>
      <w:r w:rsidRPr="005C2FE3">
        <w:rPr>
          <w:lang w:eastAsia="zh-CN"/>
        </w:rPr>
        <w:t>, identical to the values received in SM6,</w:t>
      </w:r>
      <w:r w:rsidR="00641DE8" w:rsidRPr="00044AFD">
        <w:rPr>
          <w:lang w:eastAsia="zh-CN"/>
        </w:rPr>
        <w:t xml:space="preserve"> supported by the P-CSCF under test in the SM7. </w:t>
      </w:r>
    </w:p>
    <w:p w14:paraId="2900A9B5" w14:textId="77777777" w:rsidR="00641DE8" w:rsidRPr="00044AFD" w:rsidRDefault="00641DE8" w:rsidP="00641DE8">
      <w:pPr>
        <w:pStyle w:val="B10"/>
        <w:rPr>
          <w:lang w:eastAsia="zh-CN"/>
        </w:rPr>
      </w:pPr>
      <w:r w:rsidRPr="00044AFD">
        <w:rPr>
          <w:lang w:eastAsia="zh-CN"/>
        </w:rPr>
        <w:t>Test case 4:</w:t>
      </w:r>
    </w:p>
    <w:p w14:paraId="5AD11584" w14:textId="53ABC17A" w:rsidR="005C2FE3" w:rsidRDefault="00641DE8" w:rsidP="005C2FE3">
      <w:pPr>
        <w:pStyle w:val="B10"/>
        <w:ind w:left="851"/>
        <w:rPr>
          <w:lang w:eastAsia="zh-CN"/>
        </w:rPr>
      </w:pPr>
      <w:r w:rsidRPr="00044AFD">
        <w:rPr>
          <w:lang w:eastAsia="zh-CN"/>
        </w:rPr>
        <w:t xml:space="preserve">The UE </w:t>
      </w:r>
      <w:r w:rsidR="005C2FE3" w:rsidRPr="005C2FE3">
        <w:rPr>
          <w:lang w:eastAsia="zh-CN"/>
        </w:rPr>
        <w:t xml:space="preserve">constructs SM7 </w:t>
      </w:r>
      <w:r w:rsidRPr="00044AFD">
        <w:rPr>
          <w:lang w:eastAsia="zh-CN"/>
        </w:rPr>
        <w:t>contain</w:t>
      </w:r>
      <w:r w:rsidR="005C2FE3" w:rsidRPr="005C2FE3">
        <w:rPr>
          <w:lang w:eastAsia="zh-CN"/>
        </w:rPr>
        <w:t>ing</w:t>
      </w:r>
      <w:r w:rsidRPr="00044AFD">
        <w:rPr>
          <w:lang w:eastAsia="zh-CN"/>
        </w:rPr>
        <w:t xml:space="preserve"> </w:t>
      </w:r>
    </w:p>
    <w:p w14:paraId="03FC08BB" w14:textId="7F2A436D" w:rsidR="005C2FE3" w:rsidRDefault="005C2FE3" w:rsidP="005C2FE3">
      <w:pPr>
        <w:pStyle w:val="B10"/>
        <w:ind w:left="851"/>
        <w:rPr>
          <w:lang w:eastAsia="zh-CN"/>
        </w:rPr>
      </w:pPr>
      <w:r>
        <w:rPr>
          <w:lang w:eastAsia="zh-CN"/>
        </w:rPr>
        <w:t xml:space="preserve">- </w:t>
      </w:r>
      <w:r w:rsidR="00641DE8" w:rsidRPr="00044AFD">
        <w:rPr>
          <w:lang w:eastAsia="zh-CN"/>
        </w:rPr>
        <w:t xml:space="preserve">the </w:t>
      </w:r>
      <w:r w:rsidR="00641DE8" w:rsidRPr="00044AFD">
        <w:rPr>
          <w:i/>
        </w:rPr>
        <w:t xml:space="preserve">SPI_U </w:t>
      </w:r>
      <w:r w:rsidR="00641DE8" w:rsidRPr="00044AFD">
        <w:t>and</w:t>
      </w:r>
      <w:r w:rsidR="00641DE8" w:rsidRPr="00044AFD">
        <w:rPr>
          <w:i/>
        </w:rPr>
        <w:t xml:space="preserve"> Port_U</w:t>
      </w:r>
      <w:r w:rsidRPr="005C2FE3">
        <w:rPr>
          <w:i/>
        </w:rPr>
        <w:t>, identical to the values</w:t>
      </w:r>
      <w:r w:rsidR="00641DE8" w:rsidRPr="00044AFD">
        <w:rPr>
          <w:i/>
        </w:rPr>
        <w:t xml:space="preserve"> </w:t>
      </w:r>
      <w:r w:rsidR="00641DE8" w:rsidRPr="00044AFD">
        <w:t>sent in SM1</w:t>
      </w:r>
      <w:r>
        <w:t>,</w:t>
      </w:r>
    </w:p>
    <w:p w14:paraId="1B4A6BE4" w14:textId="58E5FCE8" w:rsidR="005C2FE3" w:rsidRDefault="005C2FE3" w:rsidP="005C2FE3">
      <w:pPr>
        <w:pStyle w:val="B10"/>
        <w:ind w:left="851"/>
        <w:rPr>
          <w:lang w:eastAsia="zh-CN"/>
        </w:rPr>
      </w:pPr>
      <w:r>
        <w:rPr>
          <w:lang w:eastAsia="zh-CN"/>
        </w:rPr>
        <w:t xml:space="preserve">- </w:t>
      </w:r>
      <w:r w:rsidR="00641DE8" w:rsidRPr="00044AFD">
        <w:rPr>
          <w:i/>
        </w:rPr>
        <w:t xml:space="preserve">SPI_P </w:t>
      </w:r>
      <w:r w:rsidR="00641DE8" w:rsidRPr="00044AFD">
        <w:t>and</w:t>
      </w:r>
      <w:r w:rsidR="00641DE8" w:rsidRPr="00044AFD">
        <w:rPr>
          <w:i/>
        </w:rPr>
        <w:t xml:space="preserve"> Port_P</w:t>
      </w:r>
      <w:r w:rsidRPr="005C2FE3">
        <w:rPr>
          <w:i/>
        </w:rPr>
        <w:t>, identical to the values</w:t>
      </w:r>
      <w:r w:rsidR="00641DE8" w:rsidRPr="00044AFD">
        <w:t xml:space="preserve"> received in SM6</w:t>
      </w:r>
      <w:r>
        <w:t>,</w:t>
      </w:r>
    </w:p>
    <w:p w14:paraId="197B44E5" w14:textId="2AF1BC18" w:rsidR="00641DE8" w:rsidRPr="00044AFD" w:rsidRDefault="005C2FE3" w:rsidP="005C2FE3">
      <w:pPr>
        <w:pStyle w:val="B10"/>
        <w:ind w:left="851"/>
        <w:rPr>
          <w:lang w:eastAsia="zh-CN"/>
        </w:rPr>
      </w:pPr>
      <w:r>
        <w:rPr>
          <w:lang w:eastAsia="zh-CN"/>
        </w:rPr>
        <w:t xml:space="preserve">- </w:t>
      </w:r>
      <w:r w:rsidR="00641DE8" w:rsidRPr="00044AFD">
        <w:rPr>
          <w:lang w:eastAsia="zh-CN"/>
        </w:rPr>
        <w:t>a list of integrity and encryption algorithms</w:t>
      </w:r>
      <w:r w:rsidRPr="005C2FE3">
        <w:rPr>
          <w:lang w:eastAsia="zh-CN"/>
        </w:rPr>
        <w:t>,</w:t>
      </w:r>
      <w:r w:rsidR="00641DE8" w:rsidRPr="00044AFD">
        <w:rPr>
          <w:lang w:eastAsia="zh-CN"/>
        </w:rPr>
        <w:t xml:space="preserve"> which are different from those </w:t>
      </w:r>
      <w:r w:rsidR="00641DE8" w:rsidRPr="00044AFD">
        <w:t>sent</w:t>
      </w:r>
      <w:r w:rsidR="00641DE8" w:rsidRPr="00044AFD">
        <w:rPr>
          <w:lang w:eastAsia="zh-CN"/>
        </w:rPr>
        <w:t xml:space="preserve"> by the P-CSCF under test in the SM6. </w:t>
      </w:r>
    </w:p>
    <w:p w14:paraId="290ECB40" w14:textId="77777777" w:rsidR="00641DE8" w:rsidRPr="00044AFD" w:rsidRDefault="00641DE8" w:rsidP="00641DE8">
      <w:pPr>
        <w:rPr>
          <w:rFonts w:cs="Arial"/>
          <w:b/>
          <w:color w:val="000000"/>
        </w:rPr>
      </w:pPr>
      <w:r w:rsidRPr="00044AFD">
        <w:rPr>
          <w:rFonts w:cs="Arial"/>
          <w:b/>
          <w:color w:val="000000"/>
        </w:rPr>
        <w:t>Expected Results:</w:t>
      </w:r>
    </w:p>
    <w:p w14:paraId="379829B9" w14:textId="60EBFFD7" w:rsidR="00D25DAF" w:rsidRPr="00044AFD" w:rsidRDefault="00061ED6" w:rsidP="00D25DAF">
      <w:r w:rsidRPr="00044AFD">
        <w:t xml:space="preserve">For </w:t>
      </w:r>
      <w:r w:rsidR="005C2FE3" w:rsidRPr="005C2FE3">
        <w:t xml:space="preserve"> test cases 1-4</w:t>
      </w:r>
      <w:r w:rsidRPr="00044AFD">
        <w:t>, the P-CSCF under test aborts the registration procedure</w:t>
      </w:r>
      <w:r w:rsidR="00D25DAF" w:rsidRPr="00044AFD">
        <w:t>, and sends a suitable 4xx response message to the UE.</w:t>
      </w:r>
    </w:p>
    <w:p w14:paraId="63855F05" w14:textId="77777777" w:rsidR="00061ED6" w:rsidRPr="00044AFD" w:rsidRDefault="00061ED6" w:rsidP="00DC1ED7">
      <w:pPr>
        <w:keepNext/>
        <w:rPr>
          <w:rFonts w:cs="Arial"/>
          <w:b/>
          <w:color w:val="000000"/>
        </w:rPr>
      </w:pPr>
      <w:r w:rsidRPr="00044AFD">
        <w:rPr>
          <w:rFonts w:cs="Arial"/>
          <w:b/>
          <w:color w:val="000000"/>
        </w:rPr>
        <w:t>Expected format of evidence:</w:t>
      </w:r>
    </w:p>
    <w:p w14:paraId="0E9B213B" w14:textId="58C2B7CA" w:rsidR="00061ED6" w:rsidRPr="00044AFD" w:rsidRDefault="00061ED6" w:rsidP="00061ED6">
      <w:r w:rsidRPr="00044AFD">
        <w:t>Save the logs and the communication flow in a .pcap file.</w:t>
      </w:r>
    </w:p>
    <w:p w14:paraId="705682D0" w14:textId="77777777" w:rsidR="001A4F92" w:rsidRPr="00044AFD" w:rsidRDefault="001A4F92" w:rsidP="001A4F92">
      <w:pPr>
        <w:pStyle w:val="Heading5"/>
        <w:rPr>
          <w:rFonts w:eastAsia="MS Mincho"/>
        </w:rPr>
      </w:pPr>
      <w:bookmarkStart w:id="47" w:name="_Toc74131085"/>
      <w:r w:rsidRPr="00044AFD">
        <w:rPr>
          <w:rFonts w:eastAsia="MS Mincho"/>
        </w:rPr>
        <w:t>4.2.2.3.3</w:t>
      </w:r>
      <w:r w:rsidRPr="00044AFD">
        <w:rPr>
          <w:rFonts w:eastAsia="MS Mincho"/>
        </w:rPr>
        <w:tab/>
        <w:t xml:space="preserve">Protection of </w:t>
      </w:r>
      <w:r w:rsidRPr="00044AFD">
        <w:t>IMS signalling</w:t>
      </w:r>
      <w:r w:rsidRPr="00044AFD">
        <w:rPr>
          <w:rFonts w:eastAsia="MS Mincho"/>
        </w:rPr>
        <w:t xml:space="preserve"> in transfer</w:t>
      </w:r>
      <w:bookmarkEnd w:id="47"/>
    </w:p>
    <w:p w14:paraId="41E5501C" w14:textId="77777777" w:rsidR="001A4F92" w:rsidRPr="00044AFD" w:rsidRDefault="001A4F92" w:rsidP="001A4F92">
      <w:pPr>
        <w:rPr>
          <w:lang w:eastAsia="zh-CN"/>
        </w:rPr>
      </w:pPr>
      <w:r w:rsidRPr="00044AFD">
        <w:rPr>
          <w:i/>
        </w:rPr>
        <w:t>Requirement Name</w:t>
      </w:r>
      <w:r w:rsidRPr="00044AFD">
        <w:t xml:space="preserve">: </w:t>
      </w:r>
      <w:r w:rsidRPr="00044AFD">
        <w:rPr>
          <w:rFonts w:eastAsia="MS Mincho"/>
        </w:rPr>
        <w:t xml:space="preserve">Protection of </w:t>
      </w:r>
      <w:r w:rsidRPr="00044AFD">
        <w:t>IMS signalling</w:t>
      </w:r>
      <w:r w:rsidRPr="00044AFD">
        <w:rPr>
          <w:rFonts w:eastAsia="MS Mincho"/>
        </w:rPr>
        <w:t xml:space="preserve"> transported between UE and P-CSCF</w:t>
      </w:r>
      <w:r w:rsidRPr="00044AFD">
        <w:t xml:space="preserve"> </w:t>
      </w:r>
    </w:p>
    <w:p w14:paraId="153F2767" w14:textId="77777777" w:rsidR="001A4F92" w:rsidRPr="00044AFD" w:rsidRDefault="001A4F92" w:rsidP="001A4F92">
      <w:r w:rsidRPr="00044AFD">
        <w:rPr>
          <w:i/>
        </w:rPr>
        <w:t xml:space="preserve">Requirement Reference: </w:t>
      </w:r>
      <w:r w:rsidRPr="00044AFD">
        <w:t>TS 33.203 [3], clause 7.1</w:t>
      </w:r>
    </w:p>
    <w:p w14:paraId="32D75D1B" w14:textId="77777777" w:rsidR="001A4F92" w:rsidRPr="00044AFD" w:rsidRDefault="001A4F92" w:rsidP="001A4F92">
      <w:r w:rsidRPr="00044AFD">
        <w:rPr>
          <w:i/>
        </w:rPr>
        <w:t>Requirement Description</w:t>
      </w:r>
      <w:r w:rsidRPr="00044AFD">
        <w:t xml:space="preserve">: </w:t>
      </w:r>
    </w:p>
    <w:p w14:paraId="0B1BA19D" w14:textId="4111B4AC" w:rsidR="001A4F92" w:rsidRPr="00044AFD" w:rsidRDefault="001A4F92" w:rsidP="001A4F92">
      <w:pPr>
        <w:keepNext/>
      </w:pPr>
      <w:r w:rsidRPr="00044AFD">
        <w:t>For protecting IMS signalling between the UE and the P</w:t>
      </w:r>
      <w:r w:rsidRPr="00044AFD">
        <w:noBreakHyphen/>
        <w:t>CSCF it is necessary to agree on shared keys that are provided by IMS AKA, and a set of parameters specific to a protection method. The security mode setup (cf. clause 7.2) is used to negotiate the SA parameters required for IPsec ESP with authentication and confidentiality, in accordance with the provisions in clauses 5.1.3, 5.1.4, 6.2, and 6.3.</w:t>
      </w:r>
    </w:p>
    <w:p w14:paraId="3E13BE7B" w14:textId="5F4D00BA" w:rsidR="001A4F92" w:rsidRPr="00044AFD" w:rsidRDefault="001A4F92" w:rsidP="001A4F92">
      <w:pPr>
        <w:keepNext/>
      </w:pPr>
      <w:r w:rsidRPr="00044AFD">
        <w:t xml:space="preserve">The SA parameters that </w:t>
      </w:r>
      <w:r w:rsidR="009F3796" w:rsidRPr="009F3796">
        <w:t>are</w:t>
      </w:r>
      <w:r w:rsidRPr="00044AFD">
        <w:t xml:space="preserve"> negotiated between UE and P</w:t>
      </w:r>
      <w:r w:rsidRPr="00044AFD">
        <w:noBreakHyphen/>
        <w:t>CSCF in the security mode set-up procedure are:</w:t>
      </w:r>
    </w:p>
    <w:p w14:paraId="167F423D" w14:textId="77777777" w:rsidR="001A4F92" w:rsidRPr="00044AFD" w:rsidRDefault="001A4F92" w:rsidP="001A4F92">
      <w:pPr>
        <w:pStyle w:val="B10"/>
        <w:keepNext/>
        <w:rPr>
          <w:b/>
          <w:bCs/>
        </w:rPr>
      </w:pPr>
      <w:r w:rsidRPr="00044AFD">
        <w:rPr>
          <w:b/>
          <w:bCs/>
        </w:rPr>
        <w:t>-</w:t>
      </w:r>
      <w:r w:rsidRPr="00044AFD">
        <w:rPr>
          <w:b/>
          <w:bCs/>
        </w:rPr>
        <w:tab/>
        <w:t>Encryption algorithm</w:t>
      </w:r>
    </w:p>
    <w:p w14:paraId="2B1CD190" w14:textId="2821BC09" w:rsidR="001A4F92" w:rsidRPr="00044AFD" w:rsidRDefault="001A4F92" w:rsidP="001A4F92">
      <w:pPr>
        <w:pStyle w:val="B10"/>
        <w:keepNext/>
      </w:pPr>
      <w:r w:rsidRPr="00044AFD">
        <w:tab/>
        <w:t>Both the UE and the P</w:t>
      </w:r>
      <w:r w:rsidRPr="00044AFD">
        <w:noBreakHyphen/>
        <w:t>CSCF adhere to the profiling given in clause 5.3.3 of 33.210 [5] with the addition that only algorithms that can be signalled according to Annex H needs to be supported.</w:t>
      </w:r>
    </w:p>
    <w:p w14:paraId="0BA04C05" w14:textId="77777777" w:rsidR="001A4F92" w:rsidRPr="00044AFD" w:rsidRDefault="001A4F92" w:rsidP="001A4F92">
      <w:pPr>
        <w:pStyle w:val="B10"/>
        <w:keepNext/>
        <w:rPr>
          <w:b/>
          <w:bCs/>
        </w:rPr>
      </w:pPr>
      <w:r w:rsidRPr="00044AFD">
        <w:rPr>
          <w:b/>
          <w:bCs/>
        </w:rPr>
        <w:t>-</w:t>
      </w:r>
      <w:r w:rsidRPr="00044AFD">
        <w:rPr>
          <w:b/>
          <w:bCs/>
        </w:rPr>
        <w:tab/>
        <w:t>Integrity algorithm</w:t>
      </w:r>
    </w:p>
    <w:p w14:paraId="1F9112F7" w14:textId="34291F7D" w:rsidR="001A4F92" w:rsidRPr="00044AFD" w:rsidRDefault="001A4F92" w:rsidP="001A4F92">
      <w:pPr>
        <w:pStyle w:val="B10"/>
      </w:pPr>
      <w:r w:rsidRPr="00044AFD">
        <w:tab/>
        <w:t>Both the UE and the P</w:t>
      </w:r>
      <w:r w:rsidRPr="00044AFD">
        <w:noBreakHyphen/>
        <w:t>CSCF adhere to the profiling given in clause 5.3.4 of 33.210 [5] with the addition that only algorithms that can be signalled according to Annex H needs to be supported</w:t>
      </w:r>
    </w:p>
    <w:p w14:paraId="1B915B95" w14:textId="77777777" w:rsidR="001A4F92" w:rsidRPr="00044AFD" w:rsidRDefault="001A4F92" w:rsidP="001A4F92">
      <w:r w:rsidRPr="00044AFD">
        <w:rPr>
          <w:lang w:eastAsia="zh-CN"/>
        </w:rPr>
        <w:t xml:space="preserve">as specified in </w:t>
      </w:r>
      <w:r w:rsidRPr="00044AFD">
        <w:t>TS 33.203 [3], clause 7.1.</w:t>
      </w:r>
    </w:p>
    <w:p w14:paraId="32733267" w14:textId="497C7AD1" w:rsidR="001A4F92" w:rsidRPr="00044AFD" w:rsidRDefault="001A4F92" w:rsidP="001A4F92">
      <w:r w:rsidRPr="00044AFD">
        <w:rPr>
          <w:i/>
        </w:rPr>
        <w:t>Threat References</w:t>
      </w:r>
      <w:r w:rsidRPr="00044AFD">
        <w:t xml:space="preserve">: </w:t>
      </w:r>
      <w:bookmarkStart w:id="48" w:name="_Toc82165895"/>
      <w:bookmarkStart w:id="49" w:name="_Toc35533764"/>
      <w:r w:rsidR="007A0EBA">
        <w:t>O.2.3</w:t>
      </w:r>
      <w:r w:rsidR="007A0EBA">
        <w:tab/>
        <w:t>Threats related to IMS signalling transport</w:t>
      </w:r>
      <w:bookmarkEnd w:id="48"/>
      <w:bookmarkEnd w:id="49"/>
    </w:p>
    <w:p w14:paraId="08617A01" w14:textId="77777777" w:rsidR="001A4F92" w:rsidRPr="00044AFD" w:rsidRDefault="001A4F92" w:rsidP="001A4F92">
      <w:pPr>
        <w:pStyle w:val="B10"/>
        <w:ind w:left="0" w:firstLine="0"/>
        <w:rPr>
          <w:lang w:eastAsia="zh-CN"/>
        </w:rPr>
      </w:pPr>
      <w:r w:rsidRPr="00044AFD">
        <w:rPr>
          <w:i/>
        </w:rPr>
        <w:t>Test case</w:t>
      </w:r>
      <w:r w:rsidRPr="00044AFD">
        <w:t xml:space="preserve">: </w:t>
      </w:r>
    </w:p>
    <w:p w14:paraId="1E923103" w14:textId="77777777" w:rsidR="001A4F92" w:rsidRPr="00044AFD" w:rsidRDefault="001A4F92" w:rsidP="001A4F92">
      <w:pPr>
        <w:rPr>
          <w:rFonts w:cs="Arial"/>
          <w:b/>
          <w:i/>
          <w:color w:val="000000"/>
        </w:rPr>
      </w:pPr>
      <w:r w:rsidRPr="00044AFD">
        <w:rPr>
          <w:rFonts w:cs="Arial"/>
          <w:b/>
          <w:color w:val="000000"/>
        </w:rPr>
        <w:t xml:space="preserve">Test Name: </w:t>
      </w:r>
      <w:r w:rsidRPr="00044AFD">
        <w:t>TC_PROTECT_IMS_SIGNALLING_TRANSFER</w:t>
      </w:r>
    </w:p>
    <w:p w14:paraId="696EFFDA" w14:textId="77777777" w:rsidR="001A4F92" w:rsidRPr="00044AFD" w:rsidRDefault="001A4F92" w:rsidP="001A4F92">
      <w:pPr>
        <w:rPr>
          <w:rFonts w:cs="Arial"/>
          <w:b/>
          <w:color w:val="000000"/>
        </w:rPr>
      </w:pPr>
      <w:r w:rsidRPr="00044AFD">
        <w:rPr>
          <w:rFonts w:cs="Arial"/>
          <w:b/>
          <w:color w:val="000000"/>
        </w:rPr>
        <w:t>Purpose:</w:t>
      </w:r>
    </w:p>
    <w:p w14:paraId="625A3E23" w14:textId="5C33755F" w:rsidR="001A4F92" w:rsidRPr="00044AFD" w:rsidRDefault="001A4F92" w:rsidP="001A4F92">
      <w:r w:rsidRPr="00044AFD">
        <w:t xml:space="preserve">Verify the IMS signalling protection mechanisms implemented in P-CSCF adherer to profiling given in clause </w:t>
      </w:r>
      <w:r w:rsidR="005C2FE3" w:rsidRPr="005C2FE3">
        <w:t xml:space="preserve">5.3.3 and </w:t>
      </w:r>
      <w:r w:rsidRPr="00044AFD">
        <w:t xml:space="preserve">5.3.4 of </w:t>
      </w:r>
      <w:r w:rsidR="006C3C55">
        <w:t>TS </w:t>
      </w:r>
      <w:r w:rsidRPr="00044AFD">
        <w:t>33.210 [</w:t>
      </w:r>
      <w:r w:rsidR="00364E25" w:rsidRPr="00044AFD">
        <w:t>5</w:t>
      </w:r>
      <w:r w:rsidRPr="00044AFD">
        <w:t>] with the addition that only algorithms that can be signalled according to Annex H of TS 33.203</w:t>
      </w:r>
      <w:r w:rsidR="006C3C55">
        <w:t> </w:t>
      </w:r>
      <w:r w:rsidRPr="00044AFD">
        <w:t>[</w:t>
      </w:r>
      <w:r w:rsidR="00A43875" w:rsidRPr="00044AFD">
        <w:t>3</w:t>
      </w:r>
      <w:r w:rsidRPr="00044AFD">
        <w:t xml:space="preserve">] needs to be supported. </w:t>
      </w:r>
    </w:p>
    <w:p w14:paraId="3D07A6B0" w14:textId="77777777" w:rsidR="001A4F92" w:rsidRPr="00044AFD" w:rsidRDefault="001A4F92" w:rsidP="001A4F92">
      <w:pPr>
        <w:rPr>
          <w:rFonts w:cs="Arial"/>
          <w:b/>
          <w:color w:val="000000"/>
        </w:rPr>
      </w:pPr>
      <w:r w:rsidRPr="00044AFD">
        <w:rPr>
          <w:rFonts w:cs="Arial"/>
          <w:b/>
          <w:color w:val="000000"/>
        </w:rPr>
        <w:t>Pre-Conditions:</w:t>
      </w:r>
    </w:p>
    <w:p w14:paraId="69927797" w14:textId="77777777" w:rsidR="001A4F92" w:rsidRPr="00044AFD" w:rsidRDefault="001A4F92" w:rsidP="001A4F92">
      <w:pPr>
        <w:pStyle w:val="B10"/>
        <w:rPr>
          <w:rFonts w:eastAsia="MS Mincho"/>
          <w:lang w:eastAsia="ja-JP"/>
        </w:rPr>
      </w:pPr>
      <w:r w:rsidRPr="00044AFD">
        <w:rPr>
          <w:rFonts w:eastAsia="MS Mincho"/>
          <w:lang w:eastAsia="ja-JP"/>
        </w:rPr>
        <w:t>-</w:t>
      </w:r>
      <w:r w:rsidRPr="00044AFD">
        <w:rPr>
          <w:rFonts w:eastAsia="MS Mincho"/>
          <w:lang w:eastAsia="ja-JP"/>
        </w:rPr>
        <w:tab/>
        <w:t>P-CSCF network products are connected in simulated/real network environment.</w:t>
      </w:r>
    </w:p>
    <w:p w14:paraId="3302CAE6" w14:textId="77777777" w:rsidR="001A4F92" w:rsidRPr="00044AFD" w:rsidRDefault="001A4F92" w:rsidP="001A4F92">
      <w:pPr>
        <w:pStyle w:val="B10"/>
        <w:rPr>
          <w:rFonts w:eastAsia="MS Mincho"/>
          <w:lang w:eastAsia="ja-JP"/>
        </w:rPr>
      </w:pPr>
      <w:r w:rsidRPr="00044AFD">
        <w:rPr>
          <w:rFonts w:eastAsia="MS Mincho"/>
          <w:lang w:eastAsia="ja-JP"/>
        </w:rPr>
        <w:t>-</w:t>
      </w:r>
      <w:r w:rsidRPr="00044AFD">
        <w:rPr>
          <w:rFonts w:eastAsia="MS Mincho"/>
          <w:lang w:eastAsia="ja-JP"/>
        </w:rPr>
        <w:tab/>
        <w:t>The UE supporting IMS AKA may be simulated.</w:t>
      </w:r>
    </w:p>
    <w:p w14:paraId="0D2EBABD" w14:textId="77777777" w:rsidR="001A4F92" w:rsidRPr="00044AFD" w:rsidRDefault="001A4F92" w:rsidP="001A4F92">
      <w:pPr>
        <w:pStyle w:val="B10"/>
        <w:rPr>
          <w:rFonts w:eastAsia="MS Mincho"/>
          <w:lang w:eastAsia="ja-JP"/>
        </w:rPr>
      </w:pPr>
      <w:r w:rsidRPr="00044AFD">
        <w:rPr>
          <w:rFonts w:eastAsia="MS Mincho"/>
          <w:lang w:eastAsia="ja-JP"/>
        </w:rPr>
        <w:t>-</w:t>
      </w:r>
      <w:r w:rsidRPr="00044AFD">
        <w:rPr>
          <w:rFonts w:eastAsia="MS Mincho"/>
          <w:lang w:eastAsia="ja-JP"/>
        </w:rPr>
        <w:tab/>
        <w:t xml:space="preserve">Tester shall have the knowledge of the security </w:t>
      </w:r>
      <w:r w:rsidR="00111254" w:rsidRPr="00044AFD">
        <w:rPr>
          <w:rFonts w:eastAsia="MS Mincho"/>
          <w:lang w:eastAsia="ja-JP"/>
        </w:rPr>
        <w:t xml:space="preserve">profiles </w:t>
      </w:r>
      <w:r w:rsidRPr="00044AFD">
        <w:rPr>
          <w:rFonts w:eastAsia="MS Mincho"/>
          <w:lang w:eastAsia="ja-JP"/>
        </w:rPr>
        <w:t>for the IPSec ESP protection.</w:t>
      </w:r>
    </w:p>
    <w:p w14:paraId="54BEAEB0" w14:textId="77777777" w:rsidR="001A4F92" w:rsidRPr="00044AFD" w:rsidRDefault="001A4F92" w:rsidP="001A4F92">
      <w:pPr>
        <w:pStyle w:val="B10"/>
        <w:rPr>
          <w:rFonts w:eastAsia="MS Mincho"/>
          <w:lang w:eastAsia="ja-JP"/>
        </w:rPr>
      </w:pPr>
      <w:r w:rsidRPr="00044AFD">
        <w:rPr>
          <w:rFonts w:eastAsia="MS Mincho"/>
          <w:lang w:eastAsia="ja-JP"/>
        </w:rPr>
        <w:t>-</w:t>
      </w:r>
      <w:r w:rsidRPr="00044AFD">
        <w:rPr>
          <w:rFonts w:eastAsia="MS Mincho"/>
          <w:lang w:eastAsia="ja-JP"/>
        </w:rPr>
        <w:tab/>
        <w:t>Tester shall have the keys derived from the IMS AKA to negotiate the SA parameters required for IPSec ESP.</w:t>
      </w:r>
    </w:p>
    <w:p w14:paraId="32408176" w14:textId="77777777" w:rsidR="001A4F92" w:rsidRPr="00044AFD" w:rsidRDefault="001A4F92" w:rsidP="001A4F92">
      <w:pPr>
        <w:jc w:val="both"/>
      </w:pPr>
      <w:r w:rsidRPr="00044AFD">
        <w:rPr>
          <w:rFonts w:cs="Arial"/>
          <w:b/>
          <w:color w:val="000000"/>
        </w:rPr>
        <w:t xml:space="preserve">Execution Steps </w:t>
      </w:r>
    </w:p>
    <w:p w14:paraId="2C85C961" w14:textId="77777777" w:rsidR="009F3796" w:rsidRDefault="001A4F92" w:rsidP="009F3796">
      <w:r w:rsidRPr="00044AFD">
        <w:t>The requirement mentioned in this clause is tested in accordance with the procedure mentioned in clause 4.2.3.2.4 of TS 33.117 [3]</w:t>
      </w:r>
      <w:r w:rsidR="009F3796" w:rsidRPr="009F3796">
        <w:t xml:space="preserve"> with the focus on IPSec ESP</w:t>
      </w:r>
      <w:r w:rsidRPr="00044AFD">
        <w:t>.</w:t>
      </w:r>
    </w:p>
    <w:p w14:paraId="6FB35871" w14:textId="238B665B" w:rsidR="001A4F92" w:rsidRPr="00044AFD" w:rsidRDefault="009F3796" w:rsidP="009F3796">
      <w:pPr>
        <w:pStyle w:val="NO"/>
      </w:pPr>
      <w:r>
        <w:t>NOTE:</w:t>
      </w:r>
      <w:r>
        <w:tab/>
        <w:t>If the network product also supports TLS-based access security for IMS signalling on the Gm reference point, as specified in TS 33.203 [3] Annex O, the tester verifies in addition that the TLS-based protection of IMS signalling in transfer complies with the TLS profile and procedures in TS 33.203 Annex O, in line with the generic requirement on protecting data and information in transfer in TS 33.117 [4] clause 4.2.3.2.4.</w:t>
      </w:r>
      <w:r w:rsidR="001A4F92" w:rsidRPr="00044AFD">
        <w:rPr>
          <w:rFonts w:eastAsia="MS Mincho"/>
          <w:lang w:eastAsia="ja-JP"/>
        </w:rPr>
        <w:t xml:space="preserve"> </w:t>
      </w:r>
    </w:p>
    <w:p w14:paraId="4E54D951" w14:textId="77777777" w:rsidR="001A4F92" w:rsidRPr="00044AFD" w:rsidRDefault="001A4F92" w:rsidP="001A4F92">
      <w:pPr>
        <w:rPr>
          <w:rFonts w:cs="Arial"/>
          <w:b/>
          <w:color w:val="000000"/>
        </w:rPr>
      </w:pPr>
      <w:r w:rsidRPr="00044AFD">
        <w:rPr>
          <w:rFonts w:cs="Arial"/>
          <w:b/>
          <w:color w:val="000000"/>
        </w:rPr>
        <w:t>Expected Results:</w:t>
      </w:r>
    </w:p>
    <w:p w14:paraId="2821D26B" w14:textId="5D16DCF0" w:rsidR="001A4F92" w:rsidRPr="00044AFD" w:rsidRDefault="001A4F92" w:rsidP="00425E55">
      <w:pPr>
        <w:pStyle w:val="B10"/>
      </w:pPr>
      <w:r w:rsidRPr="00044AFD">
        <w:t>-</w:t>
      </w:r>
      <w:r w:rsidR="00425E55">
        <w:tab/>
      </w:r>
      <w:r w:rsidRPr="00044AFD">
        <w:t xml:space="preserve">The P-CSCF under test and the UE established </w:t>
      </w:r>
      <w:r w:rsidR="009F3796" w:rsidRPr="009F3796">
        <w:t>IPSec ESP</w:t>
      </w:r>
      <w:r w:rsidRPr="00044AFD">
        <w:t xml:space="preserve"> if the </w:t>
      </w:r>
      <w:r w:rsidR="009F3796" w:rsidRPr="009F3796">
        <w:t>IPSec ESP</w:t>
      </w:r>
      <w:r w:rsidRPr="00044AFD">
        <w:t xml:space="preserve"> profiles used by the UE are compliant with the profile requirements in TS 33.203[3] Annex H. </w:t>
      </w:r>
    </w:p>
    <w:p w14:paraId="34920C1E" w14:textId="55906E54" w:rsidR="001A4F92" w:rsidRPr="00044AFD" w:rsidRDefault="001A4F92" w:rsidP="00425E55">
      <w:pPr>
        <w:pStyle w:val="B10"/>
      </w:pPr>
      <w:r w:rsidRPr="00044AFD">
        <w:t>-</w:t>
      </w:r>
      <w:r w:rsidR="00DC1ED7">
        <w:tab/>
      </w:r>
      <w:r w:rsidRPr="00044AFD">
        <w:t xml:space="preserve">The P-CSCF under test and the UE failed to establish </w:t>
      </w:r>
      <w:r w:rsidR="009F3796" w:rsidRPr="009F3796">
        <w:t>IPSec ESP</w:t>
      </w:r>
      <w:r w:rsidRPr="00044AFD">
        <w:t xml:space="preserve"> if the </w:t>
      </w:r>
      <w:r w:rsidR="009F3796" w:rsidRPr="009F3796">
        <w:t>IPSec ESP</w:t>
      </w:r>
      <w:r w:rsidRPr="00044AFD">
        <w:t xml:space="preserve"> profiles used by the UE are forbidden in TS 33.203</w:t>
      </w:r>
      <w:r w:rsidR="006C3C55">
        <w:t xml:space="preserve"> </w:t>
      </w:r>
      <w:r w:rsidRPr="00044AFD">
        <w:t xml:space="preserve">[3] Annex H. </w:t>
      </w:r>
    </w:p>
    <w:p w14:paraId="61E7AC0B" w14:textId="77777777" w:rsidR="001A4F92" w:rsidRPr="00044AFD" w:rsidRDefault="001A4F92" w:rsidP="001A4F92">
      <w:pPr>
        <w:rPr>
          <w:rFonts w:cs="Arial"/>
          <w:b/>
          <w:color w:val="000000"/>
        </w:rPr>
      </w:pPr>
      <w:r w:rsidRPr="00044AFD">
        <w:rPr>
          <w:rFonts w:cs="Arial"/>
          <w:b/>
          <w:color w:val="000000"/>
        </w:rPr>
        <w:t>Expected format of evidence:</w:t>
      </w:r>
    </w:p>
    <w:p w14:paraId="0FC01756" w14:textId="20E56263" w:rsidR="001A4F92" w:rsidRPr="00044AFD" w:rsidRDefault="001A4F92" w:rsidP="00061ED6">
      <w:r w:rsidRPr="00044AFD">
        <w:t>Save the logs and the communication flow in a .pcap file.</w:t>
      </w:r>
    </w:p>
    <w:p w14:paraId="574C02F3" w14:textId="77777777" w:rsidR="009C5EBB" w:rsidRPr="00044AFD" w:rsidRDefault="009C5EBB" w:rsidP="009C5EBB">
      <w:pPr>
        <w:pStyle w:val="Heading5"/>
        <w:rPr>
          <w:rFonts w:eastAsia="MS Mincho"/>
        </w:rPr>
      </w:pPr>
      <w:bookmarkStart w:id="50" w:name="_Toc74131086"/>
      <w:r w:rsidRPr="00044AFD">
        <w:rPr>
          <w:rFonts w:eastAsia="MS Mincho"/>
        </w:rPr>
        <w:t>4.2.2.3.</w:t>
      </w:r>
      <w:r w:rsidR="001E69CF" w:rsidRPr="00044AFD">
        <w:rPr>
          <w:rFonts w:eastAsia="MS Mincho"/>
        </w:rPr>
        <w:t>4</w:t>
      </w:r>
      <w:r w:rsidRPr="00044AFD">
        <w:rPr>
          <w:rFonts w:eastAsia="MS Mincho"/>
        </w:rPr>
        <w:tab/>
        <w:t xml:space="preserve">Bidding down on security association set-up in case the </w:t>
      </w:r>
      <w:r w:rsidRPr="00044AFD">
        <w:t>P-CSCF policy requiring confidentiality</w:t>
      </w:r>
      <w:bookmarkEnd w:id="50"/>
    </w:p>
    <w:p w14:paraId="1A1A13C6" w14:textId="77777777" w:rsidR="009C5EBB" w:rsidRPr="00044AFD" w:rsidRDefault="009C5EBB" w:rsidP="009C5EBB">
      <w:pPr>
        <w:rPr>
          <w:lang w:eastAsia="zh-CN"/>
        </w:rPr>
      </w:pPr>
      <w:r w:rsidRPr="00044AFD">
        <w:rPr>
          <w:i/>
        </w:rPr>
        <w:t>Requirement Name</w:t>
      </w:r>
      <w:r w:rsidRPr="00044AFD">
        <w:t xml:space="preserve">: </w:t>
      </w:r>
      <w:r w:rsidRPr="00044AFD">
        <w:rPr>
          <w:rFonts w:eastAsia="MS Mincho"/>
        </w:rPr>
        <w:t>Bidding down on security association set-up</w:t>
      </w:r>
    </w:p>
    <w:p w14:paraId="75755131" w14:textId="77777777" w:rsidR="009C5EBB" w:rsidRPr="00044AFD" w:rsidRDefault="009C5EBB" w:rsidP="009C5EBB">
      <w:r w:rsidRPr="00044AFD">
        <w:rPr>
          <w:i/>
        </w:rPr>
        <w:t xml:space="preserve">Requirement Reference: </w:t>
      </w:r>
      <w:r w:rsidRPr="00044AFD">
        <w:t>TS 33.203 [3], clause 7.2</w:t>
      </w:r>
    </w:p>
    <w:p w14:paraId="30B8C2D5" w14:textId="77777777" w:rsidR="009C5EBB" w:rsidRPr="00044AFD" w:rsidRDefault="009C5EBB" w:rsidP="009C5EBB">
      <w:r w:rsidRPr="00044AFD">
        <w:rPr>
          <w:i/>
        </w:rPr>
        <w:t>Requirement Description</w:t>
      </w:r>
      <w:r w:rsidRPr="00044AFD">
        <w:t xml:space="preserve">: </w:t>
      </w:r>
    </w:p>
    <w:p w14:paraId="3B172CF0" w14:textId="77777777" w:rsidR="009C5EBB" w:rsidRPr="00044AFD" w:rsidRDefault="009C5EBB" w:rsidP="009C5EBB">
      <w:pPr>
        <w:pStyle w:val="NO"/>
      </w:pPr>
      <w:r w:rsidRPr="00044AFD">
        <w:t>"NOTE 4:</w:t>
      </w:r>
      <w:r w:rsidRPr="00044AFD">
        <w:tab/>
        <w:t>It should be noted that, if the P-CSCF policy requires confidentiality, then all UEs with no encryption support would be denied access to the IMS network. This would apply in particular to UEs, which support only a Release 5-version of this specification or only GIBA according to Annex T of this specification."</w:t>
      </w:r>
    </w:p>
    <w:p w14:paraId="0323B893" w14:textId="77777777" w:rsidR="009C5EBB" w:rsidRPr="00044AFD" w:rsidRDefault="009C5EBB" w:rsidP="009C5EBB">
      <w:r w:rsidRPr="00044AFD">
        <w:rPr>
          <w:lang w:eastAsia="zh-CN"/>
        </w:rPr>
        <w:t xml:space="preserve">as specified in </w:t>
      </w:r>
      <w:r w:rsidRPr="00044AFD">
        <w:t>TS 33.203 [3], clause 7.2.</w:t>
      </w:r>
    </w:p>
    <w:p w14:paraId="0C6C9A86" w14:textId="47808DE0" w:rsidR="009C5EBB" w:rsidRPr="00044AFD" w:rsidRDefault="009C5EBB" w:rsidP="009C5EBB">
      <w:r w:rsidRPr="00044AFD">
        <w:rPr>
          <w:i/>
        </w:rPr>
        <w:t>Threat References</w:t>
      </w:r>
      <w:r w:rsidRPr="00044AFD">
        <w:t xml:space="preserve">: </w:t>
      </w:r>
      <w:r w:rsidR="007A0EBA">
        <w:t>O.2.2.2</w:t>
      </w:r>
      <w:r w:rsidR="007A0EBA">
        <w:tab/>
        <w:t>Bidding down on security association set-up</w:t>
      </w:r>
    </w:p>
    <w:p w14:paraId="3D70C639" w14:textId="77777777" w:rsidR="009C5EBB" w:rsidRPr="00044AFD" w:rsidRDefault="009C5EBB" w:rsidP="009C5EBB">
      <w:pPr>
        <w:pStyle w:val="B10"/>
        <w:ind w:left="0" w:firstLine="0"/>
        <w:rPr>
          <w:lang w:eastAsia="zh-CN"/>
        </w:rPr>
      </w:pPr>
      <w:r w:rsidRPr="00044AFD">
        <w:rPr>
          <w:i/>
        </w:rPr>
        <w:t>Test case</w:t>
      </w:r>
      <w:r w:rsidRPr="00044AFD">
        <w:t xml:space="preserve">: </w:t>
      </w:r>
    </w:p>
    <w:p w14:paraId="2A714460" w14:textId="488D84A9" w:rsidR="009C5EBB" w:rsidRPr="00044AFD" w:rsidRDefault="009C5EBB" w:rsidP="009C5EBB">
      <w:pPr>
        <w:rPr>
          <w:rFonts w:cs="Arial"/>
          <w:b/>
          <w:i/>
          <w:color w:val="000000"/>
        </w:rPr>
      </w:pPr>
      <w:r w:rsidRPr="00044AFD">
        <w:rPr>
          <w:rFonts w:cs="Arial"/>
          <w:b/>
          <w:color w:val="000000"/>
        </w:rPr>
        <w:t xml:space="preserve">Test Name: </w:t>
      </w:r>
      <w:r w:rsidRPr="00044AFD">
        <w:t>TC_BIDDING_DOWN_ON_SECURITY_ASSOCIATION_</w:t>
      </w:r>
      <w:r w:rsidR="00F735F8" w:rsidRPr="00044AFD">
        <w:t>SET</w:t>
      </w:r>
      <w:r w:rsidR="00F735F8">
        <w:t>_</w:t>
      </w:r>
      <w:r w:rsidRPr="00044AFD">
        <w:t>UP</w:t>
      </w:r>
      <w:r w:rsidR="00F735F8">
        <w:t>_</w:t>
      </w:r>
      <w:r w:rsidR="00F735F8" w:rsidRPr="00F735F8">
        <w:t>CONFIDENTIALITY</w:t>
      </w:r>
    </w:p>
    <w:p w14:paraId="5658F2F6" w14:textId="77777777" w:rsidR="009C5EBB" w:rsidRPr="00044AFD" w:rsidRDefault="009C5EBB" w:rsidP="009C5EBB">
      <w:pPr>
        <w:rPr>
          <w:rFonts w:cs="Arial"/>
          <w:b/>
          <w:color w:val="000000"/>
        </w:rPr>
      </w:pPr>
      <w:r w:rsidRPr="00044AFD">
        <w:rPr>
          <w:rFonts w:cs="Arial"/>
          <w:b/>
          <w:color w:val="000000"/>
        </w:rPr>
        <w:t>Purpose:</w:t>
      </w:r>
    </w:p>
    <w:p w14:paraId="2D6DAA46" w14:textId="77777777" w:rsidR="009C5EBB" w:rsidRPr="00044AFD" w:rsidRDefault="009C5EBB" w:rsidP="009C5EBB">
      <w:r w:rsidRPr="00044AFD">
        <w:t>Verify that the P-CSCF policy requires confidentiality, then all UEs with no encryption support would be denied access to the IMS network.</w:t>
      </w:r>
    </w:p>
    <w:p w14:paraId="632A1047" w14:textId="695EE56F" w:rsidR="009C5EBB" w:rsidRPr="00044AFD" w:rsidRDefault="009C5EBB" w:rsidP="009C5EBB">
      <w:pPr>
        <w:pStyle w:val="NO"/>
      </w:pPr>
      <w:r w:rsidRPr="00044AFD">
        <w:rPr>
          <w:lang w:eastAsia="zh-CN"/>
        </w:rPr>
        <w:t>NOTE1:</w:t>
      </w:r>
      <w:r w:rsidRPr="00044AFD">
        <w:rPr>
          <w:lang w:eastAsia="zh-CN"/>
        </w:rPr>
        <w:tab/>
        <w:t>The test case below is optional</w:t>
      </w:r>
      <w:r w:rsidR="005C2FE3" w:rsidRPr="005C2FE3">
        <w:rPr>
          <w:lang w:eastAsia="zh-CN"/>
        </w:rPr>
        <w:t xml:space="preserve"> and</w:t>
      </w:r>
      <w:r w:rsidRPr="00044AFD">
        <w:rPr>
          <w:lang w:eastAsia="zh-CN"/>
        </w:rPr>
        <w:t xml:space="preserve"> only applies</w:t>
      </w:r>
      <w:r w:rsidR="005C2FE3" w:rsidRPr="005C2FE3">
        <w:rPr>
          <w:lang w:eastAsia="zh-CN"/>
        </w:rPr>
        <w:t xml:space="preserve"> if the P-CSCF</w:t>
      </w:r>
      <w:r w:rsidRPr="00044AFD">
        <w:t>-policy requires confidentiality</w:t>
      </w:r>
      <w:r w:rsidRPr="00044AFD">
        <w:rPr>
          <w:lang w:eastAsia="zh-CN"/>
        </w:rPr>
        <w:t>.</w:t>
      </w:r>
      <w:r w:rsidRPr="00044AFD">
        <w:t xml:space="preserve"> </w:t>
      </w:r>
    </w:p>
    <w:p w14:paraId="4903B22B" w14:textId="77777777" w:rsidR="009C5EBB" w:rsidRPr="00044AFD" w:rsidRDefault="009C5EBB" w:rsidP="009C5EBB">
      <w:pPr>
        <w:rPr>
          <w:rFonts w:cs="Arial"/>
          <w:b/>
          <w:color w:val="000000"/>
        </w:rPr>
      </w:pPr>
      <w:r w:rsidRPr="00044AFD">
        <w:rPr>
          <w:rFonts w:cs="Arial"/>
          <w:b/>
          <w:color w:val="000000"/>
        </w:rPr>
        <w:t>Pre-Conditions:</w:t>
      </w:r>
    </w:p>
    <w:p w14:paraId="2D98BEC0" w14:textId="77777777" w:rsidR="009C5EBB" w:rsidRPr="00044AFD" w:rsidRDefault="009C5EBB" w:rsidP="009C5EBB">
      <w:pPr>
        <w:pStyle w:val="B10"/>
        <w:rPr>
          <w:rFonts w:eastAsia="MS Mincho"/>
          <w:lang w:eastAsia="ja-JP"/>
        </w:rPr>
      </w:pPr>
      <w:r w:rsidRPr="00044AFD">
        <w:rPr>
          <w:rFonts w:eastAsia="MS Mincho"/>
          <w:lang w:eastAsia="ja-JP"/>
        </w:rPr>
        <w:t>-</w:t>
      </w:r>
      <w:r w:rsidRPr="00044AFD">
        <w:rPr>
          <w:rFonts w:eastAsia="MS Mincho"/>
          <w:lang w:eastAsia="ja-JP"/>
        </w:rPr>
        <w:tab/>
        <w:t>The UE and the S-CSCF are simulated.</w:t>
      </w:r>
    </w:p>
    <w:p w14:paraId="57DAA91C" w14:textId="77777777" w:rsidR="009C5EBB" w:rsidRPr="00044AFD" w:rsidRDefault="009C5EBB" w:rsidP="009C5EBB">
      <w:pPr>
        <w:pStyle w:val="B10"/>
        <w:rPr>
          <w:rFonts w:eastAsia="MS Mincho"/>
          <w:lang w:eastAsia="ja-JP"/>
        </w:rPr>
      </w:pPr>
      <w:r w:rsidRPr="00044AFD">
        <w:rPr>
          <w:rFonts w:eastAsia="MS Mincho"/>
          <w:lang w:eastAsia="ja-JP"/>
        </w:rPr>
        <w:t>-</w:t>
      </w:r>
      <w:r w:rsidRPr="00044AFD">
        <w:rPr>
          <w:rFonts w:eastAsia="MS Mincho"/>
          <w:lang w:eastAsia="ja-JP"/>
        </w:rPr>
        <w:tab/>
        <w:t>The tester has access to the Gm interface between the UE and P-CSCF.</w:t>
      </w:r>
    </w:p>
    <w:p w14:paraId="7A967D72" w14:textId="77777777" w:rsidR="009C5EBB" w:rsidRPr="00044AFD" w:rsidRDefault="009C5EBB" w:rsidP="009C5EBB">
      <w:pPr>
        <w:jc w:val="both"/>
        <w:rPr>
          <w:rFonts w:cs="Arial"/>
          <w:b/>
          <w:color w:val="000000"/>
        </w:rPr>
      </w:pPr>
      <w:r w:rsidRPr="00044AFD">
        <w:rPr>
          <w:rFonts w:cs="Arial"/>
          <w:b/>
          <w:color w:val="000000"/>
        </w:rPr>
        <w:t xml:space="preserve">Execution Steps </w:t>
      </w:r>
    </w:p>
    <w:p w14:paraId="7A577C4A" w14:textId="77777777" w:rsidR="009C5EBB" w:rsidRPr="00044AFD" w:rsidRDefault="009C5EBB" w:rsidP="009C5EBB">
      <w:r w:rsidRPr="00044AFD">
        <w:t>This test is performed in the registration procedure, the UE sends a Register message towards the S</w:t>
      </w:r>
      <w:r w:rsidRPr="00044AFD">
        <w:noBreakHyphen/>
        <w:t>CSCF through the P-CSCF to register the location of the UE and to set-up the security mode.</w:t>
      </w:r>
    </w:p>
    <w:p w14:paraId="09482915" w14:textId="77777777" w:rsidR="009C5EBB" w:rsidRPr="00044AFD" w:rsidRDefault="009C5EBB" w:rsidP="009C5EBB">
      <w:r w:rsidRPr="00044AFD">
        <w:t>Test case 1:</w:t>
      </w:r>
    </w:p>
    <w:p w14:paraId="305CCA65" w14:textId="77777777" w:rsidR="009C5EBB" w:rsidRPr="00044AFD" w:rsidRDefault="009C5EBB" w:rsidP="009C5EBB">
      <w:pPr>
        <w:pStyle w:val="B10"/>
        <w:ind w:left="569" w:hanging="285"/>
        <w:rPr>
          <w:lang w:eastAsia="zh-CN"/>
        </w:rPr>
      </w:pPr>
      <w:r w:rsidRPr="00044AFD">
        <w:rPr>
          <w:lang w:eastAsia="zh-CN"/>
        </w:rPr>
        <w:t>1)</w:t>
      </w:r>
      <w:r w:rsidRPr="00044AFD">
        <w:rPr>
          <w:lang w:eastAsia="zh-CN"/>
        </w:rPr>
        <w:tab/>
        <w:t xml:space="preserve">The UE includes only UE integrity algorithms list in SM1 </w:t>
      </w:r>
      <w:r w:rsidRPr="00044AFD">
        <w:t xml:space="preserve">to </w:t>
      </w:r>
      <w:r w:rsidRPr="00044AFD">
        <w:rPr>
          <w:lang w:eastAsia="zh-CN"/>
        </w:rPr>
        <w:t>the P-CSCF under test.</w:t>
      </w:r>
    </w:p>
    <w:p w14:paraId="72CD4E45" w14:textId="3C145872" w:rsidR="009C5EBB" w:rsidRPr="00044AFD" w:rsidRDefault="009C5EBB" w:rsidP="009C5EBB">
      <w:pPr>
        <w:pStyle w:val="B10"/>
        <w:ind w:left="569" w:hanging="285"/>
        <w:rPr>
          <w:lang w:eastAsia="zh-CN"/>
        </w:rPr>
      </w:pPr>
      <w:r w:rsidRPr="00044AFD">
        <w:rPr>
          <w:lang w:eastAsia="zh-CN"/>
        </w:rPr>
        <w:t>2)</w:t>
      </w:r>
      <w:r w:rsidRPr="00044AFD">
        <w:rPr>
          <w:lang w:eastAsia="zh-CN"/>
        </w:rPr>
        <w:tab/>
        <w:t>The P-CSCF under test receives SM1.</w:t>
      </w:r>
    </w:p>
    <w:p w14:paraId="49409524" w14:textId="77777777" w:rsidR="009C5EBB" w:rsidRPr="00044AFD" w:rsidRDefault="009C5EBB" w:rsidP="009C5EBB">
      <w:r w:rsidRPr="00044AFD">
        <w:t>Test case 2:</w:t>
      </w:r>
    </w:p>
    <w:p w14:paraId="4DA66B75" w14:textId="77777777" w:rsidR="009C5EBB" w:rsidRPr="00044AFD" w:rsidRDefault="009C5EBB" w:rsidP="009C5EBB">
      <w:pPr>
        <w:pStyle w:val="B10"/>
        <w:ind w:left="569" w:hanging="285"/>
        <w:rPr>
          <w:lang w:eastAsia="zh-CN"/>
        </w:rPr>
      </w:pPr>
      <w:r w:rsidRPr="00044AFD">
        <w:rPr>
          <w:lang w:eastAsia="zh-CN"/>
        </w:rPr>
        <w:t>1)</w:t>
      </w:r>
      <w:r w:rsidRPr="00044AFD">
        <w:rPr>
          <w:lang w:eastAsia="zh-CN"/>
        </w:rPr>
        <w:tab/>
        <w:t>The UE includes UE integrity and encryption algorithms list in SM1</w:t>
      </w:r>
      <w:r w:rsidRPr="00044AFD">
        <w:t xml:space="preserve"> to </w:t>
      </w:r>
      <w:r w:rsidRPr="00044AFD">
        <w:rPr>
          <w:lang w:eastAsia="zh-CN"/>
        </w:rPr>
        <w:t>the P-CSCF under test, where the encryption algorithms are NULL.</w:t>
      </w:r>
    </w:p>
    <w:p w14:paraId="04753821" w14:textId="77777777" w:rsidR="009C5EBB" w:rsidRPr="00044AFD" w:rsidRDefault="009C5EBB" w:rsidP="009C5EBB">
      <w:pPr>
        <w:pStyle w:val="B10"/>
        <w:ind w:left="569" w:hanging="285"/>
        <w:rPr>
          <w:lang w:eastAsia="zh-CN"/>
        </w:rPr>
      </w:pPr>
      <w:r w:rsidRPr="00044AFD">
        <w:rPr>
          <w:lang w:eastAsia="zh-CN"/>
        </w:rPr>
        <w:t>2)</w:t>
      </w:r>
      <w:r w:rsidRPr="00044AFD">
        <w:rPr>
          <w:lang w:eastAsia="zh-CN"/>
        </w:rPr>
        <w:tab/>
        <w:t>The P-CSCF under test receives SM1.</w:t>
      </w:r>
    </w:p>
    <w:p w14:paraId="1FF70E8D" w14:textId="77777777" w:rsidR="009C5EBB" w:rsidRPr="00044AFD" w:rsidRDefault="009C5EBB" w:rsidP="009C5EBB">
      <w:pPr>
        <w:rPr>
          <w:rFonts w:cs="Arial"/>
          <w:b/>
          <w:color w:val="000000"/>
        </w:rPr>
      </w:pPr>
      <w:r w:rsidRPr="00044AFD">
        <w:rPr>
          <w:rFonts w:cs="Arial"/>
          <w:b/>
          <w:color w:val="000000"/>
        </w:rPr>
        <w:t>Expected Results:</w:t>
      </w:r>
    </w:p>
    <w:p w14:paraId="63F5F26A" w14:textId="72855305" w:rsidR="009C5EBB" w:rsidRPr="00044AFD" w:rsidRDefault="009C5EBB" w:rsidP="009C5EBB">
      <w:pPr>
        <w:rPr>
          <w:rFonts w:eastAsia="MS Mincho"/>
          <w:lang w:eastAsia="ja-JP"/>
        </w:rPr>
      </w:pPr>
      <w:r w:rsidRPr="00044AFD">
        <w:t xml:space="preserve">For </w:t>
      </w:r>
      <w:r w:rsidR="0092373D" w:rsidRPr="0092373D">
        <w:t xml:space="preserve">both </w:t>
      </w:r>
      <w:r w:rsidRPr="00044AFD">
        <w:t>test case</w:t>
      </w:r>
      <w:r w:rsidR="0092373D" w:rsidRPr="0092373D">
        <w:t>s</w:t>
      </w:r>
      <w:r w:rsidRPr="00044AFD">
        <w:t>, the</w:t>
      </w:r>
      <w:r w:rsidRPr="00044AFD">
        <w:rPr>
          <w:rFonts w:eastAsia="MS Mincho"/>
          <w:lang w:eastAsia="ja-JP"/>
        </w:rPr>
        <w:t xml:space="preserve"> P-CSCF </w:t>
      </w:r>
      <w:r w:rsidR="0092373D" w:rsidRPr="0092373D">
        <w:rPr>
          <w:rFonts w:eastAsia="MS Mincho"/>
          <w:lang w:eastAsia="ja-JP"/>
        </w:rPr>
        <w:t xml:space="preserve">under test rejects the registration request by </w:t>
      </w:r>
      <w:r w:rsidRPr="00044AFD">
        <w:rPr>
          <w:rFonts w:eastAsia="MS Mincho"/>
          <w:lang w:eastAsia="ja-JP"/>
        </w:rPr>
        <w:t>send</w:t>
      </w:r>
      <w:r w:rsidR="0092373D" w:rsidRPr="0092373D">
        <w:rPr>
          <w:rFonts w:eastAsia="MS Mincho"/>
          <w:lang w:eastAsia="ja-JP"/>
        </w:rPr>
        <w:t>ing</w:t>
      </w:r>
      <w:r w:rsidRPr="00044AFD">
        <w:rPr>
          <w:rFonts w:eastAsia="MS Mincho"/>
          <w:lang w:eastAsia="ja-JP"/>
        </w:rPr>
        <w:t xml:space="preserve"> a</w:t>
      </w:r>
      <w:r w:rsidR="0092373D" w:rsidRPr="0092373D">
        <w:rPr>
          <w:rFonts w:eastAsia="MS Mincho"/>
          <w:lang w:eastAsia="ja-JP"/>
        </w:rPr>
        <w:t>n</w:t>
      </w:r>
      <w:r w:rsidRPr="00044AFD">
        <w:rPr>
          <w:rFonts w:eastAsia="MS Mincho"/>
          <w:lang w:eastAsia="ja-JP"/>
        </w:rPr>
        <w:t xml:space="preserve"> </w:t>
      </w:r>
      <w:r w:rsidR="0092373D" w:rsidRPr="0092373D">
        <w:rPr>
          <w:rFonts w:eastAsia="MS Mincho"/>
          <w:lang w:eastAsia="ja-JP"/>
        </w:rPr>
        <w:t>appropriate SIP</w:t>
      </w:r>
      <w:r w:rsidRPr="00044AFD">
        <w:t>error message</w:t>
      </w:r>
      <w:r w:rsidR="0092373D" w:rsidRPr="0092373D">
        <w:t xml:space="preserve"> (e.g. 403 Forbidden or 420 Bad Request)</w:t>
      </w:r>
      <w:r w:rsidRPr="00044AFD">
        <w:t xml:space="preserve"> </w:t>
      </w:r>
      <w:r w:rsidRPr="00044AFD">
        <w:rPr>
          <w:rFonts w:eastAsia="MS Mincho"/>
          <w:lang w:eastAsia="ja-JP"/>
        </w:rPr>
        <w:t>to the UE</w:t>
      </w:r>
      <w:r w:rsidR="0092373D" w:rsidRPr="0092373D">
        <w:rPr>
          <w:rFonts w:eastAsia="MS Mincho"/>
          <w:lang w:eastAsia="ja-JP"/>
        </w:rPr>
        <w:t>, aborting the Security Association setup</w:t>
      </w:r>
      <w:r w:rsidRPr="00044AFD">
        <w:rPr>
          <w:rFonts w:eastAsia="MS Mincho"/>
          <w:lang w:eastAsia="ja-JP"/>
        </w:rPr>
        <w:t xml:space="preserve">. </w:t>
      </w:r>
    </w:p>
    <w:p w14:paraId="6D61B960" w14:textId="42376508" w:rsidR="009C5EBB" w:rsidRPr="00044AFD" w:rsidRDefault="009C5EBB" w:rsidP="009C5EBB">
      <w:pPr>
        <w:pStyle w:val="NO"/>
      </w:pPr>
      <w:r w:rsidRPr="00044AFD">
        <w:rPr>
          <w:lang w:eastAsia="ja-JP"/>
        </w:rPr>
        <w:t>NOTE 2:</w:t>
      </w:r>
      <w:r w:rsidR="00DC1ED7">
        <w:rPr>
          <w:lang w:eastAsia="ja-JP"/>
        </w:rPr>
        <w:tab/>
      </w:r>
      <w:r w:rsidR="0092373D" w:rsidRPr="0092373D">
        <w:t xml:space="preserve"> </w:t>
      </w:r>
      <w:r w:rsidR="0092373D" w:rsidRPr="0092373D">
        <w:rPr>
          <w:lang w:eastAsia="ja-JP"/>
        </w:rPr>
        <w:t>Receipt of the SIP error message at the UE confirms the P-CSCF has aborted the registration procedure before forwarding SM1 to the S-CSCF.</w:t>
      </w:r>
    </w:p>
    <w:p w14:paraId="59119527" w14:textId="77777777" w:rsidR="009C5EBB" w:rsidRPr="00044AFD" w:rsidRDefault="009C5EBB" w:rsidP="009C5EBB">
      <w:pPr>
        <w:rPr>
          <w:rFonts w:cs="Arial"/>
          <w:b/>
          <w:color w:val="000000"/>
        </w:rPr>
      </w:pPr>
      <w:r w:rsidRPr="00044AFD">
        <w:rPr>
          <w:rFonts w:cs="Arial"/>
          <w:b/>
          <w:color w:val="000000"/>
        </w:rPr>
        <w:t>Expected format of evidence:</w:t>
      </w:r>
    </w:p>
    <w:p w14:paraId="501D96D7" w14:textId="77777777" w:rsidR="009C5EBB" w:rsidRPr="00044AFD" w:rsidRDefault="009C5EBB" w:rsidP="009C5EBB">
      <w:r w:rsidRPr="00044AFD">
        <w:t>Save the logs and the communication flow in a .pcap file.</w:t>
      </w:r>
    </w:p>
    <w:p w14:paraId="1A309C16" w14:textId="77777777" w:rsidR="000A1925" w:rsidRPr="00044AFD" w:rsidRDefault="000A1925" w:rsidP="00A30C26">
      <w:pPr>
        <w:pStyle w:val="Heading5"/>
        <w:rPr>
          <w:rFonts w:eastAsia="MS Mincho" w:cs="Arial"/>
        </w:rPr>
      </w:pPr>
      <w:bookmarkStart w:id="51" w:name="_Toc74131087"/>
      <w:r w:rsidRPr="00044AFD">
        <w:rPr>
          <w:rFonts w:eastAsia="MS Mincho"/>
        </w:rPr>
        <w:t>4.2.2.3.</w:t>
      </w:r>
      <w:r w:rsidR="003619CE" w:rsidRPr="00044AFD">
        <w:rPr>
          <w:rFonts w:eastAsia="MS Mincho"/>
        </w:rPr>
        <w:t>5</w:t>
      </w:r>
      <w:r w:rsidRPr="00044AFD">
        <w:rPr>
          <w:rFonts w:eastAsia="MS Mincho"/>
        </w:rPr>
        <w:tab/>
      </w:r>
      <w:r w:rsidRPr="00044AFD">
        <w:rPr>
          <w:rFonts w:eastAsia="DengXian" w:cs="Arial"/>
          <w:lang w:eastAsia="zh-CN"/>
        </w:rPr>
        <w:t>Different SPIs</w:t>
      </w:r>
      <w:bookmarkEnd w:id="51"/>
    </w:p>
    <w:p w14:paraId="55E0B3A2" w14:textId="77777777" w:rsidR="000A1925" w:rsidRPr="00044AFD" w:rsidRDefault="000A1925" w:rsidP="000A1925">
      <w:pPr>
        <w:rPr>
          <w:lang w:eastAsia="zh-CN"/>
        </w:rPr>
      </w:pPr>
      <w:r w:rsidRPr="00044AFD">
        <w:rPr>
          <w:i/>
        </w:rPr>
        <w:t>Requirement Name</w:t>
      </w:r>
      <w:r w:rsidRPr="00044AFD">
        <w:t xml:space="preserve">: </w:t>
      </w:r>
      <w:r w:rsidRPr="00044AFD">
        <w:rPr>
          <w:rFonts w:eastAsia="MS Mincho"/>
        </w:rPr>
        <w:t>Different SPIs</w:t>
      </w:r>
    </w:p>
    <w:p w14:paraId="28583E2C" w14:textId="77777777" w:rsidR="000A1925" w:rsidRPr="00044AFD" w:rsidRDefault="000A1925" w:rsidP="000A1925">
      <w:r w:rsidRPr="00044AFD">
        <w:rPr>
          <w:i/>
        </w:rPr>
        <w:t xml:space="preserve">Requirement Reference: </w:t>
      </w:r>
      <w:r w:rsidRPr="00044AFD">
        <w:t>TS 33.203 [3], clause 7.1</w:t>
      </w:r>
    </w:p>
    <w:p w14:paraId="5C55DC2C" w14:textId="77777777" w:rsidR="000A1925" w:rsidRPr="00044AFD" w:rsidRDefault="000A1925" w:rsidP="000A1925">
      <w:r w:rsidRPr="00044AFD">
        <w:rPr>
          <w:i/>
        </w:rPr>
        <w:t>Requirement Description</w:t>
      </w:r>
      <w:r w:rsidRPr="00044AFD">
        <w:t xml:space="preserve">: </w:t>
      </w:r>
    </w:p>
    <w:p w14:paraId="64EC7B0B" w14:textId="77777777" w:rsidR="000A1925" w:rsidRPr="00044AFD" w:rsidRDefault="00FA16D2" w:rsidP="000A1925">
      <w:pPr>
        <w:pStyle w:val="B10"/>
      </w:pPr>
      <w:r w:rsidRPr="00044AFD">
        <w:tab/>
      </w:r>
      <w:r w:rsidR="000A1925" w:rsidRPr="00044AFD">
        <w:t>"The SPI is allocated locally for inbound SAs. The triple uniquely identifies an SA at the IP layer. The UE shall select the SPIs uniquely, and different from any SPIs that might be used in any existing SAs (i.e. inbound and outbound SAs). The SPIs selected by the P</w:t>
      </w:r>
      <w:r w:rsidR="000A1925" w:rsidRPr="00044AFD">
        <w:noBreakHyphen/>
        <w:t>CSCF shall be different than the SPIs sent by the UE, cf. clause 7.2. In an authenticated registration, the UE and the P</w:t>
      </w:r>
      <w:r w:rsidR="000A1925" w:rsidRPr="00044AFD">
        <w:noBreakHyphen/>
        <w:t>CSCF each select two SPIs, not yet associated with existing inbound SAs, for the new inbound security associations at the UE 's client and server ports and the P</w:t>
      </w:r>
      <w:r w:rsidR="000A1925" w:rsidRPr="00044AFD">
        <w:noBreakHyphen/>
        <w:t>CSCF 's client and server ports respectively.</w:t>
      </w:r>
    </w:p>
    <w:p w14:paraId="5F3946E3" w14:textId="77777777" w:rsidR="000A1925" w:rsidRPr="00044AFD" w:rsidRDefault="000A1925" w:rsidP="000A1925">
      <w:pPr>
        <w:pStyle w:val="NO"/>
      </w:pPr>
      <w:r w:rsidRPr="00044AFD">
        <w:t>NOTE 3:</w:t>
      </w:r>
      <w:r w:rsidRPr="00044AFD">
        <w:tab/>
        <w:t>This allocation of SPIs ensures that protected messages in the uplink always differ from protected messages in the downlink in, at least, the SPI field. This thwarts reflection attacks. When several applications use IPsec on the same physical interface the SIP application should be allocated a separate range of SPIs."</w:t>
      </w:r>
    </w:p>
    <w:p w14:paraId="33614FE7" w14:textId="77777777" w:rsidR="000A1925" w:rsidRPr="00044AFD" w:rsidRDefault="000A1925" w:rsidP="000A1925">
      <w:r w:rsidRPr="00044AFD">
        <w:rPr>
          <w:lang w:eastAsia="zh-CN"/>
        </w:rPr>
        <w:t xml:space="preserve">as specified in </w:t>
      </w:r>
      <w:r w:rsidRPr="00044AFD">
        <w:t>TS 33.203 [3], clause 7.1.</w:t>
      </w:r>
    </w:p>
    <w:p w14:paraId="374317CD" w14:textId="2E7434F4" w:rsidR="000A1925" w:rsidRPr="00044AFD" w:rsidRDefault="000A1925" w:rsidP="000A1925">
      <w:r w:rsidRPr="00044AFD">
        <w:rPr>
          <w:i/>
        </w:rPr>
        <w:t>Threat References</w:t>
      </w:r>
      <w:r w:rsidRPr="00044AFD">
        <w:t xml:space="preserve">: </w:t>
      </w:r>
      <w:bookmarkStart w:id="52" w:name="_Toc82165896"/>
      <w:r w:rsidR="007A0EBA">
        <w:t>O.2.4</w:t>
      </w:r>
      <w:r w:rsidR="007A0EBA">
        <w:tab/>
        <w:t>Threats related to SPI allocation</w:t>
      </w:r>
      <w:bookmarkEnd w:id="52"/>
    </w:p>
    <w:p w14:paraId="23F4E6DF" w14:textId="77777777" w:rsidR="000A1925" w:rsidRPr="00044AFD" w:rsidRDefault="000A1925" w:rsidP="000A1925">
      <w:pPr>
        <w:pStyle w:val="B10"/>
        <w:ind w:left="0" w:firstLine="0"/>
        <w:rPr>
          <w:lang w:eastAsia="zh-CN"/>
        </w:rPr>
      </w:pPr>
      <w:r w:rsidRPr="00044AFD">
        <w:rPr>
          <w:i/>
        </w:rPr>
        <w:t>Test case</w:t>
      </w:r>
      <w:r w:rsidRPr="00044AFD">
        <w:t xml:space="preserve">: </w:t>
      </w:r>
    </w:p>
    <w:p w14:paraId="0549B2DC" w14:textId="77777777" w:rsidR="000A1925" w:rsidRPr="00044AFD" w:rsidRDefault="000A1925" w:rsidP="000A1925">
      <w:pPr>
        <w:rPr>
          <w:rFonts w:cs="Arial"/>
          <w:b/>
          <w:i/>
          <w:color w:val="000000"/>
        </w:rPr>
      </w:pPr>
      <w:r w:rsidRPr="00044AFD">
        <w:rPr>
          <w:rFonts w:cs="Arial"/>
          <w:b/>
          <w:color w:val="000000"/>
        </w:rPr>
        <w:t xml:space="preserve">Test Name: </w:t>
      </w:r>
      <w:r w:rsidRPr="00044AFD">
        <w:t>TC_DIFFERENT_SPIS</w:t>
      </w:r>
    </w:p>
    <w:p w14:paraId="775F5E16" w14:textId="77777777" w:rsidR="000A1925" w:rsidRPr="00044AFD" w:rsidRDefault="000A1925" w:rsidP="000A1925">
      <w:pPr>
        <w:rPr>
          <w:rFonts w:cs="Arial"/>
          <w:b/>
          <w:color w:val="000000"/>
        </w:rPr>
      </w:pPr>
      <w:r w:rsidRPr="00044AFD">
        <w:rPr>
          <w:rFonts w:cs="Arial"/>
          <w:b/>
          <w:color w:val="000000"/>
        </w:rPr>
        <w:t>Purpose:</w:t>
      </w:r>
    </w:p>
    <w:p w14:paraId="20A96CBA" w14:textId="77777777" w:rsidR="000A1925" w:rsidRPr="00044AFD" w:rsidRDefault="000A1925" w:rsidP="000A1925">
      <w:r w:rsidRPr="00044AFD">
        <w:t>Verify the P</w:t>
      </w:r>
      <w:r w:rsidRPr="00044AFD">
        <w:noBreakHyphen/>
        <w:t>CSCF selects SPIs that are different than the SPIs sent by the UE.</w:t>
      </w:r>
    </w:p>
    <w:p w14:paraId="4F6DADDB" w14:textId="77777777" w:rsidR="000A1925" w:rsidRPr="00044AFD" w:rsidRDefault="000A1925" w:rsidP="000A1925">
      <w:pPr>
        <w:rPr>
          <w:rFonts w:cs="Arial"/>
          <w:b/>
          <w:color w:val="000000"/>
        </w:rPr>
      </w:pPr>
      <w:r w:rsidRPr="00044AFD">
        <w:rPr>
          <w:rFonts w:cs="Arial"/>
          <w:b/>
          <w:color w:val="000000"/>
        </w:rPr>
        <w:t>Pre-Conditions:</w:t>
      </w:r>
    </w:p>
    <w:p w14:paraId="3DB37B8E" w14:textId="77777777" w:rsidR="000A1925" w:rsidRPr="00044AFD" w:rsidRDefault="000A1925" w:rsidP="000A1925">
      <w:pPr>
        <w:pStyle w:val="B10"/>
        <w:rPr>
          <w:rFonts w:eastAsia="MS Mincho"/>
          <w:lang w:eastAsia="ja-JP"/>
        </w:rPr>
      </w:pPr>
      <w:r w:rsidRPr="00044AFD">
        <w:rPr>
          <w:rFonts w:eastAsia="MS Mincho"/>
          <w:lang w:eastAsia="ja-JP"/>
        </w:rPr>
        <w:t>-</w:t>
      </w:r>
      <w:r w:rsidRPr="00044AFD">
        <w:rPr>
          <w:rFonts w:eastAsia="MS Mincho"/>
          <w:lang w:eastAsia="ja-JP"/>
        </w:rPr>
        <w:tab/>
        <w:t>P-CSCF under test is connected in simulated/real network environment.</w:t>
      </w:r>
    </w:p>
    <w:p w14:paraId="2997DDFD" w14:textId="77777777" w:rsidR="000A1925" w:rsidRPr="00044AFD" w:rsidRDefault="000A1925" w:rsidP="000A1925">
      <w:pPr>
        <w:pStyle w:val="B10"/>
        <w:rPr>
          <w:rFonts w:eastAsia="MS Mincho"/>
          <w:lang w:eastAsia="ja-JP"/>
        </w:rPr>
      </w:pPr>
      <w:r w:rsidRPr="00044AFD">
        <w:rPr>
          <w:rFonts w:eastAsia="MS Mincho"/>
          <w:lang w:eastAsia="ja-JP"/>
        </w:rPr>
        <w:t>-</w:t>
      </w:r>
      <w:r w:rsidRPr="00044AFD">
        <w:rPr>
          <w:rFonts w:eastAsia="MS Mincho"/>
          <w:lang w:eastAsia="ja-JP"/>
        </w:rPr>
        <w:tab/>
        <w:t>The UE supporting IMS AKA may be simulated.</w:t>
      </w:r>
    </w:p>
    <w:p w14:paraId="422BFFDD" w14:textId="77777777" w:rsidR="000A1925" w:rsidRPr="00044AFD" w:rsidRDefault="000A1925" w:rsidP="000A1925">
      <w:pPr>
        <w:pStyle w:val="B10"/>
        <w:rPr>
          <w:rFonts w:eastAsia="MS Mincho"/>
          <w:lang w:eastAsia="ja-JP"/>
        </w:rPr>
      </w:pPr>
      <w:r w:rsidRPr="00044AFD">
        <w:rPr>
          <w:rFonts w:eastAsia="MS Mincho"/>
          <w:lang w:eastAsia="ja-JP"/>
        </w:rPr>
        <w:t>-</w:t>
      </w:r>
      <w:r w:rsidRPr="00044AFD">
        <w:rPr>
          <w:rFonts w:eastAsia="MS Mincho"/>
          <w:lang w:eastAsia="ja-JP"/>
        </w:rPr>
        <w:tab/>
        <w:t>The tester has access to the Gm interface between the UE and P-CSCF.</w:t>
      </w:r>
    </w:p>
    <w:p w14:paraId="2D0389AB" w14:textId="77777777" w:rsidR="000A1925" w:rsidRPr="00044AFD" w:rsidRDefault="000A1925" w:rsidP="000A1925">
      <w:pPr>
        <w:jc w:val="both"/>
      </w:pPr>
      <w:r w:rsidRPr="00044AFD">
        <w:rPr>
          <w:rFonts w:cs="Arial"/>
          <w:b/>
          <w:color w:val="000000"/>
        </w:rPr>
        <w:t xml:space="preserve">Execution Steps </w:t>
      </w:r>
    </w:p>
    <w:p w14:paraId="7BC52A6D" w14:textId="77777777" w:rsidR="000A1925" w:rsidRPr="00044AFD" w:rsidRDefault="000A1925" w:rsidP="000A1925">
      <w:r w:rsidRPr="00044AFD">
        <w:t>This test is performed in the registration procedure, the UE sends a Register message towards the S</w:t>
      </w:r>
      <w:r w:rsidRPr="00044AFD">
        <w:noBreakHyphen/>
        <w:t>CSCF through the P-CSCF to register the location of the UE and to set-up the security mode.</w:t>
      </w:r>
    </w:p>
    <w:p w14:paraId="55F99879" w14:textId="5FE48B66" w:rsidR="000A1925" w:rsidRPr="00044AFD" w:rsidRDefault="000A1925" w:rsidP="00FA16D2">
      <w:pPr>
        <w:pStyle w:val="B10"/>
        <w:rPr>
          <w:lang w:eastAsia="zh-CN"/>
        </w:rPr>
      </w:pPr>
      <w:r w:rsidRPr="00044AFD">
        <w:rPr>
          <w:lang w:eastAsia="zh-CN"/>
        </w:rPr>
        <w:t>1)</w:t>
      </w:r>
      <w:r w:rsidR="00DC1ED7">
        <w:rPr>
          <w:lang w:eastAsia="zh-CN"/>
        </w:rPr>
        <w:tab/>
      </w:r>
      <w:r w:rsidRPr="00044AFD">
        <w:rPr>
          <w:lang w:eastAsia="zh-CN"/>
        </w:rPr>
        <w:t xml:space="preserve">The UE sends SM1 with </w:t>
      </w:r>
      <w:r w:rsidRPr="00044AFD">
        <w:rPr>
          <w:i/>
        </w:rPr>
        <w:t>spi</w:t>
      </w:r>
      <w:r w:rsidRPr="00044AFD">
        <w:t>_</w:t>
      </w:r>
      <w:r w:rsidRPr="00044AFD">
        <w:rPr>
          <w:i/>
        </w:rPr>
        <w:t xml:space="preserve">uc </w:t>
      </w:r>
      <w:r w:rsidRPr="00044AFD">
        <w:t>(the SPI of the inbound SA at UE</w:t>
      </w:r>
      <w:r w:rsidR="00FA16D2" w:rsidRPr="00044AFD">
        <w:t>'</w:t>
      </w:r>
      <w:r w:rsidRPr="00044AFD">
        <w:t xml:space="preserve">s the protected client port) and </w:t>
      </w:r>
      <w:r w:rsidRPr="00044AFD">
        <w:rPr>
          <w:i/>
        </w:rPr>
        <w:t>spi</w:t>
      </w:r>
      <w:r w:rsidRPr="00044AFD">
        <w:t>_</w:t>
      </w:r>
      <w:r w:rsidRPr="00044AFD">
        <w:rPr>
          <w:i/>
        </w:rPr>
        <w:t>us</w:t>
      </w:r>
      <w:r w:rsidRPr="00044AFD">
        <w:t xml:space="preserve"> (the SPI of the inbound SA at the UE</w:t>
      </w:r>
      <w:r w:rsidR="00FA16D2" w:rsidRPr="00044AFD">
        <w:t>'</w:t>
      </w:r>
      <w:r w:rsidRPr="00044AFD">
        <w:t>s protected server port)</w:t>
      </w:r>
      <w:r w:rsidRPr="00044AFD">
        <w:rPr>
          <w:lang w:eastAsia="zh-CN"/>
        </w:rPr>
        <w:t xml:space="preserve"> to the </w:t>
      </w:r>
      <w:r w:rsidRPr="00044AFD">
        <w:rPr>
          <w:rFonts w:eastAsia="MS Mincho"/>
          <w:lang w:eastAsia="ja-JP"/>
        </w:rPr>
        <w:t>P-CSCF</w:t>
      </w:r>
      <w:r w:rsidRPr="00044AFD">
        <w:rPr>
          <w:lang w:eastAsia="zh-CN"/>
        </w:rPr>
        <w:t xml:space="preserve"> under test.</w:t>
      </w:r>
    </w:p>
    <w:p w14:paraId="635B43FB" w14:textId="5E665EA0" w:rsidR="000A1925" w:rsidRPr="00044AFD" w:rsidRDefault="000A1925" w:rsidP="00FA16D2">
      <w:pPr>
        <w:pStyle w:val="B10"/>
        <w:rPr>
          <w:lang w:eastAsia="zh-CN"/>
        </w:rPr>
      </w:pPr>
      <w:r w:rsidRPr="00044AFD">
        <w:rPr>
          <w:lang w:eastAsia="zh-CN"/>
        </w:rPr>
        <w:t>2)</w:t>
      </w:r>
      <w:r w:rsidR="00DC1ED7">
        <w:rPr>
          <w:lang w:eastAsia="zh-CN"/>
        </w:rPr>
        <w:tab/>
      </w:r>
      <w:r w:rsidRPr="00044AFD">
        <w:rPr>
          <w:lang w:eastAsia="zh-CN"/>
        </w:rPr>
        <w:t xml:space="preserve">The P-CSCF under test receives the </w:t>
      </w:r>
      <w:r w:rsidRPr="00044AFD">
        <w:t>SM1</w:t>
      </w:r>
      <w:r w:rsidRPr="00044AFD">
        <w:rPr>
          <w:lang w:eastAsia="zh-CN"/>
        </w:rPr>
        <w:t xml:space="preserve"> with </w:t>
      </w:r>
      <w:r w:rsidRPr="00044AFD">
        <w:rPr>
          <w:i/>
        </w:rPr>
        <w:t>spi</w:t>
      </w:r>
      <w:r w:rsidRPr="00044AFD">
        <w:t>_</w:t>
      </w:r>
      <w:r w:rsidRPr="00044AFD">
        <w:rPr>
          <w:i/>
        </w:rPr>
        <w:t xml:space="preserve">uc </w:t>
      </w:r>
      <w:r w:rsidRPr="00044AFD">
        <w:rPr>
          <w:lang w:eastAsia="zh-CN"/>
        </w:rPr>
        <w:t>and</w:t>
      </w:r>
      <w:r w:rsidRPr="00044AFD">
        <w:rPr>
          <w:i/>
        </w:rPr>
        <w:t xml:space="preserve"> spi</w:t>
      </w:r>
      <w:r w:rsidRPr="00044AFD">
        <w:t>_</w:t>
      </w:r>
      <w:r w:rsidRPr="00044AFD">
        <w:rPr>
          <w:i/>
        </w:rPr>
        <w:t>us</w:t>
      </w:r>
      <w:r w:rsidRPr="00044AFD">
        <w:rPr>
          <w:lang w:eastAsia="zh-CN"/>
        </w:rPr>
        <w:t xml:space="preserve">. The P-CSCF under test selects </w:t>
      </w:r>
      <w:r w:rsidRPr="00044AFD">
        <w:rPr>
          <w:i/>
        </w:rPr>
        <w:t>spi</w:t>
      </w:r>
      <w:r w:rsidRPr="00044AFD">
        <w:t>_</w:t>
      </w:r>
      <w:r w:rsidRPr="00044AFD">
        <w:rPr>
          <w:i/>
        </w:rPr>
        <w:t>pc</w:t>
      </w:r>
      <w:r w:rsidRPr="00044AFD">
        <w:t xml:space="preserve"> (the SPI of the inbound SA at the P</w:t>
      </w:r>
      <w:r w:rsidRPr="00044AFD">
        <w:noBreakHyphen/>
        <w:t>CSCF</w:t>
      </w:r>
      <w:r w:rsidR="00FA16D2" w:rsidRPr="00044AFD">
        <w:t>'</w:t>
      </w:r>
      <w:r w:rsidRPr="00044AFD">
        <w:t xml:space="preserve">s protected client port) and </w:t>
      </w:r>
      <w:r w:rsidRPr="00044AFD">
        <w:rPr>
          <w:i/>
        </w:rPr>
        <w:t>spi</w:t>
      </w:r>
      <w:r w:rsidRPr="00044AFD">
        <w:t>_</w:t>
      </w:r>
      <w:r w:rsidRPr="00044AFD">
        <w:rPr>
          <w:i/>
        </w:rPr>
        <w:t>ps</w:t>
      </w:r>
      <w:r w:rsidRPr="00044AFD">
        <w:t xml:space="preserve"> (the SPI of the inbound SA at the P</w:t>
      </w:r>
      <w:r w:rsidRPr="00044AFD">
        <w:noBreakHyphen/>
        <w:t>CSCF</w:t>
      </w:r>
      <w:r w:rsidR="00FA16D2" w:rsidRPr="00044AFD">
        <w:t>'</w:t>
      </w:r>
      <w:r w:rsidRPr="00044AFD">
        <w:t>s protected server port).</w:t>
      </w:r>
    </w:p>
    <w:p w14:paraId="3F4BCED9" w14:textId="44DAD12F" w:rsidR="000A1925" w:rsidRPr="00044AFD" w:rsidRDefault="000A1925" w:rsidP="00FA16D2">
      <w:pPr>
        <w:pStyle w:val="B10"/>
        <w:rPr>
          <w:lang w:eastAsia="zh-CN"/>
        </w:rPr>
      </w:pPr>
      <w:r w:rsidRPr="00044AFD">
        <w:rPr>
          <w:lang w:eastAsia="zh-CN"/>
        </w:rPr>
        <w:t>3)</w:t>
      </w:r>
      <w:r w:rsidR="00DC1ED7">
        <w:rPr>
          <w:lang w:eastAsia="zh-CN"/>
        </w:rPr>
        <w:tab/>
      </w:r>
      <w:r w:rsidRPr="00044AFD">
        <w:rPr>
          <w:lang w:eastAsia="zh-CN"/>
        </w:rPr>
        <w:t xml:space="preserve">The tester examines the </w:t>
      </w:r>
      <w:r w:rsidRPr="00044AFD">
        <w:rPr>
          <w:i/>
        </w:rPr>
        <w:t>spi</w:t>
      </w:r>
      <w:r w:rsidRPr="00044AFD">
        <w:t>_</w:t>
      </w:r>
      <w:r w:rsidRPr="00044AFD">
        <w:rPr>
          <w:i/>
        </w:rPr>
        <w:t xml:space="preserve">pc </w:t>
      </w:r>
      <w:r w:rsidRPr="00044AFD">
        <w:rPr>
          <w:lang w:eastAsia="zh-CN"/>
        </w:rPr>
        <w:t>and</w:t>
      </w:r>
      <w:r w:rsidRPr="00044AFD">
        <w:rPr>
          <w:i/>
        </w:rPr>
        <w:t xml:space="preserve"> spi</w:t>
      </w:r>
      <w:r w:rsidRPr="00044AFD">
        <w:t>_</w:t>
      </w:r>
      <w:r w:rsidRPr="00044AFD">
        <w:rPr>
          <w:i/>
        </w:rPr>
        <w:t>ps</w:t>
      </w:r>
      <w:r w:rsidRPr="00044AFD">
        <w:rPr>
          <w:lang w:eastAsia="zh-CN"/>
        </w:rPr>
        <w:t xml:space="preserve"> in the SM6 sent from the P-CSCF under test to the UE via </w:t>
      </w:r>
      <w:r w:rsidRPr="00044AFD">
        <w:rPr>
          <w:rFonts w:eastAsia="MS Mincho"/>
          <w:lang w:eastAsia="ja-JP"/>
        </w:rPr>
        <w:t>the Gm interface</w:t>
      </w:r>
      <w:r w:rsidRPr="00044AFD">
        <w:rPr>
          <w:lang w:eastAsia="zh-CN"/>
        </w:rPr>
        <w:t>.</w:t>
      </w:r>
    </w:p>
    <w:p w14:paraId="5A4B2C6D" w14:textId="77777777" w:rsidR="000A1925" w:rsidRPr="00044AFD" w:rsidRDefault="000A1925" w:rsidP="00DC1ED7">
      <w:pPr>
        <w:keepNext/>
        <w:rPr>
          <w:rFonts w:cs="Arial"/>
          <w:b/>
          <w:color w:val="000000"/>
        </w:rPr>
      </w:pPr>
      <w:r w:rsidRPr="00044AFD">
        <w:rPr>
          <w:rFonts w:cs="Arial"/>
          <w:b/>
          <w:color w:val="000000"/>
        </w:rPr>
        <w:t>Expected Results:</w:t>
      </w:r>
    </w:p>
    <w:p w14:paraId="10F44A63" w14:textId="77777777" w:rsidR="000A1925" w:rsidRPr="00044AFD" w:rsidRDefault="000A1925" w:rsidP="000A1925">
      <w:r w:rsidRPr="00044AFD">
        <w:rPr>
          <w:lang w:eastAsia="zh-CN"/>
        </w:rPr>
        <w:t xml:space="preserve">The </w:t>
      </w:r>
      <w:r w:rsidRPr="00044AFD">
        <w:rPr>
          <w:i/>
        </w:rPr>
        <w:t>spi</w:t>
      </w:r>
      <w:r w:rsidRPr="00044AFD">
        <w:t>_</w:t>
      </w:r>
      <w:r w:rsidRPr="00044AFD">
        <w:rPr>
          <w:i/>
        </w:rPr>
        <w:t xml:space="preserve">pc </w:t>
      </w:r>
      <w:r w:rsidRPr="00044AFD">
        <w:rPr>
          <w:lang w:eastAsia="zh-CN"/>
        </w:rPr>
        <w:t>and</w:t>
      </w:r>
      <w:r w:rsidRPr="00044AFD">
        <w:rPr>
          <w:i/>
        </w:rPr>
        <w:t xml:space="preserve"> spi</w:t>
      </w:r>
      <w:r w:rsidRPr="00044AFD">
        <w:t>_</w:t>
      </w:r>
      <w:r w:rsidRPr="00044AFD">
        <w:rPr>
          <w:i/>
        </w:rPr>
        <w:t xml:space="preserve">ps </w:t>
      </w:r>
      <w:r w:rsidRPr="00044AFD">
        <w:t xml:space="preserve">are different than </w:t>
      </w:r>
      <w:r w:rsidRPr="00044AFD">
        <w:rPr>
          <w:i/>
        </w:rPr>
        <w:t>spi</w:t>
      </w:r>
      <w:r w:rsidRPr="00044AFD">
        <w:t>_</w:t>
      </w:r>
      <w:r w:rsidRPr="00044AFD">
        <w:rPr>
          <w:i/>
        </w:rPr>
        <w:t xml:space="preserve">uc </w:t>
      </w:r>
      <w:r w:rsidRPr="00044AFD">
        <w:rPr>
          <w:lang w:eastAsia="zh-CN"/>
        </w:rPr>
        <w:t>and</w:t>
      </w:r>
      <w:r w:rsidRPr="00044AFD">
        <w:rPr>
          <w:i/>
        </w:rPr>
        <w:t xml:space="preserve"> spi</w:t>
      </w:r>
      <w:r w:rsidRPr="00044AFD">
        <w:t>_</w:t>
      </w:r>
      <w:r w:rsidRPr="00044AFD">
        <w:rPr>
          <w:i/>
        </w:rPr>
        <w:t>us</w:t>
      </w:r>
      <w:r w:rsidRPr="00044AFD">
        <w:t xml:space="preserve">. </w:t>
      </w:r>
    </w:p>
    <w:p w14:paraId="06D663F4" w14:textId="77777777" w:rsidR="000A1925" w:rsidRPr="00044AFD" w:rsidRDefault="000A1925" w:rsidP="000A1925">
      <w:pPr>
        <w:rPr>
          <w:rFonts w:cs="Arial"/>
          <w:b/>
          <w:color w:val="000000"/>
        </w:rPr>
      </w:pPr>
      <w:r w:rsidRPr="00044AFD">
        <w:rPr>
          <w:rFonts w:cs="Arial"/>
          <w:b/>
          <w:color w:val="000000"/>
        </w:rPr>
        <w:t>Expected format of evidence:</w:t>
      </w:r>
    </w:p>
    <w:p w14:paraId="69C52CA7" w14:textId="2788E9F8" w:rsidR="000A1925" w:rsidRPr="00044AFD" w:rsidRDefault="000A1925" w:rsidP="000A1925">
      <w:r w:rsidRPr="00044AFD">
        <w:t xml:space="preserve"> Save the logs and the communication flow in a .pcap file</w:t>
      </w:r>
      <w:r w:rsidR="006C3C55">
        <w:t>.</w:t>
      </w:r>
    </w:p>
    <w:p w14:paraId="4C4EF888" w14:textId="77777777" w:rsidR="00D8683D" w:rsidRPr="00044AFD" w:rsidRDefault="00D8683D" w:rsidP="00D8683D">
      <w:pPr>
        <w:pStyle w:val="Heading4"/>
      </w:pPr>
      <w:bookmarkStart w:id="53" w:name="_Toc74131088"/>
      <w:r w:rsidRPr="00044AFD">
        <w:t>4.2.2.4</w:t>
      </w:r>
      <w:r w:rsidRPr="00044AFD">
        <w:tab/>
        <w:t>Security functional requirements on the I-CSCF deriving from 3GPP specifications and related test cases</w:t>
      </w:r>
      <w:bookmarkEnd w:id="53"/>
    </w:p>
    <w:p w14:paraId="0CA14889" w14:textId="77777777" w:rsidR="00D8683D" w:rsidRPr="00044AFD" w:rsidRDefault="00D8683D" w:rsidP="00D8683D">
      <w:pPr>
        <w:pStyle w:val="Heading5"/>
        <w:rPr>
          <w:rFonts w:eastAsia="MS Mincho"/>
        </w:rPr>
      </w:pPr>
      <w:bookmarkStart w:id="54" w:name="_Toc74131089"/>
      <w:r w:rsidRPr="00044AFD">
        <w:rPr>
          <w:rFonts w:eastAsia="MS Mincho"/>
        </w:rPr>
        <w:t>4.2.2.4.1</w:t>
      </w:r>
      <w:r w:rsidRPr="00044AFD">
        <w:rPr>
          <w:rFonts w:eastAsia="MS Mincho"/>
        </w:rPr>
        <w:tab/>
        <w:t>Encryption in network hiding</w:t>
      </w:r>
      <w:bookmarkEnd w:id="54"/>
    </w:p>
    <w:p w14:paraId="22685C0E" w14:textId="77777777" w:rsidR="00D8683D" w:rsidRPr="00044AFD" w:rsidRDefault="00D8683D" w:rsidP="00D8683D">
      <w:pPr>
        <w:rPr>
          <w:lang w:eastAsia="zh-CN"/>
        </w:rPr>
      </w:pPr>
      <w:r w:rsidRPr="00044AFD">
        <w:rPr>
          <w:i/>
        </w:rPr>
        <w:t>Requirement Name</w:t>
      </w:r>
      <w:r w:rsidRPr="00044AFD">
        <w:t xml:space="preserve">: </w:t>
      </w:r>
      <w:r w:rsidRPr="00044AFD">
        <w:rPr>
          <w:rFonts w:eastAsia="MS Mincho"/>
        </w:rPr>
        <w:t>Encryption in network hiding</w:t>
      </w:r>
    </w:p>
    <w:p w14:paraId="18A045FA" w14:textId="77777777" w:rsidR="00D8683D" w:rsidRPr="00044AFD" w:rsidRDefault="00D8683D" w:rsidP="00D8683D">
      <w:r w:rsidRPr="00044AFD">
        <w:rPr>
          <w:i/>
        </w:rPr>
        <w:t xml:space="preserve">Requirement Reference: </w:t>
      </w:r>
      <w:r w:rsidRPr="00044AFD">
        <w:t>TS 33.203 [3], clause 6.4</w:t>
      </w:r>
    </w:p>
    <w:p w14:paraId="57A946D5" w14:textId="77777777" w:rsidR="00D8683D" w:rsidRPr="00044AFD" w:rsidRDefault="00D8683D" w:rsidP="00D8683D">
      <w:r w:rsidRPr="00044AFD">
        <w:rPr>
          <w:i/>
        </w:rPr>
        <w:t>Requirement Description</w:t>
      </w:r>
      <w:r w:rsidRPr="00044AFD">
        <w:t xml:space="preserve">: </w:t>
      </w:r>
    </w:p>
    <w:p w14:paraId="140F505E" w14:textId="77777777" w:rsidR="00D8683D" w:rsidRPr="00044AFD" w:rsidRDefault="00D8683D" w:rsidP="00D8683D">
      <w:pPr>
        <w:keepNext/>
      </w:pPr>
      <w:r w:rsidRPr="00044AFD">
        <w:t>"The Hiding Mechanism is optional for implementation. All I-CSCFs/IBCFs in the HN shall share the same encryption and decryption key Kv. If the mechanism is used and the operator policy states that the topology shall be hidden the I-CSCF/IBCF shall encrypt the hiding information elements when the I-CSCF/IBCF forwards SIP Request or Response messages outside the hiding network</w:t>
      </w:r>
      <w:r w:rsidR="00FA16D2" w:rsidRPr="00044AFD">
        <w:t>'</w:t>
      </w:r>
      <w:r w:rsidRPr="00044AFD">
        <w:t>s domain. The hiding information elements are entries in SIP headers, such as Via, Record-Route, Route and Path, which contain addresses of SIP proxies in hiding network. When I-CSCF/IBCF receives a SIP Request or Response message from outside the hiding network</w:t>
      </w:r>
      <w:r w:rsidR="00FA16D2" w:rsidRPr="00044AFD">
        <w:t>'</w:t>
      </w:r>
      <w:r w:rsidRPr="00044AFD">
        <w:t xml:space="preserve">s domain, the I-CSCF/IBCF shall decrypt those information elements that were encrypted by I-CSCF/IBCF in this hiding network domain." </w:t>
      </w:r>
    </w:p>
    <w:p w14:paraId="2A8AEAB6" w14:textId="77777777" w:rsidR="00D8683D" w:rsidRPr="00044AFD" w:rsidRDefault="00D8683D" w:rsidP="00D8683D">
      <w:r w:rsidRPr="00044AFD">
        <w:rPr>
          <w:lang w:eastAsia="zh-CN"/>
        </w:rPr>
        <w:t xml:space="preserve">as specified in </w:t>
      </w:r>
      <w:r w:rsidRPr="00044AFD">
        <w:t>TS 33.203 [3], clause 6.4.</w:t>
      </w:r>
    </w:p>
    <w:p w14:paraId="2E5B0350" w14:textId="66E57AB7" w:rsidR="00D8683D" w:rsidRPr="00044AFD" w:rsidRDefault="00D8683D" w:rsidP="00D8683D">
      <w:r w:rsidRPr="00044AFD">
        <w:rPr>
          <w:i/>
        </w:rPr>
        <w:t>Threat References</w:t>
      </w:r>
      <w:r w:rsidRPr="00044AFD">
        <w:t xml:space="preserve">: </w:t>
      </w:r>
      <w:bookmarkStart w:id="55" w:name="_Toc82165906"/>
      <w:r w:rsidR="007A0EBA">
        <w:rPr>
          <w:noProof/>
        </w:rPr>
        <w:t>O.4.2.1</w:t>
      </w:r>
      <w:r w:rsidR="007A0EBA">
        <w:rPr>
          <w:noProof/>
        </w:rPr>
        <w:tab/>
        <w:t>encryption in network hiding</w:t>
      </w:r>
      <w:bookmarkEnd w:id="55"/>
    </w:p>
    <w:p w14:paraId="749ADA91" w14:textId="77777777" w:rsidR="00D8683D" w:rsidRPr="00044AFD" w:rsidRDefault="00D8683D" w:rsidP="00D8683D">
      <w:pPr>
        <w:pStyle w:val="B10"/>
        <w:ind w:left="0" w:firstLine="0"/>
        <w:rPr>
          <w:lang w:eastAsia="zh-CN"/>
        </w:rPr>
      </w:pPr>
      <w:r w:rsidRPr="00044AFD">
        <w:rPr>
          <w:i/>
        </w:rPr>
        <w:t>Test case</w:t>
      </w:r>
      <w:r w:rsidRPr="00044AFD">
        <w:t xml:space="preserve">: </w:t>
      </w:r>
    </w:p>
    <w:p w14:paraId="73BFE9F4" w14:textId="3308CAA4" w:rsidR="00D8683D" w:rsidRPr="00044AFD" w:rsidRDefault="00D8683D" w:rsidP="00D8683D">
      <w:pPr>
        <w:rPr>
          <w:rFonts w:cs="Arial"/>
          <w:b/>
          <w:i/>
          <w:color w:val="000000"/>
        </w:rPr>
      </w:pPr>
      <w:r w:rsidRPr="00044AFD">
        <w:rPr>
          <w:rFonts w:cs="Arial"/>
          <w:b/>
          <w:color w:val="000000"/>
        </w:rPr>
        <w:t xml:space="preserve">Test Name: </w:t>
      </w:r>
      <w:r w:rsidRPr="00044AFD">
        <w:t>TC_</w:t>
      </w:r>
      <w:r w:rsidR="00F735F8" w:rsidRPr="00044AFD">
        <w:t>ENCRYPTION</w:t>
      </w:r>
      <w:r w:rsidR="00F735F8">
        <w:t>_</w:t>
      </w:r>
      <w:r w:rsidR="00F735F8" w:rsidRPr="00044AFD">
        <w:t>IN</w:t>
      </w:r>
      <w:r w:rsidR="00F735F8">
        <w:t>_</w:t>
      </w:r>
      <w:r w:rsidR="00F735F8" w:rsidRPr="00044AFD">
        <w:t>NETWORK</w:t>
      </w:r>
      <w:r w:rsidR="00F735F8">
        <w:t>_</w:t>
      </w:r>
      <w:r w:rsidRPr="00044AFD">
        <w:t>HIDING</w:t>
      </w:r>
      <w:r w:rsidR="00F735F8" w:rsidRPr="00F735F8">
        <w:t>_I_CSCF</w:t>
      </w:r>
    </w:p>
    <w:p w14:paraId="247F2A75" w14:textId="77777777" w:rsidR="00D8683D" w:rsidRPr="00044AFD" w:rsidRDefault="00D8683D" w:rsidP="00D8683D">
      <w:pPr>
        <w:rPr>
          <w:rFonts w:cs="Arial"/>
          <w:b/>
          <w:color w:val="000000"/>
        </w:rPr>
      </w:pPr>
      <w:r w:rsidRPr="00044AFD">
        <w:rPr>
          <w:rFonts w:cs="Arial"/>
          <w:b/>
          <w:color w:val="000000"/>
        </w:rPr>
        <w:t>Purpose:</w:t>
      </w:r>
    </w:p>
    <w:p w14:paraId="3D8C84E0" w14:textId="77777777" w:rsidR="00D8683D" w:rsidRPr="00044AFD" w:rsidRDefault="00D8683D" w:rsidP="00D8683D">
      <w:r w:rsidRPr="00044AFD">
        <w:t>Verify the I-CSCF encrypts the hiding information elements when the I-CSCF forwards SIP Request or Response messages to the outside of the hiding network</w:t>
      </w:r>
      <w:r w:rsidR="00FA16D2" w:rsidRPr="00044AFD">
        <w:t>'</w:t>
      </w:r>
      <w:r w:rsidRPr="00044AFD">
        <w:t xml:space="preserve">s domain, in cases of the network hiding mechanism is used and the operator policy states that the topology shall be hidden. </w:t>
      </w:r>
    </w:p>
    <w:p w14:paraId="52D24BF5" w14:textId="77777777" w:rsidR="00D8683D" w:rsidRPr="00044AFD" w:rsidRDefault="00D8683D" w:rsidP="00D8683D">
      <w:r w:rsidRPr="00044AFD">
        <w:t>Verify the I-CSCF decrypts those information elements that were encrypted by the I-CSCF in this hiding network domain when the I-CSCF receives a SIP Request or Response message from the outside of the hiding network</w:t>
      </w:r>
      <w:r w:rsidR="00FA16D2" w:rsidRPr="00044AFD">
        <w:t>'</w:t>
      </w:r>
      <w:r w:rsidRPr="00044AFD">
        <w:t>s domain, in cases of the network hiding mechanism is used and the operator policy states that the topology shall be hidden.</w:t>
      </w:r>
    </w:p>
    <w:p w14:paraId="15A59C29" w14:textId="77777777" w:rsidR="00D8683D" w:rsidRPr="00044AFD" w:rsidRDefault="00D8683D" w:rsidP="00D8683D">
      <w:pPr>
        <w:rPr>
          <w:rFonts w:cs="Arial"/>
          <w:b/>
          <w:color w:val="000000"/>
        </w:rPr>
      </w:pPr>
      <w:r w:rsidRPr="00044AFD">
        <w:rPr>
          <w:rFonts w:cs="Arial"/>
          <w:b/>
          <w:color w:val="000000"/>
        </w:rPr>
        <w:t>Pre-Conditions:</w:t>
      </w:r>
    </w:p>
    <w:p w14:paraId="0D648B91" w14:textId="77777777" w:rsidR="00D8683D" w:rsidRPr="00044AFD" w:rsidRDefault="00D8683D" w:rsidP="00D8683D">
      <w:pPr>
        <w:pStyle w:val="B10"/>
        <w:rPr>
          <w:rFonts w:eastAsia="MS Mincho"/>
          <w:lang w:eastAsia="ja-JP"/>
        </w:rPr>
      </w:pPr>
      <w:r w:rsidRPr="00044AFD">
        <w:rPr>
          <w:rFonts w:eastAsia="MS Mincho"/>
          <w:lang w:eastAsia="ja-JP"/>
        </w:rPr>
        <w:t>-</w:t>
      </w:r>
      <w:r w:rsidRPr="00044AFD">
        <w:rPr>
          <w:rFonts w:eastAsia="MS Mincho"/>
          <w:lang w:eastAsia="ja-JP"/>
        </w:rPr>
        <w:tab/>
        <w:t>I-CSCF network products are connected in simulated/real network environment.</w:t>
      </w:r>
    </w:p>
    <w:p w14:paraId="654AF5C4" w14:textId="77777777" w:rsidR="00D8683D" w:rsidRPr="00044AFD" w:rsidRDefault="00D8683D" w:rsidP="00D8683D">
      <w:pPr>
        <w:pStyle w:val="B10"/>
        <w:rPr>
          <w:rFonts w:eastAsia="MS Mincho"/>
          <w:lang w:eastAsia="ja-JP"/>
        </w:rPr>
      </w:pPr>
      <w:r w:rsidRPr="00044AFD">
        <w:rPr>
          <w:rFonts w:eastAsia="MS Mincho"/>
          <w:lang w:eastAsia="ja-JP"/>
        </w:rPr>
        <w:t>-</w:t>
      </w:r>
      <w:r w:rsidRPr="00044AFD">
        <w:rPr>
          <w:rFonts w:eastAsia="MS Mincho"/>
          <w:lang w:eastAsia="ja-JP"/>
        </w:rPr>
        <w:tab/>
      </w:r>
      <w:r w:rsidRPr="00044AFD">
        <w:t xml:space="preserve">The network hiding mechanism is </w:t>
      </w:r>
      <w:r w:rsidRPr="00044AFD">
        <w:rPr>
          <w:rFonts w:eastAsia="MS Mincho"/>
          <w:lang w:eastAsia="ja-JP"/>
        </w:rPr>
        <w:t>configured</w:t>
      </w:r>
      <w:r w:rsidRPr="00044AFD">
        <w:t xml:space="preserve"> to be used and the operator policy is </w:t>
      </w:r>
      <w:r w:rsidRPr="00044AFD">
        <w:rPr>
          <w:rFonts w:eastAsia="MS Mincho"/>
          <w:lang w:eastAsia="ja-JP"/>
        </w:rPr>
        <w:t>configured</w:t>
      </w:r>
      <w:r w:rsidRPr="00044AFD">
        <w:t xml:space="preserve"> that the topology shall be hidden.</w:t>
      </w:r>
    </w:p>
    <w:p w14:paraId="07C353F9" w14:textId="77777777" w:rsidR="00D8683D" w:rsidRPr="00044AFD" w:rsidRDefault="00D8683D" w:rsidP="00D8683D">
      <w:pPr>
        <w:pStyle w:val="B10"/>
        <w:rPr>
          <w:rFonts w:eastAsia="MS Mincho"/>
          <w:lang w:eastAsia="ja-JP"/>
        </w:rPr>
      </w:pPr>
      <w:r w:rsidRPr="00044AFD">
        <w:rPr>
          <w:rFonts w:eastAsia="MS Mincho"/>
          <w:lang w:eastAsia="ja-JP"/>
        </w:rPr>
        <w:t>-</w:t>
      </w:r>
      <w:r w:rsidRPr="00044AFD">
        <w:rPr>
          <w:rFonts w:eastAsia="MS Mincho"/>
          <w:lang w:eastAsia="ja-JP"/>
        </w:rPr>
        <w:tab/>
        <w:t>The same encryption and decryption key Kv is configured on the I-CSCFs under test by the tester.</w:t>
      </w:r>
    </w:p>
    <w:p w14:paraId="6B791CEB" w14:textId="77777777" w:rsidR="00D8683D" w:rsidRPr="00044AFD" w:rsidRDefault="00D8683D" w:rsidP="00D8683D">
      <w:pPr>
        <w:pStyle w:val="B10"/>
        <w:rPr>
          <w:rFonts w:eastAsia="MS Mincho"/>
          <w:lang w:eastAsia="ja-JP"/>
        </w:rPr>
      </w:pPr>
      <w:r w:rsidRPr="00044AFD">
        <w:rPr>
          <w:rFonts w:eastAsia="MS Mincho"/>
          <w:lang w:eastAsia="ja-JP"/>
        </w:rPr>
        <w:t>-</w:t>
      </w:r>
      <w:r w:rsidRPr="00044AFD">
        <w:rPr>
          <w:rFonts w:eastAsia="MS Mincho"/>
          <w:lang w:eastAsia="ja-JP"/>
        </w:rPr>
        <w:tab/>
        <w:t>The encryption algorithm is configured on the I-CSCF under test by the tester.</w:t>
      </w:r>
    </w:p>
    <w:p w14:paraId="20575CAF" w14:textId="77777777" w:rsidR="00D8683D" w:rsidRPr="00044AFD" w:rsidRDefault="00D8683D" w:rsidP="00D8683D">
      <w:pPr>
        <w:pStyle w:val="B10"/>
        <w:rPr>
          <w:rFonts w:eastAsia="MS Mincho"/>
          <w:lang w:eastAsia="ja-JP"/>
        </w:rPr>
      </w:pPr>
      <w:r w:rsidRPr="00044AFD">
        <w:rPr>
          <w:rFonts w:eastAsia="MS Mincho"/>
          <w:lang w:eastAsia="ja-JP"/>
        </w:rPr>
        <w:t>-</w:t>
      </w:r>
      <w:r w:rsidRPr="00044AFD">
        <w:rPr>
          <w:rFonts w:eastAsia="MS Mincho"/>
          <w:lang w:eastAsia="ja-JP"/>
        </w:rPr>
        <w:tab/>
        <w:t>The network element in the hiding network</w:t>
      </w:r>
      <w:r w:rsidR="00FA16D2" w:rsidRPr="00044AFD">
        <w:rPr>
          <w:rFonts w:eastAsia="MS Mincho"/>
          <w:lang w:eastAsia="ja-JP"/>
        </w:rPr>
        <w:t>'</w:t>
      </w:r>
      <w:r w:rsidRPr="00044AFD">
        <w:rPr>
          <w:rFonts w:eastAsia="MS Mincho"/>
          <w:lang w:eastAsia="ja-JP"/>
        </w:rPr>
        <w:t>s domain may be simulated.</w:t>
      </w:r>
    </w:p>
    <w:p w14:paraId="528B5C0C" w14:textId="77777777" w:rsidR="00D8683D" w:rsidRPr="00044AFD" w:rsidRDefault="00D8683D" w:rsidP="00D8683D">
      <w:pPr>
        <w:pStyle w:val="B10"/>
        <w:rPr>
          <w:rFonts w:eastAsia="MS Mincho"/>
          <w:lang w:eastAsia="ja-JP"/>
        </w:rPr>
      </w:pPr>
      <w:r w:rsidRPr="00044AFD">
        <w:rPr>
          <w:rFonts w:eastAsia="MS Mincho"/>
          <w:lang w:eastAsia="ja-JP"/>
        </w:rPr>
        <w:t>-</w:t>
      </w:r>
      <w:r w:rsidRPr="00044AFD">
        <w:rPr>
          <w:rFonts w:eastAsia="MS Mincho"/>
          <w:lang w:eastAsia="ja-JP"/>
        </w:rPr>
        <w:tab/>
        <w:t>The network element outside the hiding network</w:t>
      </w:r>
      <w:r w:rsidR="00FA16D2" w:rsidRPr="00044AFD">
        <w:rPr>
          <w:rFonts w:eastAsia="MS Mincho"/>
          <w:lang w:eastAsia="ja-JP"/>
        </w:rPr>
        <w:t>'</w:t>
      </w:r>
      <w:r w:rsidRPr="00044AFD">
        <w:rPr>
          <w:rFonts w:eastAsia="MS Mincho"/>
          <w:lang w:eastAsia="ja-JP"/>
        </w:rPr>
        <w:t>s domain may be simulated.</w:t>
      </w:r>
    </w:p>
    <w:p w14:paraId="47571439" w14:textId="77777777" w:rsidR="00D8683D" w:rsidRPr="00044AFD" w:rsidRDefault="00D8683D" w:rsidP="00D8683D">
      <w:pPr>
        <w:pStyle w:val="B10"/>
        <w:rPr>
          <w:rFonts w:eastAsia="MS Mincho"/>
          <w:lang w:eastAsia="ja-JP"/>
        </w:rPr>
      </w:pPr>
      <w:r w:rsidRPr="00044AFD">
        <w:rPr>
          <w:rFonts w:eastAsia="MS Mincho"/>
          <w:lang w:eastAsia="ja-JP"/>
        </w:rPr>
        <w:t>-</w:t>
      </w:r>
      <w:r w:rsidRPr="00044AFD">
        <w:rPr>
          <w:rFonts w:eastAsia="MS Mincho"/>
          <w:lang w:eastAsia="ja-JP"/>
        </w:rPr>
        <w:tab/>
        <w:t>The tester has access to the interface between the element in the hiding network</w:t>
      </w:r>
      <w:r w:rsidR="00FA16D2" w:rsidRPr="00044AFD">
        <w:rPr>
          <w:rFonts w:eastAsia="MS Mincho"/>
          <w:lang w:eastAsia="ja-JP"/>
        </w:rPr>
        <w:t>'</w:t>
      </w:r>
      <w:r w:rsidRPr="00044AFD">
        <w:rPr>
          <w:rFonts w:eastAsia="MS Mincho"/>
          <w:lang w:eastAsia="ja-JP"/>
        </w:rPr>
        <w:t>s domain and I-CSCF.</w:t>
      </w:r>
    </w:p>
    <w:p w14:paraId="72AF9CB4" w14:textId="77777777" w:rsidR="00D8683D" w:rsidRPr="00044AFD" w:rsidRDefault="00D8683D" w:rsidP="00D8683D">
      <w:pPr>
        <w:pStyle w:val="B10"/>
        <w:rPr>
          <w:rFonts w:eastAsia="MS Mincho"/>
          <w:lang w:eastAsia="ja-JP"/>
        </w:rPr>
      </w:pPr>
      <w:r w:rsidRPr="00044AFD">
        <w:rPr>
          <w:rFonts w:eastAsia="MS Mincho"/>
          <w:lang w:eastAsia="ja-JP"/>
        </w:rPr>
        <w:t>-</w:t>
      </w:r>
      <w:r w:rsidRPr="00044AFD">
        <w:rPr>
          <w:rFonts w:eastAsia="MS Mincho"/>
          <w:lang w:eastAsia="ja-JP"/>
        </w:rPr>
        <w:tab/>
        <w:t>The tester has access to the interface between the element outside the hiding network</w:t>
      </w:r>
      <w:r w:rsidR="00FA16D2" w:rsidRPr="00044AFD">
        <w:rPr>
          <w:rFonts w:eastAsia="MS Mincho"/>
          <w:lang w:eastAsia="ja-JP"/>
        </w:rPr>
        <w:t>'</w:t>
      </w:r>
      <w:r w:rsidRPr="00044AFD">
        <w:rPr>
          <w:rFonts w:eastAsia="MS Mincho"/>
          <w:lang w:eastAsia="ja-JP"/>
        </w:rPr>
        <w:t>s domain and I-CSCF.</w:t>
      </w:r>
    </w:p>
    <w:p w14:paraId="561BA8F7" w14:textId="77777777" w:rsidR="00D8683D" w:rsidRPr="00044AFD" w:rsidRDefault="00D8683D" w:rsidP="00425E55">
      <w:pPr>
        <w:keepNext/>
        <w:jc w:val="both"/>
      </w:pPr>
      <w:r w:rsidRPr="00044AFD">
        <w:rPr>
          <w:rFonts w:cs="Arial"/>
          <w:b/>
          <w:color w:val="000000"/>
        </w:rPr>
        <w:t>Execution Steps</w:t>
      </w:r>
      <w:r w:rsidR="00425E55">
        <w:rPr>
          <w:rFonts w:cs="Arial"/>
          <w:b/>
          <w:color w:val="000000"/>
        </w:rPr>
        <w:t>:</w:t>
      </w:r>
      <w:r w:rsidRPr="00044AFD">
        <w:rPr>
          <w:rFonts w:cs="Arial"/>
          <w:b/>
          <w:color w:val="000000"/>
        </w:rPr>
        <w:t xml:space="preserve"> </w:t>
      </w:r>
    </w:p>
    <w:p w14:paraId="7E2DE411" w14:textId="77777777" w:rsidR="00D8683D" w:rsidRPr="00044AFD" w:rsidRDefault="00D8683D" w:rsidP="00D8683D">
      <w:pPr>
        <w:pStyle w:val="NO"/>
      </w:pPr>
      <w:r w:rsidRPr="00044AFD">
        <w:rPr>
          <w:lang w:eastAsia="x-none"/>
        </w:rPr>
        <w:t>NOTE:</w:t>
      </w:r>
      <w:r w:rsidRPr="00044AFD">
        <w:rPr>
          <w:lang w:eastAsia="x-none"/>
        </w:rPr>
        <w:tab/>
      </w:r>
      <w:r w:rsidRPr="00044AFD">
        <w:t xml:space="preserve">This test is performed in case the network hiding mechanism and the encryption of the hiding information elements </w:t>
      </w:r>
      <w:r w:rsidRPr="00044AFD">
        <w:rPr>
          <w:lang w:eastAsia="zh-CN"/>
        </w:rPr>
        <w:t>i</w:t>
      </w:r>
      <w:r w:rsidRPr="00044AFD">
        <w:t xml:space="preserve">n the I-CSCF </w:t>
      </w:r>
      <w:r w:rsidRPr="00044AFD">
        <w:rPr>
          <w:lang w:eastAsia="zh-CN"/>
        </w:rPr>
        <w:t>are</w:t>
      </w:r>
      <w:r w:rsidRPr="00044AFD">
        <w:t xml:space="preserve"> implemented.</w:t>
      </w:r>
    </w:p>
    <w:p w14:paraId="4193664C" w14:textId="77777777" w:rsidR="00D8683D" w:rsidRPr="00044AFD" w:rsidRDefault="00D8683D" w:rsidP="00D8683D">
      <w:r w:rsidRPr="00044AFD">
        <w:t>Test case 1: The I-CSCF forwards SIP messages to the outside of the hiding network</w:t>
      </w:r>
      <w:r w:rsidR="00FA16D2" w:rsidRPr="00044AFD">
        <w:t>'</w:t>
      </w:r>
      <w:r w:rsidRPr="00044AFD">
        <w:t>s domain</w:t>
      </w:r>
    </w:p>
    <w:p w14:paraId="4EC850D8" w14:textId="70992CF6" w:rsidR="00D8683D" w:rsidRPr="00044AFD" w:rsidRDefault="00D8683D" w:rsidP="00FA16D2">
      <w:pPr>
        <w:pStyle w:val="B10"/>
        <w:rPr>
          <w:lang w:eastAsia="zh-CN"/>
        </w:rPr>
      </w:pPr>
      <w:r w:rsidRPr="00044AFD">
        <w:rPr>
          <w:lang w:eastAsia="zh-CN"/>
        </w:rPr>
        <w:t>1)</w:t>
      </w:r>
      <w:r w:rsidR="00DC1ED7">
        <w:rPr>
          <w:lang w:eastAsia="zh-CN"/>
        </w:rPr>
        <w:tab/>
      </w:r>
      <w:r w:rsidRPr="00044AFD">
        <w:rPr>
          <w:rFonts w:eastAsia="MS Mincho"/>
          <w:lang w:eastAsia="ja-JP"/>
        </w:rPr>
        <w:t>The network element in the hiding network</w:t>
      </w:r>
      <w:r w:rsidR="00FA16D2" w:rsidRPr="00044AFD">
        <w:rPr>
          <w:rFonts w:eastAsia="MS Mincho"/>
          <w:lang w:eastAsia="ja-JP"/>
        </w:rPr>
        <w:t>'</w:t>
      </w:r>
      <w:r w:rsidRPr="00044AFD">
        <w:rPr>
          <w:rFonts w:eastAsia="MS Mincho"/>
          <w:lang w:eastAsia="ja-JP"/>
        </w:rPr>
        <w:t xml:space="preserve">s domain sends a </w:t>
      </w:r>
      <w:r w:rsidRPr="00044AFD">
        <w:t xml:space="preserve">SIP message which contains hiding information elements (e.g. addresses of SIP proxies) to the </w:t>
      </w:r>
      <w:r w:rsidRPr="00044AFD">
        <w:rPr>
          <w:rFonts w:eastAsia="MS Mincho"/>
          <w:lang w:eastAsia="ja-JP"/>
        </w:rPr>
        <w:t>I-CSCF under test</w:t>
      </w:r>
      <w:r w:rsidRPr="00044AFD">
        <w:t>.</w:t>
      </w:r>
    </w:p>
    <w:p w14:paraId="75D24322" w14:textId="3343B994" w:rsidR="00D8683D" w:rsidRPr="00044AFD" w:rsidRDefault="00D8683D" w:rsidP="00FA16D2">
      <w:pPr>
        <w:pStyle w:val="B10"/>
        <w:rPr>
          <w:lang w:eastAsia="zh-CN"/>
        </w:rPr>
      </w:pPr>
      <w:r w:rsidRPr="00044AFD">
        <w:rPr>
          <w:lang w:eastAsia="zh-CN"/>
        </w:rPr>
        <w:t>2)</w:t>
      </w:r>
      <w:r w:rsidR="00DC1ED7">
        <w:rPr>
          <w:lang w:eastAsia="zh-CN"/>
        </w:rPr>
        <w:tab/>
      </w:r>
      <w:r w:rsidRPr="00044AFD">
        <w:rPr>
          <w:lang w:eastAsia="zh-CN"/>
        </w:rPr>
        <w:t xml:space="preserve">The I-CSCF under test </w:t>
      </w:r>
      <w:r w:rsidRPr="00044AFD">
        <w:t>forwards the SIP message to the network element outside the hiding network</w:t>
      </w:r>
      <w:r w:rsidR="00FA16D2" w:rsidRPr="00044AFD">
        <w:t>'</w:t>
      </w:r>
      <w:r w:rsidRPr="00044AFD">
        <w:t>s domain.</w:t>
      </w:r>
    </w:p>
    <w:p w14:paraId="1E66794C" w14:textId="710D7374" w:rsidR="00D8683D" w:rsidRPr="00044AFD" w:rsidRDefault="00D8683D" w:rsidP="00FA16D2">
      <w:pPr>
        <w:pStyle w:val="B10"/>
        <w:rPr>
          <w:lang w:eastAsia="zh-CN"/>
        </w:rPr>
      </w:pPr>
      <w:r w:rsidRPr="00044AFD">
        <w:rPr>
          <w:lang w:eastAsia="zh-CN"/>
        </w:rPr>
        <w:t>3)</w:t>
      </w:r>
      <w:r w:rsidR="00DC1ED7">
        <w:rPr>
          <w:lang w:eastAsia="zh-CN"/>
        </w:rPr>
        <w:tab/>
      </w:r>
      <w:r w:rsidRPr="00044AFD">
        <w:rPr>
          <w:lang w:eastAsia="zh-CN"/>
        </w:rPr>
        <w:t xml:space="preserve">The tester examines the </w:t>
      </w:r>
      <w:r w:rsidRPr="00044AFD">
        <w:t>SIP message forwarded to the network element outside the hiding network</w:t>
      </w:r>
      <w:r w:rsidR="00FA16D2" w:rsidRPr="00044AFD">
        <w:t>'</w:t>
      </w:r>
      <w:r w:rsidRPr="00044AFD">
        <w:t>s domain</w:t>
      </w:r>
      <w:r w:rsidRPr="00044AFD">
        <w:rPr>
          <w:lang w:eastAsia="zh-CN"/>
        </w:rPr>
        <w:t>.</w:t>
      </w:r>
    </w:p>
    <w:p w14:paraId="5C481B85" w14:textId="77777777" w:rsidR="00D8683D" w:rsidRPr="00044AFD" w:rsidRDefault="00D8683D" w:rsidP="00D8683D">
      <w:r w:rsidRPr="00044AFD">
        <w:t>Test case 2: The I-CSCF forwards SIP messages to the hiding network</w:t>
      </w:r>
      <w:r w:rsidR="00FA16D2" w:rsidRPr="00044AFD">
        <w:t>'</w:t>
      </w:r>
      <w:r w:rsidRPr="00044AFD">
        <w:t>s domain</w:t>
      </w:r>
    </w:p>
    <w:p w14:paraId="55549F06" w14:textId="71B679B9" w:rsidR="00D8683D" w:rsidRPr="00044AFD" w:rsidRDefault="00D8683D" w:rsidP="00FA16D2">
      <w:pPr>
        <w:pStyle w:val="B10"/>
        <w:rPr>
          <w:lang w:eastAsia="zh-CN"/>
        </w:rPr>
      </w:pPr>
      <w:r w:rsidRPr="00044AFD">
        <w:rPr>
          <w:lang w:eastAsia="zh-CN"/>
        </w:rPr>
        <w:t>1)</w:t>
      </w:r>
      <w:r w:rsidR="00DC1ED7">
        <w:rPr>
          <w:lang w:eastAsia="zh-CN"/>
        </w:rPr>
        <w:tab/>
      </w:r>
      <w:r w:rsidRPr="00044AFD">
        <w:rPr>
          <w:lang w:eastAsia="zh-CN"/>
        </w:rPr>
        <w:t>The network element outside the hiding network</w:t>
      </w:r>
      <w:r w:rsidR="00FA16D2" w:rsidRPr="00044AFD">
        <w:rPr>
          <w:lang w:eastAsia="zh-CN"/>
        </w:rPr>
        <w:t>'</w:t>
      </w:r>
      <w:r w:rsidRPr="00044AFD">
        <w:rPr>
          <w:lang w:eastAsia="zh-CN"/>
        </w:rPr>
        <w:t xml:space="preserve">s domain sends a SIP message which contains </w:t>
      </w:r>
      <w:r w:rsidRPr="00044AFD">
        <w:t>information elements that were encrypted by the I-CSCF in this hiding network domain</w:t>
      </w:r>
      <w:r w:rsidRPr="00044AFD">
        <w:rPr>
          <w:lang w:eastAsia="zh-CN"/>
        </w:rPr>
        <w:t xml:space="preserve"> to the I-CSCF under test.</w:t>
      </w:r>
    </w:p>
    <w:p w14:paraId="2A657DA0" w14:textId="47A20A60" w:rsidR="00D8683D" w:rsidRPr="00044AFD" w:rsidRDefault="00D8683D" w:rsidP="00FA16D2">
      <w:pPr>
        <w:pStyle w:val="B10"/>
        <w:rPr>
          <w:lang w:eastAsia="zh-CN"/>
        </w:rPr>
      </w:pPr>
      <w:r w:rsidRPr="00044AFD">
        <w:rPr>
          <w:lang w:eastAsia="zh-CN"/>
        </w:rPr>
        <w:t>2)</w:t>
      </w:r>
      <w:r w:rsidR="00DC1ED7">
        <w:rPr>
          <w:lang w:eastAsia="zh-CN"/>
        </w:rPr>
        <w:tab/>
      </w:r>
      <w:r w:rsidRPr="00044AFD">
        <w:rPr>
          <w:lang w:eastAsia="zh-CN"/>
        </w:rPr>
        <w:t xml:space="preserve">The I-CSCF under test </w:t>
      </w:r>
      <w:r w:rsidRPr="00044AFD">
        <w:t>forwards the SIP message to the network element in the hiding network</w:t>
      </w:r>
      <w:r w:rsidR="00FA16D2" w:rsidRPr="00044AFD">
        <w:t>'</w:t>
      </w:r>
      <w:r w:rsidRPr="00044AFD">
        <w:t>s domain.</w:t>
      </w:r>
    </w:p>
    <w:p w14:paraId="129131CE" w14:textId="56098199" w:rsidR="00D8683D" w:rsidRPr="00044AFD" w:rsidRDefault="00D8683D" w:rsidP="00FA16D2">
      <w:pPr>
        <w:pStyle w:val="B10"/>
        <w:rPr>
          <w:lang w:eastAsia="zh-CN"/>
        </w:rPr>
      </w:pPr>
      <w:r w:rsidRPr="00044AFD">
        <w:rPr>
          <w:lang w:eastAsia="zh-CN"/>
        </w:rPr>
        <w:t>3)</w:t>
      </w:r>
      <w:r w:rsidR="00DC1ED7">
        <w:rPr>
          <w:lang w:eastAsia="zh-CN"/>
        </w:rPr>
        <w:tab/>
      </w:r>
      <w:r w:rsidRPr="00044AFD">
        <w:rPr>
          <w:lang w:eastAsia="zh-CN"/>
        </w:rPr>
        <w:t>The tester examines the SIP message forwarded to the network element in the hiding network</w:t>
      </w:r>
      <w:r w:rsidR="00FA16D2" w:rsidRPr="00044AFD">
        <w:rPr>
          <w:lang w:eastAsia="zh-CN"/>
        </w:rPr>
        <w:t>'</w:t>
      </w:r>
      <w:r w:rsidRPr="00044AFD">
        <w:rPr>
          <w:lang w:eastAsia="zh-CN"/>
        </w:rPr>
        <w:t>s domain.</w:t>
      </w:r>
    </w:p>
    <w:p w14:paraId="673054AB" w14:textId="77777777" w:rsidR="00D8683D" w:rsidRPr="00044AFD" w:rsidRDefault="00D8683D" w:rsidP="00D8683D">
      <w:pPr>
        <w:rPr>
          <w:rFonts w:cs="Arial"/>
          <w:b/>
          <w:color w:val="000000"/>
        </w:rPr>
      </w:pPr>
      <w:r w:rsidRPr="00044AFD">
        <w:rPr>
          <w:rFonts w:cs="Arial"/>
          <w:b/>
          <w:color w:val="000000"/>
        </w:rPr>
        <w:t>Expected Results:</w:t>
      </w:r>
    </w:p>
    <w:p w14:paraId="442D2419" w14:textId="77777777" w:rsidR="00D8683D" w:rsidRPr="00044AFD" w:rsidRDefault="00D8683D" w:rsidP="00D8683D">
      <w:r w:rsidRPr="00044AFD">
        <w:t xml:space="preserve">For Test case 1, the I-CSCF </w:t>
      </w:r>
      <w:r w:rsidRPr="00044AFD">
        <w:rPr>
          <w:lang w:eastAsia="zh-CN"/>
        </w:rPr>
        <w:t>under test</w:t>
      </w:r>
      <w:r w:rsidRPr="00044AFD">
        <w:t xml:space="preserve"> encrypts the hiding information elements when the I-CSCF</w:t>
      </w:r>
      <w:r w:rsidRPr="00044AFD">
        <w:rPr>
          <w:lang w:eastAsia="zh-CN"/>
        </w:rPr>
        <w:t xml:space="preserve"> under test</w:t>
      </w:r>
      <w:r w:rsidRPr="00044AFD">
        <w:t xml:space="preserve"> forwards the SIP message to the network element outside the hiding network</w:t>
      </w:r>
      <w:r w:rsidR="00FA16D2" w:rsidRPr="00044AFD">
        <w:t>'</w:t>
      </w:r>
      <w:r w:rsidRPr="00044AFD">
        <w:t xml:space="preserve">s domain. </w:t>
      </w:r>
    </w:p>
    <w:p w14:paraId="12CEB637" w14:textId="77777777" w:rsidR="00D8683D" w:rsidRPr="00044AFD" w:rsidRDefault="00D8683D" w:rsidP="00D8683D">
      <w:r w:rsidRPr="00044AFD">
        <w:t xml:space="preserve">For Test case 2, the I-CSCF </w:t>
      </w:r>
      <w:r w:rsidRPr="00044AFD">
        <w:rPr>
          <w:lang w:eastAsia="zh-CN"/>
        </w:rPr>
        <w:t>under test</w:t>
      </w:r>
      <w:r w:rsidRPr="00044AFD">
        <w:t xml:space="preserve"> decrypts those information elements that were encrypted by the I-CSCF in this hiding network domain when the I-CSCF</w:t>
      </w:r>
      <w:r w:rsidRPr="00044AFD">
        <w:rPr>
          <w:lang w:eastAsia="zh-CN"/>
        </w:rPr>
        <w:t xml:space="preserve"> under test</w:t>
      </w:r>
      <w:r w:rsidRPr="00044AFD">
        <w:t xml:space="preserve"> forwards the SIP message to the network element in the hiding network</w:t>
      </w:r>
      <w:r w:rsidR="00FA16D2" w:rsidRPr="00044AFD">
        <w:t>'</w:t>
      </w:r>
      <w:r w:rsidRPr="00044AFD">
        <w:t>s domain.</w:t>
      </w:r>
    </w:p>
    <w:p w14:paraId="1F311B5F" w14:textId="2D708BD5" w:rsidR="00D8683D" w:rsidRPr="00044AFD" w:rsidRDefault="00D8683D" w:rsidP="00D8683D">
      <w:pPr>
        <w:rPr>
          <w:rFonts w:cs="Arial"/>
          <w:b/>
          <w:color w:val="000000"/>
        </w:rPr>
      </w:pPr>
      <w:r w:rsidRPr="00044AFD">
        <w:rPr>
          <w:rFonts w:cs="Arial"/>
          <w:b/>
          <w:color w:val="000000"/>
        </w:rPr>
        <w:t>Expected format of evidence:</w:t>
      </w:r>
    </w:p>
    <w:p w14:paraId="39F3D89D" w14:textId="598641B8" w:rsidR="00D8683D" w:rsidRPr="00044AFD" w:rsidRDefault="00D8683D" w:rsidP="00D8683D">
      <w:r w:rsidRPr="00044AFD">
        <w:t xml:space="preserve"> Save the logs and the communication flow in a .pcap file.</w:t>
      </w:r>
    </w:p>
    <w:p w14:paraId="5AC9D55A" w14:textId="77777777" w:rsidR="009C5EBB" w:rsidRPr="00044AFD" w:rsidRDefault="009C5EBB" w:rsidP="009C5EBB">
      <w:pPr>
        <w:pStyle w:val="Heading4"/>
        <w:rPr>
          <w:rFonts w:eastAsia="Calibri" w:cs="Arial"/>
        </w:rPr>
      </w:pPr>
      <w:bookmarkStart w:id="56" w:name="_Toc74131090"/>
      <w:r w:rsidRPr="00044AFD">
        <w:rPr>
          <w:rFonts w:eastAsia="Calibri" w:cs="Arial"/>
        </w:rPr>
        <w:t>4.2.2.</w:t>
      </w:r>
      <w:r w:rsidR="001E69CF" w:rsidRPr="00044AFD">
        <w:rPr>
          <w:rFonts w:eastAsia="Calibri" w:cs="Arial"/>
        </w:rPr>
        <w:t>5</w:t>
      </w:r>
      <w:r w:rsidRPr="00044AFD">
        <w:rPr>
          <w:rFonts w:eastAsia="Calibri" w:cs="Arial"/>
        </w:rPr>
        <w:tab/>
        <w:t>Security functional requirements on the IBCF deriving from 3GPP specifications and related test cases</w:t>
      </w:r>
      <w:bookmarkEnd w:id="56"/>
    </w:p>
    <w:p w14:paraId="0C0AC121" w14:textId="77777777" w:rsidR="009C5EBB" w:rsidRPr="00044AFD" w:rsidRDefault="009C5EBB" w:rsidP="009C5EBB">
      <w:pPr>
        <w:pStyle w:val="Heading5"/>
        <w:rPr>
          <w:rFonts w:eastAsia="Courier New" w:cs="Arial"/>
        </w:rPr>
      </w:pPr>
      <w:bookmarkStart w:id="57" w:name="_Toc74131091"/>
      <w:r w:rsidRPr="00044AFD">
        <w:rPr>
          <w:rFonts w:eastAsia="Courier New" w:cs="Arial"/>
        </w:rPr>
        <w:t>4.2.2.</w:t>
      </w:r>
      <w:r w:rsidR="001E69CF" w:rsidRPr="00044AFD">
        <w:rPr>
          <w:rFonts w:eastAsia="Courier New" w:cs="Arial"/>
        </w:rPr>
        <w:t>5</w:t>
      </w:r>
      <w:r w:rsidRPr="00044AFD">
        <w:rPr>
          <w:rFonts w:eastAsia="Courier New" w:cs="Arial"/>
        </w:rPr>
        <w:t>.1</w:t>
      </w:r>
      <w:r w:rsidRPr="00044AFD">
        <w:rPr>
          <w:rFonts w:eastAsia="Courier New" w:cs="Arial"/>
        </w:rPr>
        <w:tab/>
        <w:t>Encryption in network hiding</w:t>
      </w:r>
      <w:bookmarkEnd w:id="57"/>
    </w:p>
    <w:p w14:paraId="139FC3E4" w14:textId="77777777" w:rsidR="009C5EBB" w:rsidRPr="00044AFD" w:rsidRDefault="009C5EBB" w:rsidP="009C5EBB">
      <w:pPr>
        <w:rPr>
          <w:rFonts w:eastAsia="Calibri"/>
          <w:lang w:eastAsia="zh-CN"/>
        </w:rPr>
      </w:pPr>
      <w:r w:rsidRPr="00044AFD">
        <w:rPr>
          <w:i/>
        </w:rPr>
        <w:t>Requirement Name</w:t>
      </w:r>
      <w:r w:rsidRPr="00044AFD">
        <w:t xml:space="preserve">: </w:t>
      </w:r>
      <w:r w:rsidRPr="00044AFD">
        <w:rPr>
          <w:rFonts w:eastAsia="Courier New"/>
        </w:rPr>
        <w:t>Encryption in network hiding</w:t>
      </w:r>
    </w:p>
    <w:p w14:paraId="732ABE71" w14:textId="77777777" w:rsidR="009C5EBB" w:rsidRPr="00044AFD" w:rsidRDefault="009C5EBB" w:rsidP="009C5EBB">
      <w:r w:rsidRPr="00044AFD">
        <w:rPr>
          <w:i/>
        </w:rPr>
        <w:t xml:space="preserve">Requirement Reference: </w:t>
      </w:r>
      <w:r w:rsidRPr="00044AFD">
        <w:t>TS 33.203 [</w:t>
      </w:r>
      <w:r w:rsidR="00364E25" w:rsidRPr="00044AFD">
        <w:t>3</w:t>
      </w:r>
      <w:r w:rsidRPr="00044AFD">
        <w:t>], clause 6.4</w:t>
      </w:r>
    </w:p>
    <w:p w14:paraId="49D8F33B" w14:textId="77777777" w:rsidR="009C5EBB" w:rsidRPr="00044AFD" w:rsidRDefault="009C5EBB" w:rsidP="009C5EBB">
      <w:r w:rsidRPr="00044AFD">
        <w:rPr>
          <w:i/>
        </w:rPr>
        <w:t>Requirement Description</w:t>
      </w:r>
      <w:r w:rsidRPr="00044AFD">
        <w:t xml:space="preserve">: </w:t>
      </w:r>
    </w:p>
    <w:p w14:paraId="22F7F3C7" w14:textId="77777777" w:rsidR="009C5EBB" w:rsidRPr="00044AFD" w:rsidRDefault="009C5EBB" w:rsidP="009C5EBB">
      <w:pPr>
        <w:keepNext/>
      </w:pPr>
      <w:r w:rsidRPr="00044AFD">
        <w:t>"The Hiding Mechanism is optional for implementation. All I-CSCFs/IBCFs in the HN shall share the same encryption and decryption key Kv</w:t>
      </w:r>
      <w:r w:rsidRPr="00044AFD">
        <w:rPr>
          <w:lang w:eastAsia="zh-CN"/>
        </w:rPr>
        <w:t>.</w:t>
      </w:r>
      <w:r w:rsidRPr="00044AFD">
        <w:t xml:space="preserve"> If the mechanism is used and the operator policy states that the topology shall be hidden the I-CSCF/IBCF shall encrypt the hiding information elements when the I-CSCF/IBCF forwards SIP Request or Response messages outside the hiding network</w:t>
      </w:r>
      <w:r w:rsidR="00FA16D2" w:rsidRPr="00044AFD">
        <w:t>'</w:t>
      </w:r>
      <w:r w:rsidRPr="00044AFD">
        <w:t>s domain. The hiding information elements are entries in SIP headers, such as Via, Record-Route, Route and Path, which contain addresses of SIP proxies in hiding network. When I-CSCF/IBCF receives a SIP Request or Response message from outside the hiding network</w:t>
      </w:r>
      <w:r w:rsidR="00FA16D2" w:rsidRPr="00044AFD">
        <w:t>'</w:t>
      </w:r>
      <w:r w:rsidRPr="00044AFD">
        <w:t xml:space="preserve">s domain, the I-CSCF/IBCF shall decrypt those information elements that were encrypted by I-CSCF/IBCF in this hiding network domain." </w:t>
      </w:r>
    </w:p>
    <w:p w14:paraId="1D4FEEDD" w14:textId="77777777" w:rsidR="009C5EBB" w:rsidRPr="00044AFD" w:rsidRDefault="009C5EBB" w:rsidP="009C5EBB">
      <w:r w:rsidRPr="00044AFD">
        <w:rPr>
          <w:lang w:eastAsia="zh-CN"/>
        </w:rPr>
        <w:t xml:space="preserve">as specified in </w:t>
      </w:r>
      <w:r w:rsidRPr="00044AFD">
        <w:t>TS 33.203 [</w:t>
      </w:r>
      <w:r w:rsidR="00364E25" w:rsidRPr="00044AFD">
        <w:t>3</w:t>
      </w:r>
      <w:r w:rsidRPr="00044AFD">
        <w:t>], clause 6.4.</w:t>
      </w:r>
    </w:p>
    <w:p w14:paraId="1E8B5866" w14:textId="6ED07A08" w:rsidR="009C5EBB" w:rsidRPr="00044AFD" w:rsidRDefault="009C5EBB" w:rsidP="009C5EBB">
      <w:r w:rsidRPr="00044AFD">
        <w:rPr>
          <w:i/>
        </w:rPr>
        <w:t>Threat References</w:t>
      </w:r>
      <w:r w:rsidRPr="00044AFD">
        <w:t xml:space="preserve">: </w:t>
      </w:r>
      <w:bookmarkStart w:id="58" w:name="_Toc82165910"/>
      <w:r w:rsidR="007A0EBA">
        <w:rPr>
          <w:noProof/>
        </w:rPr>
        <w:t>O.5.2.1</w:t>
      </w:r>
      <w:r w:rsidR="007A0EBA">
        <w:rPr>
          <w:noProof/>
        </w:rPr>
        <w:tab/>
        <w:t>encryption in network hiding</w:t>
      </w:r>
      <w:bookmarkEnd w:id="58"/>
    </w:p>
    <w:p w14:paraId="62CAF8CD" w14:textId="77777777" w:rsidR="009C5EBB" w:rsidRPr="00044AFD" w:rsidRDefault="009C5EBB" w:rsidP="009C5EBB">
      <w:pPr>
        <w:pStyle w:val="B10"/>
        <w:ind w:left="0" w:firstLine="0"/>
        <w:rPr>
          <w:lang w:eastAsia="zh-CN"/>
        </w:rPr>
      </w:pPr>
      <w:r w:rsidRPr="00044AFD">
        <w:rPr>
          <w:i/>
        </w:rPr>
        <w:t>Test case</w:t>
      </w:r>
      <w:r w:rsidRPr="00044AFD">
        <w:t xml:space="preserve">: </w:t>
      </w:r>
    </w:p>
    <w:p w14:paraId="1FB7AFB5" w14:textId="48CCC5FC" w:rsidR="009C5EBB" w:rsidRPr="00044AFD" w:rsidRDefault="009C5EBB" w:rsidP="009C5EBB">
      <w:pPr>
        <w:rPr>
          <w:b/>
          <w:i/>
          <w:color w:val="000000"/>
        </w:rPr>
      </w:pPr>
      <w:r w:rsidRPr="00044AFD">
        <w:rPr>
          <w:b/>
          <w:color w:val="000000"/>
        </w:rPr>
        <w:t xml:space="preserve">Test Name: </w:t>
      </w:r>
      <w:r w:rsidRPr="00044AFD">
        <w:t>TC_ENCRYPTION</w:t>
      </w:r>
      <w:r w:rsidR="00451E00">
        <w:t>_</w:t>
      </w:r>
      <w:r w:rsidR="00451E00" w:rsidRPr="00044AFD">
        <w:t>IN</w:t>
      </w:r>
      <w:r w:rsidR="00451E00">
        <w:t>_</w:t>
      </w:r>
      <w:r w:rsidR="00451E00" w:rsidRPr="00044AFD">
        <w:t>NETWORK</w:t>
      </w:r>
      <w:r w:rsidR="00451E00">
        <w:t>_</w:t>
      </w:r>
      <w:r w:rsidRPr="00044AFD">
        <w:t>HIDING</w:t>
      </w:r>
      <w:r w:rsidR="00451E00" w:rsidRPr="00451E00">
        <w:t>_IBCF</w:t>
      </w:r>
    </w:p>
    <w:p w14:paraId="64DC876C" w14:textId="77777777" w:rsidR="009C5EBB" w:rsidRPr="00044AFD" w:rsidRDefault="009C5EBB" w:rsidP="00DC1ED7">
      <w:pPr>
        <w:keepNext/>
        <w:rPr>
          <w:b/>
          <w:color w:val="000000"/>
        </w:rPr>
      </w:pPr>
      <w:r w:rsidRPr="00044AFD">
        <w:rPr>
          <w:b/>
          <w:color w:val="000000"/>
        </w:rPr>
        <w:t>Purpose:</w:t>
      </w:r>
    </w:p>
    <w:p w14:paraId="7B441DD0" w14:textId="77777777" w:rsidR="009C5EBB" w:rsidRPr="00044AFD" w:rsidRDefault="009C5EBB" w:rsidP="009C5EBB">
      <w:r w:rsidRPr="00044AFD">
        <w:t>Verify the IBCF encrypts the hiding information elements when the IBCF forwards SIP Request or Response messages to the outside of the hiding network</w:t>
      </w:r>
      <w:r w:rsidR="00FA16D2" w:rsidRPr="00044AFD">
        <w:t>'</w:t>
      </w:r>
      <w:r w:rsidRPr="00044AFD">
        <w:t xml:space="preserve">s domain, in cases of the network hiding mechanism is used and the operator policy states that the topology shall be hidden. </w:t>
      </w:r>
    </w:p>
    <w:p w14:paraId="7F389DC2" w14:textId="77777777" w:rsidR="009C5EBB" w:rsidRPr="00044AFD" w:rsidRDefault="009C5EBB" w:rsidP="009C5EBB">
      <w:r w:rsidRPr="00044AFD">
        <w:t>Verify the IBCF decrypts those information elements that were encrypted by the IBCF in this hiding network domain when the IBCF receives a SIP Request or Response message from the outside of the hiding network</w:t>
      </w:r>
      <w:r w:rsidR="00FA16D2" w:rsidRPr="00044AFD">
        <w:t>'</w:t>
      </w:r>
      <w:r w:rsidRPr="00044AFD">
        <w:t>s domain, in cases of the network hiding mechanism is used and the operator policy states that the topology shall be hidden.</w:t>
      </w:r>
    </w:p>
    <w:p w14:paraId="0A9A3269" w14:textId="77777777" w:rsidR="009C5EBB" w:rsidRPr="00044AFD" w:rsidRDefault="009C5EBB" w:rsidP="009C5EBB">
      <w:pPr>
        <w:rPr>
          <w:b/>
          <w:color w:val="000000"/>
        </w:rPr>
      </w:pPr>
      <w:r w:rsidRPr="00044AFD">
        <w:rPr>
          <w:b/>
          <w:color w:val="000000"/>
        </w:rPr>
        <w:t>Pre-Conditions:</w:t>
      </w:r>
    </w:p>
    <w:p w14:paraId="588C950C" w14:textId="77777777" w:rsidR="009C5EBB" w:rsidRPr="00044AFD" w:rsidRDefault="009C5EBB" w:rsidP="00FA16D2">
      <w:pPr>
        <w:pStyle w:val="B10"/>
        <w:rPr>
          <w:rFonts w:eastAsia="Courier New"/>
          <w:lang w:eastAsia="ja-JP"/>
        </w:rPr>
      </w:pPr>
      <w:r w:rsidRPr="00044AFD">
        <w:rPr>
          <w:rFonts w:eastAsia="Courier New"/>
          <w:lang w:eastAsia="ja-JP"/>
        </w:rPr>
        <w:t>-</w:t>
      </w:r>
      <w:r w:rsidRPr="00044AFD">
        <w:rPr>
          <w:rFonts w:eastAsia="Courier New"/>
          <w:lang w:eastAsia="ja-JP"/>
        </w:rPr>
        <w:tab/>
        <w:t>IBCF network products are connected in simulated/real network environment.</w:t>
      </w:r>
    </w:p>
    <w:p w14:paraId="243EE253" w14:textId="77777777" w:rsidR="009C5EBB" w:rsidRPr="00044AFD" w:rsidRDefault="009C5EBB" w:rsidP="00FA16D2">
      <w:pPr>
        <w:pStyle w:val="B10"/>
        <w:rPr>
          <w:rFonts w:eastAsia="Courier New"/>
          <w:lang w:eastAsia="ja-JP"/>
        </w:rPr>
      </w:pPr>
      <w:r w:rsidRPr="00044AFD">
        <w:rPr>
          <w:rFonts w:eastAsia="Courier New"/>
          <w:lang w:eastAsia="ja-JP"/>
        </w:rPr>
        <w:t>-</w:t>
      </w:r>
      <w:r w:rsidRPr="00044AFD">
        <w:rPr>
          <w:rFonts w:eastAsia="Courier New"/>
          <w:lang w:eastAsia="ja-JP"/>
        </w:rPr>
        <w:tab/>
      </w:r>
      <w:r w:rsidRPr="00044AFD">
        <w:t xml:space="preserve">The encryption of the hiding information as the network hiding mechanism is </w:t>
      </w:r>
      <w:r w:rsidRPr="00044AFD">
        <w:rPr>
          <w:rFonts w:eastAsia="Courier New"/>
          <w:lang w:eastAsia="ja-JP"/>
        </w:rPr>
        <w:t>configured</w:t>
      </w:r>
      <w:r w:rsidRPr="00044AFD">
        <w:t xml:space="preserve"> to be used and the operator policy is </w:t>
      </w:r>
      <w:r w:rsidRPr="00044AFD">
        <w:rPr>
          <w:rFonts w:eastAsia="Courier New"/>
          <w:lang w:eastAsia="ja-JP"/>
        </w:rPr>
        <w:t>configured</w:t>
      </w:r>
      <w:r w:rsidRPr="00044AFD">
        <w:t xml:space="preserve"> that the topology shall be hidden.</w:t>
      </w:r>
    </w:p>
    <w:p w14:paraId="1B7D5263" w14:textId="77777777" w:rsidR="009C5EBB" w:rsidRPr="00044AFD" w:rsidRDefault="009C5EBB" w:rsidP="00FA16D2">
      <w:pPr>
        <w:pStyle w:val="B10"/>
        <w:rPr>
          <w:rFonts w:eastAsia="Courier New"/>
          <w:lang w:eastAsia="ja-JP"/>
        </w:rPr>
      </w:pPr>
      <w:r w:rsidRPr="00044AFD">
        <w:rPr>
          <w:rFonts w:eastAsia="Courier New"/>
          <w:lang w:eastAsia="ja-JP"/>
        </w:rPr>
        <w:t>-</w:t>
      </w:r>
      <w:r w:rsidRPr="00044AFD">
        <w:rPr>
          <w:rFonts w:eastAsia="Courier New"/>
          <w:lang w:eastAsia="ja-JP"/>
        </w:rPr>
        <w:tab/>
        <w:t>The same encryption and decryption key Kv is configured on the IBCFs under test by the tester.</w:t>
      </w:r>
    </w:p>
    <w:p w14:paraId="31CE5757" w14:textId="77777777" w:rsidR="009C5EBB" w:rsidRPr="00044AFD" w:rsidRDefault="009C5EBB" w:rsidP="00FA16D2">
      <w:pPr>
        <w:pStyle w:val="B10"/>
        <w:rPr>
          <w:rFonts w:eastAsia="Courier New"/>
          <w:lang w:eastAsia="ja-JP"/>
        </w:rPr>
      </w:pPr>
      <w:r w:rsidRPr="00044AFD">
        <w:rPr>
          <w:rFonts w:eastAsia="Courier New"/>
          <w:lang w:eastAsia="ja-JP"/>
        </w:rPr>
        <w:t>-</w:t>
      </w:r>
      <w:r w:rsidRPr="00044AFD">
        <w:rPr>
          <w:rFonts w:eastAsia="Courier New"/>
          <w:lang w:eastAsia="ja-JP"/>
        </w:rPr>
        <w:tab/>
        <w:t>The encryption algorithm is configured on the IBCF under test by the tester.</w:t>
      </w:r>
    </w:p>
    <w:p w14:paraId="53F960FF" w14:textId="77777777" w:rsidR="009C5EBB" w:rsidRPr="00044AFD" w:rsidRDefault="009C5EBB" w:rsidP="00FA16D2">
      <w:pPr>
        <w:pStyle w:val="B10"/>
        <w:rPr>
          <w:rFonts w:eastAsia="Courier New"/>
          <w:lang w:eastAsia="ja-JP"/>
        </w:rPr>
      </w:pPr>
      <w:r w:rsidRPr="00044AFD">
        <w:rPr>
          <w:rFonts w:eastAsia="Courier New"/>
          <w:lang w:eastAsia="ja-JP"/>
        </w:rPr>
        <w:t>-</w:t>
      </w:r>
      <w:r w:rsidRPr="00044AFD">
        <w:rPr>
          <w:rFonts w:eastAsia="Courier New"/>
          <w:lang w:eastAsia="ja-JP"/>
        </w:rPr>
        <w:tab/>
        <w:t>The network element in the hiding network</w:t>
      </w:r>
      <w:r w:rsidR="00FA16D2" w:rsidRPr="00044AFD">
        <w:rPr>
          <w:rFonts w:eastAsia="Courier New"/>
          <w:lang w:eastAsia="ja-JP"/>
        </w:rPr>
        <w:t>'</w:t>
      </w:r>
      <w:r w:rsidRPr="00044AFD">
        <w:rPr>
          <w:rFonts w:eastAsia="Courier New"/>
          <w:lang w:eastAsia="ja-JP"/>
        </w:rPr>
        <w:t>s domain may be simulated.</w:t>
      </w:r>
    </w:p>
    <w:p w14:paraId="210AFFEA" w14:textId="77777777" w:rsidR="009C5EBB" w:rsidRPr="00044AFD" w:rsidRDefault="009C5EBB" w:rsidP="00FA16D2">
      <w:pPr>
        <w:pStyle w:val="B10"/>
        <w:rPr>
          <w:rFonts w:eastAsia="Courier New"/>
          <w:lang w:eastAsia="ja-JP"/>
        </w:rPr>
      </w:pPr>
      <w:r w:rsidRPr="00044AFD">
        <w:rPr>
          <w:rFonts w:eastAsia="Courier New"/>
          <w:lang w:eastAsia="ja-JP"/>
        </w:rPr>
        <w:t>-</w:t>
      </w:r>
      <w:r w:rsidRPr="00044AFD">
        <w:rPr>
          <w:rFonts w:eastAsia="Courier New"/>
          <w:lang w:eastAsia="ja-JP"/>
        </w:rPr>
        <w:tab/>
        <w:t>The network element outside the hiding network</w:t>
      </w:r>
      <w:r w:rsidR="00FA16D2" w:rsidRPr="00044AFD">
        <w:rPr>
          <w:rFonts w:eastAsia="Courier New"/>
          <w:lang w:eastAsia="ja-JP"/>
        </w:rPr>
        <w:t>'</w:t>
      </w:r>
      <w:r w:rsidRPr="00044AFD">
        <w:rPr>
          <w:rFonts w:eastAsia="Courier New"/>
          <w:lang w:eastAsia="ja-JP"/>
        </w:rPr>
        <w:t>s domain may be simulated.</w:t>
      </w:r>
    </w:p>
    <w:p w14:paraId="3E086F5A" w14:textId="77777777" w:rsidR="009C5EBB" w:rsidRPr="00044AFD" w:rsidRDefault="009C5EBB" w:rsidP="00FA16D2">
      <w:pPr>
        <w:pStyle w:val="B10"/>
        <w:rPr>
          <w:rFonts w:eastAsia="Courier New"/>
          <w:lang w:eastAsia="ja-JP"/>
        </w:rPr>
      </w:pPr>
      <w:r w:rsidRPr="00044AFD">
        <w:rPr>
          <w:rFonts w:eastAsia="Courier New"/>
          <w:lang w:eastAsia="ja-JP"/>
        </w:rPr>
        <w:t>-</w:t>
      </w:r>
      <w:r w:rsidRPr="00044AFD">
        <w:rPr>
          <w:rFonts w:eastAsia="Courier New"/>
          <w:lang w:eastAsia="ja-JP"/>
        </w:rPr>
        <w:tab/>
        <w:t>The tester has access to the interface between the element in the hiding network</w:t>
      </w:r>
      <w:r w:rsidR="00FA16D2" w:rsidRPr="00044AFD">
        <w:rPr>
          <w:rFonts w:eastAsia="Courier New"/>
          <w:lang w:eastAsia="ja-JP"/>
        </w:rPr>
        <w:t>'</w:t>
      </w:r>
      <w:r w:rsidRPr="00044AFD">
        <w:rPr>
          <w:rFonts w:eastAsia="Courier New"/>
          <w:lang w:eastAsia="ja-JP"/>
        </w:rPr>
        <w:t>s domain and IBCF.</w:t>
      </w:r>
    </w:p>
    <w:p w14:paraId="64A4A423" w14:textId="77777777" w:rsidR="009C5EBB" w:rsidRPr="00044AFD" w:rsidRDefault="009C5EBB" w:rsidP="00FA16D2">
      <w:pPr>
        <w:pStyle w:val="B10"/>
        <w:rPr>
          <w:rFonts w:eastAsia="Courier New"/>
          <w:lang w:eastAsia="ja-JP"/>
        </w:rPr>
      </w:pPr>
      <w:r w:rsidRPr="00044AFD">
        <w:rPr>
          <w:rFonts w:eastAsia="Courier New"/>
          <w:lang w:eastAsia="ja-JP"/>
        </w:rPr>
        <w:t>-</w:t>
      </w:r>
      <w:r w:rsidRPr="00044AFD">
        <w:rPr>
          <w:rFonts w:eastAsia="Courier New"/>
          <w:lang w:eastAsia="ja-JP"/>
        </w:rPr>
        <w:tab/>
        <w:t>The tester has access to the interface between the element outside the hiding network</w:t>
      </w:r>
      <w:r w:rsidR="00FA16D2" w:rsidRPr="00044AFD">
        <w:rPr>
          <w:rFonts w:eastAsia="Courier New"/>
          <w:lang w:eastAsia="ja-JP"/>
        </w:rPr>
        <w:t>'</w:t>
      </w:r>
      <w:r w:rsidRPr="00044AFD">
        <w:rPr>
          <w:rFonts w:eastAsia="Courier New"/>
          <w:lang w:eastAsia="ja-JP"/>
        </w:rPr>
        <w:t>s domain and IBCF.</w:t>
      </w:r>
    </w:p>
    <w:p w14:paraId="1B39C7C1" w14:textId="77777777" w:rsidR="009C5EBB" w:rsidRPr="00044AFD" w:rsidRDefault="009C5EBB" w:rsidP="009C5EBB">
      <w:pPr>
        <w:jc w:val="both"/>
        <w:rPr>
          <w:rFonts w:eastAsia="Calibri"/>
        </w:rPr>
      </w:pPr>
      <w:r w:rsidRPr="00044AFD">
        <w:rPr>
          <w:b/>
          <w:color w:val="000000"/>
        </w:rPr>
        <w:t>Execution Steps</w:t>
      </w:r>
      <w:r w:rsidR="00425E55">
        <w:rPr>
          <w:b/>
          <w:color w:val="000000"/>
        </w:rPr>
        <w:t>:</w:t>
      </w:r>
      <w:r w:rsidRPr="00044AFD">
        <w:rPr>
          <w:b/>
          <w:color w:val="000000"/>
        </w:rPr>
        <w:t xml:space="preserve"> </w:t>
      </w:r>
    </w:p>
    <w:p w14:paraId="12B10651" w14:textId="77777777" w:rsidR="009C5EBB" w:rsidRPr="00044AFD" w:rsidRDefault="009C5EBB" w:rsidP="009C5EBB">
      <w:pPr>
        <w:pStyle w:val="NO"/>
      </w:pPr>
      <w:r w:rsidRPr="00044AFD">
        <w:rPr>
          <w:lang w:eastAsia="x-none"/>
        </w:rPr>
        <w:t>NOTE:</w:t>
      </w:r>
      <w:r w:rsidRPr="00044AFD">
        <w:rPr>
          <w:lang w:eastAsia="x-none"/>
        </w:rPr>
        <w:tab/>
      </w:r>
      <w:r w:rsidRPr="00044AFD">
        <w:t xml:space="preserve">This test is performed in case the network hiding mechanism and the encryption of the hiding information elements </w:t>
      </w:r>
      <w:r w:rsidRPr="00044AFD">
        <w:rPr>
          <w:lang w:eastAsia="zh-CN"/>
        </w:rPr>
        <w:t>i</w:t>
      </w:r>
      <w:r w:rsidRPr="00044AFD">
        <w:t xml:space="preserve">n the </w:t>
      </w:r>
      <w:r w:rsidRPr="00044AFD">
        <w:rPr>
          <w:lang w:eastAsia="zh-CN"/>
        </w:rPr>
        <w:t>IBCF</w:t>
      </w:r>
      <w:r w:rsidRPr="00044AFD">
        <w:t xml:space="preserve"> </w:t>
      </w:r>
      <w:r w:rsidRPr="00044AFD">
        <w:rPr>
          <w:lang w:eastAsia="zh-CN"/>
        </w:rPr>
        <w:t>are</w:t>
      </w:r>
      <w:r w:rsidRPr="00044AFD">
        <w:t xml:space="preserve"> implemented.</w:t>
      </w:r>
    </w:p>
    <w:p w14:paraId="2C4C04AE" w14:textId="77777777" w:rsidR="009C5EBB" w:rsidRPr="00044AFD" w:rsidRDefault="009C5EBB" w:rsidP="009C5EBB">
      <w:r w:rsidRPr="00044AFD">
        <w:t>Test case 1: The IBCF forwards SIP messages to the outside of the hiding network</w:t>
      </w:r>
      <w:r w:rsidR="00FA16D2" w:rsidRPr="00044AFD">
        <w:t>'</w:t>
      </w:r>
      <w:r w:rsidRPr="00044AFD">
        <w:t>s domain</w:t>
      </w:r>
    </w:p>
    <w:p w14:paraId="7B5C43F9" w14:textId="162602BF" w:rsidR="009C5EBB" w:rsidRPr="00044AFD" w:rsidRDefault="009C5EBB" w:rsidP="00FA16D2">
      <w:pPr>
        <w:pStyle w:val="B10"/>
        <w:rPr>
          <w:lang w:eastAsia="zh-CN"/>
        </w:rPr>
      </w:pPr>
      <w:r w:rsidRPr="00044AFD">
        <w:rPr>
          <w:lang w:eastAsia="zh-CN"/>
        </w:rPr>
        <w:t>1)</w:t>
      </w:r>
      <w:r w:rsidR="00DC1ED7">
        <w:rPr>
          <w:lang w:eastAsia="zh-CN"/>
        </w:rPr>
        <w:tab/>
      </w:r>
      <w:r w:rsidRPr="00044AFD">
        <w:rPr>
          <w:rFonts w:eastAsia="Courier New"/>
          <w:lang w:eastAsia="ja-JP"/>
        </w:rPr>
        <w:t>The network element in the hiding network</w:t>
      </w:r>
      <w:r w:rsidR="00FA16D2" w:rsidRPr="00044AFD">
        <w:rPr>
          <w:rFonts w:eastAsia="Courier New"/>
          <w:lang w:eastAsia="ja-JP"/>
        </w:rPr>
        <w:t>'</w:t>
      </w:r>
      <w:r w:rsidRPr="00044AFD">
        <w:rPr>
          <w:rFonts w:eastAsia="Courier New"/>
          <w:lang w:eastAsia="ja-JP"/>
        </w:rPr>
        <w:t xml:space="preserve">s domain sends a </w:t>
      </w:r>
      <w:r w:rsidRPr="00044AFD">
        <w:t xml:space="preserve">SIP message which contains hiding information elements (e.g. addresses of SIP proxies) to the </w:t>
      </w:r>
      <w:r w:rsidRPr="00044AFD">
        <w:rPr>
          <w:rFonts w:eastAsia="Courier New"/>
          <w:lang w:eastAsia="ja-JP"/>
        </w:rPr>
        <w:t>IBCF under test</w:t>
      </w:r>
      <w:r w:rsidRPr="00044AFD">
        <w:t>.</w:t>
      </w:r>
    </w:p>
    <w:p w14:paraId="1DA8B393" w14:textId="0F744C04" w:rsidR="009C5EBB" w:rsidRPr="00044AFD" w:rsidRDefault="009C5EBB" w:rsidP="00FA16D2">
      <w:pPr>
        <w:pStyle w:val="B10"/>
        <w:rPr>
          <w:lang w:eastAsia="zh-CN"/>
        </w:rPr>
      </w:pPr>
      <w:r w:rsidRPr="00044AFD">
        <w:rPr>
          <w:lang w:eastAsia="zh-CN"/>
        </w:rPr>
        <w:t>2)</w:t>
      </w:r>
      <w:r w:rsidR="00DC1ED7">
        <w:rPr>
          <w:lang w:eastAsia="zh-CN"/>
        </w:rPr>
        <w:tab/>
      </w:r>
      <w:r w:rsidRPr="00044AFD">
        <w:rPr>
          <w:lang w:eastAsia="zh-CN"/>
        </w:rPr>
        <w:t xml:space="preserve">The IBCF under test </w:t>
      </w:r>
      <w:r w:rsidRPr="00044AFD">
        <w:t>forwards the SIP message to the network element outside the hiding network</w:t>
      </w:r>
      <w:r w:rsidR="00FA16D2" w:rsidRPr="00044AFD">
        <w:t>'</w:t>
      </w:r>
      <w:r w:rsidRPr="00044AFD">
        <w:t>s domain.</w:t>
      </w:r>
    </w:p>
    <w:p w14:paraId="6BFDDBA7" w14:textId="1D568601" w:rsidR="009C5EBB" w:rsidRPr="00044AFD" w:rsidRDefault="009C5EBB" w:rsidP="00FA16D2">
      <w:pPr>
        <w:pStyle w:val="B10"/>
        <w:rPr>
          <w:lang w:eastAsia="zh-CN"/>
        </w:rPr>
      </w:pPr>
      <w:r w:rsidRPr="00044AFD">
        <w:rPr>
          <w:lang w:eastAsia="zh-CN"/>
        </w:rPr>
        <w:t>3)</w:t>
      </w:r>
      <w:r w:rsidR="00DC1ED7">
        <w:rPr>
          <w:lang w:eastAsia="zh-CN"/>
        </w:rPr>
        <w:tab/>
      </w:r>
      <w:r w:rsidRPr="00044AFD">
        <w:rPr>
          <w:lang w:eastAsia="zh-CN"/>
        </w:rPr>
        <w:t xml:space="preserve">The tester examines the </w:t>
      </w:r>
      <w:r w:rsidRPr="00044AFD">
        <w:t>SIP message forwarded to the network element outside the hiding network</w:t>
      </w:r>
      <w:r w:rsidR="00FA16D2" w:rsidRPr="00044AFD">
        <w:t>'</w:t>
      </w:r>
      <w:r w:rsidRPr="00044AFD">
        <w:t>s domain</w:t>
      </w:r>
      <w:r w:rsidRPr="00044AFD">
        <w:rPr>
          <w:lang w:eastAsia="zh-CN"/>
        </w:rPr>
        <w:t>.</w:t>
      </w:r>
    </w:p>
    <w:p w14:paraId="04E079ED" w14:textId="77777777" w:rsidR="009C5EBB" w:rsidRPr="00044AFD" w:rsidRDefault="009C5EBB" w:rsidP="009C5EBB">
      <w:r w:rsidRPr="00044AFD">
        <w:t>Test case 2: The IBCF forwards SIP messages to the hiding network</w:t>
      </w:r>
      <w:r w:rsidR="00FA16D2" w:rsidRPr="00044AFD">
        <w:t>'</w:t>
      </w:r>
      <w:r w:rsidRPr="00044AFD">
        <w:t>s domain</w:t>
      </w:r>
    </w:p>
    <w:p w14:paraId="32B22E13" w14:textId="3AB1975D" w:rsidR="009C5EBB" w:rsidRPr="00044AFD" w:rsidRDefault="009C5EBB" w:rsidP="00FA16D2">
      <w:pPr>
        <w:pStyle w:val="B10"/>
        <w:rPr>
          <w:lang w:eastAsia="zh-CN"/>
        </w:rPr>
      </w:pPr>
      <w:r w:rsidRPr="00044AFD">
        <w:rPr>
          <w:lang w:eastAsia="zh-CN"/>
        </w:rPr>
        <w:t>1)</w:t>
      </w:r>
      <w:r w:rsidR="00DC1ED7">
        <w:rPr>
          <w:lang w:eastAsia="zh-CN"/>
        </w:rPr>
        <w:tab/>
      </w:r>
      <w:r w:rsidRPr="00044AFD">
        <w:rPr>
          <w:lang w:eastAsia="zh-CN"/>
        </w:rPr>
        <w:t>The network element outside the hiding network</w:t>
      </w:r>
      <w:r w:rsidR="00FA16D2" w:rsidRPr="00044AFD">
        <w:rPr>
          <w:lang w:eastAsia="zh-CN"/>
        </w:rPr>
        <w:t>'</w:t>
      </w:r>
      <w:r w:rsidRPr="00044AFD">
        <w:rPr>
          <w:lang w:eastAsia="zh-CN"/>
        </w:rPr>
        <w:t xml:space="preserve">s domain sends a SIP message which contains </w:t>
      </w:r>
      <w:r w:rsidRPr="00044AFD">
        <w:t>information elements that were encrypted by the IBCF in this hiding network domain</w:t>
      </w:r>
      <w:r w:rsidRPr="00044AFD">
        <w:rPr>
          <w:lang w:eastAsia="zh-CN"/>
        </w:rPr>
        <w:t xml:space="preserve"> to the IBCF under test.</w:t>
      </w:r>
    </w:p>
    <w:p w14:paraId="789E527C" w14:textId="496996BE" w:rsidR="009C5EBB" w:rsidRPr="00044AFD" w:rsidRDefault="009C5EBB" w:rsidP="00FA16D2">
      <w:pPr>
        <w:pStyle w:val="B10"/>
        <w:rPr>
          <w:lang w:eastAsia="zh-CN"/>
        </w:rPr>
      </w:pPr>
      <w:r w:rsidRPr="00044AFD">
        <w:rPr>
          <w:lang w:eastAsia="zh-CN"/>
        </w:rPr>
        <w:t>2)</w:t>
      </w:r>
      <w:r w:rsidR="00DC1ED7">
        <w:rPr>
          <w:lang w:eastAsia="zh-CN"/>
        </w:rPr>
        <w:tab/>
      </w:r>
      <w:r w:rsidRPr="00044AFD">
        <w:rPr>
          <w:lang w:eastAsia="zh-CN"/>
        </w:rPr>
        <w:t xml:space="preserve">The IBCF under test </w:t>
      </w:r>
      <w:r w:rsidRPr="00044AFD">
        <w:t>forwards the SIP message to the network element in the hiding network</w:t>
      </w:r>
      <w:r w:rsidR="00FA16D2" w:rsidRPr="00044AFD">
        <w:t>'</w:t>
      </w:r>
      <w:r w:rsidRPr="00044AFD">
        <w:t>s domain.</w:t>
      </w:r>
    </w:p>
    <w:p w14:paraId="6CCF591A" w14:textId="1FB360EC" w:rsidR="009C5EBB" w:rsidRPr="00044AFD" w:rsidRDefault="009C5EBB" w:rsidP="00FA16D2">
      <w:pPr>
        <w:pStyle w:val="B10"/>
        <w:rPr>
          <w:lang w:eastAsia="zh-CN"/>
        </w:rPr>
      </w:pPr>
      <w:r w:rsidRPr="00044AFD">
        <w:rPr>
          <w:lang w:eastAsia="zh-CN"/>
        </w:rPr>
        <w:t>3)</w:t>
      </w:r>
      <w:r w:rsidR="00DC1ED7">
        <w:rPr>
          <w:lang w:eastAsia="zh-CN"/>
        </w:rPr>
        <w:tab/>
      </w:r>
      <w:r w:rsidRPr="00044AFD">
        <w:rPr>
          <w:lang w:eastAsia="zh-CN"/>
        </w:rPr>
        <w:t>The tester examines the SIP message forwarded to the network element in the hiding network</w:t>
      </w:r>
      <w:r w:rsidR="00FA16D2" w:rsidRPr="00044AFD">
        <w:rPr>
          <w:lang w:eastAsia="zh-CN"/>
        </w:rPr>
        <w:t>'</w:t>
      </w:r>
      <w:r w:rsidRPr="00044AFD">
        <w:rPr>
          <w:lang w:eastAsia="zh-CN"/>
        </w:rPr>
        <w:t>s domain.</w:t>
      </w:r>
    </w:p>
    <w:p w14:paraId="699A3699" w14:textId="77777777" w:rsidR="009C5EBB" w:rsidRPr="00044AFD" w:rsidRDefault="009C5EBB" w:rsidP="009C5EBB">
      <w:pPr>
        <w:rPr>
          <w:b/>
          <w:color w:val="000000"/>
        </w:rPr>
      </w:pPr>
      <w:r w:rsidRPr="00044AFD">
        <w:rPr>
          <w:b/>
          <w:color w:val="000000"/>
        </w:rPr>
        <w:t>Expected Results:</w:t>
      </w:r>
    </w:p>
    <w:p w14:paraId="5C2D8B09" w14:textId="77777777" w:rsidR="009C5EBB" w:rsidRPr="00044AFD" w:rsidRDefault="009C5EBB" w:rsidP="009C5EBB">
      <w:r w:rsidRPr="00044AFD">
        <w:t xml:space="preserve">For Test case 1, the IBCF </w:t>
      </w:r>
      <w:r w:rsidRPr="00044AFD">
        <w:rPr>
          <w:lang w:eastAsia="zh-CN"/>
        </w:rPr>
        <w:t>under test</w:t>
      </w:r>
      <w:r w:rsidRPr="00044AFD">
        <w:t xml:space="preserve"> encrypts the hiding information elements when the IBCF</w:t>
      </w:r>
      <w:r w:rsidRPr="00044AFD">
        <w:rPr>
          <w:lang w:eastAsia="zh-CN"/>
        </w:rPr>
        <w:t xml:space="preserve"> under test</w:t>
      </w:r>
      <w:r w:rsidRPr="00044AFD">
        <w:t xml:space="preserve"> forwards the SIP message to the network element outside the hiding network</w:t>
      </w:r>
      <w:r w:rsidR="00FA16D2" w:rsidRPr="00044AFD">
        <w:t>'</w:t>
      </w:r>
      <w:r w:rsidRPr="00044AFD">
        <w:t xml:space="preserve">s domain. </w:t>
      </w:r>
    </w:p>
    <w:p w14:paraId="5A3BB0FC" w14:textId="77777777" w:rsidR="009C5EBB" w:rsidRPr="00044AFD" w:rsidRDefault="009C5EBB" w:rsidP="009C5EBB">
      <w:r w:rsidRPr="00044AFD">
        <w:t xml:space="preserve">For Test case 2, the IBCF </w:t>
      </w:r>
      <w:r w:rsidRPr="00044AFD">
        <w:rPr>
          <w:lang w:eastAsia="zh-CN"/>
        </w:rPr>
        <w:t>under test</w:t>
      </w:r>
      <w:r w:rsidRPr="00044AFD">
        <w:t xml:space="preserve"> decrypts those information elements that were encrypted by the IBCF in this hiding network domain when the IBCF</w:t>
      </w:r>
      <w:r w:rsidRPr="00044AFD">
        <w:rPr>
          <w:lang w:eastAsia="zh-CN"/>
        </w:rPr>
        <w:t xml:space="preserve"> under test</w:t>
      </w:r>
      <w:r w:rsidRPr="00044AFD">
        <w:t xml:space="preserve"> forwards the SIP message to the network element in the hiding network</w:t>
      </w:r>
      <w:r w:rsidR="00FA16D2" w:rsidRPr="00044AFD">
        <w:t>'</w:t>
      </w:r>
      <w:r w:rsidRPr="00044AFD">
        <w:t>s domain.</w:t>
      </w:r>
    </w:p>
    <w:p w14:paraId="3F018FC9" w14:textId="77777777" w:rsidR="009C5EBB" w:rsidRPr="00044AFD" w:rsidRDefault="009C5EBB" w:rsidP="009C5EBB">
      <w:pPr>
        <w:rPr>
          <w:b/>
          <w:color w:val="000000"/>
        </w:rPr>
      </w:pPr>
      <w:r w:rsidRPr="00044AFD">
        <w:rPr>
          <w:b/>
          <w:color w:val="000000"/>
        </w:rPr>
        <w:t>Expected format of evidence:</w:t>
      </w:r>
    </w:p>
    <w:p w14:paraId="39F5DC80" w14:textId="5F7279AF" w:rsidR="009C5EBB" w:rsidRPr="00044AFD" w:rsidRDefault="009C5EBB" w:rsidP="009C5EBB">
      <w:r w:rsidRPr="00044AFD">
        <w:t>Save the logs and the communication flow in a .pcap file.</w:t>
      </w:r>
    </w:p>
    <w:p w14:paraId="2818E31B" w14:textId="77777777" w:rsidR="009C5EBB" w:rsidRPr="00044AFD" w:rsidRDefault="009C5EBB" w:rsidP="009C5EBB">
      <w:pPr>
        <w:pStyle w:val="Heading5"/>
        <w:rPr>
          <w:rFonts w:eastAsia="Courier New" w:cs="Arial"/>
        </w:rPr>
      </w:pPr>
      <w:bookmarkStart w:id="59" w:name="_Toc74131092"/>
      <w:r w:rsidRPr="00044AFD">
        <w:rPr>
          <w:rFonts w:eastAsia="Courier New" w:cs="Arial"/>
        </w:rPr>
        <w:t>4.2.2.</w:t>
      </w:r>
      <w:r w:rsidR="001E69CF" w:rsidRPr="00044AFD">
        <w:rPr>
          <w:rFonts w:eastAsia="Courier New" w:cs="Arial"/>
        </w:rPr>
        <w:t>5</w:t>
      </w:r>
      <w:r w:rsidRPr="00044AFD">
        <w:rPr>
          <w:rFonts w:eastAsia="Courier New" w:cs="Arial"/>
        </w:rPr>
        <w:t>.2</w:t>
      </w:r>
      <w:r w:rsidRPr="00044AFD">
        <w:rPr>
          <w:rFonts w:eastAsia="Courier New" w:cs="Arial"/>
        </w:rPr>
        <w:tab/>
        <w:t>Replacement in network hiding</w:t>
      </w:r>
      <w:bookmarkEnd w:id="59"/>
    </w:p>
    <w:p w14:paraId="5DCD5D05" w14:textId="77777777" w:rsidR="009C5EBB" w:rsidRPr="00044AFD" w:rsidRDefault="009C5EBB" w:rsidP="009C5EBB">
      <w:pPr>
        <w:rPr>
          <w:rFonts w:eastAsia="Calibri"/>
          <w:lang w:eastAsia="zh-CN"/>
        </w:rPr>
      </w:pPr>
      <w:r w:rsidRPr="00044AFD">
        <w:rPr>
          <w:i/>
        </w:rPr>
        <w:t>Requirement Name</w:t>
      </w:r>
      <w:r w:rsidRPr="00044AFD">
        <w:t xml:space="preserve">: </w:t>
      </w:r>
      <w:r w:rsidRPr="00044AFD">
        <w:rPr>
          <w:rFonts w:eastAsia="Courier New"/>
        </w:rPr>
        <w:t>Replacement in network hiding</w:t>
      </w:r>
    </w:p>
    <w:p w14:paraId="2A767D55" w14:textId="77777777" w:rsidR="009C5EBB" w:rsidRPr="00044AFD" w:rsidRDefault="009C5EBB" w:rsidP="009C5EBB">
      <w:r w:rsidRPr="00044AFD">
        <w:rPr>
          <w:i/>
        </w:rPr>
        <w:t xml:space="preserve">Requirement Reference: </w:t>
      </w:r>
      <w:r w:rsidRPr="00044AFD">
        <w:t>TS 24.229 [</w:t>
      </w:r>
      <w:r w:rsidR="00EA09CB" w:rsidRPr="00044AFD">
        <w:t>6</w:t>
      </w:r>
      <w:r w:rsidRPr="00044AFD">
        <w:t>], clause 5.10.4.1</w:t>
      </w:r>
    </w:p>
    <w:p w14:paraId="1EB2EAAA" w14:textId="77777777" w:rsidR="009C5EBB" w:rsidRPr="00044AFD" w:rsidRDefault="009C5EBB" w:rsidP="009C5EBB">
      <w:r w:rsidRPr="00044AFD">
        <w:rPr>
          <w:i/>
        </w:rPr>
        <w:t>Requirement Description</w:t>
      </w:r>
      <w:r w:rsidRPr="00044AFD">
        <w:t xml:space="preserve">: </w:t>
      </w:r>
    </w:p>
    <w:p w14:paraId="50E14BDB" w14:textId="77777777" w:rsidR="009C5EBB" w:rsidRPr="00044AFD" w:rsidRDefault="009C5EBB" w:rsidP="009C5EBB">
      <w:pPr>
        <w:keepNext/>
      </w:pPr>
      <w:r w:rsidRPr="00044AFD">
        <w:t xml:space="preserve">"The IBCF shall apply network topology hiding to all header fields which reveal topology information, such as Via, Route, Record-Route, Service-Route, and Path." </w:t>
      </w:r>
    </w:p>
    <w:p w14:paraId="6E27F110" w14:textId="77777777" w:rsidR="009C5EBB" w:rsidRPr="00044AFD" w:rsidRDefault="009C5EBB" w:rsidP="009C5EBB">
      <w:r w:rsidRPr="00044AFD">
        <w:rPr>
          <w:lang w:eastAsia="zh-CN"/>
        </w:rPr>
        <w:t xml:space="preserve">as specified in </w:t>
      </w:r>
      <w:r w:rsidRPr="00044AFD">
        <w:t>TS 24.229 [</w:t>
      </w:r>
      <w:r w:rsidR="00EA09CB" w:rsidRPr="00044AFD">
        <w:t>6</w:t>
      </w:r>
      <w:r w:rsidRPr="00044AFD">
        <w:t>], clause 5.10.4.1.</w:t>
      </w:r>
    </w:p>
    <w:p w14:paraId="0D57F138" w14:textId="503CBCDC" w:rsidR="009C5EBB" w:rsidRPr="00044AFD" w:rsidRDefault="009C5EBB" w:rsidP="009C5EBB">
      <w:r w:rsidRPr="00044AFD">
        <w:rPr>
          <w:i/>
        </w:rPr>
        <w:t>Threat References</w:t>
      </w:r>
      <w:r w:rsidRPr="00044AFD">
        <w:t xml:space="preserve">: </w:t>
      </w:r>
      <w:bookmarkStart w:id="60" w:name="_Toc82165911"/>
      <w:r w:rsidR="007A0EBA">
        <w:rPr>
          <w:noProof/>
        </w:rPr>
        <w:t>O.5.2.2</w:t>
      </w:r>
      <w:r w:rsidR="007A0EBA">
        <w:rPr>
          <w:noProof/>
        </w:rPr>
        <w:tab/>
        <w:t>replacement in network hiding</w:t>
      </w:r>
      <w:bookmarkEnd w:id="60"/>
    </w:p>
    <w:p w14:paraId="01CDB54F" w14:textId="77777777" w:rsidR="009C5EBB" w:rsidRPr="00044AFD" w:rsidRDefault="009C5EBB" w:rsidP="009C5EBB">
      <w:pPr>
        <w:pStyle w:val="B10"/>
        <w:ind w:left="0" w:firstLine="0"/>
        <w:rPr>
          <w:lang w:eastAsia="zh-CN"/>
        </w:rPr>
      </w:pPr>
      <w:r w:rsidRPr="00044AFD">
        <w:rPr>
          <w:i/>
        </w:rPr>
        <w:t>Test case</w:t>
      </w:r>
      <w:r w:rsidRPr="00044AFD">
        <w:t xml:space="preserve">: </w:t>
      </w:r>
    </w:p>
    <w:p w14:paraId="4BB14182" w14:textId="77777777" w:rsidR="009C5EBB" w:rsidRPr="00044AFD" w:rsidRDefault="009C5EBB" w:rsidP="009C5EBB">
      <w:pPr>
        <w:rPr>
          <w:b/>
          <w:i/>
          <w:color w:val="000000"/>
        </w:rPr>
      </w:pPr>
      <w:r w:rsidRPr="00044AFD">
        <w:rPr>
          <w:b/>
          <w:color w:val="000000"/>
        </w:rPr>
        <w:t xml:space="preserve">Test Name: </w:t>
      </w:r>
      <w:r w:rsidRPr="00044AFD">
        <w:t>TC_REPLACEMENT IN NETWORK HIDING</w:t>
      </w:r>
    </w:p>
    <w:p w14:paraId="6A2AFFB4" w14:textId="77777777" w:rsidR="009C5EBB" w:rsidRPr="00044AFD" w:rsidRDefault="009C5EBB" w:rsidP="009C5EBB">
      <w:pPr>
        <w:rPr>
          <w:b/>
          <w:color w:val="000000"/>
        </w:rPr>
      </w:pPr>
      <w:r w:rsidRPr="00044AFD">
        <w:rPr>
          <w:b/>
          <w:color w:val="000000"/>
        </w:rPr>
        <w:t>Purpose:</w:t>
      </w:r>
    </w:p>
    <w:p w14:paraId="0EA08751" w14:textId="77777777" w:rsidR="009C5EBB" w:rsidRPr="00044AFD" w:rsidRDefault="009C5EBB" w:rsidP="009C5EBB">
      <w:r w:rsidRPr="00044AFD">
        <w:t>Verify the IBCF replaces the hiding information elements to constant values when the IBCF forwards SIP Request or Response messages to the outside of the hiding network</w:t>
      </w:r>
      <w:r w:rsidR="00FA16D2" w:rsidRPr="00044AFD">
        <w:t>'</w:t>
      </w:r>
      <w:r w:rsidRPr="00044AFD">
        <w:t xml:space="preserve">s domain, in cases of the network hiding mechanism is used and the operator policy states that the topology shall be hidden. </w:t>
      </w:r>
    </w:p>
    <w:p w14:paraId="3F73E99F" w14:textId="77777777" w:rsidR="009C5EBB" w:rsidRPr="00044AFD" w:rsidRDefault="009C5EBB" w:rsidP="009C5EBB">
      <w:r w:rsidRPr="00044AFD">
        <w:t>Verify the IBCF replaces the constant values that were replaced by the IBCF in this hiding network domain to the hiding information elements when the IBCF receives a SIP Request or Response message from the outside of the hiding network</w:t>
      </w:r>
      <w:r w:rsidR="00FA16D2" w:rsidRPr="00044AFD">
        <w:t>'</w:t>
      </w:r>
      <w:r w:rsidRPr="00044AFD">
        <w:t>s domain, in cases of the network hiding mechanism is used and the operator policy states that the topology shall be hidden.</w:t>
      </w:r>
    </w:p>
    <w:p w14:paraId="224610FC" w14:textId="77777777" w:rsidR="009C5EBB" w:rsidRPr="00044AFD" w:rsidRDefault="009C5EBB" w:rsidP="009C5EBB">
      <w:pPr>
        <w:rPr>
          <w:b/>
          <w:color w:val="000000"/>
        </w:rPr>
      </w:pPr>
      <w:r w:rsidRPr="00044AFD">
        <w:rPr>
          <w:b/>
          <w:color w:val="000000"/>
        </w:rPr>
        <w:t>Pre-Conditions:</w:t>
      </w:r>
    </w:p>
    <w:p w14:paraId="750661FE" w14:textId="77777777" w:rsidR="009C5EBB" w:rsidRPr="00044AFD" w:rsidRDefault="009C5EBB" w:rsidP="009C5EBB">
      <w:pPr>
        <w:pStyle w:val="B10"/>
        <w:rPr>
          <w:rFonts w:eastAsia="Courier New"/>
          <w:lang w:eastAsia="ja-JP"/>
        </w:rPr>
      </w:pPr>
      <w:r w:rsidRPr="00044AFD">
        <w:rPr>
          <w:rFonts w:eastAsia="Courier New"/>
          <w:lang w:eastAsia="ja-JP"/>
        </w:rPr>
        <w:t>-</w:t>
      </w:r>
      <w:r w:rsidRPr="00044AFD">
        <w:rPr>
          <w:rFonts w:eastAsia="Courier New"/>
          <w:lang w:eastAsia="ja-JP"/>
        </w:rPr>
        <w:tab/>
        <w:t>IBCF network products are connected in simulated/real network environment.</w:t>
      </w:r>
    </w:p>
    <w:p w14:paraId="10EA544C" w14:textId="77777777" w:rsidR="009C5EBB" w:rsidRPr="00044AFD" w:rsidRDefault="009C5EBB" w:rsidP="009C5EBB">
      <w:pPr>
        <w:pStyle w:val="B10"/>
        <w:rPr>
          <w:rFonts w:eastAsia="Courier New"/>
          <w:lang w:eastAsia="ja-JP"/>
        </w:rPr>
      </w:pPr>
      <w:r w:rsidRPr="00044AFD">
        <w:rPr>
          <w:rFonts w:eastAsia="Courier New"/>
          <w:lang w:eastAsia="ja-JP"/>
        </w:rPr>
        <w:t>-</w:t>
      </w:r>
      <w:r w:rsidRPr="00044AFD">
        <w:rPr>
          <w:rFonts w:eastAsia="Courier New"/>
          <w:lang w:eastAsia="ja-JP"/>
        </w:rPr>
        <w:tab/>
      </w:r>
      <w:r w:rsidRPr="00044AFD">
        <w:t xml:space="preserve">The replacement of the hiding information as network hiding mechanism is </w:t>
      </w:r>
      <w:r w:rsidRPr="00044AFD">
        <w:rPr>
          <w:rFonts w:eastAsia="Courier New"/>
          <w:lang w:eastAsia="ja-JP"/>
        </w:rPr>
        <w:t>configured</w:t>
      </w:r>
      <w:r w:rsidRPr="00044AFD">
        <w:t xml:space="preserve"> to be used and the operator policy is </w:t>
      </w:r>
      <w:r w:rsidRPr="00044AFD">
        <w:rPr>
          <w:rFonts w:eastAsia="Courier New"/>
          <w:lang w:eastAsia="ja-JP"/>
        </w:rPr>
        <w:t>configured</w:t>
      </w:r>
      <w:r w:rsidRPr="00044AFD">
        <w:t xml:space="preserve"> that the topology shall be hidden.</w:t>
      </w:r>
    </w:p>
    <w:p w14:paraId="08B0A761" w14:textId="77777777" w:rsidR="009C5EBB" w:rsidRPr="00044AFD" w:rsidRDefault="009C5EBB" w:rsidP="009C5EBB">
      <w:pPr>
        <w:pStyle w:val="B10"/>
        <w:rPr>
          <w:rFonts w:eastAsia="Courier New"/>
          <w:lang w:eastAsia="ja-JP"/>
        </w:rPr>
      </w:pPr>
      <w:r w:rsidRPr="00044AFD">
        <w:rPr>
          <w:rFonts w:eastAsia="Courier New"/>
          <w:lang w:eastAsia="ja-JP"/>
        </w:rPr>
        <w:t>-</w:t>
      </w:r>
      <w:r w:rsidRPr="00044AFD">
        <w:rPr>
          <w:rFonts w:eastAsia="Courier New"/>
          <w:lang w:eastAsia="ja-JP"/>
        </w:rPr>
        <w:tab/>
        <w:t>The network element in the hiding network</w:t>
      </w:r>
      <w:r w:rsidR="00FA16D2" w:rsidRPr="00044AFD">
        <w:rPr>
          <w:rFonts w:eastAsia="Courier New"/>
          <w:lang w:eastAsia="ja-JP"/>
        </w:rPr>
        <w:t>'</w:t>
      </w:r>
      <w:r w:rsidRPr="00044AFD">
        <w:rPr>
          <w:rFonts w:eastAsia="Courier New"/>
          <w:lang w:eastAsia="ja-JP"/>
        </w:rPr>
        <w:t>s domain may be simulated.</w:t>
      </w:r>
    </w:p>
    <w:p w14:paraId="7C11D774" w14:textId="77777777" w:rsidR="009C5EBB" w:rsidRPr="00044AFD" w:rsidRDefault="009C5EBB" w:rsidP="009C5EBB">
      <w:pPr>
        <w:pStyle w:val="B10"/>
        <w:rPr>
          <w:rFonts w:eastAsia="Courier New"/>
          <w:lang w:eastAsia="ja-JP"/>
        </w:rPr>
      </w:pPr>
      <w:r w:rsidRPr="00044AFD">
        <w:rPr>
          <w:rFonts w:eastAsia="Courier New"/>
          <w:lang w:eastAsia="ja-JP"/>
        </w:rPr>
        <w:t>-</w:t>
      </w:r>
      <w:r w:rsidRPr="00044AFD">
        <w:rPr>
          <w:rFonts w:eastAsia="Courier New"/>
          <w:lang w:eastAsia="ja-JP"/>
        </w:rPr>
        <w:tab/>
        <w:t>The network element outside the hiding network</w:t>
      </w:r>
      <w:r w:rsidR="00FA16D2" w:rsidRPr="00044AFD">
        <w:rPr>
          <w:rFonts w:eastAsia="Courier New"/>
          <w:lang w:eastAsia="ja-JP"/>
        </w:rPr>
        <w:t>'</w:t>
      </w:r>
      <w:r w:rsidRPr="00044AFD">
        <w:rPr>
          <w:rFonts w:eastAsia="Courier New"/>
          <w:lang w:eastAsia="ja-JP"/>
        </w:rPr>
        <w:t>s domain may be simulated.</w:t>
      </w:r>
    </w:p>
    <w:p w14:paraId="53836537" w14:textId="77777777" w:rsidR="009C5EBB" w:rsidRPr="00044AFD" w:rsidRDefault="009C5EBB" w:rsidP="009C5EBB">
      <w:pPr>
        <w:pStyle w:val="B10"/>
        <w:rPr>
          <w:rFonts w:eastAsia="Courier New"/>
          <w:lang w:eastAsia="ja-JP"/>
        </w:rPr>
      </w:pPr>
      <w:r w:rsidRPr="00044AFD">
        <w:rPr>
          <w:rFonts w:eastAsia="Courier New"/>
          <w:lang w:eastAsia="ja-JP"/>
        </w:rPr>
        <w:t>-</w:t>
      </w:r>
      <w:r w:rsidRPr="00044AFD">
        <w:rPr>
          <w:rFonts w:eastAsia="Courier New"/>
          <w:lang w:eastAsia="ja-JP"/>
        </w:rPr>
        <w:tab/>
        <w:t>The tester has access to the interface between the element in the hiding network</w:t>
      </w:r>
      <w:r w:rsidR="00FA16D2" w:rsidRPr="00044AFD">
        <w:rPr>
          <w:rFonts w:eastAsia="Courier New"/>
          <w:lang w:eastAsia="ja-JP"/>
        </w:rPr>
        <w:t>'</w:t>
      </w:r>
      <w:r w:rsidRPr="00044AFD">
        <w:rPr>
          <w:rFonts w:eastAsia="Courier New"/>
          <w:lang w:eastAsia="ja-JP"/>
        </w:rPr>
        <w:t>s domain and IBCF.</w:t>
      </w:r>
    </w:p>
    <w:p w14:paraId="72CED45B" w14:textId="77777777" w:rsidR="009C5EBB" w:rsidRPr="00044AFD" w:rsidRDefault="009C5EBB" w:rsidP="009C5EBB">
      <w:pPr>
        <w:pStyle w:val="B10"/>
        <w:rPr>
          <w:rFonts w:eastAsia="Courier New"/>
          <w:lang w:eastAsia="ja-JP"/>
        </w:rPr>
      </w:pPr>
      <w:r w:rsidRPr="00044AFD">
        <w:rPr>
          <w:rFonts w:eastAsia="Courier New"/>
          <w:lang w:eastAsia="ja-JP"/>
        </w:rPr>
        <w:t>-</w:t>
      </w:r>
      <w:r w:rsidRPr="00044AFD">
        <w:rPr>
          <w:rFonts w:eastAsia="Courier New"/>
          <w:lang w:eastAsia="ja-JP"/>
        </w:rPr>
        <w:tab/>
        <w:t>The tester has access to the interface between the element outside the hiding network</w:t>
      </w:r>
      <w:r w:rsidR="00FA16D2" w:rsidRPr="00044AFD">
        <w:rPr>
          <w:rFonts w:eastAsia="Courier New"/>
          <w:lang w:eastAsia="ja-JP"/>
        </w:rPr>
        <w:t>'</w:t>
      </w:r>
      <w:r w:rsidRPr="00044AFD">
        <w:rPr>
          <w:rFonts w:eastAsia="Courier New"/>
          <w:lang w:eastAsia="ja-JP"/>
        </w:rPr>
        <w:t>s domain and IBCF.</w:t>
      </w:r>
    </w:p>
    <w:p w14:paraId="03B59E0C" w14:textId="77777777" w:rsidR="009C5EBB" w:rsidRPr="00044AFD" w:rsidRDefault="009C5EBB" w:rsidP="009C5EBB">
      <w:pPr>
        <w:jc w:val="both"/>
        <w:rPr>
          <w:rFonts w:eastAsia="Calibri"/>
        </w:rPr>
      </w:pPr>
      <w:r w:rsidRPr="00044AFD">
        <w:rPr>
          <w:b/>
          <w:color w:val="000000"/>
        </w:rPr>
        <w:t>Execution Steps</w:t>
      </w:r>
      <w:r w:rsidR="00425E55">
        <w:rPr>
          <w:b/>
          <w:color w:val="000000"/>
        </w:rPr>
        <w:t>:</w:t>
      </w:r>
      <w:r w:rsidRPr="00044AFD">
        <w:rPr>
          <w:b/>
          <w:color w:val="000000"/>
        </w:rPr>
        <w:t xml:space="preserve"> </w:t>
      </w:r>
    </w:p>
    <w:p w14:paraId="697CF6EB" w14:textId="77777777" w:rsidR="009C5EBB" w:rsidRPr="00044AFD" w:rsidRDefault="009C5EBB" w:rsidP="009C5EBB">
      <w:pPr>
        <w:pStyle w:val="NO"/>
      </w:pPr>
      <w:r w:rsidRPr="00044AFD">
        <w:rPr>
          <w:lang w:eastAsia="x-none"/>
        </w:rPr>
        <w:t>NOTE:</w:t>
      </w:r>
      <w:r w:rsidRPr="00044AFD">
        <w:rPr>
          <w:lang w:eastAsia="x-none"/>
        </w:rPr>
        <w:tab/>
      </w:r>
      <w:r w:rsidRPr="00044AFD">
        <w:t xml:space="preserve">This test is performed in case the network hiding mechanism and the replacement of the hiding information elements </w:t>
      </w:r>
      <w:r w:rsidRPr="00044AFD">
        <w:rPr>
          <w:lang w:eastAsia="zh-CN"/>
        </w:rPr>
        <w:t>i</w:t>
      </w:r>
      <w:r w:rsidRPr="00044AFD">
        <w:t xml:space="preserve">n the </w:t>
      </w:r>
      <w:r w:rsidRPr="00044AFD">
        <w:rPr>
          <w:lang w:eastAsia="zh-CN"/>
        </w:rPr>
        <w:t>IBCF</w:t>
      </w:r>
      <w:r w:rsidRPr="00044AFD">
        <w:t xml:space="preserve"> </w:t>
      </w:r>
      <w:r w:rsidRPr="00044AFD">
        <w:rPr>
          <w:lang w:eastAsia="zh-CN"/>
        </w:rPr>
        <w:t>are</w:t>
      </w:r>
      <w:r w:rsidRPr="00044AFD">
        <w:t xml:space="preserve"> implemented.</w:t>
      </w:r>
    </w:p>
    <w:p w14:paraId="7A1976ED" w14:textId="77777777" w:rsidR="009C5EBB" w:rsidRPr="00044AFD" w:rsidRDefault="009C5EBB" w:rsidP="009C5EBB">
      <w:r w:rsidRPr="00044AFD">
        <w:t>Test case 1: The IBCF forwards SIP messages to the outside of the hiding network</w:t>
      </w:r>
      <w:r w:rsidR="00FA16D2" w:rsidRPr="00044AFD">
        <w:t>'</w:t>
      </w:r>
      <w:r w:rsidRPr="00044AFD">
        <w:t>s domain</w:t>
      </w:r>
    </w:p>
    <w:p w14:paraId="3DF44EF8" w14:textId="10FDE853" w:rsidR="009C5EBB" w:rsidRPr="00044AFD" w:rsidRDefault="009C5EBB" w:rsidP="00FA16D2">
      <w:pPr>
        <w:pStyle w:val="B10"/>
        <w:rPr>
          <w:lang w:eastAsia="zh-CN"/>
        </w:rPr>
      </w:pPr>
      <w:r w:rsidRPr="00044AFD">
        <w:rPr>
          <w:lang w:eastAsia="zh-CN"/>
        </w:rPr>
        <w:t>1)</w:t>
      </w:r>
      <w:r w:rsidR="00DC1ED7">
        <w:rPr>
          <w:lang w:eastAsia="zh-CN"/>
        </w:rPr>
        <w:tab/>
      </w:r>
      <w:r w:rsidRPr="00044AFD">
        <w:rPr>
          <w:rFonts w:eastAsia="Courier New"/>
          <w:lang w:eastAsia="ja-JP"/>
        </w:rPr>
        <w:t>The network element in the hiding network</w:t>
      </w:r>
      <w:r w:rsidR="00FA16D2" w:rsidRPr="00044AFD">
        <w:rPr>
          <w:rFonts w:eastAsia="Courier New"/>
          <w:lang w:eastAsia="ja-JP"/>
        </w:rPr>
        <w:t>'</w:t>
      </w:r>
      <w:r w:rsidRPr="00044AFD">
        <w:rPr>
          <w:rFonts w:eastAsia="Courier New"/>
          <w:lang w:eastAsia="ja-JP"/>
        </w:rPr>
        <w:t xml:space="preserve">s domain sends a </w:t>
      </w:r>
      <w:r w:rsidRPr="00044AFD">
        <w:t xml:space="preserve">SIP message which contains hiding information elements (e.g. addresses of SIP proxies) to the </w:t>
      </w:r>
      <w:r w:rsidRPr="00044AFD">
        <w:rPr>
          <w:rFonts w:eastAsia="Courier New"/>
          <w:lang w:eastAsia="ja-JP"/>
        </w:rPr>
        <w:t>IBCF under test</w:t>
      </w:r>
      <w:r w:rsidRPr="00044AFD">
        <w:t>.</w:t>
      </w:r>
    </w:p>
    <w:p w14:paraId="60865715" w14:textId="1454F78E" w:rsidR="009C5EBB" w:rsidRPr="00044AFD" w:rsidRDefault="009C5EBB" w:rsidP="00FA16D2">
      <w:pPr>
        <w:pStyle w:val="B10"/>
        <w:rPr>
          <w:lang w:eastAsia="zh-CN"/>
        </w:rPr>
      </w:pPr>
      <w:r w:rsidRPr="00044AFD">
        <w:rPr>
          <w:lang w:eastAsia="zh-CN"/>
        </w:rPr>
        <w:t>2)</w:t>
      </w:r>
      <w:r w:rsidR="00DC1ED7">
        <w:rPr>
          <w:lang w:eastAsia="zh-CN"/>
        </w:rPr>
        <w:tab/>
      </w:r>
      <w:r w:rsidRPr="00044AFD">
        <w:rPr>
          <w:lang w:eastAsia="zh-CN"/>
        </w:rPr>
        <w:t xml:space="preserve">The IBCF under test </w:t>
      </w:r>
      <w:r w:rsidRPr="00044AFD">
        <w:t>forwards the SIP message to the network element outside the hiding network</w:t>
      </w:r>
      <w:r w:rsidR="00FA16D2" w:rsidRPr="00044AFD">
        <w:t>'</w:t>
      </w:r>
      <w:r w:rsidRPr="00044AFD">
        <w:t>s domain.</w:t>
      </w:r>
    </w:p>
    <w:p w14:paraId="1CC7BC6A" w14:textId="7FDC25E4" w:rsidR="009C5EBB" w:rsidRPr="00044AFD" w:rsidRDefault="009C5EBB" w:rsidP="00FA16D2">
      <w:pPr>
        <w:pStyle w:val="B10"/>
        <w:rPr>
          <w:lang w:eastAsia="zh-CN"/>
        </w:rPr>
      </w:pPr>
      <w:r w:rsidRPr="00044AFD">
        <w:rPr>
          <w:lang w:eastAsia="zh-CN"/>
        </w:rPr>
        <w:t>3)</w:t>
      </w:r>
      <w:r w:rsidR="00DC1ED7">
        <w:rPr>
          <w:lang w:eastAsia="zh-CN"/>
        </w:rPr>
        <w:tab/>
      </w:r>
      <w:r w:rsidRPr="00044AFD">
        <w:rPr>
          <w:lang w:eastAsia="zh-CN"/>
        </w:rPr>
        <w:t xml:space="preserve">The tester examines the </w:t>
      </w:r>
      <w:r w:rsidRPr="00044AFD">
        <w:t>SIP message forwarded to the network element outside the hiding network</w:t>
      </w:r>
      <w:r w:rsidR="00FA16D2" w:rsidRPr="00044AFD">
        <w:t>'</w:t>
      </w:r>
      <w:r w:rsidRPr="00044AFD">
        <w:t>s domain</w:t>
      </w:r>
      <w:r w:rsidRPr="00044AFD">
        <w:rPr>
          <w:lang w:eastAsia="zh-CN"/>
        </w:rPr>
        <w:t>.</w:t>
      </w:r>
    </w:p>
    <w:p w14:paraId="3593E4AF" w14:textId="77777777" w:rsidR="009C5EBB" w:rsidRPr="00044AFD" w:rsidRDefault="009C5EBB" w:rsidP="009C5EBB">
      <w:r w:rsidRPr="00044AFD">
        <w:t>Test case 2: The IBCF forwards SIP messages to the hiding network</w:t>
      </w:r>
      <w:r w:rsidR="00FA16D2" w:rsidRPr="00044AFD">
        <w:t>'</w:t>
      </w:r>
      <w:r w:rsidRPr="00044AFD">
        <w:t>s domain</w:t>
      </w:r>
    </w:p>
    <w:p w14:paraId="05B8CD91" w14:textId="051C4538" w:rsidR="009C5EBB" w:rsidRPr="00044AFD" w:rsidRDefault="009C5EBB" w:rsidP="00FA16D2">
      <w:pPr>
        <w:pStyle w:val="B10"/>
        <w:rPr>
          <w:lang w:eastAsia="zh-CN"/>
        </w:rPr>
      </w:pPr>
      <w:r w:rsidRPr="00044AFD">
        <w:rPr>
          <w:lang w:eastAsia="zh-CN"/>
        </w:rPr>
        <w:t>1)</w:t>
      </w:r>
      <w:r w:rsidR="00DC1ED7">
        <w:rPr>
          <w:lang w:eastAsia="zh-CN"/>
        </w:rPr>
        <w:tab/>
      </w:r>
      <w:r w:rsidRPr="00044AFD">
        <w:rPr>
          <w:lang w:eastAsia="zh-CN"/>
        </w:rPr>
        <w:t>The network element outside the hiding network</w:t>
      </w:r>
      <w:r w:rsidR="00FA16D2" w:rsidRPr="00044AFD">
        <w:rPr>
          <w:lang w:eastAsia="zh-CN"/>
        </w:rPr>
        <w:t>'</w:t>
      </w:r>
      <w:r w:rsidRPr="00044AFD">
        <w:rPr>
          <w:lang w:eastAsia="zh-CN"/>
        </w:rPr>
        <w:t xml:space="preserve">s domain sends a SIP message which contains </w:t>
      </w:r>
      <w:r w:rsidRPr="00044AFD">
        <w:t xml:space="preserve">information elements that were </w:t>
      </w:r>
      <w:r w:rsidR="007B7608">
        <w:t>replaced</w:t>
      </w:r>
      <w:r w:rsidR="007B7608" w:rsidRPr="00044AFD">
        <w:t xml:space="preserve"> </w:t>
      </w:r>
      <w:r w:rsidRPr="00044AFD">
        <w:t>by the IBCF in this hiding network domain</w:t>
      </w:r>
      <w:r w:rsidRPr="00044AFD">
        <w:rPr>
          <w:lang w:eastAsia="zh-CN"/>
        </w:rPr>
        <w:t xml:space="preserve"> to the IBCF under test.</w:t>
      </w:r>
    </w:p>
    <w:p w14:paraId="1DB2EBCD" w14:textId="7E53D946" w:rsidR="009C5EBB" w:rsidRPr="00044AFD" w:rsidRDefault="009C5EBB" w:rsidP="00FA16D2">
      <w:pPr>
        <w:pStyle w:val="B10"/>
        <w:rPr>
          <w:lang w:eastAsia="zh-CN"/>
        </w:rPr>
      </w:pPr>
      <w:r w:rsidRPr="00044AFD">
        <w:rPr>
          <w:lang w:eastAsia="zh-CN"/>
        </w:rPr>
        <w:t>2)</w:t>
      </w:r>
      <w:r w:rsidR="00DC1ED7">
        <w:rPr>
          <w:lang w:eastAsia="zh-CN"/>
        </w:rPr>
        <w:tab/>
      </w:r>
      <w:r w:rsidRPr="00044AFD">
        <w:rPr>
          <w:lang w:eastAsia="zh-CN"/>
        </w:rPr>
        <w:t xml:space="preserve">The IBCF under test </w:t>
      </w:r>
      <w:r w:rsidRPr="00044AFD">
        <w:t>forwards the SIP message to the network element in the hiding network</w:t>
      </w:r>
      <w:r w:rsidR="00FA16D2" w:rsidRPr="00044AFD">
        <w:t>'</w:t>
      </w:r>
      <w:r w:rsidRPr="00044AFD">
        <w:t>s domain.</w:t>
      </w:r>
    </w:p>
    <w:p w14:paraId="740CCCD2" w14:textId="6E3757BC" w:rsidR="009C5EBB" w:rsidRPr="00044AFD" w:rsidRDefault="009C5EBB" w:rsidP="00FA16D2">
      <w:pPr>
        <w:pStyle w:val="B10"/>
        <w:rPr>
          <w:lang w:eastAsia="zh-CN"/>
        </w:rPr>
      </w:pPr>
      <w:r w:rsidRPr="00044AFD">
        <w:rPr>
          <w:lang w:eastAsia="zh-CN"/>
        </w:rPr>
        <w:t>3)</w:t>
      </w:r>
      <w:r w:rsidR="00DC1ED7">
        <w:rPr>
          <w:lang w:eastAsia="zh-CN"/>
        </w:rPr>
        <w:tab/>
      </w:r>
      <w:r w:rsidRPr="00044AFD">
        <w:rPr>
          <w:lang w:eastAsia="zh-CN"/>
        </w:rPr>
        <w:t>The tester examines the SIP message forwarded to the network element in the hiding network</w:t>
      </w:r>
      <w:r w:rsidR="00FA16D2" w:rsidRPr="00044AFD">
        <w:rPr>
          <w:lang w:eastAsia="zh-CN"/>
        </w:rPr>
        <w:t>'</w:t>
      </w:r>
      <w:r w:rsidRPr="00044AFD">
        <w:rPr>
          <w:lang w:eastAsia="zh-CN"/>
        </w:rPr>
        <w:t>s domain.</w:t>
      </w:r>
    </w:p>
    <w:p w14:paraId="2A1A7AB8" w14:textId="77777777" w:rsidR="009C5EBB" w:rsidRPr="00044AFD" w:rsidRDefault="009C5EBB" w:rsidP="009C5EBB">
      <w:pPr>
        <w:rPr>
          <w:b/>
          <w:color w:val="000000"/>
        </w:rPr>
      </w:pPr>
      <w:r w:rsidRPr="00044AFD">
        <w:rPr>
          <w:b/>
          <w:color w:val="000000"/>
        </w:rPr>
        <w:t>Expected Results:</w:t>
      </w:r>
    </w:p>
    <w:p w14:paraId="54E2A402" w14:textId="77777777" w:rsidR="009C5EBB" w:rsidRPr="00044AFD" w:rsidRDefault="009C5EBB" w:rsidP="009C5EBB">
      <w:r w:rsidRPr="00044AFD">
        <w:t xml:space="preserve">For Test case 1, the IBCF </w:t>
      </w:r>
      <w:r w:rsidRPr="00044AFD">
        <w:rPr>
          <w:lang w:eastAsia="zh-CN"/>
        </w:rPr>
        <w:t>under test</w:t>
      </w:r>
      <w:r w:rsidRPr="00044AFD">
        <w:t xml:space="preserve"> replaces the hiding information elements to constant values when the IBCF</w:t>
      </w:r>
      <w:r w:rsidRPr="00044AFD">
        <w:rPr>
          <w:lang w:eastAsia="zh-CN"/>
        </w:rPr>
        <w:t xml:space="preserve"> under test</w:t>
      </w:r>
      <w:r w:rsidRPr="00044AFD">
        <w:t xml:space="preserve"> forwards the SIP message to the network element outside the hiding network</w:t>
      </w:r>
      <w:r w:rsidR="00FA16D2" w:rsidRPr="00044AFD">
        <w:t>'</w:t>
      </w:r>
      <w:r w:rsidRPr="00044AFD">
        <w:t xml:space="preserve">s domain. </w:t>
      </w:r>
    </w:p>
    <w:p w14:paraId="15BABF4A" w14:textId="77777777" w:rsidR="009C5EBB" w:rsidRPr="00044AFD" w:rsidRDefault="009C5EBB" w:rsidP="009C5EBB">
      <w:r w:rsidRPr="00044AFD">
        <w:t xml:space="preserve">For Test case 2, the IBCF </w:t>
      </w:r>
      <w:r w:rsidRPr="00044AFD">
        <w:rPr>
          <w:lang w:eastAsia="zh-CN"/>
        </w:rPr>
        <w:t>under test</w:t>
      </w:r>
      <w:r w:rsidRPr="00044AFD">
        <w:t xml:space="preserve"> replaces the constant values that were replaced by the IBCF in this hiding network domain to the hiding information elements when the IBCF</w:t>
      </w:r>
      <w:r w:rsidRPr="00044AFD">
        <w:rPr>
          <w:lang w:eastAsia="zh-CN"/>
        </w:rPr>
        <w:t xml:space="preserve"> under test</w:t>
      </w:r>
      <w:r w:rsidRPr="00044AFD">
        <w:t xml:space="preserve"> forwards the SIP message to the network element in the hiding network</w:t>
      </w:r>
      <w:r w:rsidR="00FA16D2" w:rsidRPr="00044AFD">
        <w:t>'</w:t>
      </w:r>
      <w:r w:rsidRPr="00044AFD">
        <w:t>s domain.</w:t>
      </w:r>
    </w:p>
    <w:p w14:paraId="38493633" w14:textId="77777777" w:rsidR="009C5EBB" w:rsidRPr="00044AFD" w:rsidRDefault="009C5EBB" w:rsidP="009C5EBB">
      <w:pPr>
        <w:rPr>
          <w:b/>
          <w:color w:val="000000"/>
        </w:rPr>
      </w:pPr>
      <w:r w:rsidRPr="00044AFD">
        <w:rPr>
          <w:b/>
          <w:color w:val="000000"/>
        </w:rPr>
        <w:t>Expected format of evidence:</w:t>
      </w:r>
    </w:p>
    <w:p w14:paraId="6BB124D5" w14:textId="289835A2" w:rsidR="009C5EBB" w:rsidRPr="00044AFD" w:rsidRDefault="009C5EBB" w:rsidP="009C5EBB">
      <w:r w:rsidRPr="00044AFD">
        <w:t>Save the logs and the communication flow in a .pcap file.</w:t>
      </w:r>
    </w:p>
    <w:p w14:paraId="05DEE536" w14:textId="77777777" w:rsidR="00641DE8" w:rsidRPr="00044AFD" w:rsidRDefault="00641DE8" w:rsidP="00641DE8">
      <w:pPr>
        <w:pStyle w:val="Heading4"/>
        <w:rPr>
          <w:rFonts w:eastAsia="Calibri" w:cs="Arial"/>
        </w:rPr>
      </w:pPr>
      <w:bookmarkStart w:id="61" w:name="_Toc74131093"/>
      <w:r w:rsidRPr="00044AFD">
        <w:rPr>
          <w:rFonts w:eastAsia="Calibri" w:cs="Arial"/>
        </w:rPr>
        <w:t>4.2.2.</w:t>
      </w:r>
      <w:r w:rsidR="001E69CF" w:rsidRPr="00044AFD">
        <w:rPr>
          <w:rFonts w:eastAsia="Calibri" w:cs="Arial"/>
        </w:rPr>
        <w:t>6</w:t>
      </w:r>
      <w:r w:rsidRPr="00044AFD">
        <w:rPr>
          <w:rFonts w:eastAsia="Calibri" w:cs="Arial"/>
        </w:rPr>
        <w:tab/>
        <w:t>Security functional requirements on the AS deriving from 3GPP specifications and related test cases</w:t>
      </w:r>
      <w:bookmarkEnd w:id="61"/>
    </w:p>
    <w:p w14:paraId="530BF666" w14:textId="77777777" w:rsidR="00641DE8" w:rsidRPr="00044AFD" w:rsidRDefault="00641DE8" w:rsidP="00641DE8">
      <w:pPr>
        <w:pStyle w:val="Heading5"/>
        <w:rPr>
          <w:rFonts w:eastAsia="MS Mincho"/>
        </w:rPr>
      </w:pPr>
      <w:bookmarkStart w:id="62" w:name="_Toc74131094"/>
      <w:r w:rsidRPr="00044AFD">
        <w:rPr>
          <w:rFonts w:eastAsia="MS Mincho"/>
        </w:rPr>
        <w:t>4.2.2.</w:t>
      </w:r>
      <w:r w:rsidR="001E69CF" w:rsidRPr="00044AFD">
        <w:rPr>
          <w:rFonts w:eastAsia="MS Mincho"/>
        </w:rPr>
        <w:t>6</w:t>
      </w:r>
      <w:r w:rsidRPr="00044AFD">
        <w:rPr>
          <w:rFonts w:eastAsia="MS Mincho"/>
        </w:rPr>
        <w:t>.</w:t>
      </w:r>
      <w:r w:rsidR="001E69CF" w:rsidRPr="00044AFD">
        <w:rPr>
          <w:rFonts w:eastAsia="MS Mincho"/>
        </w:rPr>
        <w:t>1</w:t>
      </w:r>
      <w:r w:rsidRPr="00044AFD">
        <w:rPr>
          <w:rFonts w:eastAsia="MS Mincho"/>
        </w:rPr>
        <w:tab/>
        <w:t>User authorization</w:t>
      </w:r>
      <w:bookmarkEnd w:id="62"/>
    </w:p>
    <w:p w14:paraId="0CF88039" w14:textId="77777777" w:rsidR="00641DE8" w:rsidRPr="00044AFD" w:rsidRDefault="00641DE8" w:rsidP="00641DE8">
      <w:pPr>
        <w:rPr>
          <w:lang w:eastAsia="zh-CN"/>
        </w:rPr>
      </w:pPr>
      <w:r w:rsidRPr="00044AFD">
        <w:rPr>
          <w:i/>
        </w:rPr>
        <w:t>Requirement Name</w:t>
      </w:r>
      <w:r w:rsidRPr="00044AFD">
        <w:t xml:space="preserve">: </w:t>
      </w:r>
      <w:r w:rsidRPr="00044AFD">
        <w:rPr>
          <w:rFonts w:eastAsia="MS Mincho"/>
        </w:rPr>
        <w:t>User authorization</w:t>
      </w:r>
    </w:p>
    <w:p w14:paraId="345BC407" w14:textId="77777777" w:rsidR="00641DE8" w:rsidRPr="00044AFD" w:rsidRDefault="00641DE8" w:rsidP="00641DE8">
      <w:r w:rsidRPr="00044AFD">
        <w:rPr>
          <w:i/>
        </w:rPr>
        <w:t xml:space="preserve">Requirement Reference: </w:t>
      </w:r>
      <w:r w:rsidRPr="00044AFD">
        <w:t>TS 24.229 [</w:t>
      </w:r>
      <w:r w:rsidR="00EA09CB" w:rsidRPr="00044AFD">
        <w:t>6</w:t>
      </w:r>
      <w:r w:rsidRPr="00044AFD">
        <w:t>], clause 5.7.1.5</w:t>
      </w:r>
    </w:p>
    <w:p w14:paraId="3F7C18A9" w14:textId="77777777" w:rsidR="00641DE8" w:rsidRPr="00044AFD" w:rsidRDefault="00641DE8" w:rsidP="00641DE8">
      <w:r w:rsidRPr="00044AFD">
        <w:rPr>
          <w:i/>
        </w:rPr>
        <w:t>Requirement Description</w:t>
      </w:r>
      <w:r w:rsidRPr="00044AFD">
        <w:t xml:space="preserve">: </w:t>
      </w:r>
    </w:p>
    <w:p w14:paraId="16CAD640" w14:textId="77777777" w:rsidR="00641DE8" w:rsidRPr="00044AFD" w:rsidRDefault="00641DE8" w:rsidP="00DC1ED7">
      <w:pPr>
        <w:rPr>
          <w:rFonts w:eastAsia="SimSun"/>
        </w:rPr>
      </w:pPr>
      <w:r w:rsidRPr="00044AFD">
        <w:t>"</w:t>
      </w:r>
      <w:r w:rsidRPr="00044AFD">
        <w:rPr>
          <w:rFonts w:eastAsia="SimSun"/>
        </w:rPr>
        <w:t>If the user is considered anonymous, the AS shall check whether the authorization policy defined for this request allows anonymous requests. If anonymous requests are allowed, then the AS can proceed with the requested functionality, otherwise, the AS shall not proceed with the requested functionality.</w:t>
      </w:r>
    </w:p>
    <w:p w14:paraId="7E8A1A55" w14:textId="77777777" w:rsidR="00641DE8" w:rsidRPr="00044AFD" w:rsidRDefault="00641DE8" w:rsidP="00DC1ED7">
      <w:pPr>
        <w:rPr>
          <w:rFonts w:eastAsia="SimSun"/>
        </w:rPr>
      </w:pPr>
      <w:r w:rsidRPr="00044AFD">
        <w:rPr>
          <w:rFonts w:eastAsia="SimSun"/>
        </w:rPr>
        <w:t>…</w:t>
      </w:r>
    </w:p>
    <w:p w14:paraId="13211ADB" w14:textId="77777777" w:rsidR="00641DE8" w:rsidRPr="00044AFD" w:rsidRDefault="00641DE8" w:rsidP="00DC1ED7">
      <w:pPr>
        <w:rPr>
          <w:rFonts w:eastAsia="SimSun"/>
        </w:rPr>
      </w:pPr>
      <w:r w:rsidRPr="00044AFD">
        <w:rPr>
          <w:rFonts w:eastAsia="SimSun"/>
        </w:rPr>
        <w:t>If the request is not authorized, the AS shall either:</w:t>
      </w:r>
    </w:p>
    <w:p w14:paraId="780FED4A" w14:textId="77777777" w:rsidR="00641DE8" w:rsidRPr="00044AFD" w:rsidRDefault="00641DE8" w:rsidP="00DC1ED7">
      <w:pPr>
        <w:pStyle w:val="B10"/>
        <w:rPr>
          <w:rFonts w:eastAsia="SimSun"/>
        </w:rPr>
      </w:pPr>
      <w:r w:rsidRPr="00044AFD">
        <w:rPr>
          <w:rFonts w:eastAsia="SimSun"/>
        </w:rPr>
        <w:t>-</w:t>
      </w:r>
      <w:r w:rsidRPr="00044AFD">
        <w:rPr>
          <w:rFonts w:eastAsia="SimSun"/>
        </w:rPr>
        <w:tab/>
        <w:t>reject the request according to the procedures defined for that request e.g., by issuing a 403 (Forbidden) response; or</w:t>
      </w:r>
    </w:p>
    <w:p w14:paraId="160F36C2" w14:textId="77777777" w:rsidR="00641DE8" w:rsidRPr="00044AFD" w:rsidRDefault="00641DE8" w:rsidP="00DC1ED7">
      <w:pPr>
        <w:pStyle w:val="B10"/>
        <w:rPr>
          <w:rFonts w:eastAsia="SimSun"/>
        </w:rPr>
      </w:pPr>
      <w:r w:rsidRPr="00044AFD">
        <w:rPr>
          <w:rFonts w:eastAsia="SimSun"/>
        </w:rPr>
        <w:t>-</w:t>
      </w:r>
      <w:r w:rsidRPr="00044AFD">
        <w:rPr>
          <w:rFonts w:eastAsia="SimSun"/>
        </w:rPr>
        <w:tab/>
        <w:t>send a 2xx final response if the authorization policy requires to deny the requested functionality, whilst appearing to the user as if the request has been granted. "</w:t>
      </w:r>
    </w:p>
    <w:p w14:paraId="60B46227" w14:textId="5DA00785" w:rsidR="00641DE8" w:rsidRPr="00044AFD" w:rsidRDefault="00641DE8" w:rsidP="00641DE8">
      <w:r w:rsidRPr="00044AFD">
        <w:rPr>
          <w:i/>
        </w:rPr>
        <w:t>Threat References</w:t>
      </w:r>
      <w:r w:rsidRPr="00044AFD">
        <w:t xml:space="preserve">: </w:t>
      </w:r>
      <w:bookmarkStart w:id="63" w:name="_Toc82165915"/>
      <w:r w:rsidR="007A0EBA">
        <w:rPr>
          <w:noProof/>
        </w:rPr>
        <w:t>O.6.2.1</w:t>
      </w:r>
      <w:r w:rsidR="007A0EBA">
        <w:rPr>
          <w:noProof/>
        </w:rPr>
        <w:tab/>
      </w:r>
      <w:r w:rsidR="007A0EBA">
        <w:rPr>
          <w:noProof/>
          <w:lang w:eastAsia="zh-CN"/>
        </w:rPr>
        <w:t>No user authorization</w:t>
      </w:r>
      <w:bookmarkEnd w:id="63"/>
    </w:p>
    <w:p w14:paraId="03265C6C" w14:textId="77777777" w:rsidR="00641DE8" w:rsidRPr="00044AFD" w:rsidRDefault="00641DE8" w:rsidP="00641DE8">
      <w:pPr>
        <w:pStyle w:val="B10"/>
        <w:ind w:left="0" w:firstLine="0"/>
        <w:rPr>
          <w:lang w:eastAsia="zh-CN"/>
        </w:rPr>
      </w:pPr>
      <w:r w:rsidRPr="00044AFD">
        <w:rPr>
          <w:i/>
        </w:rPr>
        <w:t>Test case</w:t>
      </w:r>
      <w:r w:rsidRPr="00044AFD">
        <w:t xml:space="preserve">: </w:t>
      </w:r>
    </w:p>
    <w:p w14:paraId="71B43E13" w14:textId="77777777" w:rsidR="00641DE8" w:rsidRPr="00044AFD" w:rsidRDefault="00641DE8" w:rsidP="00641DE8">
      <w:pPr>
        <w:rPr>
          <w:rFonts w:cs="Arial"/>
          <w:b/>
          <w:i/>
          <w:color w:val="000000"/>
        </w:rPr>
      </w:pPr>
      <w:r w:rsidRPr="00044AFD">
        <w:rPr>
          <w:rFonts w:cs="Arial"/>
          <w:b/>
          <w:color w:val="000000"/>
        </w:rPr>
        <w:t xml:space="preserve">Test Name: </w:t>
      </w:r>
      <w:r w:rsidRPr="00044AFD">
        <w:t>TC_USER_AUTHORIZATION</w:t>
      </w:r>
    </w:p>
    <w:p w14:paraId="2ABE4A81" w14:textId="77777777" w:rsidR="00641DE8" w:rsidRPr="00044AFD" w:rsidRDefault="00641DE8" w:rsidP="00641DE8">
      <w:pPr>
        <w:rPr>
          <w:rFonts w:cs="Arial"/>
          <w:b/>
          <w:color w:val="000000"/>
        </w:rPr>
      </w:pPr>
      <w:r w:rsidRPr="00044AFD">
        <w:rPr>
          <w:rFonts w:cs="Arial"/>
          <w:b/>
          <w:color w:val="000000"/>
        </w:rPr>
        <w:t>Purpose:</w:t>
      </w:r>
    </w:p>
    <w:p w14:paraId="613CFB1F" w14:textId="77777777" w:rsidR="00641DE8" w:rsidRPr="00044AFD" w:rsidRDefault="00641DE8" w:rsidP="00641DE8">
      <w:r w:rsidRPr="00044AFD">
        <w:t xml:space="preserve">Verify that the AS would reject the anonymous request if anonymous request is not allowed. </w:t>
      </w:r>
    </w:p>
    <w:p w14:paraId="2F306DB1" w14:textId="77777777" w:rsidR="00641DE8" w:rsidRPr="00044AFD" w:rsidRDefault="00641DE8" w:rsidP="00641DE8">
      <w:pPr>
        <w:rPr>
          <w:rFonts w:cs="Arial"/>
          <w:b/>
          <w:color w:val="000000"/>
        </w:rPr>
      </w:pPr>
      <w:r w:rsidRPr="00044AFD">
        <w:rPr>
          <w:rFonts w:cs="Arial"/>
          <w:b/>
          <w:color w:val="000000"/>
        </w:rPr>
        <w:t>Pre-Conditions:</w:t>
      </w:r>
    </w:p>
    <w:p w14:paraId="6FECF4CB" w14:textId="77777777" w:rsidR="00641DE8" w:rsidRPr="00044AFD" w:rsidRDefault="00641DE8" w:rsidP="00641DE8">
      <w:pPr>
        <w:pStyle w:val="B10"/>
        <w:rPr>
          <w:rFonts w:eastAsia="MS Mincho"/>
          <w:lang w:eastAsia="ja-JP"/>
        </w:rPr>
      </w:pPr>
      <w:r w:rsidRPr="00044AFD">
        <w:rPr>
          <w:rFonts w:eastAsia="MS Mincho"/>
          <w:lang w:eastAsia="ja-JP"/>
        </w:rPr>
        <w:t>-</w:t>
      </w:r>
      <w:r w:rsidRPr="00044AFD">
        <w:rPr>
          <w:rFonts w:eastAsia="MS Mincho"/>
          <w:lang w:eastAsia="ja-JP"/>
        </w:rPr>
        <w:tab/>
        <w:t>The authorization policy of the AS does not allow anonymous request.</w:t>
      </w:r>
    </w:p>
    <w:p w14:paraId="7077F340" w14:textId="77777777" w:rsidR="00641DE8" w:rsidRPr="00044AFD" w:rsidRDefault="00641DE8" w:rsidP="00641DE8">
      <w:pPr>
        <w:pStyle w:val="B10"/>
        <w:rPr>
          <w:rFonts w:eastAsia="MS Mincho"/>
          <w:lang w:eastAsia="ja-JP"/>
        </w:rPr>
      </w:pPr>
      <w:r w:rsidRPr="00044AFD">
        <w:rPr>
          <w:rFonts w:eastAsia="MS Mincho"/>
          <w:lang w:eastAsia="ja-JP"/>
        </w:rPr>
        <w:t>-</w:t>
      </w:r>
      <w:r w:rsidRPr="00044AFD">
        <w:rPr>
          <w:rFonts w:eastAsia="MS Mincho"/>
          <w:lang w:eastAsia="ja-JP"/>
        </w:rPr>
        <w:tab/>
        <w:t>The UE is simulated.</w:t>
      </w:r>
    </w:p>
    <w:p w14:paraId="44BBC07B" w14:textId="77777777" w:rsidR="00641DE8" w:rsidRPr="00044AFD" w:rsidRDefault="00641DE8" w:rsidP="00641DE8">
      <w:pPr>
        <w:pStyle w:val="B10"/>
        <w:rPr>
          <w:rFonts w:eastAsia="MS Mincho"/>
          <w:lang w:eastAsia="ja-JP"/>
        </w:rPr>
      </w:pPr>
      <w:r w:rsidRPr="00044AFD">
        <w:rPr>
          <w:rFonts w:eastAsia="MS Mincho"/>
          <w:lang w:eastAsia="ja-JP"/>
        </w:rPr>
        <w:t>-</w:t>
      </w:r>
      <w:r w:rsidRPr="00044AFD">
        <w:rPr>
          <w:rFonts w:eastAsia="MS Mincho"/>
          <w:lang w:eastAsia="ja-JP"/>
        </w:rPr>
        <w:tab/>
        <w:t>The tester has access to the interface between the UE and AS.</w:t>
      </w:r>
    </w:p>
    <w:p w14:paraId="71D40D9D" w14:textId="77777777" w:rsidR="00641DE8" w:rsidRPr="00044AFD" w:rsidRDefault="00641DE8" w:rsidP="00641DE8">
      <w:pPr>
        <w:jc w:val="both"/>
        <w:rPr>
          <w:rFonts w:cs="Arial"/>
          <w:b/>
          <w:color w:val="000000"/>
        </w:rPr>
      </w:pPr>
      <w:r w:rsidRPr="00044AFD">
        <w:rPr>
          <w:rFonts w:cs="Arial"/>
          <w:b/>
          <w:color w:val="000000"/>
        </w:rPr>
        <w:t xml:space="preserve">Execution Steps </w:t>
      </w:r>
    </w:p>
    <w:p w14:paraId="6F1B458E" w14:textId="51B12F50" w:rsidR="00641DE8" w:rsidRPr="00044AFD" w:rsidRDefault="00641DE8" w:rsidP="00641DE8">
      <w:r w:rsidRPr="00044AFD">
        <w:t>The UE sends the anonymous request message towards the AS, in which the P-Asserted-Identity is set to "Anonymous".</w:t>
      </w:r>
    </w:p>
    <w:p w14:paraId="04484CCE" w14:textId="77777777" w:rsidR="00641DE8" w:rsidRPr="00044AFD" w:rsidRDefault="00641DE8" w:rsidP="00DC1ED7">
      <w:pPr>
        <w:keepNext/>
        <w:rPr>
          <w:rFonts w:cs="Arial"/>
          <w:b/>
          <w:color w:val="000000"/>
        </w:rPr>
      </w:pPr>
      <w:r w:rsidRPr="00044AFD">
        <w:rPr>
          <w:rFonts w:cs="Arial"/>
          <w:b/>
          <w:color w:val="000000"/>
        </w:rPr>
        <w:t>Expected Results:</w:t>
      </w:r>
    </w:p>
    <w:p w14:paraId="64B723D2" w14:textId="77777777" w:rsidR="00641DE8" w:rsidRPr="00044AFD" w:rsidRDefault="00641DE8" w:rsidP="00641DE8">
      <w:pPr>
        <w:rPr>
          <w:rFonts w:eastAsia="MS Mincho"/>
          <w:lang w:eastAsia="ja-JP"/>
        </w:rPr>
      </w:pPr>
      <w:r w:rsidRPr="00044AFD">
        <w:t>For test case, the</w:t>
      </w:r>
      <w:r w:rsidRPr="00044AFD">
        <w:rPr>
          <w:rFonts w:eastAsia="MS Mincho"/>
          <w:lang w:eastAsia="ja-JP"/>
        </w:rPr>
        <w:t xml:space="preserve"> AS either:</w:t>
      </w:r>
    </w:p>
    <w:p w14:paraId="60E616D7" w14:textId="77777777" w:rsidR="00641DE8" w:rsidRPr="00044AFD" w:rsidRDefault="00641DE8" w:rsidP="00DC1ED7">
      <w:pPr>
        <w:pStyle w:val="B10"/>
        <w:rPr>
          <w:rFonts w:eastAsia="MS Mincho"/>
          <w:lang w:eastAsia="ja-JP"/>
        </w:rPr>
      </w:pPr>
      <w:r w:rsidRPr="00044AFD">
        <w:rPr>
          <w:rFonts w:eastAsia="MS Mincho"/>
          <w:lang w:eastAsia="ja-JP"/>
        </w:rPr>
        <w:t>-</w:t>
      </w:r>
      <w:r w:rsidRPr="00044AFD">
        <w:rPr>
          <w:rFonts w:eastAsia="MS Mincho"/>
          <w:lang w:eastAsia="ja-JP"/>
        </w:rPr>
        <w:tab/>
        <w:t>reject the request according to the procedures defined for that request e.g., by issuing a 403 (Forbidden) response; or</w:t>
      </w:r>
    </w:p>
    <w:p w14:paraId="760710FE" w14:textId="77777777" w:rsidR="00641DE8" w:rsidRPr="00044AFD" w:rsidRDefault="00641DE8" w:rsidP="00DC1ED7">
      <w:pPr>
        <w:pStyle w:val="B10"/>
        <w:rPr>
          <w:rFonts w:eastAsia="MS Mincho"/>
          <w:lang w:eastAsia="ja-JP"/>
        </w:rPr>
      </w:pPr>
      <w:r w:rsidRPr="00044AFD">
        <w:rPr>
          <w:rFonts w:eastAsia="MS Mincho"/>
          <w:lang w:eastAsia="ja-JP"/>
        </w:rPr>
        <w:t>-</w:t>
      </w:r>
      <w:r w:rsidRPr="00044AFD">
        <w:rPr>
          <w:rFonts w:eastAsia="MS Mincho"/>
          <w:lang w:eastAsia="ja-JP"/>
        </w:rPr>
        <w:tab/>
        <w:t>send a 2xx final response if the authorization policy requires to deny the requested functionality, whilst appearing to the user as if the request has been granted.</w:t>
      </w:r>
    </w:p>
    <w:p w14:paraId="0823C6C7" w14:textId="77777777" w:rsidR="00641DE8" w:rsidRPr="00044AFD" w:rsidRDefault="00641DE8" w:rsidP="00641DE8">
      <w:pPr>
        <w:rPr>
          <w:rFonts w:cs="Arial"/>
          <w:b/>
          <w:color w:val="000000"/>
        </w:rPr>
      </w:pPr>
      <w:r w:rsidRPr="00044AFD">
        <w:rPr>
          <w:rFonts w:cs="Arial"/>
          <w:b/>
          <w:color w:val="000000"/>
        </w:rPr>
        <w:t>Expected format of evidence:</w:t>
      </w:r>
    </w:p>
    <w:p w14:paraId="5F8D8659" w14:textId="43265F0F" w:rsidR="00641DE8" w:rsidRPr="00044AFD" w:rsidRDefault="00641DE8" w:rsidP="00641DE8"/>
    <w:p w14:paraId="5367FE2A" w14:textId="77777777" w:rsidR="00641DE8" w:rsidRPr="00044AFD" w:rsidRDefault="00641DE8" w:rsidP="00641DE8">
      <w:r w:rsidRPr="00044AFD">
        <w:t>Save the logs and the communication flow in a .pcap file.</w:t>
      </w:r>
    </w:p>
    <w:p w14:paraId="578E786F" w14:textId="77777777" w:rsidR="00641DE8" w:rsidRPr="00044AFD" w:rsidRDefault="00641DE8" w:rsidP="00641DE8">
      <w:pPr>
        <w:pStyle w:val="Heading5"/>
        <w:rPr>
          <w:rFonts w:eastAsia="MS Mincho"/>
        </w:rPr>
      </w:pPr>
      <w:bookmarkStart w:id="64" w:name="_Toc74131095"/>
      <w:r w:rsidRPr="00044AFD">
        <w:rPr>
          <w:rFonts w:eastAsia="MS Mincho"/>
        </w:rPr>
        <w:t>4.2.2.</w:t>
      </w:r>
      <w:r w:rsidR="001E69CF" w:rsidRPr="00044AFD">
        <w:rPr>
          <w:rFonts w:eastAsia="MS Mincho"/>
        </w:rPr>
        <w:t>6</w:t>
      </w:r>
      <w:r w:rsidRPr="00044AFD">
        <w:rPr>
          <w:rFonts w:eastAsia="MS Mincho"/>
        </w:rPr>
        <w:t>.</w:t>
      </w:r>
      <w:r w:rsidR="001E69CF" w:rsidRPr="00044AFD">
        <w:rPr>
          <w:rFonts w:eastAsia="MS Mincho"/>
        </w:rPr>
        <w:t>2</w:t>
      </w:r>
      <w:r w:rsidRPr="00044AFD">
        <w:rPr>
          <w:rFonts w:eastAsia="MS Mincho"/>
        </w:rPr>
        <w:tab/>
        <w:t>ID privacy</w:t>
      </w:r>
      <w:bookmarkEnd w:id="64"/>
    </w:p>
    <w:p w14:paraId="0FAF18BD" w14:textId="77777777" w:rsidR="00641DE8" w:rsidRPr="00044AFD" w:rsidRDefault="00641DE8" w:rsidP="00641DE8">
      <w:pPr>
        <w:rPr>
          <w:lang w:eastAsia="zh-CN"/>
        </w:rPr>
      </w:pPr>
      <w:r w:rsidRPr="00044AFD">
        <w:rPr>
          <w:i/>
        </w:rPr>
        <w:t>Requirement Name</w:t>
      </w:r>
      <w:r w:rsidRPr="00044AFD">
        <w:t xml:space="preserve">: </w:t>
      </w:r>
      <w:r w:rsidRPr="00044AFD">
        <w:rPr>
          <w:rFonts w:eastAsia="MS Mincho"/>
        </w:rPr>
        <w:t>ID privacy</w:t>
      </w:r>
    </w:p>
    <w:p w14:paraId="4B54B90A" w14:textId="77777777" w:rsidR="00641DE8" w:rsidRPr="00044AFD" w:rsidRDefault="00641DE8" w:rsidP="00641DE8">
      <w:r w:rsidRPr="00044AFD">
        <w:rPr>
          <w:i/>
        </w:rPr>
        <w:t xml:space="preserve">Requirement Reference: </w:t>
      </w:r>
      <w:r w:rsidRPr="00044AFD">
        <w:t>TS 24.229 [</w:t>
      </w:r>
      <w:r w:rsidR="00EA09CB" w:rsidRPr="00044AFD">
        <w:t>6</w:t>
      </w:r>
      <w:r w:rsidRPr="00044AFD">
        <w:t>], clause 5.7.3</w:t>
      </w:r>
    </w:p>
    <w:p w14:paraId="0C4B9F2F" w14:textId="77777777" w:rsidR="00641DE8" w:rsidRPr="00044AFD" w:rsidRDefault="00641DE8" w:rsidP="00641DE8">
      <w:r w:rsidRPr="00044AFD">
        <w:rPr>
          <w:i/>
        </w:rPr>
        <w:t>Requirement Description</w:t>
      </w:r>
      <w:r w:rsidRPr="00044AFD">
        <w:t xml:space="preserve">: </w:t>
      </w:r>
    </w:p>
    <w:p w14:paraId="4C268CCA" w14:textId="77777777" w:rsidR="00641DE8" w:rsidRPr="00044AFD" w:rsidRDefault="00641DE8" w:rsidP="00641DE8">
      <w:pPr>
        <w:pStyle w:val="NormalWeb"/>
        <w:spacing w:before="0" w:beforeAutospacing="0" w:after="180" w:afterAutospacing="0"/>
        <w:rPr>
          <w:rFonts w:eastAsia="SimSun"/>
          <w:sz w:val="20"/>
          <w:szCs w:val="20"/>
          <w:lang w:eastAsia="en-US"/>
        </w:rPr>
      </w:pPr>
      <w:r w:rsidRPr="00044AFD">
        <w:t>"</w:t>
      </w:r>
      <w:r w:rsidRPr="00044AFD">
        <w:rPr>
          <w:rFonts w:eastAsia="SimSun"/>
          <w:sz w:val="20"/>
          <w:szCs w:val="20"/>
          <w:lang w:eastAsia="en-US"/>
        </w:rPr>
        <w:t>5.7.3</w:t>
      </w:r>
      <w:r w:rsidRPr="00044AFD">
        <w:rPr>
          <w:rFonts w:eastAsia="SimSun"/>
          <w:sz w:val="20"/>
          <w:szCs w:val="20"/>
          <w:lang w:eastAsia="en-US"/>
        </w:rPr>
        <w:tab/>
        <w:t>Application Server (AS) acting as originating UA</w:t>
      </w:r>
    </w:p>
    <w:p w14:paraId="7DF3FC7E" w14:textId="77777777" w:rsidR="00641DE8" w:rsidRPr="00044AFD" w:rsidRDefault="00641DE8" w:rsidP="00641DE8">
      <w:pPr>
        <w:pStyle w:val="NormalWeb"/>
        <w:spacing w:before="0" w:beforeAutospacing="0" w:after="180" w:afterAutospacing="0"/>
        <w:rPr>
          <w:rFonts w:eastAsia="SimSun"/>
          <w:sz w:val="20"/>
          <w:szCs w:val="20"/>
          <w:lang w:eastAsia="en-US"/>
        </w:rPr>
      </w:pPr>
      <w:r w:rsidRPr="00044AFD">
        <w:rPr>
          <w:rFonts w:eastAsia="SimSun"/>
          <w:sz w:val="20"/>
          <w:szCs w:val="20"/>
          <w:lang w:eastAsia="en-US"/>
        </w:rPr>
        <w:t>The AS can indicate privacy of the P-Asserted-Identity in accordance with RFC 3323 [33], and the additional requirements contained within RFC 3325 [34].</w:t>
      </w:r>
    </w:p>
    <w:p w14:paraId="142A692F" w14:textId="1B309846" w:rsidR="00641DE8" w:rsidRPr="00044AFD" w:rsidRDefault="00641DE8" w:rsidP="00641DE8">
      <w:pPr>
        <w:pStyle w:val="NormalWeb"/>
        <w:spacing w:before="0" w:beforeAutospacing="0" w:after="180" w:afterAutospacing="0"/>
        <w:rPr>
          <w:rFonts w:eastAsia="SimSun"/>
          <w:sz w:val="20"/>
          <w:szCs w:val="20"/>
          <w:lang w:eastAsia="en-US"/>
        </w:rPr>
      </w:pPr>
      <w:r w:rsidRPr="00044AFD">
        <w:rPr>
          <w:rFonts w:eastAsia="SimSun"/>
          <w:sz w:val="20"/>
          <w:szCs w:val="20"/>
          <w:lang w:eastAsia="en-US"/>
        </w:rPr>
        <w:t xml:space="preserve">Where privacy is required, in any initial request for a dialog or request for a standalone transaction, the AS shall set a display-name of the From header field to "Anonymous" as specified in RFC 3261 [26] and set an addr-spec of the From header field to Anonymous User Identity as specified in </w:t>
      </w:r>
      <w:r w:rsidR="00DC1ED7">
        <w:rPr>
          <w:rFonts w:eastAsia="SimSun"/>
          <w:sz w:val="20"/>
          <w:szCs w:val="20"/>
          <w:lang w:eastAsia="en-US"/>
        </w:rPr>
        <w:t>TS</w:t>
      </w:r>
      <w:r w:rsidRPr="00044AFD">
        <w:rPr>
          <w:rFonts w:eastAsia="SimSun"/>
          <w:sz w:val="20"/>
          <w:szCs w:val="20"/>
          <w:lang w:eastAsia="en-US"/>
        </w:rPr>
        <w:t> 23.003 [3]. "</w:t>
      </w:r>
    </w:p>
    <w:p w14:paraId="3A11E9D8" w14:textId="3219AA60" w:rsidR="00641DE8" w:rsidRPr="00044AFD" w:rsidRDefault="00641DE8" w:rsidP="00641DE8">
      <w:r w:rsidRPr="00044AFD">
        <w:rPr>
          <w:i/>
        </w:rPr>
        <w:t>Threat References</w:t>
      </w:r>
      <w:r w:rsidRPr="00044AFD">
        <w:t xml:space="preserve">: </w:t>
      </w:r>
      <w:bookmarkStart w:id="65" w:name="_Toc82165916"/>
      <w:r w:rsidR="007A0EBA">
        <w:rPr>
          <w:noProof/>
        </w:rPr>
        <w:t>O.6.2.</w:t>
      </w:r>
      <w:r w:rsidR="00AA5045">
        <w:rPr>
          <w:noProof/>
        </w:rPr>
        <w:t>2</w:t>
      </w:r>
      <w:r w:rsidR="007A0EBA">
        <w:rPr>
          <w:noProof/>
        </w:rPr>
        <w:tab/>
      </w:r>
      <w:r w:rsidR="007A0EBA">
        <w:rPr>
          <w:noProof/>
          <w:lang w:eastAsia="zh-CN"/>
        </w:rPr>
        <w:t>No ID privacy</w:t>
      </w:r>
      <w:bookmarkEnd w:id="65"/>
    </w:p>
    <w:p w14:paraId="5C44DF08" w14:textId="77777777" w:rsidR="00641DE8" w:rsidRPr="00044AFD" w:rsidRDefault="00641DE8" w:rsidP="00641DE8">
      <w:pPr>
        <w:pStyle w:val="B10"/>
        <w:ind w:left="0" w:firstLine="0"/>
        <w:rPr>
          <w:lang w:eastAsia="zh-CN"/>
        </w:rPr>
      </w:pPr>
      <w:r w:rsidRPr="00044AFD">
        <w:rPr>
          <w:i/>
        </w:rPr>
        <w:t>Test case</w:t>
      </w:r>
      <w:r w:rsidRPr="00044AFD">
        <w:t xml:space="preserve">: </w:t>
      </w:r>
    </w:p>
    <w:p w14:paraId="592D0E65" w14:textId="72D4399F" w:rsidR="00641DE8" w:rsidRPr="00044AFD" w:rsidRDefault="00641DE8" w:rsidP="00641DE8">
      <w:pPr>
        <w:rPr>
          <w:rFonts w:cs="Arial"/>
          <w:b/>
          <w:i/>
          <w:color w:val="000000"/>
        </w:rPr>
      </w:pPr>
      <w:r w:rsidRPr="00044AFD">
        <w:rPr>
          <w:rFonts w:cs="Arial"/>
          <w:b/>
          <w:color w:val="000000"/>
        </w:rPr>
        <w:t xml:space="preserve">Test Name: </w:t>
      </w:r>
      <w:r w:rsidRPr="00044AFD">
        <w:t>TC_</w:t>
      </w:r>
      <w:r w:rsidR="00451E00" w:rsidRPr="00451E00">
        <w:t>AS_UE_ANONYMOUS_IDENTITY</w:t>
      </w:r>
    </w:p>
    <w:p w14:paraId="308E2663" w14:textId="77777777" w:rsidR="00641DE8" w:rsidRPr="00044AFD" w:rsidRDefault="00641DE8" w:rsidP="00641DE8">
      <w:pPr>
        <w:rPr>
          <w:rFonts w:cs="Arial"/>
          <w:b/>
          <w:color w:val="000000"/>
        </w:rPr>
      </w:pPr>
      <w:r w:rsidRPr="00044AFD">
        <w:rPr>
          <w:rFonts w:cs="Arial"/>
          <w:b/>
          <w:color w:val="000000"/>
        </w:rPr>
        <w:t>Purpose:</w:t>
      </w:r>
    </w:p>
    <w:p w14:paraId="58637ACE" w14:textId="77777777" w:rsidR="00641DE8" w:rsidRPr="00044AFD" w:rsidRDefault="00641DE8" w:rsidP="00641DE8">
      <w:r w:rsidRPr="00044AFD">
        <w:t xml:space="preserve">Verify that the AS acting as originating UA should send the anonymous identity if privacy is required. </w:t>
      </w:r>
    </w:p>
    <w:p w14:paraId="5784DDFD" w14:textId="77777777" w:rsidR="00641DE8" w:rsidRPr="00044AFD" w:rsidRDefault="00641DE8" w:rsidP="00641DE8">
      <w:pPr>
        <w:rPr>
          <w:rFonts w:cs="Arial"/>
          <w:b/>
          <w:color w:val="000000"/>
        </w:rPr>
      </w:pPr>
      <w:r w:rsidRPr="00044AFD">
        <w:rPr>
          <w:rFonts w:cs="Arial"/>
          <w:b/>
          <w:color w:val="000000"/>
        </w:rPr>
        <w:t>Pre-Conditions:</w:t>
      </w:r>
    </w:p>
    <w:p w14:paraId="1F451897" w14:textId="77777777" w:rsidR="00641DE8" w:rsidRPr="00044AFD" w:rsidRDefault="00641DE8" w:rsidP="00641DE8">
      <w:pPr>
        <w:pStyle w:val="B10"/>
        <w:rPr>
          <w:rFonts w:eastAsia="MS Mincho"/>
          <w:lang w:eastAsia="ja-JP"/>
        </w:rPr>
      </w:pPr>
      <w:r w:rsidRPr="00044AFD">
        <w:rPr>
          <w:rFonts w:eastAsia="MS Mincho"/>
          <w:lang w:eastAsia="ja-JP"/>
        </w:rPr>
        <w:t>-</w:t>
      </w:r>
      <w:r w:rsidRPr="00044AFD">
        <w:rPr>
          <w:rFonts w:eastAsia="MS Mincho"/>
          <w:lang w:eastAsia="ja-JP"/>
        </w:rPr>
        <w:tab/>
        <w:t>The privacy of the P-Asserted-Identity is required in AS.</w:t>
      </w:r>
    </w:p>
    <w:p w14:paraId="38CD1EFD" w14:textId="77777777" w:rsidR="00641DE8" w:rsidRPr="00044AFD" w:rsidRDefault="00641DE8" w:rsidP="00641DE8">
      <w:pPr>
        <w:pStyle w:val="B10"/>
        <w:rPr>
          <w:rFonts w:eastAsia="MS Mincho"/>
          <w:lang w:eastAsia="ja-JP"/>
        </w:rPr>
      </w:pPr>
      <w:r w:rsidRPr="00044AFD">
        <w:rPr>
          <w:rFonts w:eastAsia="MS Mincho"/>
          <w:lang w:eastAsia="ja-JP"/>
        </w:rPr>
        <w:t>-</w:t>
      </w:r>
      <w:r w:rsidRPr="00044AFD">
        <w:rPr>
          <w:rFonts w:eastAsia="MS Mincho"/>
          <w:lang w:eastAsia="ja-JP"/>
        </w:rPr>
        <w:tab/>
        <w:t>The UE is simulated.</w:t>
      </w:r>
    </w:p>
    <w:p w14:paraId="302AAA5A" w14:textId="77777777" w:rsidR="00641DE8" w:rsidRPr="00044AFD" w:rsidRDefault="00641DE8" w:rsidP="00641DE8">
      <w:pPr>
        <w:jc w:val="both"/>
        <w:rPr>
          <w:rFonts w:cs="Arial"/>
          <w:b/>
          <w:color w:val="000000"/>
        </w:rPr>
      </w:pPr>
      <w:r w:rsidRPr="00044AFD">
        <w:rPr>
          <w:rFonts w:cs="Arial"/>
          <w:b/>
          <w:color w:val="000000"/>
        </w:rPr>
        <w:t xml:space="preserve">Execution Steps </w:t>
      </w:r>
    </w:p>
    <w:p w14:paraId="6FD5FB62" w14:textId="77777777" w:rsidR="00641DE8" w:rsidRPr="00044AFD" w:rsidRDefault="00641DE8" w:rsidP="00641DE8">
      <w:r w:rsidRPr="00044AFD">
        <w:t>The AS under test sends the initial request for a dialog or request for a standalone transaction.</w:t>
      </w:r>
    </w:p>
    <w:p w14:paraId="7F19E3BF" w14:textId="77777777" w:rsidR="00641DE8" w:rsidRPr="00044AFD" w:rsidRDefault="00641DE8" w:rsidP="00641DE8">
      <w:pPr>
        <w:rPr>
          <w:rFonts w:cs="Arial"/>
          <w:b/>
          <w:color w:val="000000"/>
        </w:rPr>
      </w:pPr>
      <w:r w:rsidRPr="00044AFD">
        <w:rPr>
          <w:rFonts w:cs="Arial"/>
          <w:b/>
          <w:color w:val="000000"/>
        </w:rPr>
        <w:t>Expected Results:</w:t>
      </w:r>
    </w:p>
    <w:p w14:paraId="1F430E0D" w14:textId="77777777" w:rsidR="00641DE8" w:rsidRPr="00044AFD" w:rsidRDefault="00641DE8" w:rsidP="00641DE8">
      <w:pPr>
        <w:rPr>
          <w:rFonts w:eastAsia="MS Mincho"/>
          <w:lang w:eastAsia="ja-JP"/>
        </w:rPr>
      </w:pPr>
      <w:r w:rsidRPr="00044AFD">
        <w:rPr>
          <w:rFonts w:eastAsia="MS Mincho"/>
          <w:lang w:eastAsia="ja-JP"/>
        </w:rPr>
        <w:t>The display-name of the From header field of the initial request is set to "Anonymous".</w:t>
      </w:r>
    </w:p>
    <w:p w14:paraId="6A7EBF58" w14:textId="77777777" w:rsidR="00641DE8" w:rsidRPr="00044AFD" w:rsidRDefault="00641DE8" w:rsidP="00641DE8">
      <w:pPr>
        <w:rPr>
          <w:rFonts w:eastAsia="MS Mincho"/>
          <w:lang w:eastAsia="ja-JP"/>
        </w:rPr>
      </w:pPr>
      <w:r w:rsidRPr="00044AFD">
        <w:rPr>
          <w:rFonts w:eastAsia="MS Mincho"/>
          <w:lang w:eastAsia="ja-JP"/>
        </w:rPr>
        <w:t>The addr-spec of the From header field of the initial request is set to Anonymous User Identity.</w:t>
      </w:r>
    </w:p>
    <w:p w14:paraId="1B7F7CC5" w14:textId="77777777" w:rsidR="00641DE8" w:rsidRPr="00044AFD" w:rsidRDefault="00641DE8" w:rsidP="00641DE8">
      <w:pPr>
        <w:rPr>
          <w:rFonts w:cs="Arial"/>
          <w:b/>
          <w:color w:val="000000"/>
        </w:rPr>
      </w:pPr>
      <w:r w:rsidRPr="00044AFD">
        <w:rPr>
          <w:rFonts w:cs="Arial"/>
          <w:b/>
          <w:color w:val="000000"/>
        </w:rPr>
        <w:t>Expected format of evidence:</w:t>
      </w:r>
    </w:p>
    <w:p w14:paraId="7A3CE91C" w14:textId="77777777" w:rsidR="00641DE8" w:rsidRPr="00044AFD" w:rsidRDefault="00641DE8" w:rsidP="00641DE8">
      <w:r w:rsidRPr="00044AFD">
        <w:t>Save the logs and the communication flow in a .pcap file.</w:t>
      </w:r>
    </w:p>
    <w:p w14:paraId="0DC7CED6" w14:textId="77777777" w:rsidR="000A1925" w:rsidRPr="00044AFD" w:rsidRDefault="000A1925" w:rsidP="000A1925">
      <w:pPr>
        <w:pStyle w:val="Heading4"/>
      </w:pPr>
      <w:bookmarkStart w:id="66" w:name="_Toc74131096"/>
      <w:r w:rsidRPr="00044AFD">
        <w:t>4.2.2.</w:t>
      </w:r>
      <w:r w:rsidR="003619CE" w:rsidRPr="00044AFD">
        <w:rPr>
          <w:lang w:eastAsia="zh-CN"/>
        </w:rPr>
        <w:t>7</w:t>
      </w:r>
      <w:r w:rsidRPr="00044AFD">
        <w:tab/>
        <w:t>Security functional requirements on the MRFP deriving from 3GPP specifications and related test cases</w:t>
      </w:r>
      <w:bookmarkEnd w:id="66"/>
    </w:p>
    <w:p w14:paraId="45569E5D" w14:textId="77777777" w:rsidR="000A1925" w:rsidRPr="00044AFD" w:rsidRDefault="000A1925" w:rsidP="000A1925">
      <w:r w:rsidRPr="00044AFD">
        <w:rPr>
          <w:color w:val="000000"/>
        </w:rPr>
        <w:t xml:space="preserve">There are no </w:t>
      </w:r>
      <w:r w:rsidRPr="00044AFD">
        <w:t>MRFP</w:t>
      </w:r>
      <w:r w:rsidRPr="00044AFD">
        <w:rPr>
          <w:color w:val="000000"/>
        </w:rPr>
        <w:t xml:space="preserve">-specific test cases according to the </w:t>
      </w:r>
      <w:r w:rsidRPr="00044AFD">
        <w:t>security functional requirements on the MRFP deriving from TS 33.203 [3] and TS 24.229 [</w:t>
      </w:r>
      <w:r w:rsidR="00E816EB" w:rsidRPr="00044AFD">
        <w:t>6</w:t>
      </w:r>
      <w:r w:rsidRPr="00044AFD">
        <w:t>] and security requirements derived from the threats specific to MRFP as described in TR 33.926 [2]</w:t>
      </w:r>
      <w:r w:rsidRPr="00044AFD">
        <w:rPr>
          <w:color w:val="000000"/>
        </w:rPr>
        <w:t>.</w:t>
      </w:r>
    </w:p>
    <w:p w14:paraId="27063F96" w14:textId="77777777" w:rsidR="000A1925" w:rsidRPr="00044AFD" w:rsidRDefault="000A1925" w:rsidP="000A1925">
      <w:pPr>
        <w:pStyle w:val="Heading4"/>
      </w:pPr>
      <w:bookmarkStart w:id="67" w:name="_Toc74131097"/>
      <w:r w:rsidRPr="00044AFD">
        <w:t>4.2.2.</w:t>
      </w:r>
      <w:r w:rsidR="003619CE" w:rsidRPr="00044AFD">
        <w:rPr>
          <w:lang w:eastAsia="zh-CN"/>
        </w:rPr>
        <w:t>8</w:t>
      </w:r>
      <w:r w:rsidRPr="00044AFD">
        <w:tab/>
        <w:t>Security functional requirements on the IMS MGW deriving from 3GPP specifications and related test cases</w:t>
      </w:r>
      <w:bookmarkEnd w:id="67"/>
    </w:p>
    <w:p w14:paraId="35C22340" w14:textId="77777777" w:rsidR="000A1925" w:rsidRPr="00044AFD" w:rsidRDefault="000A1925" w:rsidP="000A1925">
      <w:r w:rsidRPr="00044AFD">
        <w:rPr>
          <w:color w:val="000000"/>
        </w:rPr>
        <w:t xml:space="preserve">There are no </w:t>
      </w:r>
      <w:r w:rsidRPr="00044AFD">
        <w:t>IMS MGW</w:t>
      </w:r>
      <w:r w:rsidRPr="00044AFD">
        <w:rPr>
          <w:color w:val="000000"/>
        </w:rPr>
        <w:t xml:space="preserve"> -specific test cases according to the </w:t>
      </w:r>
      <w:r w:rsidRPr="00044AFD">
        <w:t>security functional requirements on the IMS MGW deriving from TS 33.203 [3] and TS 24.229 [</w:t>
      </w:r>
      <w:r w:rsidR="00E816EB" w:rsidRPr="00044AFD">
        <w:t>6</w:t>
      </w:r>
      <w:r w:rsidRPr="00044AFD">
        <w:t>] and security requirements derived from the threats specific to IMS MGW as described in TR 33.926 [2]</w:t>
      </w:r>
      <w:r w:rsidRPr="00044AFD">
        <w:rPr>
          <w:color w:val="000000"/>
        </w:rPr>
        <w:t>.</w:t>
      </w:r>
    </w:p>
    <w:p w14:paraId="73CF2C35" w14:textId="77777777" w:rsidR="000A1925" w:rsidRPr="00044AFD" w:rsidRDefault="000A1925" w:rsidP="000A1925">
      <w:pPr>
        <w:pStyle w:val="Heading4"/>
      </w:pPr>
      <w:bookmarkStart w:id="68" w:name="_Toc74131098"/>
      <w:r w:rsidRPr="00044AFD">
        <w:t>4.2.2.</w:t>
      </w:r>
      <w:r w:rsidR="003619CE" w:rsidRPr="00044AFD">
        <w:rPr>
          <w:lang w:eastAsia="zh-CN"/>
        </w:rPr>
        <w:t>9</w:t>
      </w:r>
      <w:r w:rsidRPr="00044AFD">
        <w:tab/>
        <w:t>Security functional requirements on the MGCF deriving from 3GPP specifications and related test cases</w:t>
      </w:r>
      <w:bookmarkEnd w:id="68"/>
    </w:p>
    <w:p w14:paraId="6DDFE4E9" w14:textId="77777777" w:rsidR="000A1925" w:rsidRPr="00044AFD" w:rsidRDefault="000A1925" w:rsidP="000A1925">
      <w:r w:rsidRPr="00044AFD">
        <w:rPr>
          <w:color w:val="000000"/>
        </w:rPr>
        <w:t xml:space="preserve">There are no </w:t>
      </w:r>
      <w:r w:rsidRPr="00044AFD">
        <w:t>MGCF</w:t>
      </w:r>
      <w:r w:rsidRPr="00044AFD">
        <w:rPr>
          <w:color w:val="000000"/>
        </w:rPr>
        <w:t xml:space="preserve"> -specific test cases according to the </w:t>
      </w:r>
      <w:r w:rsidRPr="00044AFD">
        <w:t>security functional requirements on the MGCF deriving from TS 33.203 [3] and TS 24.229 [</w:t>
      </w:r>
      <w:r w:rsidR="00E816EB" w:rsidRPr="00044AFD">
        <w:t>6</w:t>
      </w:r>
      <w:r w:rsidRPr="00044AFD">
        <w:t>] and security requirements derived from the threats specific to MGCF as described in TR 33.926 [2]</w:t>
      </w:r>
      <w:r w:rsidRPr="00044AFD">
        <w:rPr>
          <w:color w:val="000000"/>
        </w:rPr>
        <w:t>.</w:t>
      </w:r>
    </w:p>
    <w:p w14:paraId="415DC1FE" w14:textId="77777777" w:rsidR="000A1925" w:rsidRPr="00044AFD" w:rsidRDefault="000A1925" w:rsidP="000A1925">
      <w:pPr>
        <w:pStyle w:val="Heading4"/>
      </w:pPr>
      <w:bookmarkStart w:id="69" w:name="_Toc74131099"/>
      <w:r w:rsidRPr="00044AFD">
        <w:t>4.2.2.</w:t>
      </w:r>
      <w:r w:rsidR="003619CE" w:rsidRPr="00044AFD">
        <w:rPr>
          <w:lang w:eastAsia="zh-CN"/>
        </w:rPr>
        <w:t>10</w:t>
      </w:r>
      <w:r w:rsidRPr="00044AFD">
        <w:tab/>
        <w:t>Security functional requirements on the IMS-AGW deriving from 3GPP specifications and related test cases</w:t>
      </w:r>
      <w:bookmarkEnd w:id="69"/>
    </w:p>
    <w:p w14:paraId="44E81726" w14:textId="77777777" w:rsidR="000A1925" w:rsidRPr="00044AFD" w:rsidRDefault="000A1925" w:rsidP="000A1925">
      <w:r w:rsidRPr="00044AFD">
        <w:rPr>
          <w:color w:val="000000"/>
        </w:rPr>
        <w:t xml:space="preserve">There are no </w:t>
      </w:r>
      <w:r w:rsidRPr="00044AFD">
        <w:t>IMS-AGW</w:t>
      </w:r>
      <w:r w:rsidRPr="00044AFD">
        <w:rPr>
          <w:color w:val="000000"/>
        </w:rPr>
        <w:t xml:space="preserve"> -specific test cases according to the </w:t>
      </w:r>
      <w:r w:rsidRPr="00044AFD">
        <w:t>security functional requirements on the IMS-AGW deriving from TS 33.203 [3] and TS 24.229 [</w:t>
      </w:r>
      <w:r w:rsidR="00E816EB" w:rsidRPr="00044AFD">
        <w:t>6</w:t>
      </w:r>
      <w:r w:rsidRPr="00044AFD">
        <w:t>] and security requirements derived from the threats specific to IMS-AGW as described in TR 33.926 [2]</w:t>
      </w:r>
      <w:r w:rsidRPr="00044AFD">
        <w:rPr>
          <w:color w:val="000000"/>
        </w:rPr>
        <w:t>.</w:t>
      </w:r>
    </w:p>
    <w:p w14:paraId="16CCD989" w14:textId="77777777" w:rsidR="000A1925" w:rsidRPr="00044AFD" w:rsidRDefault="000A1925" w:rsidP="000A1925">
      <w:pPr>
        <w:pStyle w:val="Heading4"/>
      </w:pPr>
      <w:bookmarkStart w:id="70" w:name="_Toc74131100"/>
      <w:r w:rsidRPr="00044AFD">
        <w:t>4.2.2.</w:t>
      </w:r>
      <w:r w:rsidR="003619CE" w:rsidRPr="00044AFD">
        <w:rPr>
          <w:lang w:eastAsia="zh-CN"/>
        </w:rPr>
        <w:t>11</w:t>
      </w:r>
      <w:r w:rsidRPr="00044AFD">
        <w:tab/>
        <w:t>Security functional requirements on the TrGW deriving from 3GPP specifications and related test cases</w:t>
      </w:r>
      <w:bookmarkEnd w:id="70"/>
    </w:p>
    <w:p w14:paraId="4BC2103F" w14:textId="77777777" w:rsidR="001B0FD5" w:rsidRPr="00044AFD" w:rsidRDefault="000A1925" w:rsidP="000A1925">
      <w:r w:rsidRPr="00044AFD">
        <w:rPr>
          <w:color w:val="000000"/>
        </w:rPr>
        <w:t xml:space="preserve">There are no </w:t>
      </w:r>
      <w:r w:rsidRPr="00044AFD">
        <w:t>TrGW</w:t>
      </w:r>
      <w:r w:rsidRPr="00044AFD">
        <w:rPr>
          <w:color w:val="000000"/>
        </w:rPr>
        <w:t xml:space="preserve"> -specific test cases according to the </w:t>
      </w:r>
      <w:r w:rsidRPr="00044AFD">
        <w:t>security functional requirements on the TrGW deriving from TS 33.203 [3] and TS 24.229 [</w:t>
      </w:r>
      <w:r w:rsidR="00E816EB" w:rsidRPr="00044AFD">
        <w:t>6</w:t>
      </w:r>
      <w:r w:rsidRPr="00044AFD">
        <w:t>] and security requirements derived from the threats specific to TrGW as described in TR 33.926 [2]</w:t>
      </w:r>
      <w:r w:rsidRPr="00044AFD">
        <w:rPr>
          <w:color w:val="000000"/>
        </w:rPr>
        <w:t>.</w:t>
      </w:r>
    </w:p>
    <w:p w14:paraId="6EF6128E" w14:textId="77777777" w:rsidR="00BD5AD7" w:rsidRPr="00044AFD" w:rsidRDefault="00BD5AD7" w:rsidP="001B0FD5">
      <w:pPr>
        <w:pStyle w:val="Heading3"/>
        <w:rPr>
          <w:lang w:eastAsia="zh-CN"/>
        </w:rPr>
      </w:pPr>
      <w:bookmarkStart w:id="71" w:name="_Toc74131101"/>
      <w:r w:rsidRPr="00044AFD">
        <w:t>4.2.3</w:t>
      </w:r>
      <w:r w:rsidRPr="00044AFD">
        <w:tab/>
        <w:t>Technical Baseline</w:t>
      </w:r>
      <w:r w:rsidRPr="00044AFD">
        <w:rPr>
          <w:lang w:eastAsia="zh-CN"/>
        </w:rPr>
        <w:t xml:space="preserve"> </w:t>
      </w:r>
      <w:bookmarkEnd w:id="71"/>
    </w:p>
    <w:p w14:paraId="7132D156" w14:textId="77777777" w:rsidR="007E746C" w:rsidRPr="00044AFD" w:rsidRDefault="007E746C" w:rsidP="007E746C">
      <w:pPr>
        <w:pStyle w:val="Heading4"/>
      </w:pPr>
      <w:bookmarkStart w:id="72" w:name="_Toc74131102"/>
      <w:r w:rsidRPr="00044AFD">
        <w:t>4.2.3.1</w:t>
      </w:r>
      <w:r w:rsidRPr="00044AFD">
        <w:tab/>
        <w:t>Introduction</w:t>
      </w:r>
      <w:bookmarkEnd w:id="72"/>
    </w:p>
    <w:p w14:paraId="4595C4E8" w14:textId="77777777" w:rsidR="007E746C" w:rsidRPr="00044AFD" w:rsidRDefault="007E746C" w:rsidP="007E746C">
      <w:r w:rsidRPr="00044AFD">
        <w:t>The present clause provides baseline technical requirements.</w:t>
      </w:r>
    </w:p>
    <w:p w14:paraId="1DAFCB14" w14:textId="77777777" w:rsidR="007E746C" w:rsidRPr="00044AFD" w:rsidRDefault="007E746C" w:rsidP="007E746C">
      <w:pPr>
        <w:pStyle w:val="Heading4"/>
        <w:keepNext w:val="0"/>
        <w:keepLines w:val="0"/>
      </w:pPr>
      <w:bookmarkStart w:id="73" w:name="_Toc74131103"/>
      <w:r w:rsidRPr="00044AFD">
        <w:t>4.2.3.2</w:t>
      </w:r>
      <w:r w:rsidRPr="00044AFD">
        <w:tab/>
        <w:t>Protecting</w:t>
      </w:r>
      <w:r w:rsidRPr="00044AFD">
        <w:rPr>
          <w:spacing w:val="-12"/>
        </w:rPr>
        <w:t xml:space="preserve"> </w:t>
      </w:r>
      <w:r w:rsidRPr="00044AFD">
        <w:t>data</w:t>
      </w:r>
      <w:r w:rsidRPr="00044AFD">
        <w:rPr>
          <w:spacing w:val="-5"/>
        </w:rPr>
        <w:t xml:space="preserve"> </w:t>
      </w:r>
      <w:r w:rsidRPr="00044AFD">
        <w:t>and</w:t>
      </w:r>
      <w:r w:rsidRPr="00044AFD">
        <w:rPr>
          <w:spacing w:val="-4"/>
        </w:rPr>
        <w:t xml:space="preserve"> </w:t>
      </w:r>
      <w:r w:rsidRPr="00044AFD">
        <w:t>information</w:t>
      </w:r>
      <w:bookmarkEnd w:id="73"/>
    </w:p>
    <w:p w14:paraId="7C0E8D16" w14:textId="77777777" w:rsidR="007E746C" w:rsidRPr="00044AFD" w:rsidRDefault="007E746C" w:rsidP="007E746C">
      <w:pPr>
        <w:pStyle w:val="Heading5"/>
      </w:pPr>
      <w:bookmarkStart w:id="74" w:name="_Toc74131104"/>
      <w:r w:rsidRPr="00044AFD">
        <w:t>4.2.3.2.1</w:t>
      </w:r>
      <w:r w:rsidRPr="00044AFD">
        <w:tab/>
        <w:t>Protecting</w:t>
      </w:r>
      <w:r w:rsidRPr="00044AFD">
        <w:rPr>
          <w:spacing w:val="-12"/>
        </w:rPr>
        <w:t xml:space="preserve"> </w:t>
      </w:r>
      <w:r w:rsidRPr="00044AFD">
        <w:t>data</w:t>
      </w:r>
      <w:r w:rsidRPr="00044AFD">
        <w:rPr>
          <w:spacing w:val="-5"/>
        </w:rPr>
        <w:t xml:space="preserve"> </w:t>
      </w:r>
      <w:r w:rsidRPr="00044AFD">
        <w:t>and</w:t>
      </w:r>
      <w:r w:rsidRPr="00044AFD">
        <w:rPr>
          <w:spacing w:val="-4"/>
        </w:rPr>
        <w:t xml:space="preserve"> </w:t>
      </w:r>
      <w:r w:rsidRPr="00044AFD">
        <w:t>information – general</w:t>
      </w:r>
      <w:bookmarkEnd w:id="74"/>
    </w:p>
    <w:p w14:paraId="5547887E" w14:textId="77777777" w:rsidR="007E746C" w:rsidRPr="00044AFD" w:rsidRDefault="007E746C" w:rsidP="007E746C">
      <w:r w:rsidRPr="00044AFD">
        <w:rPr>
          <w:color w:val="000000"/>
        </w:rPr>
        <w:t>There are no IMS-specific additions to clause 4.</w:t>
      </w:r>
      <w:r w:rsidRPr="00044AFD">
        <w:rPr>
          <w:color w:val="000000"/>
          <w:lang w:eastAsia="zh-CN"/>
        </w:rPr>
        <w:t>2</w:t>
      </w:r>
      <w:r w:rsidRPr="00044AFD">
        <w:rPr>
          <w:color w:val="000000"/>
        </w:rPr>
        <w:t>.3</w:t>
      </w:r>
      <w:r w:rsidRPr="00044AFD">
        <w:rPr>
          <w:color w:val="000000"/>
          <w:lang w:eastAsia="zh-CN"/>
        </w:rPr>
        <w:t>.2</w:t>
      </w:r>
      <w:r w:rsidRPr="00044AFD">
        <w:rPr>
          <w:color w:val="000000"/>
        </w:rPr>
        <w:t>.</w:t>
      </w:r>
      <w:r w:rsidRPr="00044AFD">
        <w:rPr>
          <w:color w:val="000000"/>
          <w:lang w:eastAsia="zh-CN"/>
        </w:rPr>
        <w:t>1</w:t>
      </w:r>
      <w:r w:rsidRPr="00044AFD">
        <w:rPr>
          <w:color w:val="000000"/>
        </w:rPr>
        <w:t xml:space="preserve"> of TS 33.117 [</w:t>
      </w:r>
      <w:r w:rsidR="00A43875" w:rsidRPr="00044AFD">
        <w:rPr>
          <w:color w:val="000000"/>
        </w:rPr>
        <w:t>5</w:t>
      </w:r>
      <w:r w:rsidRPr="00044AFD">
        <w:rPr>
          <w:color w:val="000000"/>
        </w:rPr>
        <w:t>].</w:t>
      </w:r>
    </w:p>
    <w:p w14:paraId="344C1B39" w14:textId="77777777" w:rsidR="007E746C" w:rsidRPr="00044AFD" w:rsidRDefault="007E746C" w:rsidP="007E746C">
      <w:pPr>
        <w:pStyle w:val="Heading5"/>
      </w:pPr>
      <w:bookmarkStart w:id="75" w:name="_Toc74131105"/>
      <w:r w:rsidRPr="00044AFD">
        <w:t>4.2.3.2.2</w:t>
      </w:r>
      <w:r w:rsidRPr="00044AFD">
        <w:tab/>
        <w:t>Protecting</w:t>
      </w:r>
      <w:r w:rsidRPr="00044AFD">
        <w:rPr>
          <w:spacing w:val="-12"/>
        </w:rPr>
        <w:t xml:space="preserve"> </w:t>
      </w:r>
      <w:r w:rsidRPr="00044AFD">
        <w:t>data</w:t>
      </w:r>
      <w:r w:rsidRPr="00044AFD">
        <w:rPr>
          <w:spacing w:val="-5"/>
        </w:rPr>
        <w:t xml:space="preserve"> </w:t>
      </w:r>
      <w:r w:rsidRPr="00044AFD">
        <w:t>and</w:t>
      </w:r>
      <w:r w:rsidRPr="00044AFD">
        <w:rPr>
          <w:spacing w:val="-4"/>
        </w:rPr>
        <w:t xml:space="preserve"> </w:t>
      </w:r>
      <w:r w:rsidRPr="00044AFD">
        <w:t>information – unauthorized viewing</w:t>
      </w:r>
      <w:bookmarkEnd w:id="75"/>
    </w:p>
    <w:p w14:paraId="66BD1E31" w14:textId="77777777" w:rsidR="007E746C" w:rsidRPr="00044AFD" w:rsidRDefault="007E746C" w:rsidP="007E746C">
      <w:r w:rsidRPr="00044AFD">
        <w:t xml:space="preserve">There are no </w:t>
      </w:r>
      <w:r w:rsidRPr="00044AFD">
        <w:rPr>
          <w:color w:val="000000"/>
        </w:rPr>
        <w:t>IMS</w:t>
      </w:r>
      <w:r w:rsidRPr="00044AFD">
        <w:t>-specific additions to clause 4.2.3.2.2 of TS 33.117 [</w:t>
      </w:r>
      <w:r w:rsidR="00A43875" w:rsidRPr="00044AFD">
        <w:t>5</w:t>
      </w:r>
      <w:r w:rsidRPr="00044AFD">
        <w:t>].</w:t>
      </w:r>
    </w:p>
    <w:p w14:paraId="003C1865" w14:textId="77777777" w:rsidR="007E746C" w:rsidRPr="00044AFD" w:rsidRDefault="007E746C" w:rsidP="007E746C">
      <w:pPr>
        <w:pStyle w:val="Heading5"/>
      </w:pPr>
      <w:bookmarkStart w:id="76" w:name="_Toc74131106"/>
      <w:r w:rsidRPr="00044AFD">
        <w:t>4.2.3.2.3</w:t>
      </w:r>
      <w:r w:rsidRPr="00044AFD">
        <w:tab/>
        <w:t>Protecting</w:t>
      </w:r>
      <w:r w:rsidRPr="00044AFD">
        <w:rPr>
          <w:spacing w:val="-12"/>
        </w:rPr>
        <w:t xml:space="preserve"> </w:t>
      </w:r>
      <w:r w:rsidRPr="00044AFD">
        <w:t>data</w:t>
      </w:r>
      <w:r w:rsidRPr="00044AFD">
        <w:rPr>
          <w:spacing w:val="-5"/>
        </w:rPr>
        <w:t xml:space="preserve"> </w:t>
      </w:r>
      <w:r w:rsidRPr="00044AFD">
        <w:t>and</w:t>
      </w:r>
      <w:r w:rsidRPr="00044AFD">
        <w:rPr>
          <w:spacing w:val="-4"/>
        </w:rPr>
        <w:t xml:space="preserve"> </w:t>
      </w:r>
      <w:r w:rsidRPr="00044AFD">
        <w:t>information in storage</w:t>
      </w:r>
      <w:bookmarkEnd w:id="76"/>
    </w:p>
    <w:p w14:paraId="1C807EF6" w14:textId="77777777" w:rsidR="007E746C" w:rsidRPr="00044AFD" w:rsidRDefault="007E746C" w:rsidP="007E746C">
      <w:r w:rsidRPr="00044AFD">
        <w:t xml:space="preserve">There are no </w:t>
      </w:r>
      <w:r w:rsidRPr="00044AFD">
        <w:rPr>
          <w:color w:val="000000"/>
        </w:rPr>
        <w:t>IMS</w:t>
      </w:r>
      <w:r w:rsidRPr="00044AFD">
        <w:t>-specific additions to clause 4.2.3.2.3 of TS 33.117 [</w:t>
      </w:r>
      <w:r w:rsidR="00A43875" w:rsidRPr="00044AFD">
        <w:t>5</w:t>
      </w:r>
      <w:r w:rsidRPr="00044AFD">
        <w:t>].</w:t>
      </w:r>
    </w:p>
    <w:p w14:paraId="0893538D" w14:textId="77777777" w:rsidR="007E746C" w:rsidRPr="00044AFD" w:rsidRDefault="007E746C" w:rsidP="007E746C">
      <w:pPr>
        <w:pStyle w:val="Heading5"/>
      </w:pPr>
      <w:bookmarkStart w:id="77" w:name="_Toc74131107"/>
      <w:r w:rsidRPr="00044AFD">
        <w:t>4.2.3.2.4</w:t>
      </w:r>
      <w:r w:rsidRPr="00044AFD">
        <w:tab/>
        <w:t>Protecting</w:t>
      </w:r>
      <w:r w:rsidRPr="00044AFD">
        <w:rPr>
          <w:spacing w:val="-12"/>
        </w:rPr>
        <w:t xml:space="preserve"> </w:t>
      </w:r>
      <w:r w:rsidRPr="00044AFD">
        <w:t>data</w:t>
      </w:r>
      <w:r w:rsidRPr="00044AFD">
        <w:rPr>
          <w:spacing w:val="-5"/>
        </w:rPr>
        <w:t xml:space="preserve"> </w:t>
      </w:r>
      <w:r w:rsidRPr="00044AFD">
        <w:t>and</w:t>
      </w:r>
      <w:r w:rsidRPr="00044AFD">
        <w:rPr>
          <w:spacing w:val="-4"/>
        </w:rPr>
        <w:t xml:space="preserve"> </w:t>
      </w:r>
      <w:r w:rsidRPr="00044AFD">
        <w:t>information in transfer</w:t>
      </w:r>
      <w:bookmarkEnd w:id="77"/>
    </w:p>
    <w:p w14:paraId="16F90238" w14:textId="77777777" w:rsidR="007E746C" w:rsidRPr="00044AFD" w:rsidRDefault="007E746C" w:rsidP="007E746C">
      <w:pPr>
        <w:pStyle w:val="B10"/>
        <w:ind w:left="0" w:firstLine="0"/>
      </w:pPr>
      <w:r w:rsidRPr="00044AFD">
        <w:rPr>
          <w:color w:val="000000"/>
        </w:rPr>
        <w:t>There are no IMS-specific additions to clause 4.</w:t>
      </w:r>
      <w:r w:rsidRPr="00044AFD">
        <w:rPr>
          <w:color w:val="000000"/>
          <w:lang w:eastAsia="zh-CN"/>
        </w:rPr>
        <w:t>2</w:t>
      </w:r>
      <w:r w:rsidRPr="00044AFD">
        <w:rPr>
          <w:color w:val="000000"/>
        </w:rPr>
        <w:t>.3</w:t>
      </w:r>
      <w:r w:rsidRPr="00044AFD">
        <w:rPr>
          <w:color w:val="000000"/>
          <w:lang w:eastAsia="zh-CN"/>
        </w:rPr>
        <w:t>.2</w:t>
      </w:r>
      <w:r w:rsidRPr="00044AFD">
        <w:rPr>
          <w:color w:val="000000"/>
        </w:rPr>
        <w:t>.</w:t>
      </w:r>
      <w:r w:rsidRPr="00044AFD">
        <w:rPr>
          <w:color w:val="000000"/>
          <w:lang w:eastAsia="zh-CN"/>
        </w:rPr>
        <w:t>4</w:t>
      </w:r>
      <w:r w:rsidRPr="00044AFD">
        <w:rPr>
          <w:color w:val="000000"/>
        </w:rPr>
        <w:t xml:space="preserve"> of TS 33.117 [</w:t>
      </w:r>
      <w:r w:rsidR="00A43875" w:rsidRPr="00044AFD">
        <w:rPr>
          <w:color w:val="000000"/>
        </w:rPr>
        <w:t>5</w:t>
      </w:r>
      <w:r w:rsidRPr="00044AFD">
        <w:rPr>
          <w:color w:val="000000"/>
        </w:rPr>
        <w:t>].</w:t>
      </w:r>
    </w:p>
    <w:p w14:paraId="69D6E872" w14:textId="77777777" w:rsidR="007E746C" w:rsidRPr="00044AFD" w:rsidRDefault="007E746C" w:rsidP="007E746C">
      <w:pPr>
        <w:pStyle w:val="Heading5"/>
      </w:pPr>
      <w:bookmarkStart w:id="78" w:name="_Toc74131108"/>
      <w:r w:rsidRPr="00044AFD">
        <w:t>4.2.3.2.5</w:t>
      </w:r>
      <w:r w:rsidRPr="00044AFD">
        <w:tab/>
        <w:t>Logging access to personal data</w:t>
      </w:r>
      <w:bookmarkEnd w:id="78"/>
    </w:p>
    <w:p w14:paraId="74A04FE7" w14:textId="77777777" w:rsidR="007E746C" w:rsidRPr="00044AFD" w:rsidRDefault="007E746C" w:rsidP="007E746C">
      <w:pPr>
        <w:rPr>
          <w:lang w:eastAsia="zh-CN"/>
        </w:rPr>
      </w:pPr>
      <w:r w:rsidRPr="00044AFD">
        <w:rPr>
          <w:color w:val="000000"/>
        </w:rPr>
        <w:t>There are no IMS-specific additions to clause 4.</w:t>
      </w:r>
      <w:r w:rsidRPr="00044AFD">
        <w:rPr>
          <w:color w:val="000000"/>
          <w:lang w:eastAsia="zh-CN"/>
        </w:rPr>
        <w:t>2</w:t>
      </w:r>
      <w:r w:rsidRPr="00044AFD">
        <w:rPr>
          <w:color w:val="000000"/>
        </w:rPr>
        <w:t>.3</w:t>
      </w:r>
      <w:r w:rsidRPr="00044AFD">
        <w:rPr>
          <w:color w:val="000000"/>
          <w:lang w:eastAsia="zh-CN"/>
        </w:rPr>
        <w:t>.2</w:t>
      </w:r>
      <w:r w:rsidRPr="00044AFD">
        <w:rPr>
          <w:color w:val="000000"/>
        </w:rPr>
        <w:t>.</w:t>
      </w:r>
      <w:r w:rsidRPr="00044AFD">
        <w:rPr>
          <w:color w:val="000000"/>
          <w:lang w:eastAsia="zh-CN"/>
        </w:rPr>
        <w:t>5</w:t>
      </w:r>
      <w:r w:rsidRPr="00044AFD">
        <w:rPr>
          <w:color w:val="000000"/>
        </w:rPr>
        <w:t xml:space="preserve"> of TS 33.117 [</w:t>
      </w:r>
      <w:r w:rsidR="00A43875" w:rsidRPr="00044AFD">
        <w:rPr>
          <w:color w:val="000000"/>
        </w:rPr>
        <w:t>5</w:t>
      </w:r>
      <w:r w:rsidRPr="00044AFD">
        <w:rPr>
          <w:color w:val="000000"/>
        </w:rPr>
        <w:t>].</w:t>
      </w:r>
    </w:p>
    <w:p w14:paraId="45263FBD" w14:textId="77777777" w:rsidR="007E746C" w:rsidRPr="00044AFD" w:rsidRDefault="007E746C" w:rsidP="007E746C">
      <w:pPr>
        <w:pStyle w:val="Heading4"/>
        <w:keepNext w:val="0"/>
        <w:keepLines w:val="0"/>
        <w:suppressLineNumbers/>
        <w:suppressAutoHyphens/>
      </w:pPr>
      <w:bookmarkStart w:id="79" w:name="_Toc74131109"/>
      <w:r w:rsidRPr="00044AFD">
        <w:t>4.2.3.3</w:t>
      </w:r>
      <w:r w:rsidRPr="00044AFD">
        <w:tab/>
        <w:t>Protecting</w:t>
      </w:r>
      <w:r w:rsidRPr="00044AFD">
        <w:rPr>
          <w:spacing w:val="-12"/>
        </w:rPr>
        <w:t xml:space="preserve"> </w:t>
      </w:r>
      <w:r w:rsidRPr="00044AFD">
        <w:t>availability</w:t>
      </w:r>
      <w:r w:rsidRPr="00044AFD">
        <w:rPr>
          <w:spacing w:val="-12"/>
        </w:rPr>
        <w:t xml:space="preserve"> </w:t>
      </w:r>
      <w:r w:rsidRPr="00044AFD">
        <w:t>and</w:t>
      </w:r>
      <w:r w:rsidRPr="00044AFD">
        <w:rPr>
          <w:spacing w:val="-4"/>
        </w:rPr>
        <w:t xml:space="preserve"> </w:t>
      </w:r>
      <w:r w:rsidRPr="00044AFD">
        <w:t>integrity</w:t>
      </w:r>
      <w:bookmarkEnd w:id="79"/>
    </w:p>
    <w:p w14:paraId="67680203" w14:textId="77777777" w:rsidR="007E746C" w:rsidRPr="00044AFD" w:rsidRDefault="007E746C" w:rsidP="007E746C">
      <w:pPr>
        <w:rPr>
          <w:lang w:eastAsia="zh-CN"/>
        </w:rPr>
      </w:pPr>
      <w:r w:rsidRPr="00044AFD">
        <w:rPr>
          <w:color w:val="000000"/>
        </w:rPr>
        <w:t>There are no IMS-specific additions to clause 4.</w:t>
      </w:r>
      <w:r w:rsidRPr="00044AFD">
        <w:rPr>
          <w:color w:val="000000"/>
          <w:lang w:eastAsia="zh-CN"/>
        </w:rPr>
        <w:t>2</w:t>
      </w:r>
      <w:r w:rsidRPr="00044AFD">
        <w:rPr>
          <w:color w:val="000000"/>
        </w:rPr>
        <w:t>.3</w:t>
      </w:r>
      <w:r w:rsidRPr="00044AFD">
        <w:rPr>
          <w:color w:val="000000"/>
          <w:lang w:eastAsia="zh-CN"/>
        </w:rPr>
        <w:t>.3</w:t>
      </w:r>
      <w:r w:rsidRPr="00044AFD">
        <w:rPr>
          <w:color w:val="000000"/>
        </w:rPr>
        <w:t xml:space="preserve"> of TS 33.117 [</w:t>
      </w:r>
      <w:r w:rsidR="00A43875" w:rsidRPr="00044AFD">
        <w:rPr>
          <w:color w:val="000000"/>
        </w:rPr>
        <w:t>5</w:t>
      </w:r>
      <w:r w:rsidRPr="00044AFD">
        <w:rPr>
          <w:color w:val="000000"/>
        </w:rPr>
        <w:t>].</w:t>
      </w:r>
    </w:p>
    <w:p w14:paraId="1C220A74" w14:textId="77777777" w:rsidR="007E746C" w:rsidRPr="00044AFD" w:rsidRDefault="007E746C" w:rsidP="007E746C">
      <w:pPr>
        <w:pStyle w:val="Heading4"/>
        <w:keepNext w:val="0"/>
        <w:keepLines w:val="0"/>
        <w:suppressLineNumbers/>
        <w:suppressAutoHyphens/>
      </w:pPr>
      <w:bookmarkStart w:id="80" w:name="_Toc74131110"/>
      <w:r w:rsidRPr="00044AFD">
        <w:t>4.2.3.4</w:t>
      </w:r>
      <w:r w:rsidRPr="00044AFD">
        <w:tab/>
        <w:t>Authentication</w:t>
      </w:r>
      <w:r w:rsidRPr="00044AFD">
        <w:rPr>
          <w:spacing w:val="-17"/>
        </w:rPr>
        <w:t xml:space="preserve"> </w:t>
      </w:r>
      <w:r w:rsidRPr="00044AFD">
        <w:t>and</w:t>
      </w:r>
      <w:r w:rsidRPr="00044AFD">
        <w:rPr>
          <w:spacing w:val="-4"/>
        </w:rPr>
        <w:t xml:space="preserve"> </w:t>
      </w:r>
      <w:r w:rsidRPr="00044AFD">
        <w:t>authorization</w:t>
      </w:r>
      <w:bookmarkEnd w:id="80"/>
    </w:p>
    <w:p w14:paraId="60F7C40E" w14:textId="77777777" w:rsidR="007E746C" w:rsidRPr="00044AFD" w:rsidRDefault="007E746C" w:rsidP="007E746C">
      <w:pPr>
        <w:rPr>
          <w:lang w:eastAsia="zh-CN"/>
        </w:rPr>
      </w:pPr>
      <w:r w:rsidRPr="00044AFD">
        <w:rPr>
          <w:color w:val="000000"/>
        </w:rPr>
        <w:t>There are no IMS-specific additions to clause 4.</w:t>
      </w:r>
      <w:r w:rsidRPr="00044AFD">
        <w:rPr>
          <w:color w:val="000000"/>
          <w:lang w:eastAsia="zh-CN"/>
        </w:rPr>
        <w:t>2</w:t>
      </w:r>
      <w:r w:rsidRPr="00044AFD">
        <w:rPr>
          <w:color w:val="000000"/>
        </w:rPr>
        <w:t>.3</w:t>
      </w:r>
      <w:r w:rsidRPr="00044AFD">
        <w:rPr>
          <w:color w:val="000000"/>
          <w:lang w:eastAsia="zh-CN"/>
        </w:rPr>
        <w:t>.4</w:t>
      </w:r>
      <w:r w:rsidRPr="00044AFD">
        <w:rPr>
          <w:color w:val="000000"/>
        </w:rPr>
        <w:t xml:space="preserve"> of TS 33.117 [</w:t>
      </w:r>
      <w:r w:rsidR="00A43875" w:rsidRPr="00044AFD">
        <w:rPr>
          <w:color w:val="000000"/>
        </w:rPr>
        <w:t>5</w:t>
      </w:r>
      <w:r w:rsidRPr="00044AFD">
        <w:rPr>
          <w:color w:val="000000"/>
        </w:rPr>
        <w:t>].</w:t>
      </w:r>
    </w:p>
    <w:p w14:paraId="1C29249B" w14:textId="77777777" w:rsidR="007E746C" w:rsidRPr="00044AFD" w:rsidRDefault="007E746C" w:rsidP="007E746C">
      <w:pPr>
        <w:pStyle w:val="Heading4"/>
        <w:keepNext w:val="0"/>
        <w:keepLines w:val="0"/>
        <w:suppressLineNumbers/>
        <w:suppressAutoHyphens/>
      </w:pPr>
      <w:bookmarkStart w:id="81" w:name="_Toc74131111"/>
      <w:r w:rsidRPr="00044AFD">
        <w:t>4.2.3.5</w:t>
      </w:r>
      <w:r w:rsidRPr="00044AFD">
        <w:tab/>
        <w:t>Protecting</w:t>
      </w:r>
      <w:r w:rsidRPr="00044AFD">
        <w:rPr>
          <w:spacing w:val="-12"/>
        </w:rPr>
        <w:t xml:space="preserve"> </w:t>
      </w:r>
      <w:r w:rsidRPr="00044AFD">
        <w:t>sessions</w:t>
      </w:r>
      <w:bookmarkEnd w:id="81"/>
    </w:p>
    <w:p w14:paraId="716E07C7" w14:textId="77777777" w:rsidR="007E746C" w:rsidRPr="00044AFD" w:rsidRDefault="007E746C" w:rsidP="007E746C">
      <w:pPr>
        <w:rPr>
          <w:lang w:eastAsia="zh-CN"/>
        </w:rPr>
      </w:pPr>
      <w:r w:rsidRPr="00044AFD">
        <w:rPr>
          <w:color w:val="000000"/>
        </w:rPr>
        <w:t>There are no IMS-specific additions to clause 4.</w:t>
      </w:r>
      <w:r w:rsidRPr="00044AFD">
        <w:rPr>
          <w:color w:val="000000"/>
          <w:lang w:eastAsia="zh-CN"/>
        </w:rPr>
        <w:t>2</w:t>
      </w:r>
      <w:r w:rsidRPr="00044AFD">
        <w:rPr>
          <w:color w:val="000000"/>
        </w:rPr>
        <w:t>.3</w:t>
      </w:r>
      <w:r w:rsidRPr="00044AFD">
        <w:rPr>
          <w:color w:val="000000"/>
          <w:lang w:eastAsia="zh-CN"/>
        </w:rPr>
        <w:t>.5</w:t>
      </w:r>
      <w:r w:rsidRPr="00044AFD">
        <w:rPr>
          <w:color w:val="000000"/>
        </w:rPr>
        <w:t xml:space="preserve"> of TS 33.117 [</w:t>
      </w:r>
      <w:r w:rsidR="00A43875" w:rsidRPr="00044AFD">
        <w:rPr>
          <w:color w:val="000000"/>
        </w:rPr>
        <w:t>5</w:t>
      </w:r>
      <w:r w:rsidRPr="00044AFD">
        <w:rPr>
          <w:color w:val="000000"/>
        </w:rPr>
        <w:t>].</w:t>
      </w:r>
    </w:p>
    <w:p w14:paraId="252D4359" w14:textId="77777777" w:rsidR="007E746C" w:rsidRPr="00044AFD" w:rsidRDefault="007E746C" w:rsidP="007E746C">
      <w:pPr>
        <w:pStyle w:val="Heading4"/>
        <w:keepNext w:val="0"/>
        <w:keepLines w:val="0"/>
        <w:suppressLineNumbers/>
        <w:suppressAutoHyphens/>
      </w:pPr>
      <w:bookmarkStart w:id="82" w:name="_Toc74131112"/>
      <w:r w:rsidRPr="00044AFD">
        <w:t>4.2.3.6</w:t>
      </w:r>
      <w:r w:rsidRPr="00044AFD">
        <w:tab/>
        <w:t>Logging</w:t>
      </w:r>
      <w:bookmarkEnd w:id="82"/>
    </w:p>
    <w:p w14:paraId="547D7018" w14:textId="77777777" w:rsidR="007E746C" w:rsidRPr="00044AFD" w:rsidRDefault="007E746C" w:rsidP="009532B7">
      <w:pPr>
        <w:rPr>
          <w:lang w:eastAsia="zh-CN"/>
        </w:rPr>
      </w:pPr>
      <w:r w:rsidRPr="00044AFD">
        <w:rPr>
          <w:color w:val="000000"/>
        </w:rPr>
        <w:t>There are no IMS-specific additions to clause 4.</w:t>
      </w:r>
      <w:r w:rsidRPr="00044AFD">
        <w:rPr>
          <w:color w:val="000000"/>
          <w:lang w:eastAsia="zh-CN"/>
        </w:rPr>
        <w:t>2</w:t>
      </w:r>
      <w:r w:rsidRPr="00044AFD">
        <w:rPr>
          <w:color w:val="000000"/>
        </w:rPr>
        <w:t>.3</w:t>
      </w:r>
      <w:r w:rsidRPr="00044AFD">
        <w:rPr>
          <w:color w:val="000000"/>
          <w:lang w:eastAsia="zh-CN"/>
        </w:rPr>
        <w:t>.6</w:t>
      </w:r>
      <w:r w:rsidRPr="00044AFD">
        <w:rPr>
          <w:color w:val="000000"/>
        </w:rPr>
        <w:t xml:space="preserve"> of TS 33.117 [</w:t>
      </w:r>
      <w:r w:rsidR="00A43875" w:rsidRPr="00044AFD">
        <w:rPr>
          <w:color w:val="000000"/>
        </w:rPr>
        <w:t>5</w:t>
      </w:r>
      <w:r w:rsidRPr="00044AFD">
        <w:rPr>
          <w:color w:val="000000"/>
        </w:rPr>
        <w:t>].</w:t>
      </w:r>
    </w:p>
    <w:p w14:paraId="6B421C7C" w14:textId="77777777" w:rsidR="00BD5AD7" w:rsidRPr="00044AFD" w:rsidRDefault="00BD5AD7" w:rsidP="001B0FD5">
      <w:pPr>
        <w:pStyle w:val="Heading3"/>
        <w:keepNext w:val="0"/>
        <w:keepLines w:val="0"/>
        <w:suppressLineNumbers/>
        <w:suppressAutoHyphens/>
      </w:pPr>
      <w:bookmarkStart w:id="83" w:name="_Toc74131113"/>
      <w:r w:rsidRPr="00044AFD">
        <w:t>4.2.4</w:t>
      </w:r>
      <w:r w:rsidRPr="00044AFD">
        <w:tab/>
        <w:t>Operating Systems</w:t>
      </w:r>
      <w:bookmarkEnd w:id="83"/>
    </w:p>
    <w:p w14:paraId="624BC418" w14:textId="77777777" w:rsidR="00364E25" w:rsidRPr="00044AFD" w:rsidRDefault="007E746C" w:rsidP="004A027E">
      <w:r w:rsidRPr="00044AFD">
        <w:t>There are no IMS -specific additions to clause 4.</w:t>
      </w:r>
      <w:r w:rsidRPr="00044AFD">
        <w:rPr>
          <w:lang w:eastAsia="zh-CN"/>
        </w:rPr>
        <w:t>2</w:t>
      </w:r>
      <w:r w:rsidRPr="00044AFD">
        <w:t>.4 of TS 33.117 [</w:t>
      </w:r>
      <w:r w:rsidR="00A43875" w:rsidRPr="00044AFD">
        <w:t>5</w:t>
      </w:r>
      <w:r w:rsidRPr="00044AFD">
        <w:t>].</w:t>
      </w:r>
    </w:p>
    <w:p w14:paraId="0FAEC116" w14:textId="77777777" w:rsidR="00BD5AD7" w:rsidRPr="00044AFD" w:rsidRDefault="00BD5AD7" w:rsidP="001B0FD5">
      <w:pPr>
        <w:pStyle w:val="Heading3"/>
        <w:keepNext w:val="0"/>
        <w:keepLines w:val="0"/>
        <w:suppressLineNumbers/>
        <w:suppressAutoHyphens/>
      </w:pPr>
      <w:bookmarkStart w:id="84" w:name="_Toc74131114"/>
      <w:r w:rsidRPr="00044AFD">
        <w:t>4.2.5</w:t>
      </w:r>
      <w:r w:rsidRPr="00044AFD">
        <w:tab/>
        <w:t>Web Servers</w:t>
      </w:r>
      <w:bookmarkEnd w:id="84"/>
    </w:p>
    <w:p w14:paraId="3E321FD7" w14:textId="77777777" w:rsidR="007E746C" w:rsidRPr="00044AFD" w:rsidRDefault="007E746C" w:rsidP="009532B7">
      <w:r w:rsidRPr="00044AFD">
        <w:rPr>
          <w:color w:val="000000"/>
        </w:rPr>
        <w:t>There are no IMS -specific additions to clause 4.2.5 of TS 33.117 [</w:t>
      </w:r>
      <w:r w:rsidR="00A43875" w:rsidRPr="00044AFD">
        <w:rPr>
          <w:color w:val="000000"/>
        </w:rPr>
        <w:t>5</w:t>
      </w:r>
      <w:r w:rsidRPr="00044AFD">
        <w:rPr>
          <w:color w:val="000000"/>
        </w:rPr>
        <w:t>]</w:t>
      </w:r>
    </w:p>
    <w:p w14:paraId="23FC5373" w14:textId="77777777" w:rsidR="00BD5AD7" w:rsidRPr="00044AFD" w:rsidRDefault="00BD5AD7" w:rsidP="00BD5AD7">
      <w:pPr>
        <w:pStyle w:val="Heading3"/>
        <w:keepNext w:val="0"/>
        <w:keepLines w:val="0"/>
        <w:suppressLineNumbers/>
        <w:suppressAutoHyphens/>
      </w:pPr>
      <w:bookmarkStart w:id="85" w:name="_Toc74131115"/>
      <w:r w:rsidRPr="00044AFD">
        <w:t>4.2.6</w:t>
      </w:r>
      <w:r w:rsidRPr="00044AFD">
        <w:tab/>
        <w:t>Network Devices</w:t>
      </w:r>
      <w:bookmarkEnd w:id="85"/>
    </w:p>
    <w:p w14:paraId="221A1C2D" w14:textId="77777777" w:rsidR="007E746C" w:rsidRPr="00044AFD" w:rsidRDefault="007E746C" w:rsidP="009532B7">
      <w:r w:rsidRPr="00044AFD">
        <w:rPr>
          <w:color w:val="000000"/>
        </w:rPr>
        <w:t>There are no IMS-specific additions to clause 4.</w:t>
      </w:r>
      <w:r w:rsidRPr="00044AFD">
        <w:rPr>
          <w:color w:val="000000"/>
          <w:lang w:eastAsia="zh-CN"/>
        </w:rPr>
        <w:t>2</w:t>
      </w:r>
      <w:r w:rsidRPr="00044AFD">
        <w:rPr>
          <w:color w:val="000000"/>
        </w:rPr>
        <w:t>.6 of TS 33.117 [</w:t>
      </w:r>
      <w:r w:rsidR="00A43875" w:rsidRPr="00044AFD">
        <w:rPr>
          <w:color w:val="000000"/>
        </w:rPr>
        <w:t>5</w:t>
      </w:r>
      <w:r w:rsidRPr="00044AFD">
        <w:rPr>
          <w:color w:val="000000"/>
        </w:rPr>
        <w:t>].</w:t>
      </w:r>
    </w:p>
    <w:p w14:paraId="5EB7A311" w14:textId="77777777" w:rsidR="00BD5AD7" w:rsidRPr="00044AFD" w:rsidRDefault="00BD5AD7" w:rsidP="00BD5AD7">
      <w:pPr>
        <w:pStyle w:val="Heading2"/>
        <w:keepNext w:val="0"/>
        <w:keepLines w:val="0"/>
        <w:suppressLineNumbers/>
        <w:suppressAutoHyphens/>
      </w:pPr>
      <w:bookmarkStart w:id="86" w:name="_Toc74131116"/>
      <w:r w:rsidRPr="00044AFD">
        <w:t>4.3</w:t>
      </w:r>
      <w:r w:rsidRPr="00044AFD">
        <w:tab/>
        <w:t>IMS-specific adaptations of hardening requirements and related test cases</w:t>
      </w:r>
      <w:bookmarkEnd w:id="86"/>
    </w:p>
    <w:p w14:paraId="45F7B045" w14:textId="77777777" w:rsidR="00BD5AD7" w:rsidRPr="00044AFD" w:rsidRDefault="00BD5AD7" w:rsidP="00BD5AD7">
      <w:pPr>
        <w:pStyle w:val="Heading3"/>
      </w:pPr>
      <w:bookmarkStart w:id="87" w:name="_Toc74131117"/>
      <w:r w:rsidRPr="00044AFD">
        <w:t>4.3.1</w:t>
      </w:r>
      <w:r w:rsidRPr="00044AFD">
        <w:tab/>
        <w:t>Introduction</w:t>
      </w:r>
      <w:bookmarkEnd w:id="87"/>
    </w:p>
    <w:p w14:paraId="4A3232E3" w14:textId="77777777" w:rsidR="007E746C" w:rsidRPr="00044AFD" w:rsidRDefault="007E746C" w:rsidP="009532B7">
      <w:r w:rsidRPr="00044AFD">
        <w:rPr>
          <w:lang w:eastAsia="zh-CN"/>
        </w:rPr>
        <w:t>The present clause contains IMS</w:t>
      </w:r>
      <w:r w:rsidRPr="00044AFD">
        <w:t xml:space="preserve">-specific </w:t>
      </w:r>
      <w:r w:rsidRPr="00044AFD">
        <w:rPr>
          <w:lang w:eastAsia="zh-CN"/>
        </w:rPr>
        <w:t xml:space="preserve">adaptations of hardening </w:t>
      </w:r>
      <w:r w:rsidRPr="00044AFD">
        <w:t>requirements</w:t>
      </w:r>
      <w:r w:rsidRPr="00044AFD">
        <w:rPr>
          <w:lang w:eastAsia="zh-CN"/>
        </w:rPr>
        <w:t xml:space="preserve"> and related test cases.</w:t>
      </w:r>
    </w:p>
    <w:p w14:paraId="02D716EB" w14:textId="77777777" w:rsidR="00BD5AD7" w:rsidRPr="00044AFD" w:rsidRDefault="00BD5AD7" w:rsidP="00BD5AD7">
      <w:pPr>
        <w:pStyle w:val="Heading3"/>
      </w:pPr>
      <w:bookmarkStart w:id="88" w:name="_Toc74131118"/>
      <w:r w:rsidRPr="00044AFD">
        <w:t>4.3.2</w:t>
      </w:r>
      <w:r w:rsidRPr="00044AFD">
        <w:tab/>
        <w:t>Technical baseline</w:t>
      </w:r>
      <w:bookmarkEnd w:id="88"/>
    </w:p>
    <w:p w14:paraId="1096F0CB" w14:textId="77777777" w:rsidR="007E746C" w:rsidRPr="00044AFD" w:rsidRDefault="007E746C" w:rsidP="009532B7">
      <w:r w:rsidRPr="00044AFD">
        <w:rPr>
          <w:color w:val="000000"/>
        </w:rPr>
        <w:t xml:space="preserve">There are no </w:t>
      </w:r>
      <w:r w:rsidRPr="00044AFD">
        <w:rPr>
          <w:lang w:eastAsia="zh-CN"/>
        </w:rPr>
        <w:t>IMS</w:t>
      </w:r>
      <w:r w:rsidRPr="00044AFD">
        <w:rPr>
          <w:color w:val="000000"/>
        </w:rPr>
        <w:t>-specific additions to clause 4.</w:t>
      </w:r>
      <w:r w:rsidRPr="00044AFD">
        <w:rPr>
          <w:color w:val="000000"/>
          <w:lang w:eastAsia="zh-CN"/>
        </w:rPr>
        <w:t>3.2</w:t>
      </w:r>
      <w:r w:rsidRPr="00044AFD">
        <w:rPr>
          <w:color w:val="000000"/>
        </w:rPr>
        <w:t xml:space="preserve"> of TS 33.117 [</w:t>
      </w:r>
      <w:r w:rsidR="00A43875" w:rsidRPr="00044AFD">
        <w:rPr>
          <w:color w:val="000000"/>
        </w:rPr>
        <w:t>5</w:t>
      </w:r>
      <w:r w:rsidRPr="00044AFD">
        <w:rPr>
          <w:color w:val="000000"/>
        </w:rPr>
        <w:t>].</w:t>
      </w:r>
    </w:p>
    <w:p w14:paraId="09A050CD" w14:textId="77777777" w:rsidR="00BD5AD7" w:rsidRPr="00044AFD" w:rsidRDefault="00BD5AD7" w:rsidP="00BD5AD7">
      <w:pPr>
        <w:pStyle w:val="Heading3"/>
      </w:pPr>
      <w:bookmarkStart w:id="89" w:name="_Toc74131119"/>
      <w:r w:rsidRPr="00044AFD">
        <w:t>4.3.3</w:t>
      </w:r>
      <w:r w:rsidRPr="00044AFD">
        <w:tab/>
        <w:t>Operating systems</w:t>
      </w:r>
      <w:bookmarkEnd w:id="89"/>
    </w:p>
    <w:p w14:paraId="664883AA" w14:textId="77777777" w:rsidR="007E746C" w:rsidRPr="00044AFD" w:rsidRDefault="007E746C" w:rsidP="009532B7">
      <w:r w:rsidRPr="00044AFD">
        <w:rPr>
          <w:color w:val="000000"/>
        </w:rPr>
        <w:t xml:space="preserve">There are no </w:t>
      </w:r>
      <w:r w:rsidRPr="00044AFD">
        <w:rPr>
          <w:lang w:eastAsia="zh-CN"/>
        </w:rPr>
        <w:t>IMS</w:t>
      </w:r>
      <w:r w:rsidRPr="00044AFD">
        <w:rPr>
          <w:color w:val="000000"/>
        </w:rPr>
        <w:t>-specific additions to clause 4.</w:t>
      </w:r>
      <w:r w:rsidRPr="00044AFD">
        <w:rPr>
          <w:color w:val="000000"/>
          <w:lang w:eastAsia="zh-CN"/>
        </w:rPr>
        <w:t>3.3</w:t>
      </w:r>
      <w:r w:rsidRPr="00044AFD">
        <w:rPr>
          <w:color w:val="000000"/>
        </w:rPr>
        <w:t xml:space="preserve"> of TS 33.117 [</w:t>
      </w:r>
      <w:r w:rsidR="00A43875" w:rsidRPr="00044AFD">
        <w:rPr>
          <w:color w:val="000000"/>
        </w:rPr>
        <w:t>5</w:t>
      </w:r>
      <w:r w:rsidRPr="00044AFD">
        <w:rPr>
          <w:color w:val="000000"/>
        </w:rPr>
        <w:t>].</w:t>
      </w:r>
    </w:p>
    <w:p w14:paraId="06EFFDA2" w14:textId="77777777" w:rsidR="00BD5AD7" w:rsidRPr="00044AFD" w:rsidRDefault="00BD5AD7" w:rsidP="00BD5AD7">
      <w:pPr>
        <w:pStyle w:val="Heading3"/>
      </w:pPr>
      <w:bookmarkStart w:id="90" w:name="_Toc74131120"/>
      <w:r w:rsidRPr="00044AFD">
        <w:t>4.3.4</w:t>
      </w:r>
      <w:r w:rsidRPr="00044AFD">
        <w:tab/>
        <w:t>Web servers</w:t>
      </w:r>
      <w:bookmarkEnd w:id="90"/>
    </w:p>
    <w:p w14:paraId="3FE1E068" w14:textId="77777777" w:rsidR="007E746C" w:rsidRPr="00044AFD" w:rsidRDefault="007E746C" w:rsidP="009532B7">
      <w:r w:rsidRPr="00044AFD">
        <w:rPr>
          <w:color w:val="000000"/>
        </w:rPr>
        <w:t xml:space="preserve">There are no </w:t>
      </w:r>
      <w:r w:rsidRPr="00044AFD">
        <w:rPr>
          <w:lang w:eastAsia="zh-CN"/>
        </w:rPr>
        <w:t>IMS</w:t>
      </w:r>
      <w:r w:rsidRPr="00044AFD">
        <w:rPr>
          <w:color w:val="000000"/>
        </w:rPr>
        <w:t>-specific additions to clause 4.</w:t>
      </w:r>
      <w:r w:rsidRPr="00044AFD">
        <w:rPr>
          <w:color w:val="000000"/>
          <w:lang w:eastAsia="zh-CN"/>
        </w:rPr>
        <w:t>3.4</w:t>
      </w:r>
      <w:r w:rsidRPr="00044AFD">
        <w:rPr>
          <w:color w:val="000000"/>
        </w:rPr>
        <w:t xml:space="preserve"> of TS 33.117 [</w:t>
      </w:r>
      <w:r w:rsidR="00A43875" w:rsidRPr="00044AFD">
        <w:rPr>
          <w:color w:val="000000"/>
        </w:rPr>
        <w:t>5</w:t>
      </w:r>
      <w:r w:rsidRPr="00044AFD">
        <w:rPr>
          <w:color w:val="000000"/>
        </w:rPr>
        <w:t>].</w:t>
      </w:r>
    </w:p>
    <w:p w14:paraId="576AC43B" w14:textId="77777777" w:rsidR="00BD5AD7" w:rsidRPr="00044AFD" w:rsidRDefault="00BD5AD7" w:rsidP="00BD5AD7">
      <w:pPr>
        <w:pStyle w:val="Heading3"/>
      </w:pPr>
      <w:bookmarkStart w:id="91" w:name="_Toc74131121"/>
      <w:r w:rsidRPr="00044AFD">
        <w:t>4.3.5</w:t>
      </w:r>
      <w:r w:rsidRPr="00044AFD">
        <w:tab/>
        <w:t>Network devices</w:t>
      </w:r>
      <w:bookmarkEnd w:id="91"/>
    </w:p>
    <w:p w14:paraId="35F6EC18" w14:textId="77777777" w:rsidR="007E746C" w:rsidRPr="00044AFD" w:rsidRDefault="007E746C" w:rsidP="009532B7">
      <w:r w:rsidRPr="00044AFD">
        <w:t xml:space="preserve">There are no </w:t>
      </w:r>
      <w:r w:rsidRPr="00044AFD">
        <w:rPr>
          <w:lang w:eastAsia="zh-CN"/>
        </w:rPr>
        <w:t>IMS</w:t>
      </w:r>
      <w:r w:rsidRPr="00044AFD">
        <w:t>-specific additions to clause 4.</w:t>
      </w:r>
      <w:r w:rsidRPr="00044AFD">
        <w:rPr>
          <w:lang w:eastAsia="zh-CN"/>
        </w:rPr>
        <w:t>3.5</w:t>
      </w:r>
      <w:r w:rsidRPr="00044AFD">
        <w:t xml:space="preserve"> of TS 33.117 [</w:t>
      </w:r>
      <w:r w:rsidR="00A43875" w:rsidRPr="00044AFD">
        <w:t>5</w:t>
      </w:r>
      <w:r w:rsidRPr="00044AFD">
        <w:t>].</w:t>
      </w:r>
    </w:p>
    <w:p w14:paraId="5CCC1455" w14:textId="77777777" w:rsidR="00BD5AD7" w:rsidRPr="00044AFD" w:rsidRDefault="00BD5AD7" w:rsidP="00BD5AD7">
      <w:pPr>
        <w:pStyle w:val="Heading2"/>
        <w:keepNext w:val="0"/>
        <w:keepLines w:val="0"/>
        <w:suppressLineNumbers/>
        <w:suppressAutoHyphens/>
      </w:pPr>
      <w:bookmarkStart w:id="92" w:name="_Toc74131122"/>
      <w:r w:rsidRPr="00044AFD">
        <w:t>4.4</w:t>
      </w:r>
      <w:r w:rsidRPr="00044AFD">
        <w:tab/>
        <w:t>IMS-specific adaptations of basic vulnerability testing requirements and related test cases</w:t>
      </w:r>
      <w:bookmarkEnd w:id="92"/>
    </w:p>
    <w:p w14:paraId="1C34E2E3" w14:textId="77777777" w:rsidR="00273C75" w:rsidRPr="00044AFD" w:rsidRDefault="007E746C" w:rsidP="00273C75">
      <w:pPr>
        <w:rPr>
          <w:color w:val="000000"/>
        </w:rPr>
      </w:pPr>
      <w:r w:rsidRPr="00044AFD">
        <w:rPr>
          <w:color w:val="000000"/>
        </w:rPr>
        <w:t>There are no IMS-specific additions to clause 4.</w:t>
      </w:r>
      <w:r w:rsidRPr="00044AFD">
        <w:rPr>
          <w:color w:val="000000"/>
          <w:lang w:eastAsia="zh-CN"/>
        </w:rPr>
        <w:t>4</w:t>
      </w:r>
      <w:r w:rsidRPr="00044AFD">
        <w:rPr>
          <w:color w:val="000000"/>
        </w:rPr>
        <w:t xml:space="preserve"> of TS 33.117 [</w:t>
      </w:r>
      <w:r w:rsidR="00A43875" w:rsidRPr="00044AFD">
        <w:rPr>
          <w:color w:val="000000"/>
        </w:rPr>
        <w:t>5</w:t>
      </w:r>
      <w:r w:rsidRPr="00044AFD">
        <w:rPr>
          <w:color w:val="000000"/>
        </w:rPr>
        <w:t>].</w:t>
      </w:r>
      <w:bookmarkStart w:id="93" w:name="tsgNames"/>
      <w:bookmarkStart w:id="94" w:name="startOfAnnexes"/>
      <w:bookmarkStart w:id="95" w:name="_Toc74131123"/>
      <w:bookmarkEnd w:id="93"/>
      <w:bookmarkEnd w:id="94"/>
    </w:p>
    <w:p w14:paraId="33F0E86C" w14:textId="77777777" w:rsidR="00273C75" w:rsidRPr="00044AFD" w:rsidRDefault="00273C75">
      <w:pPr>
        <w:overflowPunct/>
        <w:autoSpaceDE/>
        <w:autoSpaceDN/>
        <w:adjustRightInd/>
        <w:spacing w:after="0"/>
        <w:textAlignment w:val="auto"/>
        <w:rPr>
          <w:color w:val="000000"/>
        </w:rPr>
      </w:pPr>
      <w:r w:rsidRPr="00044AFD">
        <w:rPr>
          <w:color w:val="000000"/>
        </w:rPr>
        <w:br w:type="page"/>
      </w:r>
    </w:p>
    <w:p w14:paraId="3C11356D" w14:textId="77777777" w:rsidR="00054A22" w:rsidRPr="00044AFD" w:rsidRDefault="00080512" w:rsidP="00273C75">
      <w:pPr>
        <w:pStyle w:val="Heading8"/>
      </w:pPr>
      <w:r w:rsidRPr="00044AFD">
        <w:t xml:space="preserve">Annex </w:t>
      </w:r>
      <w:r w:rsidR="00D65898" w:rsidRPr="00044AFD">
        <w:t>A</w:t>
      </w:r>
      <w:r w:rsidRPr="00044AFD">
        <w:t xml:space="preserve"> (informative):</w:t>
      </w:r>
      <w:r w:rsidRPr="00044AFD">
        <w:br/>
        <w:t>Change history</w:t>
      </w:r>
      <w:bookmarkStart w:id="96" w:name="historyclause"/>
      <w:bookmarkEnd w:id="95"/>
      <w:bookmarkEnd w:id="96"/>
    </w:p>
    <w:tbl>
      <w:tblPr>
        <w:tblW w:w="9639" w:type="dxa"/>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800"/>
        <w:gridCol w:w="800"/>
        <w:gridCol w:w="1094"/>
        <w:gridCol w:w="519"/>
        <w:gridCol w:w="425"/>
        <w:gridCol w:w="425"/>
        <w:gridCol w:w="4868"/>
        <w:gridCol w:w="708"/>
      </w:tblGrid>
      <w:tr w:rsidR="003C3971" w:rsidRPr="00044AFD" w14:paraId="30F69A23" w14:textId="77777777" w:rsidTr="00DC1ED7">
        <w:trPr>
          <w:cantSplit/>
        </w:trPr>
        <w:tc>
          <w:tcPr>
            <w:tcW w:w="9639" w:type="dxa"/>
            <w:gridSpan w:val="8"/>
            <w:tcBorders>
              <w:bottom w:val="nil"/>
            </w:tcBorders>
            <w:shd w:val="solid" w:color="FFFFFF" w:fill="auto"/>
          </w:tcPr>
          <w:p w14:paraId="7B3B674B" w14:textId="77777777" w:rsidR="003C3971" w:rsidRPr="00044AFD" w:rsidRDefault="003C3971" w:rsidP="00C72833">
            <w:pPr>
              <w:pStyle w:val="TAL"/>
              <w:jc w:val="center"/>
              <w:rPr>
                <w:b/>
                <w:sz w:val="16"/>
              </w:rPr>
            </w:pPr>
            <w:r w:rsidRPr="00044AFD">
              <w:rPr>
                <w:b/>
              </w:rPr>
              <w:t>Change history</w:t>
            </w:r>
          </w:p>
        </w:tc>
      </w:tr>
      <w:tr w:rsidR="003C3971" w:rsidRPr="00044AFD" w14:paraId="713C1E89" w14:textId="77777777" w:rsidTr="0014677E">
        <w:tc>
          <w:tcPr>
            <w:tcW w:w="800" w:type="dxa"/>
            <w:shd w:val="pct10" w:color="auto" w:fill="FFFFFF"/>
          </w:tcPr>
          <w:p w14:paraId="7F840E26" w14:textId="77777777" w:rsidR="003C3971" w:rsidRPr="00044AFD" w:rsidRDefault="003C3971" w:rsidP="00C72833">
            <w:pPr>
              <w:pStyle w:val="TAL"/>
              <w:rPr>
                <w:b/>
                <w:sz w:val="16"/>
              </w:rPr>
            </w:pPr>
            <w:r w:rsidRPr="00044AFD">
              <w:rPr>
                <w:b/>
                <w:sz w:val="16"/>
              </w:rPr>
              <w:t>Date</w:t>
            </w:r>
          </w:p>
        </w:tc>
        <w:tc>
          <w:tcPr>
            <w:tcW w:w="800" w:type="dxa"/>
            <w:shd w:val="pct10" w:color="auto" w:fill="FFFFFF"/>
          </w:tcPr>
          <w:p w14:paraId="081FB50E" w14:textId="77777777" w:rsidR="003C3971" w:rsidRPr="00044AFD" w:rsidRDefault="00DF2B1F" w:rsidP="00C72833">
            <w:pPr>
              <w:pStyle w:val="TAL"/>
              <w:rPr>
                <w:b/>
                <w:sz w:val="16"/>
              </w:rPr>
            </w:pPr>
            <w:r w:rsidRPr="00044AFD">
              <w:rPr>
                <w:b/>
                <w:sz w:val="16"/>
              </w:rPr>
              <w:t>Meeting</w:t>
            </w:r>
          </w:p>
        </w:tc>
        <w:tc>
          <w:tcPr>
            <w:tcW w:w="1094" w:type="dxa"/>
            <w:shd w:val="pct10" w:color="auto" w:fill="FFFFFF"/>
          </w:tcPr>
          <w:p w14:paraId="43718745" w14:textId="77777777" w:rsidR="003C3971" w:rsidRPr="00044AFD" w:rsidRDefault="003C3971" w:rsidP="00DF2B1F">
            <w:pPr>
              <w:pStyle w:val="TAL"/>
              <w:rPr>
                <w:b/>
                <w:sz w:val="16"/>
              </w:rPr>
            </w:pPr>
            <w:r w:rsidRPr="00044AFD">
              <w:rPr>
                <w:b/>
                <w:sz w:val="16"/>
              </w:rPr>
              <w:t>TDoc</w:t>
            </w:r>
          </w:p>
        </w:tc>
        <w:tc>
          <w:tcPr>
            <w:tcW w:w="519" w:type="dxa"/>
            <w:shd w:val="pct10" w:color="auto" w:fill="FFFFFF"/>
          </w:tcPr>
          <w:p w14:paraId="755F29D8" w14:textId="77777777" w:rsidR="003C3971" w:rsidRPr="00044AFD" w:rsidRDefault="003C3971" w:rsidP="00C72833">
            <w:pPr>
              <w:pStyle w:val="TAL"/>
              <w:rPr>
                <w:b/>
                <w:sz w:val="16"/>
              </w:rPr>
            </w:pPr>
            <w:r w:rsidRPr="00044AFD">
              <w:rPr>
                <w:b/>
                <w:sz w:val="16"/>
              </w:rPr>
              <w:t>CR</w:t>
            </w:r>
          </w:p>
        </w:tc>
        <w:tc>
          <w:tcPr>
            <w:tcW w:w="425" w:type="dxa"/>
            <w:shd w:val="pct10" w:color="auto" w:fill="FFFFFF"/>
          </w:tcPr>
          <w:p w14:paraId="5ED5441E" w14:textId="77777777" w:rsidR="003C3971" w:rsidRPr="00044AFD" w:rsidRDefault="003C3971" w:rsidP="00C72833">
            <w:pPr>
              <w:pStyle w:val="TAL"/>
              <w:rPr>
                <w:b/>
                <w:sz w:val="16"/>
              </w:rPr>
            </w:pPr>
            <w:r w:rsidRPr="00044AFD">
              <w:rPr>
                <w:b/>
                <w:sz w:val="16"/>
              </w:rPr>
              <w:t>Rev</w:t>
            </w:r>
          </w:p>
        </w:tc>
        <w:tc>
          <w:tcPr>
            <w:tcW w:w="425" w:type="dxa"/>
            <w:shd w:val="pct10" w:color="auto" w:fill="FFFFFF"/>
          </w:tcPr>
          <w:p w14:paraId="36A32E75" w14:textId="77777777" w:rsidR="003C3971" w:rsidRPr="00044AFD" w:rsidRDefault="003C3971" w:rsidP="00C72833">
            <w:pPr>
              <w:pStyle w:val="TAL"/>
              <w:rPr>
                <w:b/>
                <w:sz w:val="16"/>
              </w:rPr>
            </w:pPr>
            <w:r w:rsidRPr="00044AFD">
              <w:rPr>
                <w:b/>
                <w:sz w:val="16"/>
              </w:rPr>
              <w:t>Cat</w:t>
            </w:r>
          </w:p>
        </w:tc>
        <w:tc>
          <w:tcPr>
            <w:tcW w:w="4868" w:type="dxa"/>
            <w:shd w:val="pct10" w:color="auto" w:fill="FFFFFF"/>
          </w:tcPr>
          <w:p w14:paraId="2D3A0623" w14:textId="77777777" w:rsidR="003C3971" w:rsidRPr="00044AFD" w:rsidRDefault="003C3971" w:rsidP="00C72833">
            <w:pPr>
              <w:pStyle w:val="TAL"/>
              <w:rPr>
                <w:b/>
                <w:sz w:val="16"/>
              </w:rPr>
            </w:pPr>
            <w:r w:rsidRPr="00044AFD">
              <w:rPr>
                <w:b/>
                <w:sz w:val="16"/>
              </w:rPr>
              <w:t>Subject/Comment</w:t>
            </w:r>
          </w:p>
        </w:tc>
        <w:tc>
          <w:tcPr>
            <w:tcW w:w="708" w:type="dxa"/>
            <w:shd w:val="pct10" w:color="auto" w:fill="FFFFFF"/>
          </w:tcPr>
          <w:p w14:paraId="260A3912" w14:textId="77777777" w:rsidR="003C3971" w:rsidRPr="00044AFD" w:rsidRDefault="003C3971" w:rsidP="00C72833">
            <w:pPr>
              <w:pStyle w:val="TAL"/>
              <w:rPr>
                <w:b/>
                <w:sz w:val="16"/>
              </w:rPr>
            </w:pPr>
            <w:r w:rsidRPr="00044AFD">
              <w:rPr>
                <w:b/>
                <w:sz w:val="16"/>
              </w:rPr>
              <w:t>New vers</w:t>
            </w:r>
            <w:r w:rsidR="00DF2B1F" w:rsidRPr="00044AFD">
              <w:rPr>
                <w:b/>
                <w:sz w:val="16"/>
              </w:rPr>
              <w:t>ion</w:t>
            </w:r>
          </w:p>
        </w:tc>
      </w:tr>
      <w:tr w:rsidR="00A42AD6" w:rsidRPr="00044AFD" w14:paraId="0DDC4F34" w14:textId="77777777" w:rsidTr="0014677E">
        <w:tc>
          <w:tcPr>
            <w:tcW w:w="800" w:type="dxa"/>
            <w:shd w:val="solid" w:color="FFFFFF" w:fill="auto"/>
          </w:tcPr>
          <w:p w14:paraId="590E04AC" w14:textId="77777777" w:rsidR="00A42AD6" w:rsidRPr="00044AFD" w:rsidRDefault="00A42AD6" w:rsidP="006E4548">
            <w:pPr>
              <w:pStyle w:val="TAC"/>
            </w:pPr>
            <w:r w:rsidRPr="00044AFD">
              <w:t>2021-06</w:t>
            </w:r>
          </w:p>
        </w:tc>
        <w:tc>
          <w:tcPr>
            <w:tcW w:w="800" w:type="dxa"/>
            <w:shd w:val="solid" w:color="FFFFFF" w:fill="auto"/>
          </w:tcPr>
          <w:p w14:paraId="09D62569" w14:textId="77777777" w:rsidR="00A42AD6" w:rsidRPr="00044AFD" w:rsidRDefault="00A42AD6" w:rsidP="006E4548">
            <w:pPr>
              <w:pStyle w:val="TAC"/>
              <w:rPr>
                <w:sz w:val="16"/>
                <w:szCs w:val="16"/>
              </w:rPr>
            </w:pPr>
            <w:r w:rsidRPr="00044AFD">
              <w:rPr>
                <w:sz w:val="16"/>
                <w:szCs w:val="16"/>
              </w:rPr>
              <w:t>SA#92e</w:t>
            </w:r>
          </w:p>
        </w:tc>
        <w:tc>
          <w:tcPr>
            <w:tcW w:w="1094" w:type="dxa"/>
            <w:shd w:val="solid" w:color="FFFFFF" w:fill="auto"/>
          </w:tcPr>
          <w:p w14:paraId="7765E856" w14:textId="77777777" w:rsidR="00A42AD6" w:rsidRPr="00044AFD" w:rsidRDefault="00A42AD6" w:rsidP="006E4548">
            <w:pPr>
              <w:pStyle w:val="TAC"/>
            </w:pPr>
            <w:r w:rsidRPr="00044AFD">
              <w:t>SP-210431</w:t>
            </w:r>
          </w:p>
        </w:tc>
        <w:tc>
          <w:tcPr>
            <w:tcW w:w="519" w:type="dxa"/>
            <w:shd w:val="solid" w:color="FFFFFF" w:fill="auto"/>
          </w:tcPr>
          <w:p w14:paraId="1B8F181E" w14:textId="77777777" w:rsidR="00A42AD6" w:rsidRPr="00044AFD" w:rsidRDefault="00A42AD6" w:rsidP="006E4548">
            <w:pPr>
              <w:pStyle w:val="TAL"/>
              <w:rPr>
                <w:sz w:val="16"/>
                <w:szCs w:val="16"/>
              </w:rPr>
            </w:pPr>
          </w:p>
        </w:tc>
        <w:tc>
          <w:tcPr>
            <w:tcW w:w="425" w:type="dxa"/>
            <w:shd w:val="solid" w:color="FFFFFF" w:fill="auto"/>
          </w:tcPr>
          <w:p w14:paraId="5B9CE787" w14:textId="77777777" w:rsidR="00A42AD6" w:rsidRPr="00044AFD" w:rsidRDefault="00A42AD6" w:rsidP="006E4548">
            <w:pPr>
              <w:pStyle w:val="TAR"/>
              <w:rPr>
                <w:sz w:val="16"/>
                <w:szCs w:val="16"/>
              </w:rPr>
            </w:pPr>
          </w:p>
        </w:tc>
        <w:tc>
          <w:tcPr>
            <w:tcW w:w="425" w:type="dxa"/>
            <w:shd w:val="solid" w:color="FFFFFF" w:fill="auto"/>
          </w:tcPr>
          <w:p w14:paraId="2D6AFB76" w14:textId="77777777" w:rsidR="00A42AD6" w:rsidRPr="00044AFD" w:rsidRDefault="00A42AD6" w:rsidP="006E4548">
            <w:pPr>
              <w:pStyle w:val="TAC"/>
              <w:rPr>
                <w:sz w:val="16"/>
                <w:szCs w:val="16"/>
              </w:rPr>
            </w:pPr>
          </w:p>
        </w:tc>
        <w:tc>
          <w:tcPr>
            <w:tcW w:w="4868" w:type="dxa"/>
            <w:shd w:val="solid" w:color="FFFFFF" w:fill="auto"/>
          </w:tcPr>
          <w:p w14:paraId="7C3DBA66" w14:textId="77777777" w:rsidR="00A42AD6" w:rsidRPr="00044AFD" w:rsidRDefault="00A42AD6" w:rsidP="000A1925">
            <w:pPr>
              <w:pStyle w:val="TAL"/>
            </w:pPr>
            <w:r w:rsidRPr="00044AFD">
              <w:t>Presented for information and approval</w:t>
            </w:r>
          </w:p>
        </w:tc>
        <w:tc>
          <w:tcPr>
            <w:tcW w:w="708" w:type="dxa"/>
            <w:shd w:val="solid" w:color="FFFFFF" w:fill="auto"/>
          </w:tcPr>
          <w:p w14:paraId="6724E7C5" w14:textId="77777777" w:rsidR="00A42AD6" w:rsidRPr="00044AFD" w:rsidRDefault="00A42AD6" w:rsidP="000A1925">
            <w:pPr>
              <w:pStyle w:val="TAC"/>
            </w:pPr>
            <w:r w:rsidRPr="00044AFD">
              <w:t>1.0.0</w:t>
            </w:r>
          </w:p>
        </w:tc>
      </w:tr>
      <w:tr w:rsidR="00DC1ED7" w:rsidRPr="00044AFD" w14:paraId="2AA94E9D" w14:textId="77777777" w:rsidTr="00C15C7E">
        <w:tc>
          <w:tcPr>
            <w:tcW w:w="800" w:type="dxa"/>
            <w:tcBorders>
              <w:bottom w:val="single" w:sz="12" w:space="0" w:color="auto"/>
            </w:tcBorders>
            <w:shd w:val="solid" w:color="FFFFFF" w:fill="auto"/>
          </w:tcPr>
          <w:p w14:paraId="7CDB0C8C" w14:textId="48A5CB95" w:rsidR="00DC1ED7" w:rsidRPr="00044AFD" w:rsidRDefault="00DC1ED7" w:rsidP="00DC1ED7">
            <w:pPr>
              <w:pStyle w:val="TAC"/>
            </w:pPr>
            <w:r w:rsidRPr="00044AFD">
              <w:t>2021-06</w:t>
            </w:r>
          </w:p>
        </w:tc>
        <w:tc>
          <w:tcPr>
            <w:tcW w:w="800" w:type="dxa"/>
            <w:tcBorders>
              <w:bottom w:val="single" w:sz="12" w:space="0" w:color="auto"/>
            </w:tcBorders>
            <w:shd w:val="solid" w:color="FFFFFF" w:fill="auto"/>
          </w:tcPr>
          <w:p w14:paraId="7A7D4AFF" w14:textId="1B8000D4" w:rsidR="00DC1ED7" w:rsidRPr="00044AFD" w:rsidRDefault="00DC1ED7" w:rsidP="00DC1ED7">
            <w:pPr>
              <w:pStyle w:val="TAC"/>
              <w:rPr>
                <w:sz w:val="16"/>
                <w:szCs w:val="16"/>
              </w:rPr>
            </w:pPr>
            <w:r w:rsidRPr="00044AFD">
              <w:rPr>
                <w:sz w:val="16"/>
                <w:szCs w:val="16"/>
              </w:rPr>
              <w:t>SA#92e</w:t>
            </w:r>
          </w:p>
        </w:tc>
        <w:tc>
          <w:tcPr>
            <w:tcW w:w="1094" w:type="dxa"/>
            <w:tcBorders>
              <w:bottom w:val="single" w:sz="12" w:space="0" w:color="auto"/>
            </w:tcBorders>
            <w:shd w:val="solid" w:color="FFFFFF" w:fill="auto"/>
          </w:tcPr>
          <w:p w14:paraId="33B30775" w14:textId="77777777" w:rsidR="00DC1ED7" w:rsidRPr="00044AFD" w:rsidRDefault="00DC1ED7" w:rsidP="00DC1ED7">
            <w:pPr>
              <w:pStyle w:val="TAC"/>
            </w:pPr>
          </w:p>
        </w:tc>
        <w:tc>
          <w:tcPr>
            <w:tcW w:w="519" w:type="dxa"/>
            <w:tcBorders>
              <w:bottom w:val="single" w:sz="12" w:space="0" w:color="auto"/>
            </w:tcBorders>
            <w:shd w:val="solid" w:color="FFFFFF" w:fill="auto"/>
          </w:tcPr>
          <w:p w14:paraId="7631DFDA" w14:textId="77777777" w:rsidR="00DC1ED7" w:rsidRPr="00044AFD" w:rsidRDefault="00DC1ED7" w:rsidP="00DC1ED7">
            <w:pPr>
              <w:pStyle w:val="TAL"/>
              <w:rPr>
                <w:sz w:val="16"/>
                <w:szCs w:val="16"/>
              </w:rPr>
            </w:pPr>
          </w:p>
        </w:tc>
        <w:tc>
          <w:tcPr>
            <w:tcW w:w="425" w:type="dxa"/>
            <w:tcBorders>
              <w:bottom w:val="single" w:sz="12" w:space="0" w:color="auto"/>
            </w:tcBorders>
            <w:shd w:val="solid" w:color="FFFFFF" w:fill="auto"/>
          </w:tcPr>
          <w:p w14:paraId="7265B1EB" w14:textId="77777777" w:rsidR="00DC1ED7" w:rsidRPr="00044AFD" w:rsidRDefault="00DC1ED7" w:rsidP="00DC1ED7">
            <w:pPr>
              <w:pStyle w:val="TAR"/>
              <w:rPr>
                <w:sz w:val="16"/>
                <w:szCs w:val="16"/>
              </w:rPr>
            </w:pPr>
          </w:p>
        </w:tc>
        <w:tc>
          <w:tcPr>
            <w:tcW w:w="425" w:type="dxa"/>
            <w:tcBorders>
              <w:bottom w:val="single" w:sz="12" w:space="0" w:color="auto"/>
            </w:tcBorders>
            <w:shd w:val="solid" w:color="FFFFFF" w:fill="auto"/>
          </w:tcPr>
          <w:p w14:paraId="42676ACC" w14:textId="77777777" w:rsidR="00DC1ED7" w:rsidRPr="00044AFD" w:rsidRDefault="00DC1ED7" w:rsidP="00DC1ED7">
            <w:pPr>
              <w:pStyle w:val="TAC"/>
              <w:rPr>
                <w:sz w:val="16"/>
                <w:szCs w:val="16"/>
              </w:rPr>
            </w:pPr>
          </w:p>
        </w:tc>
        <w:tc>
          <w:tcPr>
            <w:tcW w:w="4868" w:type="dxa"/>
            <w:tcBorders>
              <w:bottom w:val="single" w:sz="12" w:space="0" w:color="auto"/>
            </w:tcBorders>
            <w:shd w:val="solid" w:color="FFFFFF" w:fill="auto"/>
          </w:tcPr>
          <w:p w14:paraId="1478F9A4" w14:textId="3B3DC14F" w:rsidR="00DC1ED7" w:rsidRPr="00044AFD" w:rsidRDefault="00DC1ED7" w:rsidP="00DC1ED7">
            <w:pPr>
              <w:pStyle w:val="TAL"/>
            </w:pPr>
            <w:r>
              <w:t>EditHelp review and upgrade to change control version</w:t>
            </w:r>
          </w:p>
        </w:tc>
        <w:tc>
          <w:tcPr>
            <w:tcW w:w="708" w:type="dxa"/>
            <w:tcBorders>
              <w:bottom w:val="single" w:sz="12" w:space="0" w:color="auto"/>
            </w:tcBorders>
            <w:shd w:val="solid" w:color="FFFFFF" w:fill="auto"/>
          </w:tcPr>
          <w:p w14:paraId="000DC0C7" w14:textId="75E183F7" w:rsidR="00DC1ED7" w:rsidRPr="00044AFD" w:rsidRDefault="00DC1ED7" w:rsidP="00DC1ED7">
            <w:pPr>
              <w:pStyle w:val="TAC"/>
            </w:pPr>
            <w:r>
              <w:t>17.0.0</w:t>
            </w:r>
          </w:p>
        </w:tc>
      </w:tr>
      <w:tr w:rsidR="0077754F" w:rsidRPr="00044AFD" w14:paraId="307FF006" w14:textId="77777777" w:rsidTr="00900C49">
        <w:tc>
          <w:tcPr>
            <w:tcW w:w="800" w:type="dxa"/>
            <w:tcBorders>
              <w:top w:val="single" w:sz="12" w:space="0" w:color="auto"/>
              <w:bottom w:val="single" w:sz="12" w:space="0" w:color="auto"/>
            </w:tcBorders>
            <w:shd w:val="solid" w:color="FFFFFF" w:fill="auto"/>
          </w:tcPr>
          <w:p w14:paraId="3A8FA540" w14:textId="33DC5B05" w:rsidR="0077754F" w:rsidRPr="00044AFD" w:rsidRDefault="0077754F" w:rsidP="00DC1ED7">
            <w:pPr>
              <w:pStyle w:val="TAC"/>
            </w:pPr>
            <w:r>
              <w:t>2021-12</w:t>
            </w:r>
          </w:p>
        </w:tc>
        <w:tc>
          <w:tcPr>
            <w:tcW w:w="800" w:type="dxa"/>
            <w:tcBorders>
              <w:top w:val="single" w:sz="12" w:space="0" w:color="auto"/>
              <w:bottom w:val="single" w:sz="12" w:space="0" w:color="auto"/>
            </w:tcBorders>
            <w:shd w:val="solid" w:color="FFFFFF" w:fill="auto"/>
          </w:tcPr>
          <w:p w14:paraId="33C36BAE" w14:textId="7AEE1E5D" w:rsidR="0077754F" w:rsidRPr="00044AFD" w:rsidRDefault="0077754F" w:rsidP="00DC1ED7">
            <w:pPr>
              <w:pStyle w:val="TAC"/>
              <w:rPr>
                <w:sz w:val="16"/>
                <w:szCs w:val="16"/>
              </w:rPr>
            </w:pPr>
            <w:r>
              <w:rPr>
                <w:sz w:val="16"/>
                <w:szCs w:val="16"/>
              </w:rPr>
              <w:t>SA#94e</w:t>
            </w:r>
          </w:p>
        </w:tc>
        <w:tc>
          <w:tcPr>
            <w:tcW w:w="1094" w:type="dxa"/>
            <w:tcBorders>
              <w:top w:val="single" w:sz="12" w:space="0" w:color="auto"/>
              <w:bottom w:val="single" w:sz="12" w:space="0" w:color="auto"/>
            </w:tcBorders>
            <w:shd w:val="solid" w:color="FFFFFF" w:fill="auto"/>
          </w:tcPr>
          <w:p w14:paraId="6B06CD79" w14:textId="188BAF2E" w:rsidR="0077754F" w:rsidRPr="00044AFD" w:rsidRDefault="0077754F" w:rsidP="00DC1ED7">
            <w:pPr>
              <w:pStyle w:val="TAC"/>
            </w:pPr>
            <w:r>
              <w:t>SP-211372</w:t>
            </w:r>
          </w:p>
        </w:tc>
        <w:tc>
          <w:tcPr>
            <w:tcW w:w="519" w:type="dxa"/>
            <w:tcBorders>
              <w:top w:val="single" w:sz="12" w:space="0" w:color="auto"/>
              <w:bottom w:val="single" w:sz="12" w:space="0" w:color="auto"/>
            </w:tcBorders>
            <w:shd w:val="solid" w:color="FFFFFF" w:fill="auto"/>
          </w:tcPr>
          <w:p w14:paraId="7F057DEF" w14:textId="324940A5" w:rsidR="0077754F" w:rsidRPr="00044AFD" w:rsidRDefault="0077754F" w:rsidP="00DC1ED7">
            <w:pPr>
              <w:pStyle w:val="TAL"/>
              <w:rPr>
                <w:sz w:val="16"/>
                <w:szCs w:val="16"/>
              </w:rPr>
            </w:pPr>
            <w:r>
              <w:rPr>
                <w:sz w:val="16"/>
                <w:szCs w:val="16"/>
              </w:rPr>
              <w:t>0001</w:t>
            </w:r>
          </w:p>
        </w:tc>
        <w:tc>
          <w:tcPr>
            <w:tcW w:w="425" w:type="dxa"/>
            <w:tcBorders>
              <w:top w:val="single" w:sz="12" w:space="0" w:color="auto"/>
              <w:bottom w:val="single" w:sz="12" w:space="0" w:color="auto"/>
            </w:tcBorders>
            <w:shd w:val="solid" w:color="FFFFFF" w:fill="auto"/>
          </w:tcPr>
          <w:p w14:paraId="10BD3815" w14:textId="2E1DFD78" w:rsidR="0077754F" w:rsidRPr="00044AFD" w:rsidRDefault="0077754F" w:rsidP="00DC1ED7">
            <w:pPr>
              <w:pStyle w:val="TAR"/>
              <w:rPr>
                <w:sz w:val="16"/>
                <w:szCs w:val="16"/>
              </w:rPr>
            </w:pPr>
            <w:r>
              <w:rPr>
                <w:sz w:val="16"/>
                <w:szCs w:val="16"/>
              </w:rPr>
              <w:t>-</w:t>
            </w:r>
          </w:p>
        </w:tc>
        <w:tc>
          <w:tcPr>
            <w:tcW w:w="425" w:type="dxa"/>
            <w:tcBorders>
              <w:top w:val="single" w:sz="12" w:space="0" w:color="auto"/>
              <w:bottom w:val="single" w:sz="12" w:space="0" w:color="auto"/>
            </w:tcBorders>
            <w:shd w:val="solid" w:color="FFFFFF" w:fill="auto"/>
          </w:tcPr>
          <w:p w14:paraId="461D33A7" w14:textId="66F14903" w:rsidR="0077754F" w:rsidRPr="00044AFD" w:rsidRDefault="0077754F" w:rsidP="00DC1ED7">
            <w:pPr>
              <w:pStyle w:val="TAC"/>
              <w:rPr>
                <w:sz w:val="16"/>
                <w:szCs w:val="16"/>
              </w:rPr>
            </w:pPr>
            <w:r>
              <w:rPr>
                <w:sz w:val="16"/>
                <w:szCs w:val="16"/>
              </w:rPr>
              <w:t>F</w:t>
            </w:r>
          </w:p>
        </w:tc>
        <w:tc>
          <w:tcPr>
            <w:tcW w:w="4868" w:type="dxa"/>
            <w:tcBorders>
              <w:top w:val="single" w:sz="12" w:space="0" w:color="auto"/>
              <w:bottom w:val="single" w:sz="12" w:space="0" w:color="auto"/>
            </w:tcBorders>
            <w:shd w:val="solid" w:color="FFFFFF" w:fill="auto"/>
          </w:tcPr>
          <w:p w14:paraId="69536615" w14:textId="38E0F573" w:rsidR="0077754F" w:rsidRDefault="0077754F" w:rsidP="00DC1ED7">
            <w:pPr>
              <w:pStyle w:val="TAL"/>
            </w:pPr>
            <w:r>
              <w:rPr>
                <w:noProof/>
              </w:rPr>
              <w:t>Add the threat references in</w:t>
            </w:r>
            <w:r>
              <w:t xml:space="preserve"> the TS 33.226</w:t>
            </w:r>
          </w:p>
        </w:tc>
        <w:tc>
          <w:tcPr>
            <w:tcW w:w="708" w:type="dxa"/>
            <w:tcBorders>
              <w:top w:val="single" w:sz="12" w:space="0" w:color="auto"/>
              <w:bottom w:val="single" w:sz="12" w:space="0" w:color="auto"/>
            </w:tcBorders>
            <w:shd w:val="solid" w:color="FFFFFF" w:fill="auto"/>
          </w:tcPr>
          <w:p w14:paraId="3F801A5B" w14:textId="1164A7C1" w:rsidR="0077754F" w:rsidRDefault="0077754F" w:rsidP="00DC1ED7">
            <w:pPr>
              <w:pStyle w:val="TAC"/>
            </w:pPr>
            <w:r>
              <w:t>17.1.0</w:t>
            </w:r>
          </w:p>
        </w:tc>
      </w:tr>
      <w:tr w:rsidR="00C15C7E" w:rsidRPr="00044AFD" w14:paraId="1DD695F9" w14:textId="77777777" w:rsidTr="00900C49">
        <w:tc>
          <w:tcPr>
            <w:tcW w:w="800" w:type="dxa"/>
            <w:tcBorders>
              <w:top w:val="single" w:sz="12" w:space="0" w:color="auto"/>
              <w:bottom w:val="single" w:sz="12" w:space="0" w:color="auto"/>
            </w:tcBorders>
            <w:shd w:val="solid" w:color="FFFFFF" w:fill="auto"/>
          </w:tcPr>
          <w:p w14:paraId="02EBA648" w14:textId="4C442D8D" w:rsidR="00C15C7E" w:rsidRDefault="00C15C7E" w:rsidP="00DC1ED7">
            <w:pPr>
              <w:pStyle w:val="TAC"/>
            </w:pPr>
            <w:r>
              <w:t>2024-03</w:t>
            </w:r>
          </w:p>
        </w:tc>
        <w:tc>
          <w:tcPr>
            <w:tcW w:w="800" w:type="dxa"/>
            <w:tcBorders>
              <w:top w:val="single" w:sz="12" w:space="0" w:color="auto"/>
              <w:bottom w:val="single" w:sz="12" w:space="0" w:color="auto"/>
            </w:tcBorders>
            <w:shd w:val="solid" w:color="FFFFFF" w:fill="auto"/>
          </w:tcPr>
          <w:p w14:paraId="2556CFAE" w14:textId="6E94479F" w:rsidR="00C15C7E" w:rsidRDefault="00C15C7E" w:rsidP="00DC1ED7">
            <w:pPr>
              <w:pStyle w:val="TAC"/>
              <w:rPr>
                <w:sz w:val="16"/>
                <w:szCs w:val="16"/>
              </w:rPr>
            </w:pPr>
            <w:r>
              <w:rPr>
                <w:sz w:val="16"/>
                <w:szCs w:val="16"/>
              </w:rPr>
              <w:t>-</w:t>
            </w:r>
          </w:p>
        </w:tc>
        <w:tc>
          <w:tcPr>
            <w:tcW w:w="1094" w:type="dxa"/>
            <w:tcBorders>
              <w:top w:val="single" w:sz="12" w:space="0" w:color="auto"/>
              <w:bottom w:val="single" w:sz="12" w:space="0" w:color="auto"/>
            </w:tcBorders>
            <w:shd w:val="solid" w:color="FFFFFF" w:fill="auto"/>
          </w:tcPr>
          <w:p w14:paraId="0E6A108C" w14:textId="498C90F4" w:rsidR="00C15C7E" w:rsidRDefault="00C15C7E" w:rsidP="00DC1ED7">
            <w:pPr>
              <w:pStyle w:val="TAC"/>
            </w:pPr>
            <w:r>
              <w:t>-</w:t>
            </w:r>
          </w:p>
        </w:tc>
        <w:tc>
          <w:tcPr>
            <w:tcW w:w="519" w:type="dxa"/>
            <w:tcBorders>
              <w:top w:val="single" w:sz="12" w:space="0" w:color="auto"/>
              <w:bottom w:val="single" w:sz="12" w:space="0" w:color="auto"/>
            </w:tcBorders>
            <w:shd w:val="solid" w:color="FFFFFF" w:fill="auto"/>
          </w:tcPr>
          <w:p w14:paraId="1609762C" w14:textId="30A1B396" w:rsidR="00C15C7E" w:rsidRDefault="00C15C7E" w:rsidP="00DC1ED7">
            <w:pPr>
              <w:pStyle w:val="TAL"/>
              <w:rPr>
                <w:sz w:val="16"/>
                <w:szCs w:val="16"/>
              </w:rPr>
            </w:pPr>
            <w:r>
              <w:rPr>
                <w:sz w:val="16"/>
                <w:szCs w:val="16"/>
              </w:rPr>
              <w:t>-</w:t>
            </w:r>
          </w:p>
        </w:tc>
        <w:tc>
          <w:tcPr>
            <w:tcW w:w="425" w:type="dxa"/>
            <w:tcBorders>
              <w:top w:val="single" w:sz="12" w:space="0" w:color="auto"/>
              <w:bottom w:val="single" w:sz="12" w:space="0" w:color="auto"/>
            </w:tcBorders>
            <w:shd w:val="solid" w:color="FFFFFF" w:fill="auto"/>
          </w:tcPr>
          <w:p w14:paraId="04072904" w14:textId="46735E41" w:rsidR="00C15C7E" w:rsidRDefault="00C15C7E" w:rsidP="00DC1ED7">
            <w:pPr>
              <w:pStyle w:val="TAR"/>
              <w:rPr>
                <w:sz w:val="16"/>
                <w:szCs w:val="16"/>
              </w:rPr>
            </w:pPr>
            <w:r>
              <w:rPr>
                <w:sz w:val="16"/>
                <w:szCs w:val="16"/>
              </w:rPr>
              <w:t>-</w:t>
            </w:r>
          </w:p>
        </w:tc>
        <w:tc>
          <w:tcPr>
            <w:tcW w:w="425" w:type="dxa"/>
            <w:tcBorders>
              <w:top w:val="single" w:sz="12" w:space="0" w:color="auto"/>
              <w:bottom w:val="single" w:sz="12" w:space="0" w:color="auto"/>
            </w:tcBorders>
            <w:shd w:val="solid" w:color="FFFFFF" w:fill="auto"/>
          </w:tcPr>
          <w:p w14:paraId="21BD2651" w14:textId="52F3B882" w:rsidR="00C15C7E" w:rsidRDefault="00C15C7E" w:rsidP="00DC1ED7">
            <w:pPr>
              <w:pStyle w:val="TAC"/>
              <w:rPr>
                <w:sz w:val="16"/>
                <w:szCs w:val="16"/>
              </w:rPr>
            </w:pPr>
            <w:r>
              <w:rPr>
                <w:sz w:val="16"/>
                <w:szCs w:val="16"/>
              </w:rPr>
              <w:t>-</w:t>
            </w:r>
          </w:p>
        </w:tc>
        <w:tc>
          <w:tcPr>
            <w:tcW w:w="4868" w:type="dxa"/>
            <w:tcBorders>
              <w:top w:val="single" w:sz="12" w:space="0" w:color="auto"/>
              <w:bottom w:val="single" w:sz="12" w:space="0" w:color="auto"/>
            </w:tcBorders>
            <w:shd w:val="solid" w:color="FFFFFF" w:fill="auto"/>
          </w:tcPr>
          <w:p w14:paraId="7073BD2D" w14:textId="6AFA2558" w:rsidR="00C15C7E" w:rsidRDefault="00C15C7E" w:rsidP="00DC1ED7">
            <w:pPr>
              <w:pStyle w:val="TAL"/>
              <w:rPr>
                <w:noProof/>
              </w:rPr>
            </w:pPr>
            <w:r>
              <w:rPr>
                <w:noProof/>
              </w:rPr>
              <w:t>Update to Rel-18 version (MCC)</w:t>
            </w:r>
          </w:p>
        </w:tc>
        <w:tc>
          <w:tcPr>
            <w:tcW w:w="708" w:type="dxa"/>
            <w:tcBorders>
              <w:top w:val="single" w:sz="12" w:space="0" w:color="auto"/>
              <w:bottom w:val="single" w:sz="12" w:space="0" w:color="auto"/>
            </w:tcBorders>
            <w:shd w:val="solid" w:color="FFFFFF" w:fill="auto"/>
          </w:tcPr>
          <w:p w14:paraId="232D59B1" w14:textId="1977A42C" w:rsidR="00C15C7E" w:rsidRPr="00660E07" w:rsidRDefault="00C15C7E" w:rsidP="00DC1ED7">
            <w:pPr>
              <w:pStyle w:val="TAC"/>
              <w:rPr>
                <w:bCs/>
              </w:rPr>
            </w:pPr>
            <w:r w:rsidRPr="00660E07">
              <w:rPr>
                <w:bCs/>
              </w:rPr>
              <w:t>18.0.0</w:t>
            </w:r>
          </w:p>
        </w:tc>
      </w:tr>
      <w:tr w:rsidR="00900C49" w:rsidRPr="00044AFD" w14:paraId="071524C2" w14:textId="77777777" w:rsidTr="00684169">
        <w:tc>
          <w:tcPr>
            <w:tcW w:w="800" w:type="dxa"/>
            <w:tcBorders>
              <w:top w:val="single" w:sz="12" w:space="0" w:color="auto"/>
              <w:bottom w:val="single" w:sz="12" w:space="0" w:color="auto"/>
            </w:tcBorders>
            <w:shd w:val="solid" w:color="FFFFFF" w:fill="auto"/>
          </w:tcPr>
          <w:p w14:paraId="7114B64F" w14:textId="512FE1BE" w:rsidR="00900C49" w:rsidRDefault="00900C49" w:rsidP="00DC1ED7">
            <w:pPr>
              <w:pStyle w:val="TAC"/>
            </w:pPr>
            <w:r>
              <w:t>2025-10</w:t>
            </w:r>
          </w:p>
        </w:tc>
        <w:tc>
          <w:tcPr>
            <w:tcW w:w="800" w:type="dxa"/>
            <w:tcBorders>
              <w:top w:val="single" w:sz="12" w:space="0" w:color="auto"/>
              <w:bottom w:val="single" w:sz="12" w:space="0" w:color="auto"/>
            </w:tcBorders>
            <w:shd w:val="solid" w:color="FFFFFF" w:fill="auto"/>
          </w:tcPr>
          <w:p w14:paraId="42A2D847" w14:textId="34F429DD" w:rsidR="00900C49" w:rsidRDefault="00900C49" w:rsidP="00DC1ED7">
            <w:pPr>
              <w:pStyle w:val="TAC"/>
              <w:rPr>
                <w:sz w:val="16"/>
                <w:szCs w:val="16"/>
              </w:rPr>
            </w:pPr>
            <w:r>
              <w:rPr>
                <w:sz w:val="16"/>
                <w:szCs w:val="16"/>
              </w:rPr>
              <w:t>-</w:t>
            </w:r>
          </w:p>
        </w:tc>
        <w:tc>
          <w:tcPr>
            <w:tcW w:w="1094" w:type="dxa"/>
            <w:tcBorders>
              <w:top w:val="single" w:sz="12" w:space="0" w:color="auto"/>
              <w:bottom w:val="single" w:sz="12" w:space="0" w:color="auto"/>
            </w:tcBorders>
            <w:shd w:val="solid" w:color="FFFFFF" w:fill="auto"/>
          </w:tcPr>
          <w:p w14:paraId="7C500510" w14:textId="15F6D615" w:rsidR="00900C49" w:rsidRDefault="00900C49" w:rsidP="00DC1ED7">
            <w:pPr>
              <w:pStyle w:val="TAC"/>
            </w:pPr>
            <w:r>
              <w:t>-</w:t>
            </w:r>
          </w:p>
        </w:tc>
        <w:tc>
          <w:tcPr>
            <w:tcW w:w="519" w:type="dxa"/>
            <w:tcBorders>
              <w:top w:val="single" w:sz="12" w:space="0" w:color="auto"/>
              <w:bottom w:val="single" w:sz="12" w:space="0" w:color="auto"/>
            </w:tcBorders>
            <w:shd w:val="solid" w:color="FFFFFF" w:fill="auto"/>
          </w:tcPr>
          <w:p w14:paraId="24DF3EE2" w14:textId="397FB274" w:rsidR="00900C49" w:rsidRDefault="00900C49" w:rsidP="00DC1ED7">
            <w:pPr>
              <w:pStyle w:val="TAL"/>
              <w:rPr>
                <w:sz w:val="16"/>
                <w:szCs w:val="16"/>
              </w:rPr>
            </w:pPr>
            <w:r>
              <w:rPr>
                <w:sz w:val="16"/>
                <w:szCs w:val="16"/>
              </w:rPr>
              <w:t>-</w:t>
            </w:r>
          </w:p>
        </w:tc>
        <w:tc>
          <w:tcPr>
            <w:tcW w:w="425" w:type="dxa"/>
            <w:tcBorders>
              <w:top w:val="single" w:sz="12" w:space="0" w:color="auto"/>
              <w:bottom w:val="single" w:sz="12" w:space="0" w:color="auto"/>
            </w:tcBorders>
            <w:shd w:val="solid" w:color="FFFFFF" w:fill="auto"/>
          </w:tcPr>
          <w:p w14:paraId="237C388C" w14:textId="72EDE946" w:rsidR="00900C49" w:rsidRDefault="00900C49" w:rsidP="00DC1ED7">
            <w:pPr>
              <w:pStyle w:val="TAR"/>
              <w:rPr>
                <w:sz w:val="16"/>
                <w:szCs w:val="16"/>
              </w:rPr>
            </w:pPr>
            <w:r>
              <w:rPr>
                <w:sz w:val="16"/>
                <w:szCs w:val="16"/>
              </w:rPr>
              <w:t>-</w:t>
            </w:r>
          </w:p>
        </w:tc>
        <w:tc>
          <w:tcPr>
            <w:tcW w:w="425" w:type="dxa"/>
            <w:tcBorders>
              <w:top w:val="single" w:sz="12" w:space="0" w:color="auto"/>
              <w:bottom w:val="single" w:sz="12" w:space="0" w:color="auto"/>
            </w:tcBorders>
            <w:shd w:val="solid" w:color="FFFFFF" w:fill="auto"/>
          </w:tcPr>
          <w:p w14:paraId="6F922188" w14:textId="2C1B1A2B" w:rsidR="00900C49" w:rsidRDefault="00900C49" w:rsidP="00DC1ED7">
            <w:pPr>
              <w:pStyle w:val="TAC"/>
              <w:rPr>
                <w:sz w:val="16"/>
                <w:szCs w:val="16"/>
              </w:rPr>
            </w:pPr>
            <w:r>
              <w:rPr>
                <w:sz w:val="16"/>
                <w:szCs w:val="16"/>
              </w:rPr>
              <w:t>-</w:t>
            </w:r>
          </w:p>
        </w:tc>
        <w:tc>
          <w:tcPr>
            <w:tcW w:w="4868" w:type="dxa"/>
            <w:tcBorders>
              <w:top w:val="single" w:sz="12" w:space="0" w:color="auto"/>
              <w:bottom w:val="single" w:sz="12" w:space="0" w:color="auto"/>
            </w:tcBorders>
            <w:shd w:val="solid" w:color="FFFFFF" w:fill="auto"/>
          </w:tcPr>
          <w:p w14:paraId="541D53F8" w14:textId="26C7A14A" w:rsidR="00900C49" w:rsidRDefault="00900C49" w:rsidP="00DC1ED7">
            <w:pPr>
              <w:pStyle w:val="TAL"/>
              <w:rPr>
                <w:noProof/>
              </w:rPr>
            </w:pPr>
            <w:r>
              <w:rPr>
                <w:noProof/>
              </w:rPr>
              <w:t>Update to Rel-19 version (MCC)</w:t>
            </w:r>
          </w:p>
        </w:tc>
        <w:tc>
          <w:tcPr>
            <w:tcW w:w="708" w:type="dxa"/>
            <w:tcBorders>
              <w:top w:val="single" w:sz="12" w:space="0" w:color="auto"/>
              <w:bottom w:val="single" w:sz="12" w:space="0" w:color="auto"/>
            </w:tcBorders>
            <w:shd w:val="solid" w:color="FFFFFF" w:fill="auto"/>
          </w:tcPr>
          <w:p w14:paraId="042B2AC9" w14:textId="53835A2A" w:rsidR="00900C49" w:rsidRPr="00684169" w:rsidRDefault="00900C49" w:rsidP="00DC1ED7">
            <w:pPr>
              <w:pStyle w:val="TAC"/>
            </w:pPr>
            <w:r w:rsidRPr="00684169">
              <w:t>19.0.0</w:t>
            </w:r>
          </w:p>
        </w:tc>
      </w:tr>
      <w:tr w:rsidR="00684169" w:rsidRPr="00044AFD" w14:paraId="5102B510" w14:textId="77777777" w:rsidTr="00415D16">
        <w:tc>
          <w:tcPr>
            <w:tcW w:w="800" w:type="dxa"/>
            <w:tcBorders>
              <w:top w:val="single" w:sz="12" w:space="0" w:color="auto"/>
              <w:bottom w:val="single" w:sz="12" w:space="0" w:color="auto"/>
            </w:tcBorders>
            <w:shd w:val="solid" w:color="FFFFFF" w:fill="auto"/>
          </w:tcPr>
          <w:p w14:paraId="4F07794A" w14:textId="3597D6A5" w:rsidR="00684169" w:rsidRDefault="00684169" w:rsidP="00DC1ED7">
            <w:pPr>
              <w:pStyle w:val="TAC"/>
            </w:pPr>
            <w:r>
              <w:t>2026-03</w:t>
            </w:r>
          </w:p>
        </w:tc>
        <w:tc>
          <w:tcPr>
            <w:tcW w:w="800" w:type="dxa"/>
            <w:tcBorders>
              <w:top w:val="single" w:sz="12" w:space="0" w:color="auto"/>
              <w:bottom w:val="single" w:sz="12" w:space="0" w:color="auto"/>
            </w:tcBorders>
            <w:shd w:val="solid" w:color="FFFFFF" w:fill="auto"/>
          </w:tcPr>
          <w:p w14:paraId="6CC4ED5D" w14:textId="1F107244" w:rsidR="00684169" w:rsidRDefault="00684169" w:rsidP="00DC1ED7">
            <w:pPr>
              <w:pStyle w:val="TAC"/>
              <w:rPr>
                <w:sz w:val="16"/>
                <w:szCs w:val="16"/>
              </w:rPr>
            </w:pPr>
            <w:r>
              <w:rPr>
                <w:sz w:val="16"/>
                <w:szCs w:val="16"/>
              </w:rPr>
              <w:t>SA#111</w:t>
            </w:r>
          </w:p>
        </w:tc>
        <w:tc>
          <w:tcPr>
            <w:tcW w:w="1094" w:type="dxa"/>
            <w:tcBorders>
              <w:top w:val="single" w:sz="12" w:space="0" w:color="auto"/>
              <w:bottom w:val="single" w:sz="12" w:space="0" w:color="auto"/>
            </w:tcBorders>
            <w:shd w:val="solid" w:color="FFFFFF" w:fill="auto"/>
          </w:tcPr>
          <w:p w14:paraId="59D305B0" w14:textId="25F98604" w:rsidR="00684169" w:rsidRDefault="00684169" w:rsidP="00DC1ED7">
            <w:pPr>
              <w:pStyle w:val="TAC"/>
            </w:pPr>
            <w:r>
              <w:t>SP-260161</w:t>
            </w:r>
          </w:p>
        </w:tc>
        <w:tc>
          <w:tcPr>
            <w:tcW w:w="519" w:type="dxa"/>
            <w:tcBorders>
              <w:top w:val="single" w:sz="12" w:space="0" w:color="auto"/>
              <w:bottom w:val="single" w:sz="12" w:space="0" w:color="auto"/>
            </w:tcBorders>
            <w:shd w:val="solid" w:color="FFFFFF" w:fill="auto"/>
          </w:tcPr>
          <w:p w14:paraId="0F8E295A" w14:textId="29234D93" w:rsidR="00684169" w:rsidRDefault="00F735F8" w:rsidP="00DC1ED7">
            <w:pPr>
              <w:pStyle w:val="TAL"/>
              <w:rPr>
                <w:sz w:val="16"/>
                <w:szCs w:val="16"/>
              </w:rPr>
            </w:pPr>
            <w:r>
              <w:rPr>
                <w:sz w:val="16"/>
                <w:szCs w:val="16"/>
              </w:rPr>
              <w:t>0002</w:t>
            </w:r>
          </w:p>
        </w:tc>
        <w:tc>
          <w:tcPr>
            <w:tcW w:w="425" w:type="dxa"/>
            <w:tcBorders>
              <w:top w:val="single" w:sz="12" w:space="0" w:color="auto"/>
              <w:bottom w:val="single" w:sz="12" w:space="0" w:color="auto"/>
            </w:tcBorders>
            <w:shd w:val="solid" w:color="FFFFFF" w:fill="auto"/>
          </w:tcPr>
          <w:p w14:paraId="5BD51133" w14:textId="243E9405" w:rsidR="00684169" w:rsidRDefault="00F735F8" w:rsidP="00DC1ED7">
            <w:pPr>
              <w:pStyle w:val="TAR"/>
              <w:rPr>
                <w:sz w:val="16"/>
                <w:szCs w:val="16"/>
              </w:rPr>
            </w:pPr>
            <w:r>
              <w:rPr>
                <w:sz w:val="16"/>
                <w:szCs w:val="16"/>
              </w:rPr>
              <w:t>-</w:t>
            </w:r>
          </w:p>
        </w:tc>
        <w:tc>
          <w:tcPr>
            <w:tcW w:w="425" w:type="dxa"/>
            <w:tcBorders>
              <w:top w:val="single" w:sz="12" w:space="0" w:color="auto"/>
              <w:bottom w:val="single" w:sz="12" w:space="0" w:color="auto"/>
            </w:tcBorders>
            <w:shd w:val="solid" w:color="FFFFFF" w:fill="auto"/>
          </w:tcPr>
          <w:p w14:paraId="1801B183" w14:textId="528DC73E" w:rsidR="00684169" w:rsidRDefault="00F735F8" w:rsidP="00DC1ED7">
            <w:pPr>
              <w:pStyle w:val="TAC"/>
              <w:rPr>
                <w:sz w:val="16"/>
                <w:szCs w:val="16"/>
              </w:rPr>
            </w:pPr>
            <w:r>
              <w:rPr>
                <w:sz w:val="16"/>
                <w:szCs w:val="16"/>
              </w:rPr>
              <w:t>F</w:t>
            </w:r>
          </w:p>
        </w:tc>
        <w:tc>
          <w:tcPr>
            <w:tcW w:w="4868" w:type="dxa"/>
            <w:tcBorders>
              <w:top w:val="single" w:sz="12" w:space="0" w:color="auto"/>
              <w:bottom w:val="single" w:sz="12" w:space="0" w:color="auto"/>
            </w:tcBorders>
            <w:shd w:val="solid" w:color="FFFFFF" w:fill="auto"/>
          </w:tcPr>
          <w:p w14:paraId="1403BC38" w14:textId="7CAB97D0" w:rsidR="00684169" w:rsidRDefault="00684169" w:rsidP="00DC1ED7">
            <w:pPr>
              <w:pStyle w:val="TAL"/>
              <w:rPr>
                <w:noProof/>
              </w:rPr>
            </w:pPr>
            <w:r w:rsidRPr="00684169">
              <w:rPr>
                <w:noProof/>
              </w:rPr>
              <w:t>Update Test Names to TS 33.226</w:t>
            </w:r>
          </w:p>
        </w:tc>
        <w:tc>
          <w:tcPr>
            <w:tcW w:w="708" w:type="dxa"/>
            <w:tcBorders>
              <w:top w:val="single" w:sz="12" w:space="0" w:color="auto"/>
              <w:bottom w:val="single" w:sz="12" w:space="0" w:color="auto"/>
            </w:tcBorders>
            <w:shd w:val="solid" w:color="FFFFFF" w:fill="auto"/>
          </w:tcPr>
          <w:p w14:paraId="6E586AB6" w14:textId="52A43CB8" w:rsidR="00684169" w:rsidRPr="00684169" w:rsidRDefault="00684169" w:rsidP="00DC1ED7">
            <w:pPr>
              <w:pStyle w:val="TAC"/>
            </w:pPr>
            <w:r w:rsidRPr="00684169">
              <w:t>20.0.0</w:t>
            </w:r>
          </w:p>
        </w:tc>
      </w:tr>
      <w:tr w:rsidR="00415D16" w:rsidRPr="00044AFD" w14:paraId="6665B828" w14:textId="77777777" w:rsidTr="00AA5045">
        <w:tc>
          <w:tcPr>
            <w:tcW w:w="800" w:type="dxa"/>
            <w:tcBorders>
              <w:top w:val="single" w:sz="12" w:space="0" w:color="auto"/>
              <w:bottom w:val="single" w:sz="12" w:space="0" w:color="auto"/>
            </w:tcBorders>
            <w:shd w:val="solid" w:color="FFFFFF" w:fill="auto"/>
          </w:tcPr>
          <w:p w14:paraId="5AD6F830" w14:textId="6756CE90" w:rsidR="00415D16" w:rsidRDefault="00415D16" w:rsidP="00DC1ED7">
            <w:pPr>
              <w:pStyle w:val="TAC"/>
            </w:pPr>
            <w:r>
              <w:t>2026-06</w:t>
            </w:r>
          </w:p>
        </w:tc>
        <w:tc>
          <w:tcPr>
            <w:tcW w:w="800" w:type="dxa"/>
            <w:tcBorders>
              <w:top w:val="single" w:sz="12" w:space="0" w:color="auto"/>
              <w:bottom w:val="single" w:sz="12" w:space="0" w:color="auto"/>
            </w:tcBorders>
            <w:shd w:val="solid" w:color="FFFFFF" w:fill="auto"/>
          </w:tcPr>
          <w:p w14:paraId="03FC34E3" w14:textId="083F6A12" w:rsidR="00415D16" w:rsidRDefault="00415D16" w:rsidP="00DC1ED7">
            <w:pPr>
              <w:pStyle w:val="TAC"/>
              <w:rPr>
                <w:sz w:val="16"/>
                <w:szCs w:val="16"/>
              </w:rPr>
            </w:pPr>
            <w:r>
              <w:rPr>
                <w:sz w:val="16"/>
                <w:szCs w:val="16"/>
              </w:rPr>
              <w:t>SA#112</w:t>
            </w:r>
          </w:p>
        </w:tc>
        <w:tc>
          <w:tcPr>
            <w:tcW w:w="1094" w:type="dxa"/>
            <w:tcBorders>
              <w:top w:val="single" w:sz="12" w:space="0" w:color="auto"/>
              <w:bottom w:val="single" w:sz="12" w:space="0" w:color="auto"/>
            </w:tcBorders>
            <w:shd w:val="solid" w:color="FFFFFF" w:fill="auto"/>
          </w:tcPr>
          <w:p w14:paraId="7D85AE12" w14:textId="49321AD3" w:rsidR="00415D16" w:rsidRDefault="009F3796" w:rsidP="00DC1ED7">
            <w:pPr>
              <w:pStyle w:val="TAC"/>
            </w:pPr>
            <w:r>
              <w:t>SP-260500</w:t>
            </w:r>
          </w:p>
        </w:tc>
        <w:tc>
          <w:tcPr>
            <w:tcW w:w="519" w:type="dxa"/>
            <w:tcBorders>
              <w:top w:val="single" w:sz="12" w:space="0" w:color="auto"/>
              <w:bottom w:val="single" w:sz="12" w:space="0" w:color="auto"/>
            </w:tcBorders>
            <w:shd w:val="solid" w:color="FFFFFF" w:fill="auto"/>
          </w:tcPr>
          <w:p w14:paraId="0C73DEEE" w14:textId="03D4DC68" w:rsidR="00415D16" w:rsidRDefault="00415D16" w:rsidP="00DC1ED7">
            <w:pPr>
              <w:pStyle w:val="TAL"/>
              <w:rPr>
                <w:sz w:val="16"/>
                <w:szCs w:val="16"/>
              </w:rPr>
            </w:pPr>
            <w:r>
              <w:rPr>
                <w:sz w:val="16"/>
                <w:szCs w:val="16"/>
              </w:rPr>
              <w:t>0003</w:t>
            </w:r>
          </w:p>
        </w:tc>
        <w:tc>
          <w:tcPr>
            <w:tcW w:w="425" w:type="dxa"/>
            <w:tcBorders>
              <w:top w:val="single" w:sz="12" w:space="0" w:color="auto"/>
              <w:bottom w:val="single" w:sz="12" w:space="0" w:color="auto"/>
            </w:tcBorders>
            <w:shd w:val="solid" w:color="FFFFFF" w:fill="auto"/>
          </w:tcPr>
          <w:p w14:paraId="543C03A3" w14:textId="1818272C" w:rsidR="00415D16" w:rsidRDefault="00415D16" w:rsidP="00DC1ED7">
            <w:pPr>
              <w:pStyle w:val="TAR"/>
              <w:rPr>
                <w:sz w:val="16"/>
                <w:szCs w:val="16"/>
              </w:rPr>
            </w:pPr>
            <w:r>
              <w:rPr>
                <w:sz w:val="16"/>
                <w:szCs w:val="16"/>
              </w:rPr>
              <w:t>1</w:t>
            </w:r>
          </w:p>
        </w:tc>
        <w:tc>
          <w:tcPr>
            <w:tcW w:w="425" w:type="dxa"/>
            <w:tcBorders>
              <w:top w:val="single" w:sz="12" w:space="0" w:color="auto"/>
              <w:bottom w:val="single" w:sz="12" w:space="0" w:color="auto"/>
            </w:tcBorders>
            <w:shd w:val="solid" w:color="FFFFFF" w:fill="auto"/>
          </w:tcPr>
          <w:p w14:paraId="1D646061" w14:textId="71A38EF5" w:rsidR="00415D16" w:rsidRDefault="00415D16" w:rsidP="00DC1ED7">
            <w:pPr>
              <w:pStyle w:val="TAC"/>
              <w:rPr>
                <w:sz w:val="16"/>
                <w:szCs w:val="16"/>
              </w:rPr>
            </w:pPr>
            <w:r>
              <w:rPr>
                <w:sz w:val="16"/>
                <w:szCs w:val="16"/>
              </w:rPr>
              <w:t>F</w:t>
            </w:r>
          </w:p>
        </w:tc>
        <w:tc>
          <w:tcPr>
            <w:tcW w:w="4868" w:type="dxa"/>
            <w:tcBorders>
              <w:top w:val="single" w:sz="12" w:space="0" w:color="auto"/>
              <w:bottom w:val="single" w:sz="12" w:space="0" w:color="auto"/>
            </w:tcBorders>
            <w:shd w:val="solid" w:color="FFFFFF" w:fill="auto"/>
          </w:tcPr>
          <w:p w14:paraId="2ED22CC0" w14:textId="2AB05440" w:rsidR="00415D16" w:rsidRPr="00684169" w:rsidRDefault="00415D16" w:rsidP="00DC1ED7">
            <w:pPr>
              <w:pStyle w:val="TAL"/>
              <w:rPr>
                <w:noProof/>
              </w:rPr>
            </w:pPr>
            <w:r>
              <w:rPr>
                <w:noProof/>
              </w:rPr>
              <w:t>Correction of TC_PROTECT_IMS_SIGNALLING_TRANSFER</w:t>
            </w:r>
          </w:p>
        </w:tc>
        <w:tc>
          <w:tcPr>
            <w:tcW w:w="708" w:type="dxa"/>
            <w:tcBorders>
              <w:top w:val="single" w:sz="12" w:space="0" w:color="auto"/>
              <w:bottom w:val="single" w:sz="12" w:space="0" w:color="auto"/>
            </w:tcBorders>
            <w:shd w:val="solid" w:color="FFFFFF" w:fill="auto"/>
          </w:tcPr>
          <w:p w14:paraId="500B8E7A" w14:textId="499CEFD8" w:rsidR="00415D16" w:rsidRPr="00684169" w:rsidRDefault="00415D16" w:rsidP="00DC1ED7">
            <w:pPr>
              <w:pStyle w:val="TAC"/>
            </w:pPr>
            <w:r>
              <w:t>20.1.0</w:t>
            </w:r>
          </w:p>
        </w:tc>
      </w:tr>
      <w:tr w:rsidR="00AA5045" w:rsidRPr="00044AFD" w14:paraId="050FB637" w14:textId="77777777" w:rsidTr="00AA5045">
        <w:tc>
          <w:tcPr>
            <w:tcW w:w="800" w:type="dxa"/>
            <w:tcBorders>
              <w:top w:val="single" w:sz="12" w:space="0" w:color="auto"/>
              <w:bottom w:val="single" w:sz="12" w:space="0" w:color="auto"/>
            </w:tcBorders>
            <w:shd w:val="solid" w:color="FFFFFF" w:fill="auto"/>
          </w:tcPr>
          <w:p w14:paraId="5A60A2FA" w14:textId="46CE1454" w:rsidR="00AA5045" w:rsidRDefault="00AA5045" w:rsidP="00AA5045">
            <w:pPr>
              <w:pStyle w:val="TAC"/>
            </w:pPr>
            <w:r>
              <w:t>2026-06</w:t>
            </w:r>
          </w:p>
        </w:tc>
        <w:tc>
          <w:tcPr>
            <w:tcW w:w="800" w:type="dxa"/>
            <w:tcBorders>
              <w:top w:val="single" w:sz="12" w:space="0" w:color="auto"/>
              <w:bottom w:val="single" w:sz="12" w:space="0" w:color="auto"/>
            </w:tcBorders>
            <w:shd w:val="solid" w:color="FFFFFF" w:fill="auto"/>
          </w:tcPr>
          <w:p w14:paraId="48593EF7" w14:textId="6AEEA4C4" w:rsidR="00AA5045" w:rsidRDefault="00AA5045" w:rsidP="00AA5045">
            <w:pPr>
              <w:pStyle w:val="TAC"/>
              <w:rPr>
                <w:sz w:val="16"/>
                <w:szCs w:val="16"/>
              </w:rPr>
            </w:pPr>
            <w:r>
              <w:rPr>
                <w:sz w:val="16"/>
                <w:szCs w:val="16"/>
              </w:rPr>
              <w:t>SA#112</w:t>
            </w:r>
          </w:p>
        </w:tc>
        <w:tc>
          <w:tcPr>
            <w:tcW w:w="1094" w:type="dxa"/>
            <w:tcBorders>
              <w:top w:val="single" w:sz="12" w:space="0" w:color="auto"/>
              <w:bottom w:val="single" w:sz="12" w:space="0" w:color="auto"/>
            </w:tcBorders>
            <w:shd w:val="solid" w:color="FFFFFF" w:fill="auto"/>
          </w:tcPr>
          <w:p w14:paraId="22D16405" w14:textId="0BA39ACA" w:rsidR="00AA5045" w:rsidRDefault="00AA5045" w:rsidP="00AA5045">
            <w:pPr>
              <w:pStyle w:val="TAC"/>
            </w:pPr>
            <w:r>
              <w:t>SP-260500</w:t>
            </w:r>
          </w:p>
        </w:tc>
        <w:tc>
          <w:tcPr>
            <w:tcW w:w="519" w:type="dxa"/>
            <w:tcBorders>
              <w:top w:val="single" w:sz="12" w:space="0" w:color="auto"/>
              <w:bottom w:val="single" w:sz="12" w:space="0" w:color="auto"/>
            </w:tcBorders>
            <w:shd w:val="solid" w:color="FFFFFF" w:fill="auto"/>
          </w:tcPr>
          <w:p w14:paraId="55F6E8EF" w14:textId="6033F3A1" w:rsidR="00AA5045" w:rsidRDefault="00AA5045" w:rsidP="00AA5045">
            <w:pPr>
              <w:pStyle w:val="TAL"/>
              <w:rPr>
                <w:sz w:val="16"/>
                <w:szCs w:val="16"/>
              </w:rPr>
            </w:pPr>
            <w:r>
              <w:rPr>
                <w:sz w:val="16"/>
                <w:szCs w:val="16"/>
              </w:rPr>
              <w:t>0004</w:t>
            </w:r>
          </w:p>
        </w:tc>
        <w:tc>
          <w:tcPr>
            <w:tcW w:w="425" w:type="dxa"/>
            <w:tcBorders>
              <w:top w:val="single" w:sz="12" w:space="0" w:color="auto"/>
              <w:bottom w:val="single" w:sz="12" w:space="0" w:color="auto"/>
            </w:tcBorders>
            <w:shd w:val="solid" w:color="FFFFFF" w:fill="auto"/>
          </w:tcPr>
          <w:p w14:paraId="7C52FFD9" w14:textId="44164E37" w:rsidR="00AA5045" w:rsidRDefault="00AA5045" w:rsidP="00AA5045">
            <w:pPr>
              <w:pStyle w:val="TAR"/>
              <w:rPr>
                <w:sz w:val="16"/>
                <w:szCs w:val="16"/>
              </w:rPr>
            </w:pPr>
            <w:r>
              <w:rPr>
                <w:sz w:val="16"/>
                <w:szCs w:val="16"/>
              </w:rPr>
              <w:t>-</w:t>
            </w:r>
          </w:p>
        </w:tc>
        <w:tc>
          <w:tcPr>
            <w:tcW w:w="425" w:type="dxa"/>
            <w:tcBorders>
              <w:top w:val="single" w:sz="12" w:space="0" w:color="auto"/>
              <w:bottom w:val="single" w:sz="12" w:space="0" w:color="auto"/>
            </w:tcBorders>
            <w:shd w:val="solid" w:color="FFFFFF" w:fill="auto"/>
          </w:tcPr>
          <w:p w14:paraId="172E1EAC" w14:textId="26C36EF2" w:rsidR="00AA5045" w:rsidRDefault="00AA5045" w:rsidP="00AA5045">
            <w:pPr>
              <w:pStyle w:val="TAC"/>
              <w:rPr>
                <w:sz w:val="16"/>
                <w:szCs w:val="16"/>
              </w:rPr>
            </w:pPr>
            <w:r>
              <w:rPr>
                <w:sz w:val="16"/>
                <w:szCs w:val="16"/>
              </w:rPr>
              <w:t>F</w:t>
            </w:r>
          </w:p>
        </w:tc>
        <w:tc>
          <w:tcPr>
            <w:tcW w:w="4868" w:type="dxa"/>
            <w:tcBorders>
              <w:top w:val="single" w:sz="12" w:space="0" w:color="auto"/>
              <w:bottom w:val="single" w:sz="12" w:space="0" w:color="auto"/>
            </w:tcBorders>
            <w:shd w:val="solid" w:color="FFFFFF" w:fill="auto"/>
          </w:tcPr>
          <w:p w14:paraId="5F5B6341" w14:textId="32840106" w:rsidR="00AA5045" w:rsidRDefault="00AA5045" w:rsidP="00AA5045">
            <w:pPr>
              <w:pStyle w:val="TAL"/>
              <w:rPr>
                <w:noProof/>
              </w:rPr>
            </w:pPr>
            <w:r>
              <w:rPr>
                <w:noProof/>
              </w:rPr>
              <w:t>Correction of reference</w:t>
            </w:r>
          </w:p>
        </w:tc>
        <w:tc>
          <w:tcPr>
            <w:tcW w:w="708" w:type="dxa"/>
            <w:tcBorders>
              <w:top w:val="single" w:sz="12" w:space="0" w:color="auto"/>
              <w:bottom w:val="single" w:sz="12" w:space="0" w:color="auto"/>
            </w:tcBorders>
            <w:shd w:val="solid" w:color="FFFFFF" w:fill="auto"/>
          </w:tcPr>
          <w:p w14:paraId="4FFBAC59" w14:textId="0D28051F" w:rsidR="00AA5045" w:rsidRDefault="00AA5045" w:rsidP="00AA5045">
            <w:pPr>
              <w:pStyle w:val="TAC"/>
            </w:pPr>
            <w:r>
              <w:t>20.1.0</w:t>
            </w:r>
          </w:p>
        </w:tc>
      </w:tr>
      <w:tr w:rsidR="00AA5045" w:rsidRPr="00044AFD" w14:paraId="6370300C" w14:textId="77777777" w:rsidTr="0092373D">
        <w:tc>
          <w:tcPr>
            <w:tcW w:w="800" w:type="dxa"/>
            <w:tcBorders>
              <w:top w:val="single" w:sz="12" w:space="0" w:color="auto"/>
              <w:bottom w:val="single" w:sz="12" w:space="0" w:color="auto"/>
            </w:tcBorders>
            <w:shd w:val="solid" w:color="FFFFFF" w:fill="auto"/>
          </w:tcPr>
          <w:p w14:paraId="23964B01" w14:textId="61F02F13" w:rsidR="00AA5045" w:rsidRDefault="00AA5045" w:rsidP="00AA5045">
            <w:pPr>
              <w:pStyle w:val="TAC"/>
            </w:pPr>
            <w:r>
              <w:t>2026-06</w:t>
            </w:r>
          </w:p>
        </w:tc>
        <w:tc>
          <w:tcPr>
            <w:tcW w:w="800" w:type="dxa"/>
            <w:tcBorders>
              <w:top w:val="single" w:sz="12" w:space="0" w:color="auto"/>
              <w:bottom w:val="single" w:sz="12" w:space="0" w:color="auto"/>
            </w:tcBorders>
            <w:shd w:val="solid" w:color="FFFFFF" w:fill="auto"/>
          </w:tcPr>
          <w:p w14:paraId="57C82C52" w14:textId="564AC943" w:rsidR="00AA5045" w:rsidRDefault="00AA5045" w:rsidP="00AA5045">
            <w:pPr>
              <w:pStyle w:val="TAC"/>
              <w:rPr>
                <w:sz w:val="16"/>
                <w:szCs w:val="16"/>
              </w:rPr>
            </w:pPr>
            <w:r>
              <w:rPr>
                <w:sz w:val="16"/>
                <w:szCs w:val="16"/>
              </w:rPr>
              <w:t>SA#112</w:t>
            </w:r>
          </w:p>
        </w:tc>
        <w:tc>
          <w:tcPr>
            <w:tcW w:w="1094" w:type="dxa"/>
            <w:tcBorders>
              <w:top w:val="single" w:sz="12" w:space="0" w:color="auto"/>
              <w:bottom w:val="single" w:sz="12" w:space="0" w:color="auto"/>
            </w:tcBorders>
            <w:shd w:val="solid" w:color="FFFFFF" w:fill="auto"/>
          </w:tcPr>
          <w:p w14:paraId="35592027" w14:textId="48B8DCB7" w:rsidR="00AA5045" w:rsidRDefault="00AA5045" w:rsidP="00AA5045">
            <w:pPr>
              <w:pStyle w:val="TAC"/>
            </w:pPr>
            <w:r>
              <w:t>SP-260498</w:t>
            </w:r>
          </w:p>
        </w:tc>
        <w:tc>
          <w:tcPr>
            <w:tcW w:w="519" w:type="dxa"/>
            <w:tcBorders>
              <w:top w:val="single" w:sz="12" w:space="0" w:color="auto"/>
              <w:bottom w:val="single" w:sz="12" w:space="0" w:color="auto"/>
            </w:tcBorders>
            <w:shd w:val="solid" w:color="FFFFFF" w:fill="auto"/>
          </w:tcPr>
          <w:p w14:paraId="37335441" w14:textId="0E17F59F" w:rsidR="00AA5045" w:rsidRDefault="00AA5045" w:rsidP="00AA5045">
            <w:pPr>
              <w:pStyle w:val="TAL"/>
              <w:rPr>
                <w:sz w:val="16"/>
                <w:szCs w:val="16"/>
              </w:rPr>
            </w:pPr>
            <w:r>
              <w:rPr>
                <w:sz w:val="16"/>
                <w:szCs w:val="16"/>
              </w:rPr>
              <w:t>0005</w:t>
            </w:r>
          </w:p>
        </w:tc>
        <w:tc>
          <w:tcPr>
            <w:tcW w:w="425" w:type="dxa"/>
            <w:tcBorders>
              <w:top w:val="single" w:sz="12" w:space="0" w:color="auto"/>
              <w:bottom w:val="single" w:sz="12" w:space="0" w:color="auto"/>
            </w:tcBorders>
            <w:shd w:val="solid" w:color="FFFFFF" w:fill="auto"/>
          </w:tcPr>
          <w:p w14:paraId="47342485" w14:textId="483685EA" w:rsidR="00AA5045" w:rsidRDefault="00AA5045" w:rsidP="00AA5045">
            <w:pPr>
              <w:pStyle w:val="TAR"/>
              <w:rPr>
                <w:sz w:val="16"/>
                <w:szCs w:val="16"/>
              </w:rPr>
            </w:pPr>
            <w:r>
              <w:rPr>
                <w:sz w:val="16"/>
                <w:szCs w:val="16"/>
              </w:rPr>
              <w:t>-</w:t>
            </w:r>
          </w:p>
        </w:tc>
        <w:tc>
          <w:tcPr>
            <w:tcW w:w="425" w:type="dxa"/>
            <w:tcBorders>
              <w:top w:val="single" w:sz="12" w:space="0" w:color="auto"/>
              <w:bottom w:val="single" w:sz="12" w:space="0" w:color="auto"/>
            </w:tcBorders>
            <w:shd w:val="solid" w:color="FFFFFF" w:fill="auto"/>
          </w:tcPr>
          <w:p w14:paraId="3669D32A" w14:textId="6EBC41D7" w:rsidR="00AA5045" w:rsidRDefault="00AA5045" w:rsidP="00AA5045">
            <w:pPr>
              <w:pStyle w:val="TAC"/>
              <w:rPr>
                <w:sz w:val="16"/>
                <w:szCs w:val="16"/>
              </w:rPr>
            </w:pPr>
            <w:r>
              <w:rPr>
                <w:sz w:val="16"/>
                <w:szCs w:val="16"/>
              </w:rPr>
              <w:t>F</w:t>
            </w:r>
          </w:p>
        </w:tc>
        <w:tc>
          <w:tcPr>
            <w:tcW w:w="4868" w:type="dxa"/>
            <w:tcBorders>
              <w:top w:val="single" w:sz="12" w:space="0" w:color="auto"/>
              <w:bottom w:val="single" w:sz="12" w:space="0" w:color="auto"/>
            </w:tcBorders>
            <w:shd w:val="solid" w:color="FFFFFF" w:fill="auto"/>
          </w:tcPr>
          <w:p w14:paraId="14D6CBBA" w14:textId="4736BB28" w:rsidR="00AA5045" w:rsidRDefault="00AA5045" w:rsidP="00AA5045">
            <w:pPr>
              <w:pStyle w:val="TAL"/>
              <w:rPr>
                <w:noProof/>
              </w:rPr>
            </w:pPr>
            <w:r>
              <w:rPr>
                <w:noProof/>
              </w:rPr>
              <w:t>Clean up of 33.226</w:t>
            </w:r>
          </w:p>
        </w:tc>
        <w:tc>
          <w:tcPr>
            <w:tcW w:w="708" w:type="dxa"/>
            <w:tcBorders>
              <w:top w:val="single" w:sz="12" w:space="0" w:color="auto"/>
              <w:bottom w:val="single" w:sz="12" w:space="0" w:color="auto"/>
            </w:tcBorders>
            <w:shd w:val="solid" w:color="FFFFFF" w:fill="auto"/>
          </w:tcPr>
          <w:p w14:paraId="0F524D67" w14:textId="19B6D6A9" w:rsidR="00AA5045" w:rsidRDefault="00AA5045" w:rsidP="00AA5045">
            <w:pPr>
              <w:pStyle w:val="TAC"/>
            </w:pPr>
            <w:r>
              <w:t>20.1.0</w:t>
            </w:r>
          </w:p>
        </w:tc>
      </w:tr>
      <w:tr w:rsidR="0092373D" w:rsidRPr="00044AFD" w14:paraId="7DEA79D0" w14:textId="77777777" w:rsidTr="00C15C7E">
        <w:tc>
          <w:tcPr>
            <w:tcW w:w="800" w:type="dxa"/>
            <w:tcBorders>
              <w:top w:val="single" w:sz="12" w:space="0" w:color="auto"/>
            </w:tcBorders>
            <w:shd w:val="solid" w:color="FFFFFF" w:fill="auto"/>
          </w:tcPr>
          <w:p w14:paraId="50068627" w14:textId="275019A6" w:rsidR="0092373D" w:rsidRDefault="0092373D" w:rsidP="00AA5045">
            <w:pPr>
              <w:pStyle w:val="TAC"/>
            </w:pPr>
            <w:r>
              <w:t>2026-09</w:t>
            </w:r>
          </w:p>
        </w:tc>
        <w:tc>
          <w:tcPr>
            <w:tcW w:w="800" w:type="dxa"/>
            <w:tcBorders>
              <w:top w:val="single" w:sz="12" w:space="0" w:color="auto"/>
            </w:tcBorders>
            <w:shd w:val="solid" w:color="FFFFFF" w:fill="auto"/>
          </w:tcPr>
          <w:p w14:paraId="25556853" w14:textId="46F4BD29" w:rsidR="0092373D" w:rsidRDefault="0092373D" w:rsidP="00AA5045">
            <w:pPr>
              <w:pStyle w:val="TAC"/>
              <w:rPr>
                <w:sz w:val="16"/>
                <w:szCs w:val="16"/>
              </w:rPr>
            </w:pPr>
            <w:r>
              <w:rPr>
                <w:sz w:val="16"/>
                <w:szCs w:val="16"/>
              </w:rPr>
              <w:t>SA#113</w:t>
            </w:r>
          </w:p>
        </w:tc>
        <w:tc>
          <w:tcPr>
            <w:tcW w:w="1094" w:type="dxa"/>
            <w:tcBorders>
              <w:top w:val="single" w:sz="12" w:space="0" w:color="auto"/>
            </w:tcBorders>
            <w:shd w:val="solid" w:color="FFFFFF" w:fill="auto"/>
          </w:tcPr>
          <w:p w14:paraId="5890100B" w14:textId="0B089E91" w:rsidR="0092373D" w:rsidRDefault="0092373D" w:rsidP="00AA5045">
            <w:pPr>
              <w:pStyle w:val="TAC"/>
            </w:pPr>
            <w:r>
              <w:t>SP-260816</w:t>
            </w:r>
          </w:p>
        </w:tc>
        <w:tc>
          <w:tcPr>
            <w:tcW w:w="519" w:type="dxa"/>
            <w:tcBorders>
              <w:top w:val="single" w:sz="12" w:space="0" w:color="auto"/>
            </w:tcBorders>
            <w:shd w:val="solid" w:color="FFFFFF" w:fill="auto"/>
          </w:tcPr>
          <w:p w14:paraId="29C4524F" w14:textId="3609AF27" w:rsidR="0092373D" w:rsidRDefault="0092373D" w:rsidP="00AA5045">
            <w:pPr>
              <w:pStyle w:val="TAL"/>
              <w:rPr>
                <w:sz w:val="16"/>
                <w:szCs w:val="16"/>
              </w:rPr>
            </w:pPr>
            <w:r>
              <w:rPr>
                <w:sz w:val="16"/>
                <w:szCs w:val="16"/>
              </w:rPr>
              <w:t>0006</w:t>
            </w:r>
          </w:p>
        </w:tc>
        <w:tc>
          <w:tcPr>
            <w:tcW w:w="425" w:type="dxa"/>
            <w:tcBorders>
              <w:top w:val="single" w:sz="12" w:space="0" w:color="auto"/>
            </w:tcBorders>
            <w:shd w:val="solid" w:color="FFFFFF" w:fill="auto"/>
          </w:tcPr>
          <w:p w14:paraId="6B967225" w14:textId="2C913C2B" w:rsidR="0092373D" w:rsidRDefault="0092373D" w:rsidP="00AA5045">
            <w:pPr>
              <w:pStyle w:val="TAR"/>
              <w:rPr>
                <w:sz w:val="16"/>
                <w:szCs w:val="16"/>
              </w:rPr>
            </w:pPr>
            <w:r>
              <w:rPr>
                <w:sz w:val="16"/>
                <w:szCs w:val="16"/>
              </w:rPr>
              <w:t>-</w:t>
            </w:r>
          </w:p>
        </w:tc>
        <w:tc>
          <w:tcPr>
            <w:tcW w:w="425" w:type="dxa"/>
            <w:tcBorders>
              <w:top w:val="single" w:sz="12" w:space="0" w:color="auto"/>
            </w:tcBorders>
            <w:shd w:val="solid" w:color="FFFFFF" w:fill="auto"/>
          </w:tcPr>
          <w:p w14:paraId="05A5E04B" w14:textId="5ABDFEA8" w:rsidR="0092373D" w:rsidRDefault="0092373D" w:rsidP="00AA5045">
            <w:pPr>
              <w:pStyle w:val="TAC"/>
              <w:rPr>
                <w:sz w:val="16"/>
                <w:szCs w:val="16"/>
              </w:rPr>
            </w:pPr>
            <w:r>
              <w:rPr>
                <w:sz w:val="16"/>
                <w:szCs w:val="16"/>
              </w:rPr>
              <w:t>F</w:t>
            </w:r>
          </w:p>
        </w:tc>
        <w:tc>
          <w:tcPr>
            <w:tcW w:w="4868" w:type="dxa"/>
            <w:tcBorders>
              <w:top w:val="single" w:sz="12" w:space="0" w:color="auto"/>
            </w:tcBorders>
            <w:shd w:val="solid" w:color="FFFFFF" w:fill="auto"/>
          </w:tcPr>
          <w:p w14:paraId="479A519F" w14:textId="45DF6659" w:rsidR="0092373D" w:rsidRDefault="0092373D" w:rsidP="00AA5045">
            <w:pPr>
              <w:pStyle w:val="TAL"/>
              <w:rPr>
                <w:noProof/>
              </w:rPr>
            </w:pPr>
            <w:r>
              <w:rPr>
                <w:noProof/>
              </w:rPr>
              <w:t>Correction of IMS Bidding Down on Security Association test case</w:t>
            </w:r>
          </w:p>
        </w:tc>
        <w:tc>
          <w:tcPr>
            <w:tcW w:w="708" w:type="dxa"/>
            <w:tcBorders>
              <w:top w:val="single" w:sz="12" w:space="0" w:color="auto"/>
            </w:tcBorders>
            <w:shd w:val="solid" w:color="FFFFFF" w:fill="auto"/>
          </w:tcPr>
          <w:p w14:paraId="063A1955" w14:textId="26662CB7" w:rsidR="0092373D" w:rsidRDefault="0092373D" w:rsidP="00AA5045">
            <w:pPr>
              <w:pStyle w:val="TAC"/>
            </w:pPr>
            <w:r>
              <w:t>20.2.0</w:t>
            </w:r>
          </w:p>
        </w:tc>
      </w:tr>
    </w:tbl>
    <w:p w14:paraId="57D7412D" w14:textId="77777777" w:rsidR="003C3971" w:rsidRPr="00044AFD" w:rsidRDefault="003C3971" w:rsidP="00FB5D8C"/>
    <w:p w14:paraId="77EC3988" w14:textId="77777777" w:rsidR="003C3971" w:rsidRPr="00044AFD" w:rsidRDefault="003C3971" w:rsidP="00D06CF7"/>
    <w:p w14:paraId="3C67FC9C" w14:textId="77777777" w:rsidR="00080512" w:rsidRPr="00044AFD" w:rsidRDefault="00080512" w:rsidP="00D06CF7"/>
    <w:sectPr w:rsidR="00080512" w:rsidRPr="00044AFD">
      <w:headerReference w:type="default" r:id="rId18"/>
      <w:footerReference w:type="default" r:id="rId19"/>
      <w:footnotePr>
        <w:numRestart w:val="eachSect"/>
      </w:footnotePr>
      <w:pgSz w:w="11907" w:h="16840" w:code="9"/>
      <w:pgMar w:top="1416" w:right="1133" w:bottom="1133" w:left="1133" w:header="850" w:footer="340" w:gutter="0"/>
      <w:cols w:space="720"/>
      <w:formProt w:val="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2CF83" w14:textId="77777777" w:rsidR="006F1FCB" w:rsidRDefault="006F1FCB">
      <w:r>
        <w:separator/>
      </w:r>
    </w:p>
  </w:endnote>
  <w:endnote w:type="continuationSeparator" w:id="0">
    <w:p w14:paraId="03B8EC5C" w14:textId="77777777" w:rsidR="006F1FCB" w:rsidRDefault="006F1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System">
    <w:panose1 w:val="000000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B8431" w14:textId="77777777" w:rsidR="00E57C47" w:rsidRDefault="00E57C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6217" w14:textId="77777777" w:rsidR="00E57C47" w:rsidRDefault="00E57C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FA48D" w14:textId="77777777" w:rsidR="00E57C47" w:rsidRDefault="00E57C4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E0EA1" w14:textId="77777777" w:rsidR="0077754F" w:rsidRDefault="0077754F">
    <w:pPr>
      <w:pStyle w:val="Footer"/>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0D388" w14:textId="77777777" w:rsidR="006F1FCB" w:rsidRDefault="006F1FCB">
      <w:r>
        <w:separator/>
      </w:r>
    </w:p>
  </w:footnote>
  <w:footnote w:type="continuationSeparator" w:id="0">
    <w:p w14:paraId="3C3C534E" w14:textId="77777777" w:rsidR="006F1FCB" w:rsidRDefault="006F1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2AC2" w14:textId="77777777" w:rsidR="00E57C47" w:rsidRDefault="00E57C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E44E" w14:textId="77777777" w:rsidR="00E57C47" w:rsidRDefault="00E57C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E311" w14:textId="77777777" w:rsidR="00E57C47" w:rsidRDefault="00E57C4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DF4F" w14:textId="55B2C705" w:rsidR="0077754F" w:rsidDel="00E57C47" w:rsidRDefault="0077754F">
    <w:pPr>
      <w:framePr w:h="284" w:hRule="exact" w:wrap="around" w:vAnchor="text" w:hAnchor="margin" w:xAlign="right" w:y="1"/>
      <w:rPr>
        <w:del w:id="97" w:author="33.328_CR0105R1_(Rel-20)_NG_RTC_SEC" w:date="2026-09-22T09:38:00Z" w16du:dateUtc="2026-09-22T07:38:00Z"/>
        <w:rFonts w:ascii="Arial" w:hAnsi="Arial" w:cs="Arial"/>
        <w:b/>
        <w:sz w:val="18"/>
        <w:szCs w:val="18"/>
      </w:rPr>
    </w:pPr>
    <w:del w:id="98" w:author="33.328_CR0105R1_(Rel-20)_NG_RTC_SEC" w:date="2026-09-22T09:38:00Z" w16du:dateUtc="2026-09-22T07:38:00Z">
      <w:r w:rsidDel="00E57C47">
        <w:rPr>
          <w:rFonts w:ascii="Arial" w:hAnsi="Arial" w:cs="Arial"/>
          <w:b/>
          <w:sz w:val="18"/>
          <w:szCs w:val="18"/>
        </w:rPr>
        <w:fldChar w:fldCharType="begin"/>
      </w:r>
      <w:r w:rsidDel="00E57C47">
        <w:rPr>
          <w:rFonts w:ascii="Arial" w:hAnsi="Arial" w:cs="Arial"/>
          <w:b/>
          <w:sz w:val="18"/>
          <w:szCs w:val="18"/>
        </w:rPr>
        <w:delInstrText xml:space="preserve"> STYLEREF ZA </w:delInstrText>
      </w:r>
      <w:r w:rsidDel="00E57C47">
        <w:rPr>
          <w:rFonts w:ascii="Arial" w:hAnsi="Arial" w:cs="Arial"/>
          <w:b/>
          <w:sz w:val="18"/>
          <w:szCs w:val="18"/>
        </w:rPr>
        <w:fldChar w:fldCharType="separate"/>
      </w:r>
      <w:r w:rsidR="00E57C47" w:rsidDel="00E57C47">
        <w:rPr>
          <w:rFonts w:ascii="Arial" w:hAnsi="Arial" w:cs="Arial"/>
          <w:b/>
          <w:noProof/>
          <w:sz w:val="18"/>
          <w:szCs w:val="18"/>
        </w:rPr>
        <w:delText>3GPP TS 33.226 V20.2.020.1.0 (2026-092026-06)</w:delText>
      </w:r>
      <w:r w:rsidDel="00E57C47">
        <w:rPr>
          <w:rFonts w:ascii="Arial" w:hAnsi="Arial" w:cs="Arial"/>
          <w:b/>
          <w:sz w:val="18"/>
          <w:szCs w:val="18"/>
        </w:rPr>
        <w:fldChar w:fldCharType="end"/>
      </w:r>
    </w:del>
  </w:p>
  <w:p w14:paraId="7BB69DCF" w14:textId="736F6714" w:rsidR="0077754F" w:rsidDel="00E57C47" w:rsidRDefault="0077754F">
    <w:pPr>
      <w:framePr w:h="284" w:hRule="exact" w:wrap="around" w:vAnchor="text" w:hAnchor="margin" w:xAlign="center" w:y="7"/>
      <w:rPr>
        <w:del w:id="99" w:author="33.328_CR0105R1_(Rel-20)_NG_RTC_SEC" w:date="2026-09-22T09:38:00Z" w16du:dateUtc="2026-09-22T07:38:00Z"/>
        <w:rFonts w:ascii="Arial" w:hAnsi="Arial" w:cs="Arial"/>
        <w:b/>
        <w:sz w:val="18"/>
        <w:szCs w:val="18"/>
      </w:rPr>
    </w:pPr>
    <w:del w:id="100" w:author="33.328_CR0105R1_(Rel-20)_NG_RTC_SEC" w:date="2026-09-22T09:38:00Z" w16du:dateUtc="2026-09-22T07:38:00Z">
      <w:r w:rsidDel="00E57C47">
        <w:rPr>
          <w:rFonts w:ascii="Arial" w:hAnsi="Arial" w:cs="Arial"/>
          <w:b/>
          <w:sz w:val="18"/>
          <w:szCs w:val="18"/>
        </w:rPr>
        <w:fldChar w:fldCharType="begin"/>
      </w:r>
      <w:r w:rsidDel="00E57C47">
        <w:rPr>
          <w:rFonts w:ascii="Arial" w:hAnsi="Arial" w:cs="Arial"/>
          <w:b/>
          <w:sz w:val="18"/>
          <w:szCs w:val="18"/>
        </w:rPr>
        <w:delInstrText xml:space="preserve"> PAGE </w:delInstrText>
      </w:r>
      <w:r w:rsidDel="00E57C47">
        <w:rPr>
          <w:rFonts w:ascii="Arial" w:hAnsi="Arial" w:cs="Arial"/>
          <w:b/>
          <w:sz w:val="18"/>
          <w:szCs w:val="18"/>
        </w:rPr>
        <w:fldChar w:fldCharType="separate"/>
      </w:r>
      <w:r w:rsidDel="00E57C47">
        <w:rPr>
          <w:rFonts w:ascii="Arial" w:hAnsi="Arial" w:cs="Arial"/>
          <w:b/>
          <w:noProof/>
          <w:sz w:val="18"/>
          <w:szCs w:val="18"/>
        </w:rPr>
        <w:delText>21</w:delText>
      </w:r>
      <w:r w:rsidDel="00E57C47">
        <w:rPr>
          <w:rFonts w:ascii="Arial" w:hAnsi="Arial" w:cs="Arial"/>
          <w:b/>
          <w:sz w:val="18"/>
          <w:szCs w:val="18"/>
        </w:rPr>
        <w:fldChar w:fldCharType="end"/>
      </w:r>
    </w:del>
  </w:p>
  <w:p w14:paraId="27D1034F" w14:textId="6EA7D273" w:rsidR="0077754F" w:rsidDel="00E57C47" w:rsidRDefault="0077754F">
    <w:pPr>
      <w:framePr w:h="284" w:hRule="exact" w:wrap="around" w:vAnchor="text" w:hAnchor="margin" w:y="7"/>
      <w:rPr>
        <w:del w:id="101" w:author="33.328_CR0105R1_(Rel-20)_NG_RTC_SEC" w:date="2026-09-22T09:38:00Z" w16du:dateUtc="2026-09-22T07:38:00Z"/>
        <w:rFonts w:ascii="Arial" w:hAnsi="Arial" w:cs="Arial"/>
        <w:b/>
        <w:sz w:val="18"/>
        <w:szCs w:val="18"/>
      </w:rPr>
    </w:pPr>
    <w:del w:id="102" w:author="33.328_CR0105R1_(Rel-20)_NG_RTC_SEC" w:date="2026-09-22T09:38:00Z" w16du:dateUtc="2026-09-22T07:38:00Z">
      <w:r w:rsidDel="00E57C47">
        <w:rPr>
          <w:rFonts w:ascii="Arial" w:hAnsi="Arial" w:cs="Arial"/>
          <w:b/>
          <w:sz w:val="18"/>
          <w:szCs w:val="18"/>
        </w:rPr>
        <w:fldChar w:fldCharType="begin"/>
      </w:r>
      <w:r w:rsidDel="00E57C47">
        <w:rPr>
          <w:rFonts w:ascii="Arial" w:hAnsi="Arial" w:cs="Arial"/>
          <w:b/>
          <w:sz w:val="18"/>
          <w:szCs w:val="18"/>
        </w:rPr>
        <w:delInstrText xml:space="preserve"> STYLEREF ZGSM </w:delInstrText>
      </w:r>
      <w:r w:rsidDel="00E57C47">
        <w:rPr>
          <w:rFonts w:ascii="Arial" w:hAnsi="Arial" w:cs="Arial"/>
          <w:b/>
          <w:sz w:val="18"/>
          <w:szCs w:val="18"/>
        </w:rPr>
        <w:fldChar w:fldCharType="separate"/>
      </w:r>
      <w:r w:rsidR="00E57C47" w:rsidDel="00E57C47">
        <w:rPr>
          <w:rFonts w:ascii="Arial" w:hAnsi="Arial" w:cs="Arial"/>
          <w:b/>
          <w:noProof/>
          <w:sz w:val="18"/>
          <w:szCs w:val="18"/>
        </w:rPr>
        <w:delText>Release 20</w:delText>
      </w:r>
      <w:r w:rsidDel="00E57C47">
        <w:rPr>
          <w:rFonts w:ascii="Arial" w:hAnsi="Arial" w:cs="Arial"/>
          <w:b/>
          <w:sz w:val="18"/>
          <w:szCs w:val="18"/>
        </w:rPr>
        <w:fldChar w:fldCharType="end"/>
      </w:r>
    </w:del>
  </w:p>
  <w:p w14:paraId="1878BC4D" w14:textId="77777777" w:rsidR="0077754F" w:rsidRDefault="007775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7C866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AF4DC3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F05C9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50C73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D5E9A8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A249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4298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60013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C893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EEC3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F2553B"/>
    <w:multiLevelType w:val="hybridMultilevel"/>
    <w:tmpl w:val="DAD85332"/>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3C91FF4"/>
    <w:multiLevelType w:val="hybridMultilevel"/>
    <w:tmpl w:val="25E2D1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217601"/>
    <w:multiLevelType w:val="hybridMultilevel"/>
    <w:tmpl w:val="CEB47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9838482">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1694920244">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3" w16cid:durableId="187378018">
    <w:abstractNumId w:val="11"/>
  </w:num>
  <w:num w:numId="4" w16cid:durableId="772358432">
    <w:abstractNumId w:val="14"/>
  </w:num>
  <w:num w:numId="5" w16cid:durableId="1729841256">
    <w:abstractNumId w:val="13"/>
  </w:num>
  <w:num w:numId="6" w16cid:durableId="1044253334">
    <w:abstractNumId w:val="9"/>
  </w:num>
  <w:num w:numId="7" w16cid:durableId="1869638027">
    <w:abstractNumId w:val="7"/>
  </w:num>
  <w:num w:numId="8" w16cid:durableId="2037808342">
    <w:abstractNumId w:val="6"/>
  </w:num>
  <w:num w:numId="9" w16cid:durableId="2015954700">
    <w:abstractNumId w:val="5"/>
  </w:num>
  <w:num w:numId="10" w16cid:durableId="1347556909">
    <w:abstractNumId w:val="4"/>
  </w:num>
  <w:num w:numId="11" w16cid:durableId="98451169">
    <w:abstractNumId w:val="8"/>
  </w:num>
  <w:num w:numId="12" w16cid:durableId="885019995">
    <w:abstractNumId w:val="3"/>
  </w:num>
  <w:num w:numId="13" w16cid:durableId="1555384122">
    <w:abstractNumId w:val="12"/>
  </w:num>
  <w:num w:numId="14" w16cid:durableId="1876890948">
    <w:abstractNumId w:val="12"/>
  </w:num>
  <w:num w:numId="15" w16cid:durableId="660160691">
    <w:abstractNumId w:val="2"/>
  </w:num>
  <w:num w:numId="16" w16cid:durableId="856702021">
    <w:abstractNumId w:val="1"/>
  </w:num>
  <w:num w:numId="17" w16cid:durableId="10964859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33.328_CR0105R1_(Rel-20)_NG_RTC_SEC">
    <w15:presenceInfo w15:providerId="None" w15:userId="33.328_CR0105R1_(Rel-20)_NG_RTC_S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33397"/>
    <w:rsid w:val="00040095"/>
    <w:rsid w:val="00044AFD"/>
    <w:rsid w:val="0005075B"/>
    <w:rsid w:val="00051834"/>
    <w:rsid w:val="00054A22"/>
    <w:rsid w:val="00061ED6"/>
    <w:rsid w:val="00062023"/>
    <w:rsid w:val="000655A6"/>
    <w:rsid w:val="00080512"/>
    <w:rsid w:val="000929A4"/>
    <w:rsid w:val="000A1925"/>
    <w:rsid w:val="000B56F9"/>
    <w:rsid w:val="000C47C3"/>
    <w:rsid w:val="000D58AB"/>
    <w:rsid w:val="001005F8"/>
    <w:rsid w:val="00111254"/>
    <w:rsid w:val="001131B5"/>
    <w:rsid w:val="00133525"/>
    <w:rsid w:val="00135311"/>
    <w:rsid w:val="0014677E"/>
    <w:rsid w:val="001A4C42"/>
    <w:rsid w:val="001A4F92"/>
    <w:rsid w:val="001A7420"/>
    <w:rsid w:val="001A79EB"/>
    <w:rsid w:val="001B0FD5"/>
    <w:rsid w:val="001B4C28"/>
    <w:rsid w:val="001B6637"/>
    <w:rsid w:val="001C21C3"/>
    <w:rsid w:val="001D02C2"/>
    <w:rsid w:val="001E3F37"/>
    <w:rsid w:val="001E69CF"/>
    <w:rsid w:val="001F0C1D"/>
    <w:rsid w:val="001F1132"/>
    <w:rsid w:val="001F168B"/>
    <w:rsid w:val="001F7E0A"/>
    <w:rsid w:val="002347A2"/>
    <w:rsid w:val="00234FB6"/>
    <w:rsid w:val="00236DBC"/>
    <w:rsid w:val="00256199"/>
    <w:rsid w:val="002675F0"/>
    <w:rsid w:val="00273C75"/>
    <w:rsid w:val="002756C4"/>
    <w:rsid w:val="002B4F9E"/>
    <w:rsid w:val="002B6339"/>
    <w:rsid w:val="002D1726"/>
    <w:rsid w:val="002E00EE"/>
    <w:rsid w:val="002E186B"/>
    <w:rsid w:val="003172DC"/>
    <w:rsid w:val="0033705F"/>
    <w:rsid w:val="0035084C"/>
    <w:rsid w:val="0035462D"/>
    <w:rsid w:val="003619CE"/>
    <w:rsid w:val="00364E25"/>
    <w:rsid w:val="003765B8"/>
    <w:rsid w:val="0038038D"/>
    <w:rsid w:val="003C373E"/>
    <w:rsid w:val="003C3971"/>
    <w:rsid w:val="00415D16"/>
    <w:rsid w:val="004178DB"/>
    <w:rsid w:val="00423334"/>
    <w:rsid w:val="00424FBF"/>
    <w:rsid w:val="00425E55"/>
    <w:rsid w:val="004345EC"/>
    <w:rsid w:val="00451E00"/>
    <w:rsid w:val="0045676E"/>
    <w:rsid w:val="00465515"/>
    <w:rsid w:val="004A027E"/>
    <w:rsid w:val="004A7FA2"/>
    <w:rsid w:val="004C0DE0"/>
    <w:rsid w:val="004D3578"/>
    <w:rsid w:val="004E213A"/>
    <w:rsid w:val="004E757D"/>
    <w:rsid w:val="004F0988"/>
    <w:rsid w:val="004F3340"/>
    <w:rsid w:val="0053388B"/>
    <w:rsid w:val="00535773"/>
    <w:rsid w:val="00542AC4"/>
    <w:rsid w:val="00543E6C"/>
    <w:rsid w:val="00553940"/>
    <w:rsid w:val="00565087"/>
    <w:rsid w:val="00597B11"/>
    <w:rsid w:val="005B6662"/>
    <w:rsid w:val="005C2FE3"/>
    <w:rsid w:val="005D0EF5"/>
    <w:rsid w:val="005D2E01"/>
    <w:rsid w:val="005D7526"/>
    <w:rsid w:val="005E4BB2"/>
    <w:rsid w:val="00602AEA"/>
    <w:rsid w:val="00602EB8"/>
    <w:rsid w:val="006120F6"/>
    <w:rsid w:val="00614FDF"/>
    <w:rsid w:val="0061793D"/>
    <w:rsid w:val="0063543D"/>
    <w:rsid w:val="00637FD0"/>
    <w:rsid w:val="00641DE8"/>
    <w:rsid w:val="00647114"/>
    <w:rsid w:val="00660E07"/>
    <w:rsid w:val="00684169"/>
    <w:rsid w:val="00695FE3"/>
    <w:rsid w:val="006A0182"/>
    <w:rsid w:val="006A17E0"/>
    <w:rsid w:val="006A323F"/>
    <w:rsid w:val="006A5FA7"/>
    <w:rsid w:val="006B30D0"/>
    <w:rsid w:val="006C3C55"/>
    <w:rsid w:val="006C3D95"/>
    <w:rsid w:val="006E4548"/>
    <w:rsid w:val="006E5C86"/>
    <w:rsid w:val="006F1FCB"/>
    <w:rsid w:val="00701116"/>
    <w:rsid w:val="00713C44"/>
    <w:rsid w:val="00715A72"/>
    <w:rsid w:val="00722244"/>
    <w:rsid w:val="00734A5B"/>
    <w:rsid w:val="0074026F"/>
    <w:rsid w:val="007429F6"/>
    <w:rsid w:val="00744E76"/>
    <w:rsid w:val="00762758"/>
    <w:rsid w:val="00774DA4"/>
    <w:rsid w:val="0077754F"/>
    <w:rsid w:val="00781F0F"/>
    <w:rsid w:val="007846ED"/>
    <w:rsid w:val="007925EA"/>
    <w:rsid w:val="007A0EBA"/>
    <w:rsid w:val="007B600E"/>
    <w:rsid w:val="007B7608"/>
    <w:rsid w:val="007E746C"/>
    <w:rsid w:val="007F0F4A"/>
    <w:rsid w:val="007F10DA"/>
    <w:rsid w:val="008028A4"/>
    <w:rsid w:val="00830747"/>
    <w:rsid w:val="00847341"/>
    <w:rsid w:val="008768CA"/>
    <w:rsid w:val="00896CDE"/>
    <w:rsid w:val="008C384C"/>
    <w:rsid w:val="008F2B0E"/>
    <w:rsid w:val="008F6EE1"/>
    <w:rsid w:val="00900C49"/>
    <w:rsid w:val="009023F3"/>
    <w:rsid w:val="0090271F"/>
    <w:rsid w:val="00902C26"/>
    <w:rsid w:val="00902E23"/>
    <w:rsid w:val="0090796E"/>
    <w:rsid w:val="009114D7"/>
    <w:rsid w:val="0091348E"/>
    <w:rsid w:val="00917CCB"/>
    <w:rsid w:val="0092373D"/>
    <w:rsid w:val="00942EC2"/>
    <w:rsid w:val="009445AA"/>
    <w:rsid w:val="009532B7"/>
    <w:rsid w:val="00956DFE"/>
    <w:rsid w:val="00993630"/>
    <w:rsid w:val="009C201C"/>
    <w:rsid w:val="009C2D02"/>
    <w:rsid w:val="009C44EA"/>
    <w:rsid w:val="009C5EBB"/>
    <w:rsid w:val="009F3796"/>
    <w:rsid w:val="009F37B7"/>
    <w:rsid w:val="009F77D7"/>
    <w:rsid w:val="00A10F02"/>
    <w:rsid w:val="00A164B4"/>
    <w:rsid w:val="00A26956"/>
    <w:rsid w:val="00A27486"/>
    <w:rsid w:val="00A30C26"/>
    <w:rsid w:val="00A42AD6"/>
    <w:rsid w:val="00A43875"/>
    <w:rsid w:val="00A53724"/>
    <w:rsid w:val="00A55009"/>
    <w:rsid w:val="00A56066"/>
    <w:rsid w:val="00A73129"/>
    <w:rsid w:val="00A82346"/>
    <w:rsid w:val="00A92BA1"/>
    <w:rsid w:val="00AA1CF5"/>
    <w:rsid w:val="00AA5045"/>
    <w:rsid w:val="00AC6BC6"/>
    <w:rsid w:val="00AE65E2"/>
    <w:rsid w:val="00AF61A4"/>
    <w:rsid w:val="00B146BD"/>
    <w:rsid w:val="00B15449"/>
    <w:rsid w:val="00B2655A"/>
    <w:rsid w:val="00B27DFB"/>
    <w:rsid w:val="00B625C5"/>
    <w:rsid w:val="00B80CC0"/>
    <w:rsid w:val="00B93086"/>
    <w:rsid w:val="00BA19ED"/>
    <w:rsid w:val="00BA4B8D"/>
    <w:rsid w:val="00BC0F7D"/>
    <w:rsid w:val="00BD5AD7"/>
    <w:rsid w:val="00BD7D31"/>
    <w:rsid w:val="00BE2A56"/>
    <w:rsid w:val="00BE3255"/>
    <w:rsid w:val="00BF128E"/>
    <w:rsid w:val="00C04890"/>
    <w:rsid w:val="00C074DD"/>
    <w:rsid w:val="00C1496A"/>
    <w:rsid w:val="00C15C7E"/>
    <w:rsid w:val="00C30E61"/>
    <w:rsid w:val="00C33079"/>
    <w:rsid w:val="00C45231"/>
    <w:rsid w:val="00C72833"/>
    <w:rsid w:val="00C80F1D"/>
    <w:rsid w:val="00C93F40"/>
    <w:rsid w:val="00CA3D0C"/>
    <w:rsid w:val="00CB520C"/>
    <w:rsid w:val="00CE5F0F"/>
    <w:rsid w:val="00CF1745"/>
    <w:rsid w:val="00D06CF7"/>
    <w:rsid w:val="00D12937"/>
    <w:rsid w:val="00D25DAF"/>
    <w:rsid w:val="00D32FDC"/>
    <w:rsid w:val="00D467C1"/>
    <w:rsid w:val="00D55761"/>
    <w:rsid w:val="00D57972"/>
    <w:rsid w:val="00D65898"/>
    <w:rsid w:val="00D675A9"/>
    <w:rsid w:val="00D738D6"/>
    <w:rsid w:val="00D755EB"/>
    <w:rsid w:val="00D76048"/>
    <w:rsid w:val="00D8683D"/>
    <w:rsid w:val="00D87E00"/>
    <w:rsid w:val="00D9134D"/>
    <w:rsid w:val="00DA66D5"/>
    <w:rsid w:val="00DA7A03"/>
    <w:rsid w:val="00DA7FEE"/>
    <w:rsid w:val="00DB1818"/>
    <w:rsid w:val="00DB355E"/>
    <w:rsid w:val="00DB70F0"/>
    <w:rsid w:val="00DC1ED7"/>
    <w:rsid w:val="00DC309B"/>
    <w:rsid w:val="00DC4DA2"/>
    <w:rsid w:val="00DC621D"/>
    <w:rsid w:val="00DD4907"/>
    <w:rsid w:val="00DD4C17"/>
    <w:rsid w:val="00DD6BCE"/>
    <w:rsid w:val="00DD74A5"/>
    <w:rsid w:val="00DF2B1F"/>
    <w:rsid w:val="00DF62CD"/>
    <w:rsid w:val="00E02886"/>
    <w:rsid w:val="00E04B55"/>
    <w:rsid w:val="00E16509"/>
    <w:rsid w:val="00E22480"/>
    <w:rsid w:val="00E36619"/>
    <w:rsid w:val="00E40E63"/>
    <w:rsid w:val="00E44582"/>
    <w:rsid w:val="00E57C47"/>
    <w:rsid w:val="00E77645"/>
    <w:rsid w:val="00E816EB"/>
    <w:rsid w:val="00E86F0D"/>
    <w:rsid w:val="00EA09CB"/>
    <w:rsid w:val="00EA15B0"/>
    <w:rsid w:val="00EA5EA7"/>
    <w:rsid w:val="00EB659E"/>
    <w:rsid w:val="00EC4A25"/>
    <w:rsid w:val="00EE104C"/>
    <w:rsid w:val="00EE6079"/>
    <w:rsid w:val="00EE6F75"/>
    <w:rsid w:val="00F025A2"/>
    <w:rsid w:val="00F04712"/>
    <w:rsid w:val="00F13360"/>
    <w:rsid w:val="00F13D4B"/>
    <w:rsid w:val="00F22EC7"/>
    <w:rsid w:val="00F323C0"/>
    <w:rsid w:val="00F325C8"/>
    <w:rsid w:val="00F5538A"/>
    <w:rsid w:val="00F653B8"/>
    <w:rsid w:val="00F72389"/>
    <w:rsid w:val="00F735F8"/>
    <w:rsid w:val="00F9008D"/>
    <w:rsid w:val="00FA1266"/>
    <w:rsid w:val="00FA16D2"/>
    <w:rsid w:val="00FB5D8C"/>
    <w:rsid w:val="00FC1192"/>
    <w:rsid w:val="00FC3911"/>
    <w:rsid w:val="00FD6E09"/>
    <w:rsid w:val="00FE46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E08681"/>
  <w15:chartTrackingRefBased/>
  <w15:docId w15:val="{56E3D664-CCE2-4998-8048-EAEEAB59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4FBF"/>
    <w:pPr>
      <w:overflowPunct w:val="0"/>
      <w:autoSpaceDE w:val="0"/>
      <w:autoSpaceDN w:val="0"/>
      <w:adjustRightInd w:val="0"/>
      <w:spacing w:after="180"/>
      <w:textAlignment w:val="baseline"/>
    </w:pPr>
    <w:rPr>
      <w:rFonts w:eastAsia="Times New Roman"/>
      <w:lang w:eastAsia="en-US"/>
    </w:rPr>
  </w:style>
  <w:style w:type="paragraph" w:styleId="Heading1">
    <w:name w:val="heading 1"/>
    <w:next w:val="Normal"/>
    <w:qFormat/>
    <w:rsid w:val="00424FBF"/>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eastAsia="en-US"/>
    </w:rPr>
  </w:style>
  <w:style w:type="paragraph" w:styleId="Heading2">
    <w:name w:val="heading 2"/>
    <w:basedOn w:val="Heading1"/>
    <w:next w:val="Normal"/>
    <w:qFormat/>
    <w:rsid w:val="00424FBF"/>
    <w:pPr>
      <w:pBdr>
        <w:top w:val="none" w:sz="0" w:space="0" w:color="auto"/>
      </w:pBdr>
      <w:spacing w:before="180"/>
      <w:outlineLvl w:val="1"/>
    </w:pPr>
    <w:rPr>
      <w:sz w:val="32"/>
    </w:rPr>
  </w:style>
  <w:style w:type="paragraph" w:styleId="Heading3">
    <w:name w:val="heading 3"/>
    <w:basedOn w:val="Heading2"/>
    <w:next w:val="Normal"/>
    <w:qFormat/>
    <w:rsid w:val="00424FBF"/>
    <w:pPr>
      <w:spacing w:before="120"/>
      <w:outlineLvl w:val="2"/>
    </w:pPr>
    <w:rPr>
      <w:sz w:val="28"/>
    </w:rPr>
  </w:style>
  <w:style w:type="paragraph" w:styleId="Heading4">
    <w:name w:val="heading 4"/>
    <w:basedOn w:val="Heading3"/>
    <w:next w:val="Normal"/>
    <w:link w:val="Heading4Char"/>
    <w:qFormat/>
    <w:rsid w:val="00424FBF"/>
    <w:pPr>
      <w:ind w:left="1418" w:hanging="1418"/>
      <w:outlineLvl w:val="3"/>
    </w:pPr>
    <w:rPr>
      <w:sz w:val="24"/>
    </w:rPr>
  </w:style>
  <w:style w:type="paragraph" w:styleId="Heading5">
    <w:name w:val="heading 5"/>
    <w:basedOn w:val="Heading4"/>
    <w:next w:val="Normal"/>
    <w:link w:val="Heading5Char"/>
    <w:qFormat/>
    <w:rsid w:val="00424FBF"/>
    <w:pPr>
      <w:ind w:left="1701" w:hanging="1701"/>
      <w:outlineLvl w:val="4"/>
    </w:pPr>
    <w:rPr>
      <w:sz w:val="22"/>
    </w:rPr>
  </w:style>
  <w:style w:type="paragraph" w:styleId="Heading6">
    <w:name w:val="heading 6"/>
    <w:basedOn w:val="H6"/>
    <w:next w:val="Normal"/>
    <w:qFormat/>
    <w:rsid w:val="00424FBF"/>
    <w:pPr>
      <w:outlineLvl w:val="5"/>
    </w:pPr>
  </w:style>
  <w:style w:type="paragraph" w:styleId="Heading7">
    <w:name w:val="heading 7"/>
    <w:basedOn w:val="H6"/>
    <w:next w:val="Normal"/>
    <w:qFormat/>
    <w:rsid w:val="00424FBF"/>
    <w:pPr>
      <w:outlineLvl w:val="6"/>
    </w:pPr>
  </w:style>
  <w:style w:type="paragraph" w:styleId="Heading8">
    <w:name w:val="heading 8"/>
    <w:basedOn w:val="Heading1"/>
    <w:next w:val="Normal"/>
    <w:qFormat/>
    <w:rsid w:val="00424FBF"/>
    <w:pPr>
      <w:ind w:left="0" w:firstLine="0"/>
      <w:outlineLvl w:val="7"/>
    </w:pPr>
  </w:style>
  <w:style w:type="paragraph" w:styleId="Heading9">
    <w:name w:val="heading 9"/>
    <w:basedOn w:val="Heading8"/>
    <w:next w:val="Normal"/>
    <w:qFormat/>
    <w:rsid w:val="00424FB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424FBF"/>
    <w:pPr>
      <w:ind w:left="1985" w:hanging="1985"/>
      <w:outlineLvl w:val="9"/>
    </w:pPr>
    <w:rPr>
      <w:sz w:val="20"/>
    </w:rPr>
  </w:style>
  <w:style w:type="paragraph" w:styleId="TOC9">
    <w:name w:val="toc 9"/>
    <w:basedOn w:val="TOC8"/>
    <w:rsid w:val="00424FBF"/>
    <w:pPr>
      <w:ind w:left="1418" w:hanging="1418"/>
    </w:pPr>
  </w:style>
  <w:style w:type="paragraph" w:styleId="TOC8">
    <w:name w:val="toc 8"/>
    <w:basedOn w:val="TOC1"/>
    <w:rsid w:val="00424FBF"/>
    <w:pPr>
      <w:spacing w:before="180"/>
      <w:ind w:left="2693" w:hanging="2693"/>
    </w:pPr>
    <w:rPr>
      <w:b/>
    </w:rPr>
  </w:style>
  <w:style w:type="paragraph" w:styleId="TOC1">
    <w:name w:val="toc 1"/>
    <w:rsid w:val="00424FBF"/>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sz w:val="22"/>
      <w:lang w:eastAsia="en-US"/>
    </w:rPr>
  </w:style>
  <w:style w:type="paragraph" w:customStyle="1" w:styleId="EQ">
    <w:name w:val="EQ"/>
    <w:basedOn w:val="Normal"/>
    <w:next w:val="Normal"/>
    <w:rsid w:val="00424FBF"/>
    <w:pPr>
      <w:keepLines/>
      <w:tabs>
        <w:tab w:val="center" w:pos="4536"/>
        <w:tab w:val="right" w:pos="9072"/>
      </w:tabs>
    </w:pPr>
  </w:style>
  <w:style w:type="character" w:customStyle="1" w:styleId="ZGSM">
    <w:name w:val="ZGSM"/>
    <w:rsid w:val="00424FBF"/>
  </w:style>
  <w:style w:type="paragraph" w:styleId="Header">
    <w:name w:val="header"/>
    <w:rsid w:val="00424FBF"/>
    <w:pPr>
      <w:widowControl w:val="0"/>
      <w:overflowPunct w:val="0"/>
      <w:autoSpaceDE w:val="0"/>
      <w:autoSpaceDN w:val="0"/>
      <w:adjustRightInd w:val="0"/>
      <w:textAlignment w:val="baseline"/>
    </w:pPr>
    <w:rPr>
      <w:rFonts w:ascii="Arial" w:eastAsia="Times New Roman" w:hAnsi="Arial"/>
      <w:b/>
      <w:sz w:val="18"/>
      <w:lang w:eastAsia="en-US"/>
    </w:rPr>
  </w:style>
  <w:style w:type="paragraph" w:customStyle="1" w:styleId="ZD">
    <w:name w:val="ZD"/>
    <w:rsid w:val="00424FBF"/>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eastAsia="en-US"/>
    </w:rPr>
  </w:style>
  <w:style w:type="paragraph" w:styleId="TOC5">
    <w:name w:val="toc 5"/>
    <w:basedOn w:val="TOC4"/>
    <w:rsid w:val="00424FBF"/>
    <w:pPr>
      <w:ind w:left="1701" w:hanging="1701"/>
    </w:pPr>
  </w:style>
  <w:style w:type="paragraph" w:styleId="TOC4">
    <w:name w:val="toc 4"/>
    <w:basedOn w:val="TOC3"/>
    <w:rsid w:val="00424FBF"/>
    <w:pPr>
      <w:ind w:left="1418" w:hanging="1418"/>
    </w:pPr>
  </w:style>
  <w:style w:type="paragraph" w:styleId="TOC3">
    <w:name w:val="toc 3"/>
    <w:basedOn w:val="TOC2"/>
    <w:rsid w:val="00424FBF"/>
    <w:pPr>
      <w:ind w:left="1134" w:hanging="1134"/>
    </w:pPr>
  </w:style>
  <w:style w:type="paragraph" w:styleId="TOC2">
    <w:name w:val="toc 2"/>
    <w:basedOn w:val="TOC1"/>
    <w:rsid w:val="00424FBF"/>
    <w:pPr>
      <w:spacing w:before="0"/>
      <w:ind w:left="851" w:hanging="851"/>
    </w:pPr>
    <w:rPr>
      <w:sz w:val="20"/>
    </w:rPr>
  </w:style>
  <w:style w:type="paragraph" w:styleId="Footer">
    <w:name w:val="footer"/>
    <w:basedOn w:val="Header"/>
    <w:rsid w:val="00424FBF"/>
    <w:pPr>
      <w:jc w:val="center"/>
    </w:pPr>
    <w:rPr>
      <w:i/>
    </w:rPr>
  </w:style>
  <w:style w:type="paragraph" w:customStyle="1" w:styleId="TT">
    <w:name w:val="TT"/>
    <w:basedOn w:val="Heading1"/>
    <w:next w:val="Normal"/>
    <w:rsid w:val="00424FBF"/>
    <w:pPr>
      <w:outlineLvl w:val="9"/>
    </w:pPr>
  </w:style>
  <w:style w:type="paragraph" w:customStyle="1" w:styleId="NF">
    <w:name w:val="NF"/>
    <w:basedOn w:val="NO"/>
    <w:rsid w:val="00424FBF"/>
    <w:pPr>
      <w:keepNext/>
      <w:spacing w:after="0"/>
    </w:pPr>
    <w:rPr>
      <w:rFonts w:ascii="Arial" w:hAnsi="Arial"/>
      <w:sz w:val="18"/>
    </w:rPr>
  </w:style>
  <w:style w:type="paragraph" w:customStyle="1" w:styleId="NO">
    <w:name w:val="NO"/>
    <w:basedOn w:val="Normal"/>
    <w:link w:val="NOZchn"/>
    <w:rsid w:val="00424FBF"/>
    <w:pPr>
      <w:keepLines/>
      <w:ind w:left="1135" w:hanging="851"/>
    </w:pPr>
  </w:style>
  <w:style w:type="paragraph" w:customStyle="1" w:styleId="PL">
    <w:name w:val="PL"/>
    <w:rsid w:val="00424FB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sz w:val="16"/>
      <w:lang w:eastAsia="en-US"/>
    </w:rPr>
  </w:style>
  <w:style w:type="paragraph" w:customStyle="1" w:styleId="TAR">
    <w:name w:val="TAR"/>
    <w:basedOn w:val="TAL"/>
    <w:rsid w:val="00424FBF"/>
    <w:pPr>
      <w:jc w:val="right"/>
    </w:pPr>
  </w:style>
  <w:style w:type="paragraph" w:customStyle="1" w:styleId="TAL">
    <w:name w:val="TAL"/>
    <w:basedOn w:val="Normal"/>
    <w:rsid w:val="00424FBF"/>
    <w:pPr>
      <w:keepNext/>
      <w:keepLines/>
      <w:spacing w:after="0"/>
    </w:pPr>
    <w:rPr>
      <w:rFonts w:ascii="Arial" w:hAnsi="Arial"/>
      <w:sz w:val="18"/>
    </w:rPr>
  </w:style>
  <w:style w:type="paragraph" w:customStyle="1" w:styleId="TAH">
    <w:name w:val="TAH"/>
    <w:basedOn w:val="TAC"/>
    <w:rsid w:val="00424FBF"/>
    <w:rPr>
      <w:b/>
    </w:rPr>
  </w:style>
  <w:style w:type="paragraph" w:customStyle="1" w:styleId="TAC">
    <w:name w:val="TAC"/>
    <w:basedOn w:val="TAL"/>
    <w:rsid w:val="00424FBF"/>
    <w:pPr>
      <w:jc w:val="center"/>
    </w:pPr>
  </w:style>
  <w:style w:type="paragraph" w:customStyle="1" w:styleId="LD">
    <w:name w:val="LD"/>
    <w:rsid w:val="00424FBF"/>
    <w:pPr>
      <w:keepNext/>
      <w:keepLines/>
      <w:overflowPunct w:val="0"/>
      <w:autoSpaceDE w:val="0"/>
      <w:autoSpaceDN w:val="0"/>
      <w:adjustRightInd w:val="0"/>
      <w:spacing w:line="180" w:lineRule="exact"/>
      <w:textAlignment w:val="baseline"/>
    </w:pPr>
    <w:rPr>
      <w:rFonts w:ascii="Courier New" w:eastAsia="Times New Roman" w:hAnsi="Courier New"/>
      <w:lang w:eastAsia="en-US"/>
    </w:rPr>
  </w:style>
  <w:style w:type="paragraph" w:customStyle="1" w:styleId="EX">
    <w:name w:val="EX"/>
    <w:basedOn w:val="Normal"/>
    <w:rsid w:val="00424FBF"/>
    <w:pPr>
      <w:keepLines/>
      <w:ind w:left="1702" w:hanging="1418"/>
    </w:pPr>
  </w:style>
  <w:style w:type="paragraph" w:customStyle="1" w:styleId="FP">
    <w:name w:val="FP"/>
    <w:basedOn w:val="Normal"/>
    <w:rsid w:val="00424FBF"/>
    <w:pPr>
      <w:spacing w:after="0"/>
    </w:pPr>
  </w:style>
  <w:style w:type="paragraph" w:customStyle="1" w:styleId="NW">
    <w:name w:val="NW"/>
    <w:basedOn w:val="NO"/>
    <w:rsid w:val="00424FBF"/>
    <w:pPr>
      <w:spacing w:after="0"/>
    </w:pPr>
  </w:style>
  <w:style w:type="paragraph" w:customStyle="1" w:styleId="EW">
    <w:name w:val="EW"/>
    <w:basedOn w:val="EX"/>
    <w:rsid w:val="00424FBF"/>
    <w:pPr>
      <w:spacing w:after="0"/>
    </w:pPr>
  </w:style>
  <w:style w:type="paragraph" w:customStyle="1" w:styleId="B10">
    <w:name w:val="B1"/>
    <w:basedOn w:val="List"/>
    <w:link w:val="B1Char"/>
    <w:rsid w:val="00424FBF"/>
  </w:style>
  <w:style w:type="paragraph" w:styleId="TOC6">
    <w:name w:val="toc 6"/>
    <w:basedOn w:val="TOC5"/>
    <w:next w:val="Normal"/>
    <w:semiHidden/>
    <w:rsid w:val="00424FBF"/>
    <w:pPr>
      <w:ind w:left="1985" w:hanging="1985"/>
    </w:pPr>
  </w:style>
  <w:style w:type="paragraph" w:styleId="TOC7">
    <w:name w:val="toc 7"/>
    <w:basedOn w:val="TOC6"/>
    <w:next w:val="Normal"/>
    <w:semiHidden/>
    <w:rsid w:val="00424FBF"/>
    <w:pPr>
      <w:ind w:left="2268" w:hanging="2268"/>
    </w:pPr>
  </w:style>
  <w:style w:type="paragraph" w:customStyle="1" w:styleId="EditorsNote">
    <w:name w:val="Editor's Note"/>
    <w:basedOn w:val="NO"/>
    <w:link w:val="EditorsNoteChar"/>
    <w:rsid w:val="00424FBF"/>
    <w:rPr>
      <w:color w:val="FF0000"/>
    </w:rPr>
  </w:style>
  <w:style w:type="paragraph" w:customStyle="1" w:styleId="TH">
    <w:name w:val="TH"/>
    <w:basedOn w:val="Normal"/>
    <w:rsid w:val="00424FBF"/>
    <w:pPr>
      <w:keepNext/>
      <w:keepLines/>
      <w:spacing w:before="60"/>
      <w:jc w:val="center"/>
    </w:pPr>
    <w:rPr>
      <w:rFonts w:ascii="Arial" w:hAnsi="Arial"/>
      <w:b/>
    </w:rPr>
  </w:style>
  <w:style w:type="paragraph" w:customStyle="1" w:styleId="ZA">
    <w:name w:val="ZA"/>
    <w:rsid w:val="00424FBF"/>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eastAsia="en-US"/>
    </w:rPr>
  </w:style>
  <w:style w:type="paragraph" w:customStyle="1" w:styleId="ZB">
    <w:name w:val="ZB"/>
    <w:rsid w:val="00424FBF"/>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eastAsia="en-US"/>
    </w:rPr>
  </w:style>
  <w:style w:type="paragraph" w:customStyle="1" w:styleId="ZT">
    <w:name w:val="ZT"/>
    <w:rsid w:val="00424FBF"/>
    <w:pPr>
      <w:framePr w:wrap="notBeside" w:hAnchor="margin" w:yAlign="center"/>
      <w:widowControl w:val="0"/>
      <w:overflowPunct w:val="0"/>
      <w:autoSpaceDE w:val="0"/>
      <w:autoSpaceDN w:val="0"/>
      <w:adjustRightInd w:val="0"/>
      <w:spacing w:line="240" w:lineRule="atLeast"/>
      <w:jc w:val="right"/>
      <w:textAlignment w:val="baseline"/>
    </w:pPr>
    <w:rPr>
      <w:rFonts w:ascii="Arial" w:eastAsia="Times New Roman" w:hAnsi="Arial"/>
      <w:b/>
      <w:sz w:val="34"/>
      <w:lang w:eastAsia="en-US"/>
    </w:rPr>
  </w:style>
  <w:style w:type="paragraph" w:customStyle="1" w:styleId="ZU">
    <w:name w:val="ZU"/>
    <w:rsid w:val="00424FBF"/>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eastAsia="en-US"/>
    </w:rPr>
  </w:style>
  <w:style w:type="paragraph" w:customStyle="1" w:styleId="TAN">
    <w:name w:val="TAN"/>
    <w:basedOn w:val="TAL"/>
    <w:rsid w:val="00424FBF"/>
    <w:pPr>
      <w:ind w:left="851" w:hanging="851"/>
    </w:pPr>
  </w:style>
  <w:style w:type="paragraph" w:customStyle="1" w:styleId="ZH">
    <w:name w:val="ZH"/>
    <w:rsid w:val="00424FBF"/>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eastAsia="en-US"/>
    </w:rPr>
  </w:style>
  <w:style w:type="paragraph" w:customStyle="1" w:styleId="TF">
    <w:name w:val="TF"/>
    <w:basedOn w:val="TH"/>
    <w:rsid w:val="00424FBF"/>
    <w:pPr>
      <w:keepNext w:val="0"/>
      <w:spacing w:before="0" w:after="240"/>
    </w:pPr>
  </w:style>
  <w:style w:type="paragraph" w:customStyle="1" w:styleId="ZG">
    <w:name w:val="ZG"/>
    <w:rsid w:val="00424FBF"/>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eastAsia="en-US"/>
    </w:rPr>
  </w:style>
  <w:style w:type="paragraph" w:customStyle="1" w:styleId="B2">
    <w:name w:val="B2"/>
    <w:basedOn w:val="List2"/>
    <w:rsid w:val="00424FBF"/>
  </w:style>
  <w:style w:type="paragraph" w:customStyle="1" w:styleId="B3">
    <w:name w:val="B3"/>
    <w:basedOn w:val="List3"/>
    <w:rsid w:val="00424FBF"/>
  </w:style>
  <w:style w:type="paragraph" w:customStyle="1" w:styleId="B4">
    <w:name w:val="B4"/>
    <w:basedOn w:val="List4"/>
    <w:rsid w:val="00424FBF"/>
  </w:style>
  <w:style w:type="paragraph" w:customStyle="1" w:styleId="B5">
    <w:name w:val="B5"/>
    <w:basedOn w:val="List5"/>
    <w:rsid w:val="00424FBF"/>
  </w:style>
  <w:style w:type="paragraph" w:customStyle="1" w:styleId="ZTD">
    <w:name w:val="ZTD"/>
    <w:basedOn w:val="ZB"/>
    <w:rsid w:val="00424FBF"/>
    <w:pPr>
      <w:framePr w:hRule="auto" w:wrap="notBeside" w:y="852"/>
    </w:pPr>
    <w:rPr>
      <w:i w:val="0"/>
      <w:sz w:val="40"/>
    </w:rPr>
  </w:style>
  <w:style w:type="paragraph" w:customStyle="1" w:styleId="ZV">
    <w:name w:val="ZV"/>
    <w:basedOn w:val="ZU"/>
    <w:rsid w:val="00424FBF"/>
    <w:pPr>
      <w:framePr w:wrap="notBeside" w:y="16161"/>
    </w:pPr>
  </w:style>
  <w:style w:type="paragraph" w:styleId="BalloonText">
    <w:name w:val="Balloon Text"/>
    <w:basedOn w:val="Normal"/>
    <w:link w:val="BalloonTextChar"/>
    <w:rsid w:val="004F0988"/>
    <w:pPr>
      <w:spacing w:after="0"/>
    </w:pPr>
    <w:rPr>
      <w:rFonts w:ascii="Segoe UI" w:hAnsi="Segoe UI" w:cs="Segoe UI"/>
      <w:sz w:val="18"/>
      <w:szCs w:val="18"/>
    </w:rPr>
  </w:style>
  <w:style w:type="character" w:customStyle="1" w:styleId="BalloonTextChar">
    <w:name w:val="Balloon Text Char"/>
    <w:link w:val="BalloonText"/>
    <w:rsid w:val="004F0988"/>
    <w:rPr>
      <w:rFonts w:ascii="Segoe UI" w:eastAsia="Times New Roman" w:hAnsi="Segoe UI" w:cs="Segoe UI"/>
      <w:sz w:val="18"/>
      <w:szCs w:val="18"/>
      <w:lang w:eastAsia="en-US"/>
    </w:rPr>
  </w:style>
  <w:style w:type="table" w:styleId="TableGrid">
    <w:name w:val="Table Grid"/>
    <w:basedOn w:val="TableNormal"/>
    <w:rsid w:val="004F0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74026F"/>
    <w:rPr>
      <w:color w:val="0563C1"/>
      <w:u w:val="single"/>
    </w:rPr>
  </w:style>
  <w:style w:type="character" w:customStyle="1" w:styleId="UnresolvedMention1">
    <w:name w:val="Unresolved Mention1"/>
    <w:uiPriority w:val="99"/>
    <w:semiHidden/>
    <w:unhideWhenUsed/>
    <w:rsid w:val="0074026F"/>
    <w:rPr>
      <w:color w:val="605E5C"/>
      <w:shd w:val="clear" w:color="auto" w:fill="E1DFDD"/>
    </w:rPr>
  </w:style>
  <w:style w:type="character" w:styleId="FollowedHyperlink">
    <w:name w:val="FollowedHyperlink"/>
    <w:rsid w:val="00F13360"/>
    <w:rPr>
      <w:color w:val="954F72"/>
      <w:u w:val="single"/>
    </w:rPr>
  </w:style>
  <w:style w:type="character" w:customStyle="1" w:styleId="B1Char">
    <w:name w:val="B1 Char"/>
    <w:link w:val="B10"/>
    <w:locked/>
    <w:rsid w:val="00BD5AD7"/>
    <w:rPr>
      <w:rFonts w:eastAsia="Times New Roman"/>
      <w:lang w:eastAsia="en-US"/>
    </w:rPr>
  </w:style>
  <w:style w:type="paragraph" w:styleId="Revision">
    <w:name w:val="Revision"/>
    <w:hidden/>
    <w:uiPriority w:val="99"/>
    <w:semiHidden/>
    <w:rsid w:val="0090796E"/>
    <w:rPr>
      <w:lang w:eastAsia="en-US"/>
    </w:rPr>
  </w:style>
  <w:style w:type="character" w:customStyle="1" w:styleId="EditorsNoteChar">
    <w:name w:val="Editor's Note Char"/>
    <w:link w:val="EditorsNote"/>
    <w:locked/>
    <w:rsid w:val="001B0FD5"/>
    <w:rPr>
      <w:rFonts w:eastAsia="Times New Roman"/>
      <w:color w:val="FF0000"/>
      <w:lang w:eastAsia="en-US"/>
    </w:rPr>
  </w:style>
  <w:style w:type="character" w:customStyle="1" w:styleId="NOZchn">
    <w:name w:val="NO Zchn"/>
    <w:link w:val="NO"/>
    <w:locked/>
    <w:rsid w:val="009C5EBB"/>
    <w:rPr>
      <w:rFonts w:eastAsia="Times New Roman"/>
      <w:lang w:eastAsia="en-US"/>
    </w:rPr>
  </w:style>
  <w:style w:type="character" w:customStyle="1" w:styleId="Heading5Char">
    <w:name w:val="Heading 5 Char"/>
    <w:link w:val="Heading5"/>
    <w:rsid w:val="00641DE8"/>
    <w:rPr>
      <w:rFonts w:ascii="Arial" w:eastAsia="Times New Roman" w:hAnsi="Arial"/>
      <w:sz w:val="22"/>
      <w:lang w:eastAsia="en-US"/>
    </w:rPr>
  </w:style>
  <w:style w:type="paragraph" w:styleId="NormalWeb">
    <w:name w:val="Normal (Web)"/>
    <w:basedOn w:val="Normal"/>
    <w:uiPriority w:val="99"/>
    <w:unhideWhenUsed/>
    <w:rsid w:val="00641DE8"/>
    <w:pPr>
      <w:spacing w:before="100" w:beforeAutospacing="1" w:after="100" w:afterAutospacing="1"/>
    </w:pPr>
    <w:rPr>
      <w:sz w:val="24"/>
      <w:szCs w:val="24"/>
      <w:lang w:eastAsia="zh-CN"/>
    </w:rPr>
  </w:style>
  <w:style w:type="character" w:customStyle="1" w:styleId="Heading4Char">
    <w:name w:val="Heading 4 Char"/>
    <w:link w:val="Heading4"/>
    <w:rsid w:val="000A1925"/>
    <w:rPr>
      <w:rFonts w:ascii="Arial" w:eastAsia="Times New Roman" w:hAnsi="Arial"/>
      <w:sz w:val="24"/>
      <w:lang w:eastAsia="en-US"/>
    </w:rPr>
  </w:style>
  <w:style w:type="paragraph" w:styleId="List">
    <w:name w:val="List"/>
    <w:basedOn w:val="Normal"/>
    <w:rsid w:val="00424FBF"/>
    <w:pPr>
      <w:ind w:left="568" w:hanging="284"/>
    </w:pPr>
  </w:style>
  <w:style w:type="paragraph" w:styleId="List2">
    <w:name w:val="List 2"/>
    <w:basedOn w:val="List"/>
    <w:rsid w:val="00424FBF"/>
    <w:pPr>
      <w:ind w:left="851"/>
    </w:pPr>
  </w:style>
  <w:style w:type="paragraph" w:styleId="List3">
    <w:name w:val="List 3"/>
    <w:basedOn w:val="List2"/>
    <w:rsid w:val="00424FBF"/>
    <w:pPr>
      <w:ind w:left="1135"/>
    </w:pPr>
  </w:style>
  <w:style w:type="paragraph" w:styleId="List4">
    <w:name w:val="List 4"/>
    <w:basedOn w:val="List3"/>
    <w:rsid w:val="00424FBF"/>
    <w:pPr>
      <w:ind w:left="1418"/>
    </w:pPr>
  </w:style>
  <w:style w:type="paragraph" w:styleId="List5">
    <w:name w:val="List 5"/>
    <w:basedOn w:val="List4"/>
    <w:rsid w:val="00424FBF"/>
    <w:pPr>
      <w:ind w:left="1702"/>
    </w:pPr>
  </w:style>
  <w:style w:type="character" w:styleId="FootnoteReference">
    <w:name w:val="footnote reference"/>
    <w:rsid w:val="00424FBF"/>
    <w:rPr>
      <w:b/>
      <w:position w:val="6"/>
      <w:sz w:val="16"/>
    </w:rPr>
  </w:style>
  <w:style w:type="paragraph" w:styleId="FootnoteText">
    <w:name w:val="footnote text"/>
    <w:basedOn w:val="Normal"/>
    <w:link w:val="FootnoteTextChar"/>
    <w:rsid w:val="00424FBF"/>
    <w:pPr>
      <w:keepLines/>
      <w:ind w:left="454" w:hanging="454"/>
    </w:pPr>
    <w:rPr>
      <w:sz w:val="16"/>
    </w:rPr>
  </w:style>
  <w:style w:type="character" w:customStyle="1" w:styleId="FootnoteTextChar">
    <w:name w:val="Footnote Text Char"/>
    <w:link w:val="FootnoteText"/>
    <w:rsid w:val="00424FBF"/>
    <w:rPr>
      <w:rFonts w:eastAsia="Times New Roman"/>
      <w:sz w:val="16"/>
      <w:lang w:eastAsia="en-US"/>
    </w:rPr>
  </w:style>
  <w:style w:type="paragraph" w:styleId="Index1">
    <w:name w:val="index 1"/>
    <w:basedOn w:val="Normal"/>
    <w:rsid w:val="00424FBF"/>
    <w:pPr>
      <w:keepLines/>
    </w:pPr>
  </w:style>
  <w:style w:type="paragraph" w:styleId="Index2">
    <w:name w:val="index 2"/>
    <w:basedOn w:val="Index1"/>
    <w:rsid w:val="00424FBF"/>
    <w:pPr>
      <w:ind w:left="284"/>
    </w:pPr>
  </w:style>
  <w:style w:type="paragraph" w:styleId="ListBullet">
    <w:name w:val="List Bullet"/>
    <w:basedOn w:val="List"/>
    <w:rsid w:val="00424FBF"/>
  </w:style>
  <w:style w:type="paragraph" w:styleId="ListBullet2">
    <w:name w:val="List Bullet 2"/>
    <w:basedOn w:val="ListBullet"/>
    <w:rsid w:val="00424FBF"/>
    <w:pPr>
      <w:ind w:left="851"/>
    </w:pPr>
  </w:style>
  <w:style w:type="paragraph" w:styleId="ListBullet3">
    <w:name w:val="List Bullet 3"/>
    <w:basedOn w:val="ListBullet2"/>
    <w:rsid w:val="00424FBF"/>
    <w:pPr>
      <w:ind w:left="1135"/>
    </w:pPr>
  </w:style>
  <w:style w:type="paragraph" w:styleId="ListBullet4">
    <w:name w:val="List Bullet 4"/>
    <w:basedOn w:val="ListBullet3"/>
    <w:rsid w:val="00424FBF"/>
    <w:pPr>
      <w:ind w:left="1418"/>
    </w:pPr>
  </w:style>
  <w:style w:type="paragraph" w:styleId="ListBullet5">
    <w:name w:val="List Bullet 5"/>
    <w:basedOn w:val="ListBullet4"/>
    <w:rsid w:val="00424FBF"/>
    <w:pPr>
      <w:ind w:left="1702"/>
    </w:pPr>
  </w:style>
  <w:style w:type="paragraph" w:styleId="ListNumber">
    <w:name w:val="List Number"/>
    <w:basedOn w:val="List"/>
    <w:rsid w:val="00424FBF"/>
  </w:style>
  <w:style w:type="paragraph" w:styleId="ListNumber2">
    <w:name w:val="List Number 2"/>
    <w:basedOn w:val="ListNumber"/>
    <w:rsid w:val="00424FBF"/>
    <w:pPr>
      <w:ind w:left="851"/>
    </w:pPr>
  </w:style>
  <w:style w:type="paragraph" w:customStyle="1" w:styleId="FL">
    <w:name w:val="FL"/>
    <w:basedOn w:val="Normal"/>
    <w:rsid w:val="00424FBF"/>
    <w:pPr>
      <w:keepNext/>
      <w:keepLines/>
      <w:spacing w:before="60"/>
      <w:jc w:val="center"/>
    </w:pPr>
    <w:rPr>
      <w:rFonts w:ascii="Arial" w:hAnsi="Arial"/>
      <w:b/>
    </w:rPr>
  </w:style>
  <w:style w:type="character" w:styleId="CommentReference">
    <w:name w:val="annotation reference"/>
    <w:basedOn w:val="DefaultParagraphFont"/>
    <w:rsid w:val="00FE46A6"/>
    <w:rPr>
      <w:sz w:val="16"/>
      <w:szCs w:val="16"/>
    </w:rPr>
  </w:style>
  <w:style w:type="paragraph" w:styleId="CommentText">
    <w:name w:val="annotation text"/>
    <w:basedOn w:val="Normal"/>
    <w:link w:val="CommentTextChar"/>
    <w:rsid w:val="00FE46A6"/>
  </w:style>
  <w:style w:type="character" w:customStyle="1" w:styleId="CommentTextChar">
    <w:name w:val="Comment Text Char"/>
    <w:basedOn w:val="DefaultParagraphFont"/>
    <w:link w:val="CommentText"/>
    <w:rsid w:val="00FE46A6"/>
    <w:rPr>
      <w:rFonts w:eastAsia="Times New Roman"/>
      <w:lang w:eastAsia="en-US"/>
    </w:rPr>
  </w:style>
  <w:style w:type="paragraph" w:styleId="CommentSubject">
    <w:name w:val="annotation subject"/>
    <w:basedOn w:val="CommentText"/>
    <w:next w:val="CommentText"/>
    <w:link w:val="CommentSubjectChar"/>
    <w:rsid w:val="00FE46A6"/>
    <w:rPr>
      <w:b/>
      <w:bCs/>
    </w:rPr>
  </w:style>
  <w:style w:type="character" w:customStyle="1" w:styleId="CommentSubjectChar">
    <w:name w:val="Comment Subject Char"/>
    <w:basedOn w:val="CommentTextChar"/>
    <w:link w:val="CommentSubject"/>
    <w:rsid w:val="00FE46A6"/>
    <w:rPr>
      <w:rFonts w:eastAsia="Times New Roman"/>
      <w:b/>
      <w:bCs/>
      <w:lang w:eastAsia="en-US"/>
    </w:rPr>
  </w:style>
  <w:style w:type="paragraph" w:customStyle="1" w:styleId="B1">
    <w:name w:val="B1+"/>
    <w:basedOn w:val="B10"/>
    <w:link w:val="B1Car"/>
    <w:rsid w:val="006C3C55"/>
    <w:pPr>
      <w:numPr>
        <w:numId w:val="13"/>
      </w:numPr>
    </w:pPr>
  </w:style>
  <w:style w:type="character" w:customStyle="1" w:styleId="B1Car">
    <w:name w:val="B1+ Car"/>
    <w:link w:val="B1"/>
    <w:rsid w:val="006C3C55"/>
    <w:rPr>
      <w:rFonts w:eastAsia="Times New Roman"/>
      <w:lang w:eastAsia="en-US"/>
    </w:rPr>
  </w:style>
  <w:style w:type="paragraph" w:styleId="Bibliography">
    <w:name w:val="Bibliography"/>
    <w:basedOn w:val="Normal"/>
    <w:next w:val="Normal"/>
    <w:uiPriority w:val="37"/>
    <w:semiHidden/>
    <w:unhideWhenUsed/>
    <w:rsid w:val="00C15C7E"/>
  </w:style>
  <w:style w:type="paragraph" w:styleId="BlockText">
    <w:name w:val="Block Text"/>
    <w:basedOn w:val="Normal"/>
    <w:rsid w:val="00C15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
    <w:name w:val="Body Text"/>
    <w:basedOn w:val="Normal"/>
    <w:link w:val="BodyTextChar"/>
    <w:rsid w:val="00C15C7E"/>
    <w:pPr>
      <w:spacing w:after="120"/>
    </w:pPr>
  </w:style>
  <w:style w:type="character" w:customStyle="1" w:styleId="BodyTextChar">
    <w:name w:val="Body Text Char"/>
    <w:basedOn w:val="DefaultParagraphFont"/>
    <w:link w:val="BodyText"/>
    <w:rsid w:val="00C15C7E"/>
    <w:rPr>
      <w:rFonts w:eastAsia="Times New Roman"/>
      <w:lang w:eastAsia="en-US"/>
    </w:rPr>
  </w:style>
  <w:style w:type="paragraph" w:styleId="BodyText2">
    <w:name w:val="Body Text 2"/>
    <w:basedOn w:val="Normal"/>
    <w:link w:val="BodyText2Char"/>
    <w:rsid w:val="00C15C7E"/>
    <w:pPr>
      <w:spacing w:after="120" w:line="480" w:lineRule="auto"/>
    </w:pPr>
  </w:style>
  <w:style w:type="character" w:customStyle="1" w:styleId="BodyText2Char">
    <w:name w:val="Body Text 2 Char"/>
    <w:basedOn w:val="DefaultParagraphFont"/>
    <w:link w:val="BodyText2"/>
    <w:rsid w:val="00C15C7E"/>
    <w:rPr>
      <w:rFonts w:eastAsia="Times New Roman"/>
      <w:lang w:eastAsia="en-US"/>
    </w:rPr>
  </w:style>
  <w:style w:type="paragraph" w:styleId="BodyText3">
    <w:name w:val="Body Text 3"/>
    <w:basedOn w:val="Normal"/>
    <w:link w:val="BodyText3Char"/>
    <w:rsid w:val="00C15C7E"/>
    <w:pPr>
      <w:spacing w:after="120"/>
    </w:pPr>
    <w:rPr>
      <w:sz w:val="16"/>
      <w:szCs w:val="16"/>
    </w:rPr>
  </w:style>
  <w:style w:type="character" w:customStyle="1" w:styleId="BodyText3Char">
    <w:name w:val="Body Text 3 Char"/>
    <w:basedOn w:val="DefaultParagraphFont"/>
    <w:link w:val="BodyText3"/>
    <w:rsid w:val="00C15C7E"/>
    <w:rPr>
      <w:rFonts w:eastAsia="Times New Roman"/>
      <w:sz w:val="16"/>
      <w:szCs w:val="16"/>
      <w:lang w:eastAsia="en-US"/>
    </w:rPr>
  </w:style>
  <w:style w:type="paragraph" w:styleId="BodyTextFirstIndent">
    <w:name w:val="Body Text First Indent"/>
    <w:basedOn w:val="BodyText"/>
    <w:link w:val="BodyTextFirstIndentChar"/>
    <w:rsid w:val="00C15C7E"/>
    <w:pPr>
      <w:spacing w:after="180"/>
      <w:ind w:firstLine="360"/>
    </w:pPr>
  </w:style>
  <w:style w:type="character" w:customStyle="1" w:styleId="BodyTextFirstIndentChar">
    <w:name w:val="Body Text First Indent Char"/>
    <w:basedOn w:val="BodyTextChar"/>
    <w:link w:val="BodyTextFirstIndent"/>
    <w:rsid w:val="00C15C7E"/>
    <w:rPr>
      <w:rFonts w:eastAsia="Times New Roman"/>
      <w:lang w:eastAsia="en-US"/>
    </w:rPr>
  </w:style>
  <w:style w:type="paragraph" w:styleId="BodyTextIndent">
    <w:name w:val="Body Text Indent"/>
    <w:basedOn w:val="Normal"/>
    <w:link w:val="BodyTextIndentChar"/>
    <w:rsid w:val="00C15C7E"/>
    <w:pPr>
      <w:spacing w:after="120"/>
      <w:ind w:left="283"/>
    </w:pPr>
  </w:style>
  <w:style w:type="character" w:customStyle="1" w:styleId="BodyTextIndentChar">
    <w:name w:val="Body Text Indent Char"/>
    <w:basedOn w:val="DefaultParagraphFont"/>
    <w:link w:val="BodyTextIndent"/>
    <w:rsid w:val="00C15C7E"/>
    <w:rPr>
      <w:rFonts w:eastAsia="Times New Roman"/>
      <w:lang w:eastAsia="en-US"/>
    </w:rPr>
  </w:style>
  <w:style w:type="paragraph" w:styleId="BodyTextFirstIndent2">
    <w:name w:val="Body Text First Indent 2"/>
    <w:basedOn w:val="BodyTextIndent"/>
    <w:link w:val="BodyTextFirstIndent2Char"/>
    <w:rsid w:val="00C15C7E"/>
    <w:pPr>
      <w:spacing w:after="180"/>
      <w:ind w:left="360" w:firstLine="360"/>
    </w:pPr>
  </w:style>
  <w:style w:type="character" w:customStyle="1" w:styleId="BodyTextFirstIndent2Char">
    <w:name w:val="Body Text First Indent 2 Char"/>
    <w:basedOn w:val="BodyTextIndentChar"/>
    <w:link w:val="BodyTextFirstIndent2"/>
    <w:rsid w:val="00C15C7E"/>
    <w:rPr>
      <w:rFonts w:eastAsia="Times New Roman"/>
      <w:lang w:eastAsia="en-US"/>
    </w:rPr>
  </w:style>
  <w:style w:type="paragraph" w:styleId="BodyTextIndent2">
    <w:name w:val="Body Text Indent 2"/>
    <w:basedOn w:val="Normal"/>
    <w:link w:val="BodyTextIndent2Char"/>
    <w:rsid w:val="00C15C7E"/>
    <w:pPr>
      <w:spacing w:after="120" w:line="480" w:lineRule="auto"/>
      <w:ind w:left="283"/>
    </w:pPr>
  </w:style>
  <w:style w:type="character" w:customStyle="1" w:styleId="BodyTextIndent2Char">
    <w:name w:val="Body Text Indent 2 Char"/>
    <w:basedOn w:val="DefaultParagraphFont"/>
    <w:link w:val="BodyTextIndent2"/>
    <w:rsid w:val="00C15C7E"/>
    <w:rPr>
      <w:rFonts w:eastAsia="Times New Roman"/>
      <w:lang w:eastAsia="en-US"/>
    </w:rPr>
  </w:style>
  <w:style w:type="paragraph" w:styleId="BodyTextIndent3">
    <w:name w:val="Body Text Indent 3"/>
    <w:basedOn w:val="Normal"/>
    <w:link w:val="BodyTextIndent3Char"/>
    <w:rsid w:val="00C15C7E"/>
    <w:pPr>
      <w:spacing w:after="120"/>
      <w:ind w:left="283"/>
    </w:pPr>
    <w:rPr>
      <w:sz w:val="16"/>
      <w:szCs w:val="16"/>
    </w:rPr>
  </w:style>
  <w:style w:type="character" w:customStyle="1" w:styleId="BodyTextIndent3Char">
    <w:name w:val="Body Text Indent 3 Char"/>
    <w:basedOn w:val="DefaultParagraphFont"/>
    <w:link w:val="BodyTextIndent3"/>
    <w:rsid w:val="00C15C7E"/>
    <w:rPr>
      <w:rFonts w:eastAsia="Times New Roman"/>
      <w:sz w:val="16"/>
      <w:szCs w:val="16"/>
      <w:lang w:eastAsia="en-US"/>
    </w:rPr>
  </w:style>
  <w:style w:type="paragraph" w:styleId="Caption">
    <w:name w:val="caption"/>
    <w:basedOn w:val="Normal"/>
    <w:next w:val="Normal"/>
    <w:semiHidden/>
    <w:unhideWhenUsed/>
    <w:qFormat/>
    <w:rsid w:val="00C15C7E"/>
    <w:pPr>
      <w:spacing w:after="200"/>
    </w:pPr>
    <w:rPr>
      <w:i/>
      <w:iCs/>
      <w:color w:val="44546A" w:themeColor="text2"/>
      <w:sz w:val="18"/>
      <w:szCs w:val="18"/>
    </w:rPr>
  </w:style>
  <w:style w:type="paragraph" w:styleId="Closing">
    <w:name w:val="Closing"/>
    <w:basedOn w:val="Normal"/>
    <w:link w:val="ClosingChar"/>
    <w:rsid w:val="00C15C7E"/>
    <w:pPr>
      <w:spacing w:after="0"/>
      <w:ind w:left="4252"/>
    </w:pPr>
  </w:style>
  <w:style w:type="character" w:customStyle="1" w:styleId="ClosingChar">
    <w:name w:val="Closing Char"/>
    <w:basedOn w:val="DefaultParagraphFont"/>
    <w:link w:val="Closing"/>
    <w:rsid w:val="00C15C7E"/>
    <w:rPr>
      <w:rFonts w:eastAsia="Times New Roman"/>
      <w:lang w:eastAsia="en-US"/>
    </w:rPr>
  </w:style>
  <w:style w:type="paragraph" w:styleId="Date">
    <w:name w:val="Date"/>
    <w:basedOn w:val="Normal"/>
    <w:next w:val="Normal"/>
    <w:link w:val="DateChar"/>
    <w:rsid w:val="00C15C7E"/>
  </w:style>
  <w:style w:type="character" w:customStyle="1" w:styleId="DateChar">
    <w:name w:val="Date Char"/>
    <w:basedOn w:val="DefaultParagraphFont"/>
    <w:link w:val="Date"/>
    <w:rsid w:val="00C15C7E"/>
    <w:rPr>
      <w:rFonts w:eastAsia="Times New Roman"/>
      <w:lang w:eastAsia="en-US"/>
    </w:rPr>
  </w:style>
  <w:style w:type="paragraph" w:styleId="DocumentMap">
    <w:name w:val="Document Map"/>
    <w:basedOn w:val="Normal"/>
    <w:link w:val="DocumentMapChar"/>
    <w:rsid w:val="00C15C7E"/>
    <w:pPr>
      <w:spacing w:after="0"/>
    </w:pPr>
    <w:rPr>
      <w:rFonts w:ascii="Segoe UI" w:hAnsi="Segoe UI" w:cs="Segoe UI"/>
      <w:sz w:val="16"/>
      <w:szCs w:val="16"/>
    </w:rPr>
  </w:style>
  <w:style w:type="character" w:customStyle="1" w:styleId="DocumentMapChar">
    <w:name w:val="Document Map Char"/>
    <w:basedOn w:val="DefaultParagraphFont"/>
    <w:link w:val="DocumentMap"/>
    <w:rsid w:val="00C15C7E"/>
    <w:rPr>
      <w:rFonts w:ascii="Segoe UI" w:eastAsia="Times New Roman" w:hAnsi="Segoe UI" w:cs="Segoe UI"/>
      <w:sz w:val="16"/>
      <w:szCs w:val="16"/>
      <w:lang w:eastAsia="en-US"/>
    </w:rPr>
  </w:style>
  <w:style w:type="paragraph" w:styleId="E-mailSignature">
    <w:name w:val="E-mail Signature"/>
    <w:basedOn w:val="Normal"/>
    <w:link w:val="E-mailSignatureChar"/>
    <w:rsid w:val="00C15C7E"/>
    <w:pPr>
      <w:spacing w:after="0"/>
    </w:pPr>
  </w:style>
  <w:style w:type="character" w:customStyle="1" w:styleId="E-mailSignatureChar">
    <w:name w:val="E-mail Signature Char"/>
    <w:basedOn w:val="DefaultParagraphFont"/>
    <w:link w:val="E-mailSignature"/>
    <w:rsid w:val="00C15C7E"/>
    <w:rPr>
      <w:rFonts w:eastAsia="Times New Roman"/>
      <w:lang w:eastAsia="en-US"/>
    </w:rPr>
  </w:style>
  <w:style w:type="paragraph" w:styleId="EndnoteText">
    <w:name w:val="endnote text"/>
    <w:basedOn w:val="Normal"/>
    <w:link w:val="EndnoteTextChar"/>
    <w:rsid w:val="00C15C7E"/>
    <w:pPr>
      <w:spacing w:after="0"/>
    </w:pPr>
  </w:style>
  <w:style w:type="character" w:customStyle="1" w:styleId="EndnoteTextChar">
    <w:name w:val="Endnote Text Char"/>
    <w:basedOn w:val="DefaultParagraphFont"/>
    <w:link w:val="EndnoteText"/>
    <w:rsid w:val="00C15C7E"/>
    <w:rPr>
      <w:rFonts w:eastAsia="Times New Roman"/>
      <w:lang w:eastAsia="en-US"/>
    </w:rPr>
  </w:style>
  <w:style w:type="paragraph" w:styleId="EnvelopeAddress">
    <w:name w:val="envelope address"/>
    <w:basedOn w:val="Normal"/>
    <w:rsid w:val="00C15C7E"/>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rsid w:val="00C15C7E"/>
    <w:pPr>
      <w:spacing w:after="0"/>
    </w:pPr>
    <w:rPr>
      <w:rFonts w:asciiTheme="majorHAnsi" w:eastAsiaTheme="majorEastAsia" w:hAnsiTheme="majorHAnsi" w:cstheme="majorBidi"/>
    </w:rPr>
  </w:style>
  <w:style w:type="paragraph" w:styleId="HTMLAddress">
    <w:name w:val="HTML Address"/>
    <w:basedOn w:val="Normal"/>
    <w:link w:val="HTMLAddressChar"/>
    <w:rsid w:val="00C15C7E"/>
    <w:pPr>
      <w:spacing w:after="0"/>
    </w:pPr>
    <w:rPr>
      <w:i/>
      <w:iCs/>
    </w:rPr>
  </w:style>
  <w:style w:type="character" w:customStyle="1" w:styleId="HTMLAddressChar">
    <w:name w:val="HTML Address Char"/>
    <w:basedOn w:val="DefaultParagraphFont"/>
    <w:link w:val="HTMLAddress"/>
    <w:rsid w:val="00C15C7E"/>
    <w:rPr>
      <w:rFonts w:eastAsia="Times New Roman"/>
      <w:i/>
      <w:iCs/>
      <w:lang w:eastAsia="en-US"/>
    </w:rPr>
  </w:style>
  <w:style w:type="paragraph" w:styleId="HTMLPreformatted">
    <w:name w:val="HTML Preformatted"/>
    <w:basedOn w:val="Normal"/>
    <w:link w:val="HTMLPreformattedChar"/>
    <w:rsid w:val="00C15C7E"/>
    <w:pPr>
      <w:spacing w:after="0"/>
    </w:pPr>
    <w:rPr>
      <w:rFonts w:ascii="Consolas" w:hAnsi="Consolas"/>
    </w:rPr>
  </w:style>
  <w:style w:type="character" w:customStyle="1" w:styleId="HTMLPreformattedChar">
    <w:name w:val="HTML Preformatted Char"/>
    <w:basedOn w:val="DefaultParagraphFont"/>
    <w:link w:val="HTMLPreformatted"/>
    <w:rsid w:val="00C15C7E"/>
    <w:rPr>
      <w:rFonts w:ascii="Consolas" w:eastAsia="Times New Roman" w:hAnsi="Consolas"/>
      <w:lang w:eastAsia="en-US"/>
    </w:rPr>
  </w:style>
  <w:style w:type="paragraph" w:styleId="Index3">
    <w:name w:val="index 3"/>
    <w:basedOn w:val="Normal"/>
    <w:next w:val="Normal"/>
    <w:rsid w:val="00C15C7E"/>
    <w:pPr>
      <w:spacing w:after="0"/>
      <w:ind w:left="600" w:hanging="200"/>
    </w:pPr>
  </w:style>
  <w:style w:type="paragraph" w:styleId="Index4">
    <w:name w:val="index 4"/>
    <w:basedOn w:val="Normal"/>
    <w:next w:val="Normal"/>
    <w:rsid w:val="00C15C7E"/>
    <w:pPr>
      <w:spacing w:after="0"/>
      <w:ind w:left="800" w:hanging="200"/>
    </w:pPr>
  </w:style>
  <w:style w:type="paragraph" w:styleId="Index5">
    <w:name w:val="index 5"/>
    <w:basedOn w:val="Normal"/>
    <w:next w:val="Normal"/>
    <w:rsid w:val="00C15C7E"/>
    <w:pPr>
      <w:spacing w:after="0"/>
      <w:ind w:left="1000" w:hanging="200"/>
    </w:pPr>
  </w:style>
  <w:style w:type="paragraph" w:styleId="Index6">
    <w:name w:val="index 6"/>
    <w:basedOn w:val="Normal"/>
    <w:next w:val="Normal"/>
    <w:rsid w:val="00C15C7E"/>
    <w:pPr>
      <w:spacing w:after="0"/>
      <w:ind w:left="1200" w:hanging="200"/>
    </w:pPr>
  </w:style>
  <w:style w:type="paragraph" w:styleId="Index7">
    <w:name w:val="index 7"/>
    <w:basedOn w:val="Normal"/>
    <w:next w:val="Normal"/>
    <w:rsid w:val="00C15C7E"/>
    <w:pPr>
      <w:spacing w:after="0"/>
      <w:ind w:left="1400" w:hanging="200"/>
    </w:pPr>
  </w:style>
  <w:style w:type="paragraph" w:styleId="Index8">
    <w:name w:val="index 8"/>
    <w:basedOn w:val="Normal"/>
    <w:next w:val="Normal"/>
    <w:rsid w:val="00C15C7E"/>
    <w:pPr>
      <w:spacing w:after="0"/>
      <w:ind w:left="1600" w:hanging="200"/>
    </w:pPr>
  </w:style>
  <w:style w:type="paragraph" w:styleId="Index9">
    <w:name w:val="index 9"/>
    <w:basedOn w:val="Normal"/>
    <w:next w:val="Normal"/>
    <w:rsid w:val="00C15C7E"/>
    <w:pPr>
      <w:spacing w:after="0"/>
      <w:ind w:left="1800" w:hanging="200"/>
    </w:pPr>
  </w:style>
  <w:style w:type="paragraph" w:styleId="IndexHeading">
    <w:name w:val="index heading"/>
    <w:basedOn w:val="Normal"/>
    <w:next w:val="Index1"/>
    <w:rsid w:val="00C15C7E"/>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15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15C7E"/>
    <w:rPr>
      <w:rFonts w:eastAsia="Times New Roman"/>
      <w:i/>
      <w:iCs/>
      <w:color w:val="5B9BD5" w:themeColor="accent1"/>
      <w:lang w:eastAsia="en-US"/>
    </w:rPr>
  </w:style>
  <w:style w:type="paragraph" w:styleId="ListContinue">
    <w:name w:val="List Continue"/>
    <w:basedOn w:val="Normal"/>
    <w:rsid w:val="00C15C7E"/>
    <w:pPr>
      <w:spacing w:after="120"/>
      <w:ind w:left="283"/>
      <w:contextualSpacing/>
    </w:pPr>
  </w:style>
  <w:style w:type="paragraph" w:styleId="ListContinue2">
    <w:name w:val="List Continue 2"/>
    <w:basedOn w:val="Normal"/>
    <w:rsid w:val="00C15C7E"/>
    <w:pPr>
      <w:spacing w:after="120"/>
      <w:ind w:left="566"/>
      <w:contextualSpacing/>
    </w:pPr>
  </w:style>
  <w:style w:type="paragraph" w:styleId="ListContinue3">
    <w:name w:val="List Continue 3"/>
    <w:basedOn w:val="Normal"/>
    <w:rsid w:val="00C15C7E"/>
    <w:pPr>
      <w:spacing w:after="120"/>
      <w:ind w:left="849"/>
      <w:contextualSpacing/>
    </w:pPr>
  </w:style>
  <w:style w:type="paragraph" w:styleId="ListContinue4">
    <w:name w:val="List Continue 4"/>
    <w:basedOn w:val="Normal"/>
    <w:rsid w:val="00C15C7E"/>
    <w:pPr>
      <w:spacing w:after="120"/>
      <w:ind w:left="1132"/>
      <w:contextualSpacing/>
    </w:pPr>
  </w:style>
  <w:style w:type="paragraph" w:styleId="ListContinue5">
    <w:name w:val="List Continue 5"/>
    <w:basedOn w:val="Normal"/>
    <w:rsid w:val="00C15C7E"/>
    <w:pPr>
      <w:spacing w:after="120"/>
      <w:ind w:left="1415"/>
      <w:contextualSpacing/>
    </w:pPr>
  </w:style>
  <w:style w:type="paragraph" w:styleId="ListNumber3">
    <w:name w:val="List Number 3"/>
    <w:basedOn w:val="Normal"/>
    <w:rsid w:val="00C15C7E"/>
    <w:pPr>
      <w:numPr>
        <w:numId w:val="15"/>
      </w:numPr>
      <w:contextualSpacing/>
    </w:pPr>
  </w:style>
  <w:style w:type="paragraph" w:styleId="ListNumber4">
    <w:name w:val="List Number 4"/>
    <w:basedOn w:val="Normal"/>
    <w:rsid w:val="00C15C7E"/>
    <w:pPr>
      <w:numPr>
        <w:numId w:val="16"/>
      </w:numPr>
      <w:contextualSpacing/>
    </w:pPr>
  </w:style>
  <w:style w:type="paragraph" w:styleId="ListNumber5">
    <w:name w:val="List Number 5"/>
    <w:basedOn w:val="Normal"/>
    <w:rsid w:val="00C15C7E"/>
    <w:pPr>
      <w:numPr>
        <w:numId w:val="17"/>
      </w:numPr>
      <w:contextualSpacing/>
    </w:pPr>
  </w:style>
  <w:style w:type="paragraph" w:styleId="ListParagraph">
    <w:name w:val="List Paragraph"/>
    <w:basedOn w:val="Normal"/>
    <w:uiPriority w:val="34"/>
    <w:qFormat/>
    <w:rsid w:val="00C15C7E"/>
    <w:pPr>
      <w:ind w:left="720"/>
      <w:contextualSpacing/>
    </w:pPr>
  </w:style>
  <w:style w:type="paragraph" w:styleId="MacroText">
    <w:name w:val="macro"/>
    <w:link w:val="MacroTextChar"/>
    <w:rsid w:val="00C15C7E"/>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nsolas" w:eastAsia="Times New Roman" w:hAnsi="Consolas"/>
      <w:lang w:eastAsia="en-US"/>
    </w:rPr>
  </w:style>
  <w:style w:type="character" w:customStyle="1" w:styleId="MacroTextChar">
    <w:name w:val="Macro Text Char"/>
    <w:basedOn w:val="DefaultParagraphFont"/>
    <w:link w:val="MacroText"/>
    <w:rsid w:val="00C15C7E"/>
    <w:rPr>
      <w:rFonts w:ascii="Consolas" w:eastAsia="Times New Roman" w:hAnsi="Consolas"/>
      <w:lang w:eastAsia="en-US"/>
    </w:rPr>
  </w:style>
  <w:style w:type="paragraph" w:styleId="MessageHeader">
    <w:name w:val="Message Header"/>
    <w:basedOn w:val="Normal"/>
    <w:link w:val="MessageHeaderChar"/>
    <w:rsid w:val="00C15C7E"/>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C15C7E"/>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C15C7E"/>
    <w:pPr>
      <w:overflowPunct w:val="0"/>
      <w:autoSpaceDE w:val="0"/>
      <w:autoSpaceDN w:val="0"/>
      <w:adjustRightInd w:val="0"/>
      <w:textAlignment w:val="baseline"/>
    </w:pPr>
    <w:rPr>
      <w:rFonts w:eastAsia="Times New Roman"/>
      <w:lang w:eastAsia="en-US"/>
    </w:rPr>
  </w:style>
  <w:style w:type="paragraph" w:styleId="NormalIndent">
    <w:name w:val="Normal Indent"/>
    <w:basedOn w:val="Normal"/>
    <w:rsid w:val="00C15C7E"/>
    <w:pPr>
      <w:ind w:left="720"/>
    </w:pPr>
  </w:style>
  <w:style w:type="paragraph" w:styleId="NoteHeading">
    <w:name w:val="Note Heading"/>
    <w:basedOn w:val="Normal"/>
    <w:next w:val="Normal"/>
    <w:link w:val="NoteHeadingChar"/>
    <w:rsid w:val="00C15C7E"/>
    <w:pPr>
      <w:spacing w:after="0"/>
    </w:pPr>
  </w:style>
  <w:style w:type="character" w:customStyle="1" w:styleId="NoteHeadingChar">
    <w:name w:val="Note Heading Char"/>
    <w:basedOn w:val="DefaultParagraphFont"/>
    <w:link w:val="NoteHeading"/>
    <w:rsid w:val="00C15C7E"/>
    <w:rPr>
      <w:rFonts w:eastAsia="Times New Roman"/>
      <w:lang w:eastAsia="en-US"/>
    </w:rPr>
  </w:style>
  <w:style w:type="paragraph" w:styleId="PlainText">
    <w:name w:val="Plain Text"/>
    <w:basedOn w:val="Normal"/>
    <w:link w:val="PlainTextChar"/>
    <w:rsid w:val="00C15C7E"/>
    <w:pPr>
      <w:spacing w:after="0"/>
    </w:pPr>
    <w:rPr>
      <w:rFonts w:ascii="Consolas" w:hAnsi="Consolas"/>
      <w:sz w:val="21"/>
      <w:szCs w:val="21"/>
    </w:rPr>
  </w:style>
  <w:style w:type="character" w:customStyle="1" w:styleId="PlainTextChar">
    <w:name w:val="Plain Text Char"/>
    <w:basedOn w:val="DefaultParagraphFont"/>
    <w:link w:val="PlainText"/>
    <w:rsid w:val="00C15C7E"/>
    <w:rPr>
      <w:rFonts w:ascii="Consolas" w:eastAsia="Times New Roman" w:hAnsi="Consolas"/>
      <w:sz w:val="21"/>
      <w:szCs w:val="21"/>
      <w:lang w:eastAsia="en-US"/>
    </w:rPr>
  </w:style>
  <w:style w:type="paragraph" w:styleId="Quote">
    <w:name w:val="Quote"/>
    <w:basedOn w:val="Normal"/>
    <w:next w:val="Normal"/>
    <w:link w:val="QuoteChar"/>
    <w:uiPriority w:val="29"/>
    <w:qFormat/>
    <w:rsid w:val="00C15C7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15C7E"/>
    <w:rPr>
      <w:rFonts w:eastAsia="Times New Roman"/>
      <w:i/>
      <w:iCs/>
      <w:color w:val="404040" w:themeColor="text1" w:themeTint="BF"/>
      <w:lang w:eastAsia="en-US"/>
    </w:rPr>
  </w:style>
  <w:style w:type="paragraph" w:styleId="Salutation">
    <w:name w:val="Salutation"/>
    <w:basedOn w:val="Normal"/>
    <w:next w:val="Normal"/>
    <w:link w:val="SalutationChar"/>
    <w:rsid w:val="00C15C7E"/>
  </w:style>
  <w:style w:type="character" w:customStyle="1" w:styleId="SalutationChar">
    <w:name w:val="Salutation Char"/>
    <w:basedOn w:val="DefaultParagraphFont"/>
    <w:link w:val="Salutation"/>
    <w:rsid w:val="00C15C7E"/>
    <w:rPr>
      <w:rFonts w:eastAsia="Times New Roman"/>
      <w:lang w:eastAsia="en-US"/>
    </w:rPr>
  </w:style>
  <w:style w:type="paragraph" w:styleId="Signature">
    <w:name w:val="Signature"/>
    <w:basedOn w:val="Normal"/>
    <w:link w:val="SignatureChar"/>
    <w:rsid w:val="00C15C7E"/>
    <w:pPr>
      <w:spacing w:after="0"/>
      <w:ind w:left="4252"/>
    </w:pPr>
  </w:style>
  <w:style w:type="character" w:customStyle="1" w:styleId="SignatureChar">
    <w:name w:val="Signature Char"/>
    <w:basedOn w:val="DefaultParagraphFont"/>
    <w:link w:val="Signature"/>
    <w:rsid w:val="00C15C7E"/>
    <w:rPr>
      <w:rFonts w:eastAsia="Times New Roman"/>
      <w:lang w:eastAsia="en-US"/>
    </w:rPr>
  </w:style>
  <w:style w:type="paragraph" w:styleId="Subtitle">
    <w:name w:val="Subtitle"/>
    <w:basedOn w:val="Normal"/>
    <w:next w:val="Normal"/>
    <w:link w:val="SubtitleChar"/>
    <w:qFormat/>
    <w:rsid w:val="00C15C7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15C7E"/>
    <w:rPr>
      <w:rFonts w:asciiTheme="minorHAnsi" w:eastAsiaTheme="minorEastAsia" w:hAnsiTheme="minorHAnsi" w:cstheme="minorBidi"/>
      <w:color w:val="5A5A5A" w:themeColor="text1" w:themeTint="A5"/>
      <w:spacing w:val="15"/>
      <w:sz w:val="22"/>
      <w:szCs w:val="22"/>
      <w:lang w:eastAsia="en-US"/>
    </w:rPr>
  </w:style>
  <w:style w:type="paragraph" w:styleId="TableofAuthorities">
    <w:name w:val="table of authorities"/>
    <w:basedOn w:val="Normal"/>
    <w:next w:val="Normal"/>
    <w:rsid w:val="00C15C7E"/>
    <w:pPr>
      <w:spacing w:after="0"/>
      <w:ind w:left="200" w:hanging="200"/>
    </w:pPr>
  </w:style>
  <w:style w:type="paragraph" w:styleId="TableofFigures">
    <w:name w:val="table of figures"/>
    <w:basedOn w:val="Normal"/>
    <w:next w:val="Normal"/>
    <w:rsid w:val="00C15C7E"/>
    <w:pPr>
      <w:spacing w:after="0"/>
    </w:pPr>
  </w:style>
  <w:style w:type="paragraph" w:styleId="Title">
    <w:name w:val="Title"/>
    <w:basedOn w:val="Normal"/>
    <w:next w:val="Normal"/>
    <w:link w:val="TitleChar"/>
    <w:qFormat/>
    <w:rsid w:val="00C15C7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15C7E"/>
    <w:rPr>
      <w:rFonts w:asciiTheme="majorHAnsi" w:eastAsiaTheme="majorEastAsia" w:hAnsiTheme="majorHAnsi" w:cstheme="majorBidi"/>
      <w:spacing w:val="-10"/>
      <w:kern w:val="28"/>
      <w:sz w:val="56"/>
      <w:szCs w:val="56"/>
      <w:lang w:eastAsia="en-US"/>
    </w:rPr>
  </w:style>
  <w:style w:type="paragraph" w:styleId="TOAHeading">
    <w:name w:val="toa heading"/>
    <w:basedOn w:val="Normal"/>
    <w:next w:val="Normal"/>
    <w:rsid w:val="00C15C7E"/>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qFormat/>
    <w:rsid w:val="00C15C7E"/>
    <w:pPr>
      <w:pBdr>
        <w:top w:val="none" w:sz="0" w:space="0" w:color="auto"/>
      </w:pBdr>
      <w:spacing w:after="0"/>
      <w:ind w:left="0" w:firstLine="0"/>
      <w:outlineLvl w:val="9"/>
    </w:pPr>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7046">
      <w:bodyDiv w:val="1"/>
      <w:marLeft w:val="0"/>
      <w:marRight w:val="0"/>
      <w:marTop w:val="0"/>
      <w:marBottom w:val="0"/>
      <w:divBdr>
        <w:top w:val="none" w:sz="0" w:space="0" w:color="auto"/>
        <w:left w:val="none" w:sz="0" w:space="0" w:color="auto"/>
        <w:bottom w:val="none" w:sz="0" w:space="0" w:color="auto"/>
        <w:right w:val="none" w:sz="0" w:space="0" w:color="auto"/>
      </w:divBdr>
    </w:div>
    <w:div w:id="394200539">
      <w:bodyDiv w:val="1"/>
      <w:marLeft w:val="0"/>
      <w:marRight w:val="0"/>
      <w:marTop w:val="0"/>
      <w:marBottom w:val="0"/>
      <w:divBdr>
        <w:top w:val="none" w:sz="0" w:space="0" w:color="auto"/>
        <w:left w:val="none" w:sz="0" w:space="0" w:color="auto"/>
        <w:bottom w:val="none" w:sz="0" w:space="0" w:color="auto"/>
        <w:right w:val="none" w:sz="0" w:space="0" w:color="auto"/>
      </w:divBdr>
    </w:div>
    <w:div w:id="420838855">
      <w:bodyDiv w:val="1"/>
      <w:marLeft w:val="0"/>
      <w:marRight w:val="0"/>
      <w:marTop w:val="0"/>
      <w:marBottom w:val="0"/>
      <w:divBdr>
        <w:top w:val="none" w:sz="0" w:space="0" w:color="auto"/>
        <w:left w:val="none" w:sz="0" w:space="0" w:color="auto"/>
        <w:bottom w:val="none" w:sz="0" w:space="0" w:color="auto"/>
        <w:right w:val="none" w:sz="0" w:space="0" w:color="auto"/>
      </w:divBdr>
    </w:div>
    <w:div w:id="442113082">
      <w:bodyDiv w:val="1"/>
      <w:marLeft w:val="0"/>
      <w:marRight w:val="0"/>
      <w:marTop w:val="0"/>
      <w:marBottom w:val="0"/>
      <w:divBdr>
        <w:top w:val="none" w:sz="0" w:space="0" w:color="auto"/>
        <w:left w:val="none" w:sz="0" w:space="0" w:color="auto"/>
        <w:bottom w:val="none" w:sz="0" w:space="0" w:color="auto"/>
        <w:right w:val="none" w:sz="0" w:space="0" w:color="auto"/>
      </w:divBdr>
    </w:div>
    <w:div w:id="489492293">
      <w:bodyDiv w:val="1"/>
      <w:marLeft w:val="0"/>
      <w:marRight w:val="0"/>
      <w:marTop w:val="0"/>
      <w:marBottom w:val="0"/>
      <w:divBdr>
        <w:top w:val="none" w:sz="0" w:space="0" w:color="auto"/>
        <w:left w:val="none" w:sz="0" w:space="0" w:color="auto"/>
        <w:bottom w:val="none" w:sz="0" w:space="0" w:color="auto"/>
        <w:right w:val="none" w:sz="0" w:space="0" w:color="auto"/>
      </w:divBdr>
    </w:div>
    <w:div w:id="493763995">
      <w:bodyDiv w:val="1"/>
      <w:marLeft w:val="0"/>
      <w:marRight w:val="0"/>
      <w:marTop w:val="0"/>
      <w:marBottom w:val="0"/>
      <w:divBdr>
        <w:top w:val="none" w:sz="0" w:space="0" w:color="auto"/>
        <w:left w:val="none" w:sz="0" w:space="0" w:color="auto"/>
        <w:bottom w:val="none" w:sz="0" w:space="0" w:color="auto"/>
        <w:right w:val="none" w:sz="0" w:space="0" w:color="auto"/>
      </w:divBdr>
    </w:div>
    <w:div w:id="534390179">
      <w:bodyDiv w:val="1"/>
      <w:marLeft w:val="0"/>
      <w:marRight w:val="0"/>
      <w:marTop w:val="0"/>
      <w:marBottom w:val="0"/>
      <w:divBdr>
        <w:top w:val="none" w:sz="0" w:space="0" w:color="auto"/>
        <w:left w:val="none" w:sz="0" w:space="0" w:color="auto"/>
        <w:bottom w:val="none" w:sz="0" w:space="0" w:color="auto"/>
        <w:right w:val="none" w:sz="0" w:space="0" w:color="auto"/>
      </w:divBdr>
    </w:div>
    <w:div w:id="765199801">
      <w:bodyDiv w:val="1"/>
      <w:marLeft w:val="0"/>
      <w:marRight w:val="0"/>
      <w:marTop w:val="0"/>
      <w:marBottom w:val="0"/>
      <w:divBdr>
        <w:top w:val="none" w:sz="0" w:space="0" w:color="auto"/>
        <w:left w:val="none" w:sz="0" w:space="0" w:color="auto"/>
        <w:bottom w:val="none" w:sz="0" w:space="0" w:color="auto"/>
        <w:right w:val="none" w:sz="0" w:space="0" w:color="auto"/>
      </w:divBdr>
    </w:div>
    <w:div w:id="840660443">
      <w:bodyDiv w:val="1"/>
      <w:marLeft w:val="0"/>
      <w:marRight w:val="0"/>
      <w:marTop w:val="0"/>
      <w:marBottom w:val="0"/>
      <w:divBdr>
        <w:top w:val="none" w:sz="0" w:space="0" w:color="auto"/>
        <w:left w:val="none" w:sz="0" w:space="0" w:color="auto"/>
        <w:bottom w:val="none" w:sz="0" w:space="0" w:color="auto"/>
        <w:right w:val="none" w:sz="0" w:space="0" w:color="auto"/>
      </w:divBdr>
    </w:div>
    <w:div w:id="896892534">
      <w:bodyDiv w:val="1"/>
      <w:marLeft w:val="0"/>
      <w:marRight w:val="0"/>
      <w:marTop w:val="0"/>
      <w:marBottom w:val="0"/>
      <w:divBdr>
        <w:top w:val="none" w:sz="0" w:space="0" w:color="auto"/>
        <w:left w:val="none" w:sz="0" w:space="0" w:color="auto"/>
        <w:bottom w:val="none" w:sz="0" w:space="0" w:color="auto"/>
        <w:right w:val="none" w:sz="0" w:space="0" w:color="auto"/>
      </w:divBdr>
    </w:div>
    <w:div w:id="899942366">
      <w:bodyDiv w:val="1"/>
      <w:marLeft w:val="0"/>
      <w:marRight w:val="0"/>
      <w:marTop w:val="0"/>
      <w:marBottom w:val="0"/>
      <w:divBdr>
        <w:top w:val="none" w:sz="0" w:space="0" w:color="auto"/>
        <w:left w:val="none" w:sz="0" w:space="0" w:color="auto"/>
        <w:bottom w:val="none" w:sz="0" w:space="0" w:color="auto"/>
        <w:right w:val="none" w:sz="0" w:space="0" w:color="auto"/>
      </w:divBdr>
    </w:div>
    <w:div w:id="914510320">
      <w:bodyDiv w:val="1"/>
      <w:marLeft w:val="0"/>
      <w:marRight w:val="0"/>
      <w:marTop w:val="0"/>
      <w:marBottom w:val="0"/>
      <w:divBdr>
        <w:top w:val="none" w:sz="0" w:space="0" w:color="auto"/>
        <w:left w:val="none" w:sz="0" w:space="0" w:color="auto"/>
        <w:bottom w:val="none" w:sz="0" w:space="0" w:color="auto"/>
        <w:right w:val="none" w:sz="0" w:space="0" w:color="auto"/>
      </w:divBdr>
    </w:div>
    <w:div w:id="940839575">
      <w:bodyDiv w:val="1"/>
      <w:marLeft w:val="0"/>
      <w:marRight w:val="0"/>
      <w:marTop w:val="0"/>
      <w:marBottom w:val="0"/>
      <w:divBdr>
        <w:top w:val="none" w:sz="0" w:space="0" w:color="auto"/>
        <w:left w:val="none" w:sz="0" w:space="0" w:color="auto"/>
        <w:bottom w:val="none" w:sz="0" w:space="0" w:color="auto"/>
        <w:right w:val="none" w:sz="0" w:space="0" w:color="auto"/>
      </w:divBdr>
    </w:div>
    <w:div w:id="955408730">
      <w:bodyDiv w:val="1"/>
      <w:marLeft w:val="0"/>
      <w:marRight w:val="0"/>
      <w:marTop w:val="0"/>
      <w:marBottom w:val="0"/>
      <w:divBdr>
        <w:top w:val="none" w:sz="0" w:space="0" w:color="auto"/>
        <w:left w:val="none" w:sz="0" w:space="0" w:color="auto"/>
        <w:bottom w:val="none" w:sz="0" w:space="0" w:color="auto"/>
        <w:right w:val="none" w:sz="0" w:space="0" w:color="auto"/>
      </w:divBdr>
    </w:div>
    <w:div w:id="1011177911">
      <w:bodyDiv w:val="1"/>
      <w:marLeft w:val="0"/>
      <w:marRight w:val="0"/>
      <w:marTop w:val="0"/>
      <w:marBottom w:val="0"/>
      <w:divBdr>
        <w:top w:val="none" w:sz="0" w:space="0" w:color="auto"/>
        <w:left w:val="none" w:sz="0" w:space="0" w:color="auto"/>
        <w:bottom w:val="none" w:sz="0" w:space="0" w:color="auto"/>
        <w:right w:val="none" w:sz="0" w:space="0" w:color="auto"/>
      </w:divBdr>
    </w:div>
    <w:div w:id="1166163308">
      <w:bodyDiv w:val="1"/>
      <w:marLeft w:val="0"/>
      <w:marRight w:val="0"/>
      <w:marTop w:val="0"/>
      <w:marBottom w:val="0"/>
      <w:divBdr>
        <w:top w:val="none" w:sz="0" w:space="0" w:color="auto"/>
        <w:left w:val="none" w:sz="0" w:space="0" w:color="auto"/>
        <w:bottom w:val="none" w:sz="0" w:space="0" w:color="auto"/>
        <w:right w:val="none" w:sz="0" w:space="0" w:color="auto"/>
      </w:divBdr>
    </w:div>
    <w:div w:id="1214585330">
      <w:bodyDiv w:val="1"/>
      <w:marLeft w:val="0"/>
      <w:marRight w:val="0"/>
      <w:marTop w:val="0"/>
      <w:marBottom w:val="0"/>
      <w:divBdr>
        <w:top w:val="none" w:sz="0" w:space="0" w:color="auto"/>
        <w:left w:val="none" w:sz="0" w:space="0" w:color="auto"/>
        <w:bottom w:val="none" w:sz="0" w:space="0" w:color="auto"/>
        <w:right w:val="none" w:sz="0" w:space="0" w:color="auto"/>
      </w:divBdr>
    </w:div>
    <w:div w:id="1280142699">
      <w:bodyDiv w:val="1"/>
      <w:marLeft w:val="0"/>
      <w:marRight w:val="0"/>
      <w:marTop w:val="0"/>
      <w:marBottom w:val="0"/>
      <w:divBdr>
        <w:top w:val="none" w:sz="0" w:space="0" w:color="auto"/>
        <w:left w:val="none" w:sz="0" w:space="0" w:color="auto"/>
        <w:bottom w:val="none" w:sz="0" w:space="0" w:color="auto"/>
        <w:right w:val="none" w:sz="0" w:space="0" w:color="auto"/>
      </w:divBdr>
    </w:div>
    <w:div w:id="1293555297">
      <w:bodyDiv w:val="1"/>
      <w:marLeft w:val="0"/>
      <w:marRight w:val="0"/>
      <w:marTop w:val="0"/>
      <w:marBottom w:val="0"/>
      <w:divBdr>
        <w:top w:val="none" w:sz="0" w:space="0" w:color="auto"/>
        <w:left w:val="none" w:sz="0" w:space="0" w:color="auto"/>
        <w:bottom w:val="none" w:sz="0" w:space="0" w:color="auto"/>
        <w:right w:val="none" w:sz="0" w:space="0" w:color="auto"/>
      </w:divBdr>
    </w:div>
    <w:div w:id="1450009826">
      <w:bodyDiv w:val="1"/>
      <w:marLeft w:val="0"/>
      <w:marRight w:val="0"/>
      <w:marTop w:val="0"/>
      <w:marBottom w:val="0"/>
      <w:divBdr>
        <w:top w:val="none" w:sz="0" w:space="0" w:color="auto"/>
        <w:left w:val="none" w:sz="0" w:space="0" w:color="auto"/>
        <w:bottom w:val="none" w:sz="0" w:space="0" w:color="auto"/>
        <w:right w:val="none" w:sz="0" w:space="0" w:color="auto"/>
      </w:divBdr>
    </w:div>
    <w:div w:id="1481070132">
      <w:bodyDiv w:val="1"/>
      <w:marLeft w:val="0"/>
      <w:marRight w:val="0"/>
      <w:marTop w:val="0"/>
      <w:marBottom w:val="0"/>
      <w:divBdr>
        <w:top w:val="none" w:sz="0" w:space="0" w:color="auto"/>
        <w:left w:val="none" w:sz="0" w:space="0" w:color="auto"/>
        <w:bottom w:val="none" w:sz="0" w:space="0" w:color="auto"/>
        <w:right w:val="none" w:sz="0" w:space="0" w:color="auto"/>
      </w:divBdr>
    </w:div>
    <w:div w:id="1670134316">
      <w:bodyDiv w:val="1"/>
      <w:marLeft w:val="0"/>
      <w:marRight w:val="0"/>
      <w:marTop w:val="0"/>
      <w:marBottom w:val="0"/>
      <w:divBdr>
        <w:top w:val="none" w:sz="0" w:space="0" w:color="auto"/>
        <w:left w:val="none" w:sz="0" w:space="0" w:color="auto"/>
        <w:bottom w:val="none" w:sz="0" w:space="0" w:color="auto"/>
        <w:right w:val="none" w:sz="0" w:space="0" w:color="auto"/>
      </w:divBdr>
    </w:div>
    <w:div w:id="1773933937">
      <w:bodyDiv w:val="1"/>
      <w:marLeft w:val="0"/>
      <w:marRight w:val="0"/>
      <w:marTop w:val="0"/>
      <w:marBottom w:val="0"/>
      <w:divBdr>
        <w:top w:val="none" w:sz="0" w:space="0" w:color="auto"/>
        <w:left w:val="none" w:sz="0" w:space="0" w:color="auto"/>
        <w:bottom w:val="none" w:sz="0" w:space="0" w:color="auto"/>
        <w:right w:val="none" w:sz="0" w:space="0" w:color="auto"/>
      </w:divBdr>
    </w:div>
    <w:div w:id="1845588965">
      <w:bodyDiv w:val="1"/>
      <w:marLeft w:val="0"/>
      <w:marRight w:val="0"/>
      <w:marTop w:val="0"/>
      <w:marBottom w:val="0"/>
      <w:divBdr>
        <w:top w:val="none" w:sz="0" w:space="0" w:color="auto"/>
        <w:left w:val="none" w:sz="0" w:space="0" w:color="auto"/>
        <w:bottom w:val="none" w:sz="0" w:space="0" w:color="auto"/>
        <w:right w:val="none" w:sz="0" w:space="0" w:color="auto"/>
      </w:divBdr>
    </w:div>
    <w:div w:id="1924142868">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nosoveri\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6DDD3-BA29-477B-95C1-C6E736C37D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0</TotalTime>
  <Pages>3</Pages>
  <Words>8019</Words>
  <Characters>45713</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3GPP TS 33.226</vt:lpstr>
    </vt:vector>
  </TitlesOfParts>
  <Company>ETSI</Company>
  <LinksUpToDate>false</LinksUpToDate>
  <CharactersWithSpaces>53625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33.226</dc:title>
  <dc:subject>Security assurance for IP Multimedia Subsystem (IMS) (Release 19)</dc:subject>
  <dc:creator>MCC Support</dc:creator>
  <cp:keywords/>
  <dc:description/>
  <cp:lastModifiedBy>35.240_CR0002_(Rel-20)_TEI20</cp:lastModifiedBy>
  <cp:revision>2</cp:revision>
  <cp:lastPrinted>2019-02-25T21:05:00Z</cp:lastPrinted>
  <dcterms:created xsi:type="dcterms:W3CDTF">2026-09-28T14:00:00Z</dcterms:created>
  <dcterms:modified xsi:type="dcterms:W3CDTF">2026-09-28T14:00:00Z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(3)bP6/SWxcdvkulxJ9isRumAK1EV/wn+HVMOs81iNbE5pAa6WGGYbALAFStN4SU7VvGMtjaKQI_x000d_
MUhUIZEOsWUWmvWVOr5a8ZrKN+gGFhuaw/AXTmyBVxe+5u9xwfALu1ZJk/rdATZMNB89Xwsa_x000d_
Y91CA2leNZpkXDSbOzj11xLalH4N4tBa+eZD38+bgzdnorQQr2/sT3Gi/LHiqoQVaFy7oQPQ_x000d_
MDIEEDjv3EQGlci2og</vt:lpwstr>
  </property>
  <property fmtid="{D5CDD505-2E9C-101B-9397-08002B2CF9AE}" pid="3" name="_2015_ms_pID_7253431">
    <vt:lpwstr>/KY6N4lg7WkobZVTFpprzdXMt3JZk/xc4cwSX34v+PQB7UDmztRW6S_x000d_
LEHz9WqpHnkmeSDm1GFf3+T/YNbij3FN8CZDA7aorvCc5GKV9GH7YvgjVZFGLoSFp+IqgFn3_x000d_
EPZy6gRu6JPf/npJ6NsFaCwLxxY9fqH1SEqkR2m2E8/AeX/kMtbGWIqWmMd7hLgSvnD+S0L7_x000d_
YWYFdVsPJJJ2mJWaluMnlbs7IbOTgw334DXJ</vt:lpwstr>
  </property>
  <property fmtid="{D5CDD505-2E9C-101B-9397-08002B2CF9AE}" pid="4" name="_2015_ms_pID_7253432">
    <vt:lpwstr>zA==</vt:lpwstr>
  </property>
</Properties>
</file>