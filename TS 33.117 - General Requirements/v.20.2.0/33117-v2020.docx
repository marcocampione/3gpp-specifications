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F571" w14:textId="31C067AE" w:rsidR="00080512" w:rsidRPr="00FD4A4B" w:rsidRDefault="008965E5" w:rsidP="00FD4A4B">
      <w:pPr>
        <w:pStyle w:val="ZA"/>
        <w:framePr w:wrap="notBeside"/>
        <w:ind w:left="1135"/>
        <w:rPr>
          <w:noProof w:val="0"/>
        </w:rPr>
      </w:pPr>
      <w:bookmarkStart w:id="0" w:name="page1"/>
      <w:r w:rsidRPr="00FD4A4B">
        <w:rPr>
          <w:noProof w:val="0"/>
          <w:sz w:val="64"/>
        </w:rPr>
        <w:t>3GPP TS 33</w:t>
      </w:r>
      <w:r w:rsidR="00080512" w:rsidRPr="00FD4A4B">
        <w:rPr>
          <w:noProof w:val="0"/>
          <w:sz w:val="64"/>
        </w:rPr>
        <w:t>.</w:t>
      </w:r>
      <w:r w:rsidR="00A131EF" w:rsidRPr="00FD4A4B">
        <w:rPr>
          <w:noProof w:val="0"/>
          <w:sz w:val="64"/>
        </w:rPr>
        <w:t>117</w:t>
      </w:r>
      <w:r w:rsidR="00080512" w:rsidRPr="00FD4A4B">
        <w:rPr>
          <w:noProof w:val="0"/>
          <w:sz w:val="64"/>
        </w:rPr>
        <w:t xml:space="preserve"> </w:t>
      </w:r>
      <w:r w:rsidR="00480834" w:rsidRPr="00FD4A4B">
        <w:rPr>
          <w:noProof w:val="0"/>
        </w:rPr>
        <w:t>V</w:t>
      </w:r>
      <w:r w:rsidR="00891389">
        <w:rPr>
          <w:noProof w:val="0"/>
        </w:rPr>
        <w:t>20.2.0</w:t>
      </w:r>
      <w:r w:rsidR="00D406F4" w:rsidRPr="00FD4A4B">
        <w:rPr>
          <w:noProof w:val="0"/>
        </w:rPr>
        <w:t xml:space="preserve"> </w:t>
      </w:r>
      <w:r w:rsidRPr="00FD4A4B">
        <w:rPr>
          <w:noProof w:val="0"/>
          <w:sz w:val="32"/>
        </w:rPr>
        <w:t>(</w:t>
      </w:r>
      <w:r w:rsidR="00891389">
        <w:rPr>
          <w:noProof w:val="0"/>
          <w:sz w:val="32"/>
        </w:rPr>
        <w:t>2026-09</w:t>
      </w:r>
      <w:r w:rsidR="00080512" w:rsidRPr="00FD4A4B">
        <w:rPr>
          <w:noProof w:val="0"/>
          <w:sz w:val="32"/>
        </w:rPr>
        <w:t>)</w:t>
      </w:r>
    </w:p>
    <w:p w14:paraId="090BB331" w14:textId="77777777" w:rsidR="00080512" w:rsidRPr="00FD4A4B" w:rsidRDefault="00080512">
      <w:pPr>
        <w:pStyle w:val="ZB"/>
        <w:framePr w:wrap="notBeside"/>
        <w:rPr>
          <w:noProof w:val="0"/>
        </w:rPr>
      </w:pPr>
      <w:r w:rsidRPr="00FD4A4B">
        <w:rPr>
          <w:noProof w:val="0"/>
        </w:rPr>
        <w:t>Technical Specification</w:t>
      </w:r>
    </w:p>
    <w:p w14:paraId="20E608B0" w14:textId="77777777" w:rsidR="00080512" w:rsidRPr="00FD4A4B" w:rsidRDefault="00080512">
      <w:pPr>
        <w:pStyle w:val="ZT"/>
        <w:framePr w:wrap="notBeside"/>
      </w:pPr>
      <w:r w:rsidRPr="00FD4A4B">
        <w:t>3rd Generation Partnership Project;</w:t>
      </w:r>
    </w:p>
    <w:p w14:paraId="33E81005" w14:textId="77777777" w:rsidR="00080512" w:rsidRPr="00FD4A4B" w:rsidRDefault="00080512">
      <w:pPr>
        <w:pStyle w:val="ZT"/>
        <w:framePr w:wrap="notBeside"/>
      </w:pPr>
      <w:r w:rsidRPr="00FD4A4B">
        <w:t xml:space="preserve">Technical Specification Group </w:t>
      </w:r>
      <w:r w:rsidR="006A3FB0" w:rsidRPr="00FD4A4B">
        <w:t>Services and System Aspects</w:t>
      </w:r>
      <w:r w:rsidRPr="00FD4A4B">
        <w:t>;</w:t>
      </w:r>
    </w:p>
    <w:p w14:paraId="68BB5F9D" w14:textId="77777777" w:rsidR="00080512" w:rsidRPr="00FD4A4B" w:rsidRDefault="00C13CE3">
      <w:pPr>
        <w:pStyle w:val="ZT"/>
        <w:framePr w:wrap="notBeside"/>
      </w:pPr>
      <w:r w:rsidRPr="00FD4A4B">
        <w:rPr>
          <w:lang w:eastAsia="zh-CN"/>
        </w:rPr>
        <w:t xml:space="preserve">Catalogue of </w:t>
      </w:r>
      <w:r w:rsidR="00D02652">
        <w:rPr>
          <w:lang w:eastAsia="zh-CN"/>
        </w:rPr>
        <w:t>g</w:t>
      </w:r>
      <w:r w:rsidR="00D02652" w:rsidRPr="00FD4A4B">
        <w:rPr>
          <w:lang w:eastAsia="zh-CN"/>
        </w:rPr>
        <w:t xml:space="preserve">eneral </w:t>
      </w:r>
      <w:r w:rsidR="00D02652">
        <w:rPr>
          <w:lang w:eastAsia="zh-CN"/>
        </w:rPr>
        <w:t>s</w:t>
      </w:r>
      <w:r w:rsidR="00D02652" w:rsidRPr="00FD4A4B">
        <w:rPr>
          <w:lang w:eastAsia="zh-CN"/>
        </w:rPr>
        <w:t xml:space="preserve">ecurity </w:t>
      </w:r>
      <w:r w:rsidR="00D02652">
        <w:rPr>
          <w:lang w:eastAsia="zh-CN"/>
        </w:rPr>
        <w:t>a</w:t>
      </w:r>
      <w:r w:rsidR="00D02652" w:rsidRPr="00FD4A4B">
        <w:rPr>
          <w:lang w:eastAsia="zh-CN"/>
        </w:rPr>
        <w:t xml:space="preserve">ssurance </w:t>
      </w:r>
      <w:r w:rsidR="00D02652">
        <w:rPr>
          <w:lang w:eastAsia="zh-CN"/>
        </w:rPr>
        <w:t>r</w:t>
      </w:r>
      <w:r w:rsidR="00D02652" w:rsidRPr="00FD4A4B">
        <w:rPr>
          <w:lang w:eastAsia="zh-CN"/>
        </w:rPr>
        <w:t>equirements</w:t>
      </w:r>
    </w:p>
    <w:p w14:paraId="774FF508" w14:textId="7781465B" w:rsidR="00080512" w:rsidRPr="00FD4A4B" w:rsidRDefault="00FC1192">
      <w:pPr>
        <w:pStyle w:val="ZT"/>
        <w:framePr w:wrap="notBeside"/>
        <w:rPr>
          <w:i/>
          <w:sz w:val="28"/>
        </w:rPr>
      </w:pPr>
      <w:r w:rsidRPr="00FD4A4B">
        <w:t>(</w:t>
      </w:r>
      <w:r w:rsidR="008965E5" w:rsidRPr="00FD4A4B">
        <w:rPr>
          <w:rStyle w:val="ZGSM"/>
        </w:rPr>
        <w:t>Release</w:t>
      </w:r>
      <w:r w:rsidR="00566F35">
        <w:rPr>
          <w:rStyle w:val="ZGSM"/>
        </w:rPr>
        <w:t xml:space="preserve"> </w:t>
      </w:r>
      <w:r w:rsidR="00995847">
        <w:rPr>
          <w:rStyle w:val="ZGSM"/>
        </w:rPr>
        <w:t>20</w:t>
      </w:r>
      <w:r w:rsidRPr="00FD4A4B">
        <w:t>)</w:t>
      </w:r>
    </w:p>
    <w:bookmarkStart w:id="1" w:name="_MON_1684549432"/>
    <w:bookmarkEnd w:id="1"/>
    <w:p w14:paraId="51781C6E" w14:textId="77777777" w:rsidR="00566F35" w:rsidRPr="00566F35" w:rsidRDefault="00480834" w:rsidP="00566F35">
      <w:pPr>
        <w:pStyle w:val="ZU"/>
        <w:framePr w:h="7362" w:hRule="exact" w:wrap="notBeside"/>
        <w:tabs>
          <w:tab w:val="right" w:pos="10205"/>
        </w:tabs>
        <w:jc w:val="left"/>
        <w:rPr>
          <w:noProof w:val="0"/>
          <w:color w:val="0000FF"/>
        </w:rPr>
      </w:pPr>
      <w:r w:rsidRPr="00480834">
        <w:rPr>
          <w:noProof w:val="0"/>
          <w:color w:val="0000FF"/>
        </w:rPr>
        <w:object w:dxaOrig="2026" w:dyaOrig="1251" w14:anchorId="7707A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59.25pt" o:ole="">
            <v:imagedata r:id="rId9" o:title=""/>
          </v:shape>
          <o:OLEObject Type="Embed" ProgID="Word.Picture.8" ShapeID="_x0000_i1025" DrawAspect="Content" ObjectID="_1852116379" r:id="rId10"/>
        </w:object>
      </w:r>
      <w:r w:rsidR="00566F35" w:rsidRPr="00566F35">
        <w:rPr>
          <w:noProof w:val="0"/>
          <w:color w:val="0000FF"/>
        </w:rPr>
        <w:tab/>
      </w:r>
      <w:r w:rsidR="009D6012">
        <w:rPr>
          <w:noProof w:val="0"/>
          <w:color w:val="0000FF"/>
        </w:rPr>
        <w:pict w14:anchorId="7BC5439E">
          <v:shape id="_x0000_i1026" type="#_x0000_t75" style="width:127.5pt;height:74.25pt">
            <v:imagedata r:id="rId11" o:title="3GPP-logo_web"/>
          </v:shape>
        </w:pict>
      </w:r>
    </w:p>
    <w:p w14:paraId="07E790CA" w14:textId="77777777" w:rsidR="00080512" w:rsidRPr="00FD4A4B" w:rsidRDefault="00080512" w:rsidP="008965E5">
      <w:pPr>
        <w:pStyle w:val="ZU"/>
        <w:framePr w:h="7362" w:hRule="exact" w:wrap="notBeside"/>
        <w:tabs>
          <w:tab w:val="right" w:pos="10206"/>
        </w:tabs>
        <w:jc w:val="left"/>
        <w:rPr>
          <w:noProof w:val="0"/>
        </w:rPr>
      </w:pPr>
    </w:p>
    <w:p w14:paraId="59AA4D47" w14:textId="77777777" w:rsidR="00080512" w:rsidRPr="00FD4A4B" w:rsidRDefault="00080512" w:rsidP="00734A5B">
      <w:pPr>
        <w:framePr w:h="1377" w:hRule="exact" w:wrap="notBeside" w:vAnchor="page" w:hAnchor="margin" w:y="15305"/>
        <w:rPr>
          <w:sz w:val="16"/>
        </w:rPr>
      </w:pPr>
      <w:r w:rsidRPr="00FD4A4B">
        <w:rPr>
          <w:sz w:val="16"/>
        </w:rPr>
        <w:t>The present document has been developed within the 3</w:t>
      </w:r>
      <w:r w:rsidRPr="00FD4A4B">
        <w:rPr>
          <w:sz w:val="16"/>
          <w:vertAlign w:val="superscript"/>
        </w:rPr>
        <w:t>rd</w:t>
      </w:r>
      <w:r w:rsidRPr="00FD4A4B">
        <w:rPr>
          <w:sz w:val="16"/>
        </w:rPr>
        <w:t xml:space="preserve"> Generation Partnership Project (3GPP</w:t>
      </w:r>
      <w:r w:rsidRPr="00FD4A4B">
        <w:rPr>
          <w:sz w:val="16"/>
          <w:vertAlign w:val="superscript"/>
        </w:rPr>
        <w:t xml:space="preserve"> TM</w:t>
      </w:r>
      <w:r w:rsidRPr="00FD4A4B">
        <w:rPr>
          <w:sz w:val="16"/>
        </w:rPr>
        <w:t>) and may be further elaborated for the purposes of 3GPP..</w:t>
      </w:r>
      <w:r w:rsidRPr="00FD4A4B">
        <w:rPr>
          <w:sz w:val="16"/>
        </w:rPr>
        <w:br/>
        <w:t>The present document has not been subject to any approval process by the 3GPP</w:t>
      </w:r>
      <w:r w:rsidRPr="00FD4A4B">
        <w:rPr>
          <w:sz w:val="16"/>
          <w:vertAlign w:val="superscript"/>
        </w:rPr>
        <w:t xml:space="preserve"> </w:t>
      </w:r>
      <w:r w:rsidRPr="00FD4A4B">
        <w:rPr>
          <w:sz w:val="16"/>
        </w:rPr>
        <w:t>Organizational Partners and shall not be implemented.</w:t>
      </w:r>
      <w:r w:rsidRPr="00FD4A4B">
        <w:rPr>
          <w:sz w:val="16"/>
        </w:rPr>
        <w:br/>
        <w:t>This Specification is provided for future development work within 3GPP</w:t>
      </w:r>
      <w:r w:rsidRPr="00FD4A4B">
        <w:rPr>
          <w:sz w:val="16"/>
          <w:vertAlign w:val="superscript"/>
        </w:rPr>
        <w:t xml:space="preserve"> </w:t>
      </w:r>
      <w:r w:rsidRPr="00FD4A4B">
        <w:rPr>
          <w:sz w:val="16"/>
        </w:rPr>
        <w:t>only. The Organizational Partners accept no liability for any use of this Specification.</w:t>
      </w:r>
      <w:r w:rsidRPr="00FD4A4B">
        <w:rPr>
          <w:sz w:val="16"/>
        </w:rPr>
        <w:br/>
        <w:t xml:space="preserve">Specifications and </w:t>
      </w:r>
      <w:r w:rsidR="00F653B8" w:rsidRPr="00FD4A4B">
        <w:rPr>
          <w:sz w:val="16"/>
        </w:rPr>
        <w:t>Reports</w:t>
      </w:r>
      <w:r w:rsidRPr="00FD4A4B">
        <w:rPr>
          <w:sz w:val="16"/>
        </w:rPr>
        <w:t xml:space="preserve"> for implementation of the 3GPP</w:t>
      </w:r>
      <w:r w:rsidRPr="00FD4A4B">
        <w:rPr>
          <w:sz w:val="16"/>
          <w:vertAlign w:val="superscript"/>
        </w:rPr>
        <w:t xml:space="preserve"> TM</w:t>
      </w:r>
      <w:r w:rsidRPr="00FD4A4B">
        <w:rPr>
          <w:sz w:val="16"/>
        </w:rPr>
        <w:t xml:space="preserve"> system should be obtained via the 3GPP Organizational Partners' Publications Offices.</w:t>
      </w:r>
    </w:p>
    <w:p w14:paraId="756389F6" w14:textId="77777777" w:rsidR="00080512" w:rsidRPr="00FD4A4B" w:rsidRDefault="00080512">
      <w:pPr>
        <w:pStyle w:val="ZV"/>
        <w:framePr w:wrap="notBeside"/>
        <w:rPr>
          <w:noProof w:val="0"/>
        </w:rPr>
      </w:pPr>
    </w:p>
    <w:p w14:paraId="06B09529" w14:textId="77777777" w:rsidR="00080512" w:rsidRPr="00FD4A4B" w:rsidRDefault="00080512"/>
    <w:bookmarkEnd w:id="0"/>
    <w:p w14:paraId="3F5703DC" w14:textId="77777777" w:rsidR="00080512" w:rsidRPr="00FD4A4B" w:rsidRDefault="00080512">
      <w:pPr>
        <w:sectPr w:rsidR="00080512" w:rsidRPr="00FD4A4B">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2268" w:right="851" w:bottom="10773" w:left="851" w:header="0" w:footer="0" w:gutter="0"/>
          <w:cols w:space="720"/>
        </w:sectPr>
      </w:pPr>
    </w:p>
    <w:p w14:paraId="083BF115" w14:textId="77777777" w:rsidR="00080512" w:rsidRPr="00FD4A4B" w:rsidRDefault="00080512">
      <w:bookmarkStart w:id="2" w:name="page2"/>
    </w:p>
    <w:p w14:paraId="7E9C6427" w14:textId="77777777" w:rsidR="00080512" w:rsidRPr="00FD4A4B" w:rsidRDefault="00080512">
      <w:pPr>
        <w:pStyle w:val="FP"/>
        <w:framePr w:wrap="notBeside" w:hAnchor="margin" w:y="1419"/>
        <w:pBdr>
          <w:bottom w:val="single" w:sz="6" w:space="1" w:color="auto"/>
        </w:pBdr>
        <w:spacing w:before="240"/>
        <w:ind w:left="2835" w:right="2835"/>
        <w:jc w:val="center"/>
      </w:pPr>
      <w:r w:rsidRPr="00FD4A4B">
        <w:t>Keywords</w:t>
      </w:r>
    </w:p>
    <w:p w14:paraId="50BB2ED8" w14:textId="77777777" w:rsidR="00080512" w:rsidRPr="00FD4A4B" w:rsidRDefault="004E60C6">
      <w:pPr>
        <w:pStyle w:val="FP"/>
        <w:framePr w:wrap="notBeside" w:hAnchor="margin" w:y="1419"/>
        <w:ind w:left="2835" w:right="2835"/>
        <w:jc w:val="center"/>
        <w:rPr>
          <w:rFonts w:ascii="Arial" w:hAnsi="Arial"/>
          <w:sz w:val="18"/>
        </w:rPr>
      </w:pPr>
      <w:r>
        <w:rPr>
          <w:rFonts w:ascii="Arial" w:hAnsi="Arial"/>
          <w:sz w:val="18"/>
        </w:rPr>
        <w:t>SCAS, asurance, requirements, catalogue,security</w:t>
      </w:r>
    </w:p>
    <w:p w14:paraId="3800E5EB" w14:textId="77777777" w:rsidR="00080512" w:rsidRPr="00FD4A4B" w:rsidRDefault="00080512"/>
    <w:p w14:paraId="15812CDC" w14:textId="77777777" w:rsidR="00080512" w:rsidRPr="00FD4A4B" w:rsidRDefault="00080512"/>
    <w:p w14:paraId="17A2A826" w14:textId="77777777" w:rsidR="00080512" w:rsidRPr="00FD4A4B" w:rsidRDefault="00080512">
      <w:pPr>
        <w:pStyle w:val="FP"/>
        <w:framePr w:wrap="notBeside" w:hAnchor="margin" w:yAlign="center"/>
        <w:spacing w:after="240"/>
        <w:ind w:left="2835" w:right="2835"/>
        <w:jc w:val="center"/>
        <w:rPr>
          <w:rFonts w:ascii="Arial" w:hAnsi="Arial"/>
          <w:b/>
          <w:i/>
        </w:rPr>
      </w:pPr>
      <w:r w:rsidRPr="00FD4A4B">
        <w:rPr>
          <w:rFonts w:ascii="Arial" w:hAnsi="Arial"/>
          <w:b/>
          <w:i/>
        </w:rPr>
        <w:t>3GPP</w:t>
      </w:r>
    </w:p>
    <w:p w14:paraId="5619846F" w14:textId="77777777" w:rsidR="00080512" w:rsidRPr="00FD4A4B" w:rsidRDefault="00080512">
      <w:pPr>
        <w:pStyle w:val="FP"/>
        <w:framePr w:wrap="notBeside" w:hAnchor="margin" w:yAlign="center"/>
        <w:pBdr>
          <w:bottom w:val="single" w:sz="6" w:space="1" w:color="auto"/>
        </w:pBdr>
        <w:ind w:left="2835" w:right="2835"/>
        <w:jc w:val="center"/>
      </w:pPr>
      <w:r w:rsidRPr="00FD4A4B">
        <w:t>Postal address</w:t>
      </w:r>
    </w:p>
    <w:p w14:paraId="2BFA6CDE" w14:textId="77777777" w:rsidR="00080512" w:rsidRPr="00FD4A4B" w:rsidRDefault="00080512">
      <w:pPr>
        <w:pStyle w:val="FP"/>
        <w:framePr w:wrap="notBeside" w:hAnchor="margin" w:yAlign="center"/>
        <w:ind w:left="2835" w:right="2835"/>
        <w:jc w:val="center"/>
        <w:rPr>
          <w:rFonts w:ascii="Arial" w:hAnsi="Arial"/>
          <w:sz w:val="18"/>
        </w:rPr>
      </w:pPr>
    </w:p>
    <w:p w14:paraId="412F529F" w14:textId="77777777" w:rsidR="00080512" w:rsidRPr="008F5D54" w:rsidRDefault="00080512">
      <w:pPr>
        <w:pStyle w:val="FP"/>
        <w:framePr w:wrap="notBeside" w:hAnchor="margin" w:yAlign="center"/>
        <w:pBdr>
          <w:bottom w:val="single" w:sz="6" w:space="1" w:color="auto"/>
        </w:pBdr>
        <w:spacing w:before="240"/>
        <w:ind w:left="2835" w:right="2835"/>
        <w:jc w:val="center"/>
      </w:pPr>
      <w:r w:rsidRPr="008F5D54">
        <w:t>3GPP support office address</w:t>
      </w:r>
    </w:p>
    <w:p w14:paraId="4F816CA9" w14:textId="77777777" w:rsidR="00080512" w:rsidRPr="00D02652" w:rsidRDefault="00080512">
      <w:pPr>
        <w:pStyle w:val="FP"/>
        <w:framePr w:wrap="notBeside" w:hAnchor="margin" w:yAlign="center"/>
        <w:ind w:left="2835" w:right="2835"/>
        <w:jc w:val="center"/>
        <w:rPr>
          <w:rFonts w:ascii="Arial" w:hAnsi="Arial"/>
          <w:sz w:val="18"/>
          <w:lang w:val="fr-FR"/>
        </w:rPr>
      </w:pPr>
      <w:r w:rsidRPr="00D02652">
        <w:rPr>
          <w:rFonts w:ascii="Arial" w:hAnsi="Arial"/>
          <w:sz w:val="18"/>
          <w:lang w:val="fr-FR"/>
        </w:rPr>
        <w:t>650 Route des Lucioles - Sophia Antipolis</w:t>
      </w:r>
    </w:p>
    <w:p w14:paraId="33327380" w14:textId="77777777" w:rsidR="00080512" w:rsidRPr="00D02652" w:rsidRDefault="00080512">
      <w:pPr>
        <w:pStyle w:val="FP"/>
        <w:framePr w:wrap="notBeside" w:hAnchor="margin" w:yAlign="center"/>
        <w:ind w:left="2835" w:right="2835"/>
        <w:jc w:val="center"/>
        <w:rPr>
          <w:rFonts w:ascii="Arial" w:hAnsi="Arial"/>
          <w:sz w:val="18"/>
          <w:lang w:val="fr-FR"/>
        </w:rPr>
      </w:pPr>
      <w:r w:rsidRPr="00D02652">
        <w:rPr>
          <w:rFonts w:ascii="Arial" w:hAnsi="Arial"/>
          <w:sz w:val="18"/>
          <w:lang w:val="fr-FR"/>
        </w:rPr>
        <w:t>Valbonne - FRANCE</w:t>
      </w:r>
    </w:p>
    <w:p w14:paraId="3185C2C1" w14:textId="77777777" w:rsidR="00080512" w:rsidRPr="00FD4A4B" w:rsidRDefault="00080512">
      <w:pPr>
        <w:pStyle w:val="FP"/>
        <w:framePr w:wrap="notBeside" w:hAnchor="margin" w:yAlign="center"/>
        <w:spacing w:after="20"/>
        <w:ind w:left="2835" w:right="2835"/>
        <w:jc w:val="center"/>
        <w:rPr>
          <w:rFonts w:ascii="Arial" w:hAnsi="Arial"/>
          <w:sz w:val="18"/>
        </w:rPr>
      </w:pPr>
      <w:r w:rsidRPr="00FD4A4B">
        <w:rPr>
          <w:rFonts w:ascii="Arial" w:hAnsi="Arial"/>
          <w:sz w:val="18"/>
        </w:rPr>
        <w:t>Tel.: +33 4 92 94 42 00 Fax: +33 4 93 65 47 16</w:t>
      </w:r>
    </w:p>
    <w:p w14:paraId="738D2400" w14:textId="77777777" w:rsidR="00080512" w:rsidRPr="00FD4A4B" w:rsidRDefault="00080512">
      <w:pPr>
        <w:pStyle w:val="FP"/>
        <w:framePr w:wrap="notBeside" w:hAnchor="margin" w:yAlign="center"/>
        <w:pBdr>
          <w:bottom w:val="single" w:sz="6" w:space="1" w:color="auto"/>
        </w:pBdr>
        <w:spacing w:before="240"/>
        <w:ind w:left="2835" w:right="2835"/>
        <w:jc w:val="center"/>
      </w:pPr>
      <w:r w:rsidRPr="00FD4A4B">
        <w:t>Internet</w:t>
      </w:r>
    </w:p>
    <w:p w14:paraId="08AB158E" w14:textId="77777777" w:rsidR="00080512" w:rsidRPr="00FD4A4B" w:rsidRDefault="00080512">
      <w:pPr>
        <w:pStyle w:val="FP"/>
        <w:framePr w:wrap="notBeside" w:hAnchor="margin" w:yAlign="center"/>
        <w:ind w:left="2835" w:right="2835"/>
        <w:jc w:val="center"/>
        <w:rPr>
          <w:rFonts w:ascii="Arial" w:hAnsi="Arial"/>
          <w:sz w:val="18"/>
        </w:rPr>
      </w:pPr>
      <w:r w:rsidRPr="00FD4A4B">
        <w:rPr>
          <w:rFonts w:ascii="Arial" w:hAnsi="Arial"/>
          <w:sz w:val="18"/>
        </w:rPr>
        <w:t>http://www.3gpp.org</w:t>
      </w:r>
    </w:p>
    <w:p w14:paraId="26669E50" w14:textId="77777777" w:rsidR="00080512" w:rsidRPr="00FD4A4B" w:rsidRDefault="00080512"/>
    <w:p w14:paraId="49D41F9B" w14:textId="77777777" w:rsidR="00080512" w:rsidRPr="00FD4A4B" w:rsidRDefault="00080512" w:rsidP="00FA1266">
      <w:pPr>
        <w:pStyle w:val="FP"/>
        <w:framePr w:h="3057" w:hRule="exact" w:wrap="notBeside" w:vAnchor="page" w:hAnchor="margin" w:y="12605"/>
        <w:pBdr>
          <w:bottom w:val="single" w:sz="6" w:space="1" w:color="auto"/>
        </w:pBdr>
        <w:spacing w:after="240"/>
        <w:jc w:val="center"/>
        <w:rPr>
          <w:rFonts w:ascii="Arial" w:hAnsi="Arial"/>
          <w:b/>
          <w:i/>
        </w:rPr>
      </w:pPr>
      <w:r w:rsidRPr="00FD4A4B">
        <w:rPr>
          <w:rFonts w:ascii="Arial" w:hAnsi="Arial"/>
          <w:b/>
          <w:i/>
        </w:rPr>
        <w:t>Copyright Notification</w:t>
      </w:r>
    </w:p>
    <w:p w14:paraId="69CD4E27" w14:textId="77777777" w:rsidR="00080512" w:rsidRPr="00FD4A4B" w:rsidRDefault="00080512" w:rsidP="00FA1266">
      <w:pPr>
        <w:pStyle w:val="FP"/>
        <w:framePr w:h="3057" w:hRule="exact" w:wrap="notBeside" w:vAnchor="page" w:hAnchor="margin" w:y="12605"/>
        <w:jc w:val="center"/>
      </w:pPr>
      <w:r w:rsidRPr="00FD4A4B">
        <w:t>No part may be reproduced except as authorized by written permission.</w:t>
      </w:r>
      <w:r w:rsidRPr="00FD4A4B">
        <w:br/>
        <w:t>The copyright and the foregoing restriction extend to reproduction in all media.</w:t>
      </w:r>
    </w:p>
    <w:p w14:paraId="043C2E00" w14:textId="77777777" w:rsidR="00080512" w:rsidRPr="00FD4A4B" w:rsidRDefault="00080512" w:rsidP="00FA1266">
      <w:pPr>
        <w:pStyle w:val="FP"/>
        <w:framePr w:h="3057" w:hRule="exact" w:wrap="notBeside" w:vAnchor="page" w:hAnchor="margin" w:y="12605"/>
        <w:jc w:val="center"/>
      </w:pPr>
    </w:p>
    <w:p w14:paraId="13BD64D5" w14:textId="07E9FCE5" w:rsidR="00080512" w:rsidRPr="00FD4A4B" w:rsidRDefault="00DC309B" w:rsidP="00FA1266">
      <w:pPr>
        <w:pStyle w:val="FP"/>
        <w:framePr w:h="3057" w:hRule="exact" w:wrap="notBeside" w:vAnchor="page" w:hAnchor="margin" w:y="12605"/>
        <w:jc w:val="center"/>
        <w:rPr>
          <w:sz w:val="18"/>
        </w:rPr>
      </w:pPr>
      <w:r w:rsidRPr="00FD4A4B">
        <w:rPr>
          <w:sz w:val="18"/>
        </w:rPr>
        <w:t>©</w:t>
      </w:r>
      <w:r w:rsidR="00566F35">
        <w:rPr>
          <w:sz w:val="18"/>
        </w:rPr>
        <w:t xml:space="preserve"> </w:t>
      </w:r>
      <w:r w:rsidR="0040208E">
        <w:rPr>
          <w:sz w:val="18"/>
        </w:rPr>
        <w:t>202</w:t>
      </w:r>
      <w:r w:rsidR="00995847">
        <w:rPr>
          <w:sz w:val="18"/>
        </w:rPr>
        <w:t>6</w:t>
      </w:r>
      <w:r w:rsidR="00080512" w:rsidRPr="00FD4A4B">
        <w:rPr>
          <w:sz w:val="18"/>
        </w:rPr>
        <w:t>, 3GPP Organizational Partners (ARIB, ATIS, CCSA, ETSI,</w:t>
      </w:r>
      <w:r w:rsidR="00F22EC7" w:rsidRPr="00FD4A4B">
        <w:rPr>
          <w:sz w:val="18"/>
        </w:rPr>
        <w:t xml:space="preserve"> TSDSI, </w:t>
      </w:r>
      <w:r w:rsidR="00080512" w:rsidRPr="00FD4A4B">
        <w:rPr>
          <w:sz w:val="18"/>
        </w:rPr>
        <w:t>TTA, TTC).</w:t>
      </w:r>
      <w:bookmarkStart w:id="3" w:name="copyrightaddon"/>
      <w:bookmarkEnd w:id="3"/>
    </w:p>
    <w:p w14:paraId="63D20702" w14:textId="77777777" w:rsidR="00734A5B" w:rsidRPr="00FD4A4B" w:rsidRDefault="00080512" w:rsidP="00FA1266">
      <w:pPr>
        <w:pStyle w:val="FP"/>
        <w:framePr w:h="3057" w:hRule="exact" w:wrap="notBeside" w:vAnchor="page" w:hAnchor="margin" w:y="12605"/>
        <w:jc w:val="center"/>
        <w:rPr>
          <w:sz w:val="18"/>
        </w:rPr>
      </w:pPr>
      <w:r w:rsidRPr="00FD4A4B">
        <w:rPr>
          <w:sz w:val="18"/>
        </w:rPr>
        <w:t>All rights reserved.</w:t>
      </w:r>
    </w:p>
    <w:p w14:paraId="0B63CA72" w14:textId="77777777" w:rsidR="00FC1192" w:rsidRPr="00FD4A4B" w:rsidRDefault="00FC1192" w:rsidP="00FA1266">
      <w:pPr>
        <w:pStyle w:val="FP"/>
        <w:framePr w:h="3057" w:hRule="exact" w:wrap="notBeside" w:vAnchor="page" w:hAnchor="margin" w:y="12605"/>
        <w:rPr>
          <w:sz w:val="18"/>
        </w:rPr>
      </w:pPr>
    </w:p>
    <w:p w14:paraId="0E5A2E6A" w14:textId="77777777" w:rsidR="00734A5B" w:rsidRPr="00FD4A4B" w:rsidRDefault="00734A5B" w:rsidP="00FA1266">
      <w:pPr>
        <w:pStyle w:val="FP"/>
        <w:framePr w:h="3057" w:hRule="exact" w:wrap="notBeside" w:vAnchor="page" w:hAnchor="margin" w:y="12605"/>
        <w:rPr>
          <w:sz w:val="18"/>
        </w:rPr>
      </w:pPr>
      <w:r w:rsidRPr="00FD4A4B">
        <w:rPr>
          <w:sz w:val="18"/>
        </w:rPr>
        <w:t>UMTS™ is a Trade Mark of ETSI registered for the benefit of its members</w:t>
      </w:r>
    </w:p>
    <w:p w14:paraId="34B3586C" w14:textId="77777777" w:rsidR="00080512" w:rsidRPr="00FD4A4B" w:rsidRDefault="00734A5B" w:rsidP="00FA1266">
      <w:pPr>
        <w:pStyle w:val="FP"/>
        <w:framePr w:h="3057" w:hRule="exact" w:wrap="notBeside" w:vAnchor="page" w:hAnchor="margin" w:y="12605"/>
        <w:rPr>
          <w:sz w:val="18"/>
        </w:rPr>
      </w:pPr>
      <w:r w:rsidRPr="00FD4A4B">
        <w:rPr>
          <w:sz w:val="18"/>
        </w:rPr>
        <w:t>3GPP™ is a Trade Mark of ETSI registered for the benefit of its Members and of the 3GPP Organizational Partners</w:t>
      </w:r>
      <w:r w:rsidR="00080512" w:rsidRPr="00FD4A4B">
        <w:rPr>
          <w:sz w:val="18"/>
        </w:rPr>
        <w:br/>
      </w:r>
      <w:r w:rsidR="00FA1266" w:rsidRPr="00FD4A4B">
        <w:rPr>
          <w:sz w:val="18"/>
        </w:rPr>
        <w:t>LTE™ is a Trade Mark of ETSI registered for the benefit of its Members and of the 3GPP Organizational Partners</w:t>
      </w:r>
    </w:p>
    <w:p w14:paraId="5F53FEC0" w14:textId="77777777" w:rsidR="00FA1266" w:rsidRPr="00FD4A4B" w:rsidRDefault="00FA1266" w:rsidP="00FA1266">
      <w:pPr>
        <w:pStyle w:val="FP"/>
        <w:framePr w:h="3057" w:hRule="exact" w:wrap="notBeside" w:vAnchor="page" w:hAnchor="margin" w:y="12605"/>
        <w:rPr>
          <w:sz w:val="18"/>
        </w:rPr>
      </w:pPr>
      <w:r w:rsidRPr="00FD4A4B">
        <w:rPr>
          <w:sz w:val="18"/>
        </w:rPr>
        <w:t>GSM® and the GSM logo are registered and owned by the GSM Association</w:t>
      </w:r>
    </w:p>
    <w:bookmarkEnd w:id="2"/>
    <w:p w14:paraId="3460EB96" w14:textId="77777777" w:rsidR="00080512" w:rsidRPr="00FD4A4B" w:rsidRDefault="00080512">
      <w:pPr>
        <w:pStyle w:val="TT"/>
      </w:pPr>
      <w:r w:rsidRPr="00FD4A4B">
        <w:br w:type="page"/>
      </w:r>
      <w:r w:rsidRPr="00FD4A4B">
        <w:lastRenderedPageBreak/>
        <w:t>Contents</w:t>
      </w:r>
    </w:p>
    <w:p w14:paraId="053A992F" w14:textId="77777777" w:rsidR="008F001E" w:rsidRPr="00DF49EF" w:rsidRDefault="005A193B">
      <w:pPr>
        <w:pStyle w:val="TOC1"/>
        <w:rPr>
          <w:rFonts w:ascii="Aptos" w:eastAsia="Times New Roman" w:hAnsi="Aptos"/>
          <w:noProof/>
          <w:kern w:val="2"/>
          <w:sz w:val="24"/>
          <w:szCs w:val="24"/>
          <w:lang w:eastAsia="en-GB"/>
        </w:rPr>
      </w:pPr>
      <w:r>
        <w:fldChar w:fldCharType="begin" w:fldLock="1"/>
      </w:r>
      <w:r>
        <w:instrText xml:space="preserve"> TOC \o "1-9" </w:instrText>
      </w:r>
      <w:r>
        <w:fldChar w:fldCharType="separate"/>
      </w:r>
      <w:r w:rsidR="008F001E">
        <w:rPr>
          <w:noProof/>
        </w:rPr>
        <w:t>Foreword</w:t>
      </w:r>
      <w:r w:rsidR="008F001E">
        <w:rPr>
          <w:noProof/>
        </w:rPr>
        <w:tab/>
      </w:r>
      <w:r w:rsidR="008F001E">
        <w:rPr>
          <w:noProof/>
        </w:rPr>
        <w:fldChar w:fldCharType="begin" w:fldLock="1"/>
      </w:r>
      <w:r w:rsidR="008F001E">
        <w:rPr>
          <w:noProof/>
        </w:rPr>
        <w:instrText xml:space="preserve"> PAGEREF _Toc224924918 \h </w:instrText>
      </w:r>
      <w:r w:rsidR="008F001E">
        <w:rPr>
          <w:noProof/>
        </w:rPr>
      </w:r>
      <w:r w:rsidR="008F001E">
        <w:rPr>
          <w:noProof/>
        </w:rPr>
        <w:fldChar w:fldCharType="separate"/>
      </w:r>
      <w:r w:rsidR="008F001E">
        <w:rPr>
          <w:noProof/>
        </w:rPr>
        <w:t>6</w:t>
      </w:r>
      <w:r w:rsidR="008F001E">
        <w:rPr>
          <w:noProof/>
        </w:rPr>
        <w:fldChar w:fldCharType="end"/>
      </w:r>
    </w:p>
    <w:p w14:paraId="341362B0" w14:textId="77777777" w:rsidR="008F001E" w:rsidRPr="00DF49EF" w:rsidRDefault="008F001E">
      <w:pPr>
        <w:pStyle w:val="TOC1"/>
        <w:rPr>
          <w:rFonts w:ascii="Aptos" w:eastAsia="Times New Roman" w:hAnsi="Aptos"/>
          <w:noProof/>
          <w:kern w:val="2"/>
          <w:sz w:val="24"/>
          <w:szCs w:val="24"/>
          <w:lang w:eastAsia="en-GB"/>
        </w:rPr>
      </w:pPr>
      <w:r>
        <w:rPr>
          <w:noProof/>
        </w:rPr>
        <w:t>1</w:t>
      </w:r>
      <w:r w:rsidRPr="00DF49EF">
        <w:rPr>
          <w:rFonts w:ascii="Aptos" w:eastAsia="Times New Roman" w:hAnsi="Aptos"/>
          <w:noProof/>
          <w:kern w:val="2"/>
          <w:sz w:val="24"/>
          <w:szCs w:val="24"/>
          <w:lang w:eastAsia="en-GB"/>
        </w:rPr>
        <w:tab/>
      </w:r>
      <w:r>
        <w:rPr>
          <w:noProof/>
        </w:rPr>
        <w:t>Scope</w:t>
      </w:r>
      <w:r>
        <w:rPr>
          <w:noProof/>
        </w:rPr>
        <w:tab/>
      </w:r>
      <w:r>
        <w:rPr>
          <w:noProof/>
        </w:rPr>
        <w:fldChar w:fldCharType="begin" w:fldLock="1"/>
      </w:r>
      <w:r>
        <w:rPr>
          <w:noProof/>
        </w:rPr>
        <w:instrText xml:space="preserve"> PAGEREF _Toc224924919 \h </w:instrText>
      </w:r>
      <w:r>
        <w:rPr>
          <w:noProof/>
        </w:rPr>
      </w:r>
      <w:r>
        <w:rPr>
          <w:noProof/>
        </w:rPr>
        <w:fldChar w:fldCharType="separate"/>
      </w:r>
      <w:r>
        <w:rPr>
          <w:noProof/>
        </w:rPr>
        <w:t>8</w:t>
      </w:r>
      <w:r>
        <w:rPr>
          <w:noProof/>
        </w:rPr>
        <w:fldChar w:fldCharType="end"/>
      </w:r>
    </w:p>
    <w:p w14:paraId="66BDBFC5" w14:textId="77777777" w:rsidR="008F001E" w:rsidRPr="00DF49EF" w:rsidRDefault="008F001E">
      <w:pPr>
        <w:pStyle w:val="TOC1"/>
        <w:rPr>
          <w:rFonts w:ascii="Aptos" w:eastAsia="Times New Roman" w:hAnsi="Aptos"/>
          <w:noProof/>
          <w:kern w:val="2"/>
          <w:sz w:val="24"/>
          <w:szCs w:val="24"/>
          <w:lang w:eastAsia="en-GB"/>
        </w:rPr>
      </w:pPr>
      <w:r>
        <w:rPr>
          <w:noProof/>
        </w:rPr>
        <w:t>2</w:t>
      </w:r>
      <w:r w:rsidRPr="00DF49EF">
        <w:rPr>
          <w:rFonts w:ascii="Aptos" w:eastAsia="Times New Roman" w:hAnsi="Aptos"/>
          <w:noProof/>
          <w:kern w:val="2"/>
          <w:sz w:val="24"/>
          <w:szCs w:val="24"/>
          <w:lang w:eastAsia="en-GB"/>
        </w:rPr>
        <w:tab/>
      </w:r>
      <w:r>
        <w:rPr>
          <w:noProof/>
        </w:rPr>
        <w:t>References</w:t>
      </w:r>
      <w:r>
        <w:rPr>
          <w:noProof/>
        </w:rPr>
        <w:tab/>
      </w:r>
      <w:r>
        <w:rPr>
          <w:noProof/>
        </w:rPr>
        <w:fldChar w:fldCharType="begin" w:fldLock="1"/>
      </w:r>
      <w:r>
        <w:rPr>
          <w:noProof/>
        </w:rPr>
        <w:instrText xml:space="preserve"> PAGEREF _Toc224924920 \h </w:instrText>
      </w:r>
      <w:r>
        <w:rPr>
          <w:noProof/>
        </w:rPr>
      </w:r>
      <w:r>
        <w:rPr>
          <w:noProof/>
        </w:rPr>
        <w:fldChar w:fldCharType="separate"/>
      </w:r>
      <w:r>
        <w:rPr>
          <w:noProof/>
        </w:rPr>
        <w:t>8</w:t>
      </w:r>
      <w:r>
        <w:rPr>
          <w:noProof/>
        </w:rPr>
        <w:fldChar w:fldCharType="end"/>
      </w:r>
    </w:p>
    <w:p w14:paraId="1872CD7F" w14:textId="77777777" w:rsidR="008F001E" w:rsidRPr="00DF49EF" w:rsidRDefault="008F001E">
      <w:pPr>
        <w:pStyle w:val="TOC1"/>
        <w:rPr>
          <w:rFonts w:ascii="Aptos" w:eastAsia="Times New Roman" w:hAnsi="Aptos"/>
          <w:noProof/>
          <w:kern w:val="2"/>
          <w:sz w:val="24"/>
          <w:szCs w:val="24"/>
          <w:lang w:eastAsia="en-GB"/>
        </w:rPr>
      </w:pPr>
      <w:r>
        <w:rPr>
          <w:noProof/>
        </w:rPr>
        <w:t>3</w:t>
      </w:r>
      <w:r w:rsidRPr="00DF49EF">
        <w:rPr>
          <w:rFonts w:ascii="Aptos" w:eastAsia="Times New Roman" w:hAnsi="Aptos"/>
          <w:noProof/>
          <w:kern w:val="2"/>
          <w:sz w:val="24"/>
          <w:szCs w:val="24"/>
          <w:lang w:eastAsia="en-GB"/>
        </w:rPr>
        <w:tab/>
      </w:r>
      <w:r>
        <w:rPr>
          <w:noProof/>
        </w:rPr>
        <w:t>Definitions and abbreviations</w:t>
      </w:r>
      <w:r>
        <w:rPr>
          <w:noProof/>
        </w:rPr>
        <w:tab/>
      </w:r>
      <w:r>
        <w:rPr>
          <w:noProof/>
        </w:rPr>
        <w:fldChar w:fldCharType="begin" w:fldLock="1"/>
      </w:r>
      <w:r>
        <w:rPr>
          <w:noProof/>
        </w:rPr>
        <w:instrText xml:space="preserve"> PAGEREF _Toc224924921 \h </w:instrText>
      </w:r>
      <w:r>
        <w:rPr>
          <w:noProof/>
        </w:rPr>
      </w:r>
      <w:r>
        <w:rPr>
          <w:noProof/>
        </w:rPr>
        <w:fldChar w:fldCharType="separate"/>
      </w:r>
      <w:r>
        <w:rPr>
          <w:noProof/>
        </w:rPr>
        <w:t>9</w:t>
      </w:r>
      <w:r>
        <w:rPr>
          <w:noProof/>
        </w:rPr>
        <w:fldChar w:fldCharType="end"/>
      </w:r>
    </w:p>
    <w:p w14:paraId="07424E51" w14:textId="77777777" w:rsidR="008F001E" w:rsidRPr="00DF49EF" w:rsidRDefault="008F001E">
      <w:pPr>
        <w:pStyle w:val="TOC2"/>
        <w:rPr>
          <w:rFonts w:ascii="Aptos" w:eastAsia="Times New Roman" w:hAnsi="Aptos"/>
          <w:noProof/>
          <w:kern w:val="2"/>
          <w:sz w:val="24"/>
          <w:szCs w:val="24"/>
          <w:lang w:eastAsia="en-GB"/>
        </w:rPr>
      </w:pPr>
      <w:r>
        <w:rPr>
          <w:noProof/>
        </w:rPr>
        <w:t>3.1</w:t>
      </w:r>
      <w:r w:rsidRPr="00DF49EF">
        <w:rPr>
          <w:rFonts w:ascii="Aptos" w:eastAsia="Times New Roman" w:hAnsi="Aptos"/>
          <w:noProof/>
          <w:kern w:val="2"/>
          <w:sz w:val="24"/>
          <w:szCs w:val="24"/>
          <w:lang w:eastAsia="en-GB"/>
        </w:rPr>
        <w:tab/>
      </w:r>
      <w:r>
        <w:rPr>
          <w:noProof/>
        </w:rPr>
        <w:t>Definitions</w:t>
      </w:r>
      <w:r>
        <w:rPr>
          <w:noProof/>
        </w:rPr>
        <w:tab/>
      </w:r>
      <w:r>
        <w:rPr>
          <w:noProof/>
        </w:rPr>
        <w:fldChar w:fldCharType="begin" w:fldLock="1"/>
      </w:r>
      <w:r>
        <w:rPr>
          <w:noProof/>
        </w:rPr>
        <w:instrText xml:space="preserve"> PAGEREF _Toc224924922 \h </w:instrText>
      </w:r>
      <w:r>
        <w:rPr>
          <w:noProof/>
        </w:rPr>
      </w:r>
      <w:r>
        <w:rPr>
          <w:noProof/>
        </w:rPr>
        <w:fldChar w:fldCharType="separate"/>
      </w:r>
      <w:r>
        <w:rPr>
          <w:noProof/>
        </w:rPr>
        <w:t>9</w:t>
      </w:r>
      <w:r>
        <w:rPr>
          <w:noProof/>
        </w:rPr>
        <w:fldChar w:fldCharType="end"/>
      </w:r>
    </w:p>
    <w:p w14:paraId="15C3305A" w14:textId="77777777" w:rsidR="008F001E" w:rsidRPr="00DF49EF" w:rsidRDefault="008F001E">
      <w:pPr>
        <w:pStyle w:val="TOC2"/>
        <w:rPr>
          <w:rFonts w:ascii="Aptos" w:eastAsia="Times New Roman" w:hAnsi="Aptos"/>
          <w:noProof/>
          <w:kern w:val="2"/>
          <w:sz w:val="24"/>
          <w:szCs w:val="24"/>
          <w:lang w:eastAsia="en-GB"/>
        </w:rPr>
      </w:pPr>
      <w:r>
        <w:rPr>
          <w:noProof/>
        </w:rPr>
        <w:t>3.2</w:t>
      </w:r>
      <w:r w:rsidRPr="00DF49EF">
        <w:rPr>
          <w:rFonts w:ascii="Aptos" w:eastAsia="Times New Roman" w:hAnsi="Aptos"/>
          <w:noProof/>
          <w:kern w:val="2"/>
          <w:sz w:val="24"/>
          <w:szCs w:val="24"/>
          <w:lang w:eastAsia="en-GB"/>
        </w:rPr>
        <w:tab/>
      </w:r>
      <w:r>
        <w:rPr>
          <w:noProof/>
        </w:rPr>
        <w:t>Abbreviations</w:t>
      </w:r>
      <w:r>
        <w:rPr>
          <w:noProof/>
        </w:rPr>
        <w:tab/>
      </w:r>
      <w:r>
        <w:rPr>
          <w:noProof/>
        </w:rPr>
        <w:fldChar w:fldCharType="begin" w:fldLock="1"/>
      </w:r>
      <w:r>
        <w:rPr>
          <w:noProof/>
        </w:rPr>
        <w:instrText xml:space="preserve"> PAGEREF _Toc224924923 \h </w:instrText>
      </w:r>
      <w:r>
        <w:rPr>
          <w:noProof/>
        </w:rPr>
      </w:r>
      <w:r>
        <w:rPr>
          <w:noProof/>
        </w:rPr>
        <w:fldChar w:fldCharType="separate"/>
      </w:r>
      <w:r>
        <w:rPr>
          <w:noProof/>
        </w:rPr>
        <w:t>10</w:t>
      </w:r>
      <w:r>
        <w:rPr>
          <w:noProof/>
        </w:rPr>
        <w:fldChar w:fldCharType="end"/>
      </w:r>
    </w:p>
    <w:p w14:paraId="7C22A5A3" w14:textId="77777777" w:rsidR="008F001E" w:rsidRPr="00DF49EF" w:rsidRDefault="008F001E">
      <w:pPr>
        <w:pStyle w:val="TOC1"/>
        <w:rPr>
          <w:rFonts w:ascii="Aptos" w:eastAsia="Times New Roman" w:hAnsi="Aptos"/>
          <w:noProof/>
          <w:kern w:val="2"/>
          <w:sz w:val="24"/>
          <w:szCs w:val="24"/>
          <w:lang w:eastAsia="en-GB"/>
        </w:rPr>
      </w:pPr>
      <w:r>
        <w:rPr>
          <w:noProof/>
        </w:rPr>
        <w:t>4</w:t>
      </w:r>
      <w:r w:rsidRPr="00DF49EF">
        <w:rPr>
          <w:rFonts w:ascii="Aptos" w:eastAsia="Times New Roman" w:hAnsi="Aptos"/>
          <w:noProof/>
          <w:kern w:val="2"/>
          <w:sz w:val="24"/>
          <w:szCs w:val="24"/>
          <w:lang w:eastAsia="en-GB"/>
        </w:rPr>
        <w:tab/>
      </w:r>
      <w:r>
        <w:rPr>
          <w:noProof/>
        </w:rPr>
        <w:t>Catalogue of security requirements and related test cases</w:t>
      </w:r>
      <w:r>
        <w:rPr>
          <w:noProof/>
        </w:rPr>
        <w:tab/>
      </w:r>
      <w:r>
        <w:rPr>
          <w:noProof/>
        </w:rPr>
        <w:fldChar w:fldCharType="begin" w:fldLock="1"/>
      </w:r>
      <w:r>
        <w:rPr>
          <w:noProof/>
        </w:rPr>
        <w:instrText xml:space="preserve"> PAGEREF _Toc224924924 \h </w:instrText>
      </w:r>
      <w:r>
        <w:rPr>
          <w:noProof/>
        </w:rPr>
      </w:r>
      <w:r>
        <w:rPr>
          <w:noProof/>
        </w:rPr>
        <w:fldChar w:fldCharType="separate"/>
      </w:r>
      <w:r>
        <w:rPr>
          <w:noProof/>
        </w:rPr>
        <w:t>11</w:t>
      </w:r>
      <w:r>
        <w:rPr>
          <w:noProof/>
        </w:rPr>
        <w:fldChar w:fldCharType="end"/>
      </w:r>
    </w:p>
    <w:p w14:paraId="58396037" w14:textId="77777777" w:rsidR="008F001E" w:rsidRPr="00DF49EF" w:rsidRDefault="008F001E">
      <w:pPr>
        <w:pStyle w:val="TOC2"/>
        <w:rPr>
          <w:rFonts w:ascii="Aptos" w:eastAsia="Times New Roman" w:hAnsi="Aptos"/>
          <w:noProof/>
          <w:kern w:val="2"/>
          <w:sz w:val="24"/>
          <w:szCs w:val="24"/>
          <w:lang w:eastAsia="en-GB"/>
        </w:rPr>
      </w:pPr>
      <w:r>
        <w:rPr>
          <w:noProof/>
        </w:rPr>
        <w:t>4.1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_Toc224924925 \h </w:instrText>
      </w:r>
      <w:r>
        <w:rPr>
          <w:noProof/>
        </w:rPr>
      </w:r>
      <w:r>
        <w:rPr>
          <w:noProof/>
        </w:rPr>
        <w:fldChar w:fldCharType="separate"/>
      </w:r>
      <w:r>
        <w:rPr>
          <w:noProof/>
        </w:rPr>
        <w:t>11</w:t>
      </w:r>
      <w:r>
        <w:rPr>
          <w:noProof/>
        </w:rPr>
        <w:fldChar w:fldCharType="end"/>
      </w:r>
    </w:p>
    <w:p w14:paraId="2C2CFD84" w14:textId="77777777" w:rsidR="008F001E" w:rsidRPr="00DF49EF" w:rsidRDefault="008F001E">
      <w:pPr>
        <w:pStyle w:val="TOC3"/>
        <w:rPr>
          <w:rFonts w:ascii="Aptos" w:eastAsia="Times New Roman" w:hAnsi="Aptos"/>
          <w:noProof/>
          <w:kern w:val="2"/>
          <w:sz w:val="24"/>
          <w:szCs w:val="24"/>
          <w:lang w:eastAsia="en-GB"/>
        </w:rPr>
      </w:pPr>
      <w:r>
        <w:rPr>
          <w:noProof/>
        </w:rPr>
        <w:t>4.1.1</w:t>
      </w:r>
      <w:r w:rsidRPr="00DF49EF">
        <w:rPr>
          <w:rFonts w:ascii="Aptos" w:eastAsia="Times New Roman" w:hAnsi="Aptos"/>
          <w:noProof/>
          <w:kern w:val="2"/>
          <w:sz w:val="24"/>
          <w:szCs w:val="24"/>
          <w:lang w:eastAsia="en-GB"/>
        </w:rPr>
        <w:tab/>
      </w:r>
      <w:r>
        <w:rPr>
          <w:noProof/>
        </w:rPr>
        <w:t>Pre-requisites for testing</w:t>
      </w:r>
      <w:r>
        <w:rPr>
          <w:noProof/>
        </w:rPr>
        <w:tab/>
      </w:r>
      <w:r>
        <w:rPr>
          <w:noProof/>
        </w:rPr>
        <w:fldChar w:fldCharType="begin" w:fldLock="1"/>
      </w:r>
      <w:r>
        <w:rPr>
          <w:noProof/>
        </w:rPr>
        <w:instrText xml:space="preserve"> PAGEREF _Toc224924926 \h </w:instrText>
      </w:r>
      <w:r>
        <w:rPr>
          <w:noProof/>
        </w:rPr>
      </w:r>
      <w:r>
        <w:rPr>
          <w:noProof/>
        </w:rPr>
        <w:fldChar w:fldCharType="separate"/>
      </w:r>
      <w:r>
        <w:rPr>
          <w:noProof/>
        </w:rPr>
        <w:t>11</w:t>
      </w:r>
      <w:r>
        <w:rPr>
          <w:noProof/>
        </w:rPr>
        <w:fldChar w:fldCharType="end"/>
      </w:r>
    </w:p>
    <w:p w14:paraId="55067B22" w14:textId="77777777" w:rsidR="008F001E" w:rsidRPr="00DF49EF" w:rsidRDefault="008F001E">
      <w:pPr>
        <w:pStyle w:val="TOC3"/>
        <w:rPr>
          <w:rFonts w:ascii="Aptos" w:eastAsia="Times New Roman" w:hAnsi="Aptos"/>
          <w:noProof/>
          <w:kern w:val="2"/>
          <w:sz w:val="24"/>
          <w:szCs w:val="24"/>
          <w:lang w:eastAsia="en-GB"/>
        </w:rPr>
      </w:pPr>
      <w:r>
        <w:rPr>
          <w:noProof/>
        </w:rPr>
        <w:t>4.1.2</w:t>
      </w:r>
      <w:r w:rsidRPr="00DF49EF">
        <w:rPr>
          <w:rFonts w:ascii="Aptos" w:eastAsia="Times New Roman" w:hAnsi="Aptos"/>
          <w:noProof/>
          <w:kern w:val="2"/>
          <w:sz w:val="24"/>
          <w:szCs w:val="24"/>
          <w:lang w:eastAsia="en-GB"/>
        </w:rPr>
        <w:tab/>
      </w:r>
      <w:r>
        <w:rPr>
          <w:noProof/>
        </w:rPr>
        <w:t>Use of tools in testing</w:t>
      </w:r>
      <w:r>
        <w:rPr>
          <w:noProof/>
        </w:rPr>
        <w:tab/>
      </w:r>
      <w:r>
        <w:rPr>
          <w:noProof/>
        </w:rPr>
        <w:fldChar w:fldCharType="begin" w:fldLock="1"/>
      </w:r>
      <w:r>
        <w:rPr>
          <w:noProof/>
        </w:rPr>
        <w:instrText xml:space="preserve"> PAGEREF _Toc224924927 \h </w:instrText>
      </w:r>
      <w:r>
        <w:rPr>
          <w:noProof/>
        </w:rPr>
      </w:r>
      <w:r>
        <w:rPr>
          <w:noProof/>
        </w:rPr>
        <w:fldChar w:fldCharType="separate"/>
      </w:r>
      <w:r>
        <w:rPr>
          <w:noProof/>
        </w:rPr>
        <w:t>12</w:t>
      </w:r>
      <w:r>
        <w:rPr>
          <w:noProof/>
        </w:rPr>
        <w:fldChar w:fldCharType="end"/>
      </w:r>
    </w:p>
    <w:p w14:paraId="74AE9A72" w14:textId="77777777" w:rsidR="008F001E" w:rsidRPr="00DF49EF" w:rsidRDefault="008F001E">
      <w:pPr>
        <w:pStyle w:val="TOC3"/>
        <w:rPr>
          <w:rFonts w:ascii="Aptos" w:eastAsia="Times New Roman" w:hAnsi="Aptos"/>
          <w:noProof/>
          <w:kern w:val="2"/>
          <w:sz w:val="24"/>
          <w:szCs w:val="24"/>
          <w:lang w:eastAsia="en-GB"/>
        </w:rPr>
      </w:pPr>
      <w:r>
        <w:rPr>
          <w:noProof/>
        </w:rPr>
        <w:t>4.1.3</w:t>
      </w:r>
      <w:r w:rsidRPr="00DF49EF">
        <w:rPr>
          <w:rFonts w:ascii="Aptos" w:eastAsia="Times New Roman" w:hAnsi="Aptos"/>
          <w:noProof/>
          <w:kern w:val="2"/>
          <w:sz w:val="24"/>
          <w:szCs w:val="24"/>
          <w:lang w:eastAsia="en-GB"/>
        </w:rPr>
        <w:tab/>
      </w:r>
      <w:r>
        <w:rPr>
          <w:noProof/>
        </w:rPr>
        <w:t>Documentation Requirements</w:t>
      </w:r>
      <w:r>
        <w:rPr>
          <w:noProof/>
        </w:rPr>
        <w:tab/>
      </w:r>
      <w:r>
        <w:rPr>
          <w:noProof/>
        </w:rPr>
        <w:fldChar w:fldCharType="begin" w:fldLock="1"/>
      </w:r>
      <w:r>
        <w:rPr>
          <w:noProof/>
        </w:rPr>
        <w:instrText xml:space="preserve"> PAGEREF _Toc224924928 \h </w:instrText>
      </w:r>
      <w:r>
        <w:rPr>
          <w:noProof/>
        </w:rPr>
      </w:r>
      <w:r>
        <w:rPr>
          <w:noProof/>
        </w:rPr>
        <w:fldChar w:fldCharType="separate"/>
      </w:r>
      <w:r>
        <w:rPr>
          <w:noProof/>
        </w:rPr>
        <w:t>12</w:t>
      </w:r>
      <w:r>
        <w:rPr>
          <w:noProof/>
        </w:rPr>
        <w:fldChar w:fldCharType="end"/>
      </w:r>
    </w:p>
    <w:p w14:paraId="6967F21C" w14:textId="77777777" w:rsidR="008F001E" w:rsidRPr="00DF49EF" w:rsidRDefault="008F001E">
      <w:pPr>
        <w:pStyle w:val="TOC2"/>
        <w:rPr>
          <w:rFonts w:ascii="Aptos" w:eastAsia="Times New Roman" w:hAnsi="Aptos"/>
          <w:noProof/>
          <w:kern w:val="2"/>
          <w:sz w:val="24"/>
          <w:szCs w:val="24"/>
          <w:lang w:eastAsia="en-GB"/>
        </w:rPr>
      </w:pPr>
      <w:r>
        <w:rPr>
          <w:noProof/>
        </w:rPr>
        <w:t>4.2</w:t>
      </w:r>
      <w:r w:rsidRPr="00DF49EF">
        <w:rPr>
          <w:rFonts w:ascii="Aptos" w:eastAsia="Times New Roman" w:hAnsi="Aptos"/>
          <w:noProof/>
          <w:kern w:val="2"/>
          <w:sz w:val="24"/>
          <w:szCs w:val="24"/>
          <w:lang w:eastAsia="en-GB"/>
        </w:rPr>
        <w:tab/>
      </w:r>
      <w:r>
        <w:rPr>
          <w:noProof/>
        </w:rPr>
        <w:t>Security functional requirements and related test cases</w:t>
      </w:r>
      <w:r>
        <w:rPr>
          <w:noProof/>
        </w:rPr>
        <w:tab/>
      </w:r>
      <w:r>
        <w:rPr>
          <w:noProof/>
        </w:rPr>
        <w:fldChar w:fldCharType="begin" w:fldLock="1"/>
      </w:r>
      <w:r>
        <w:rPr>
          <w:noProof/>
        </w:rPr>
        <w:instrText xml:space="preserve"> PAGEREF _Toc224924929 \h </w:instrText>
      </w:r>
      <w:r>
        <w:rPr>
          <w:noProof/>
        </w:rPr>
      </w:r>
      <w:r>
        <w:rPr>
          <w:noProof/>
        </w:rPr>
        <w:fldChar w:fldCharType="separate"/>
      </w:r>
      <w:r>
        <w:rPr>
          <w:noProof/>
        </w:rPr>
        <w:t>12</w:t>
      </w:r>
      <w:r>
        <w:rPr>
          <w:noProof/>
        </w:rPr>
        <w:fldChar w:fldCharType="end"/>
      </w:r>
    </w:p>
    <w:p w14:paraId="53C00F30" w14:textId="77777777" w:rsidR="008F001E" w:rsidRPr="00DF49EF" w:rsidRDefault="008F001E">
      <w:pPr>
        <w:pStyle w:val="TOC3"/>
        <w:rPr>
          <w:rFonts w:ascii="Aptos" w:eastAsia="Times New Roman" w:hAnsi="Aptos"/>
          <w:noProof/>
          <w:kern w:val="2"/>
          <w:sz w:val="24"/>
          <w:szCs w:val="24"/>
          <w:lang w:eastAsia="en-GB"/>
        </w:rPr>
      </w:pPr>
      <w:r>
        <w:rPr>
          <w:noProof/>
        </w:rPr>
        <w:t>4.2.1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_Toc224924930 \h </w:instrText>
      </w:r>
      <w:r>
        <w:rPr>
          <w:noProof/>
        </w:rPr>
      </w:r>
      <w:r>
        <w:rPr>
          <w:noProof/>
        </w:rPr>
        <w:fldChar w:fldCharType="separate"/>
      </w:r>
      <w:r>
        <w:rPr>
          <w:noProof/>
        </w:rPr>
        <w:t>12</w:t>
      </w:r>
      <w:r>
        <w:rPr>
          <w:noProof/>
        </w:rPr>
        <w:fldChar w:fldCharType="end"/>
      </w:r>
    </w:p>
    <w:p w14:paraId="0A137750" w14:textId="77777777" w:rsidR="008F001E" w:rsidRPr="00DF49EF" w:rsidRDefault="008F001E">
      <w:pPr>
        <w:pStyle w:val="TOC3"/>
        <w:rPr>
          <w:rFonts w:ascii="Aptos" w:eastAsia="Times New Roman" w:hAnsi="Aptos"/>
          <w:noProof/>
          <w:kern w:val="2"/>
          <w:sz w:val="24"/>
          <w:szCs w:val="24"/>
          <w:lang w:eastAsia="en-GB"/>
        </w:rPr>
      </w:pPr>
      <w:r>
        <w:rPr>
          <w:noProof/>
        </w:rPr>
        <w:t>4.2.2</w:t>
      </w:r>
      <w:r w:rsidRPr="00DF49EF">
        <w:rPr>
          <w:rFonts w:ascii="Aptos" w:eastAsia="Times New Roman" w:hAnsi="Aptos"/>
          <w:noProof/>
          <w:kern w:val="2"/>
          <w:sz w:val="24"/>
          <w:szCs w:val="24"/>
          <w:lang w:eastAsia="en-GB"/>
        </w:rPr>
        <w:tab/>
      </w:r>
      <w:r>
        <w:rPr>
          <w:noProof/>
        </w:rPr>
        <w:t>Security functional requirements deriving from 3GPP specifications and related test cases</w:t>
      </w:r>
      <w:r>
        <w:rPr>
          <w:noProof/>
        </w:rPr>
        <w:tab/>
      </w:r>
      <w:r>
        <w:rPr>
          <w:noProof/>
        </w:rPr>
        <w:fldChar w:fldCharType="begin" w:fldLock="1"/>
      </w:r>
      <w:r>
        <w:rPr>
          <w:noProof/>
        </w:rPr>
        <w:instrText xml:space="preserve"> PAGEREF _Toc224924931 \h </w:instrText>
      </w:r>
      <w:r>
        <w:rPr>
          <w:noProof/>
        </w:rPr>
      </w:r>
      <w:r>
        <w:rPr>
          <w:noProof/>
        </w:rPr>
        <w:fldChar w:fldCharType="separate"/>
      </w:r>
      <w:r>
        <w:rPr>
          <w:noProof/>
        </w:rPr>
        <w:t>13</w:t>
      </w:r>
      <w:r>
        <w:rPr>
          <w:noProof/>
        </w:rPr>
        <w:fldChar w:fldCharType="end"/>
      </w:r>
    </w:p>
    <w:p w14:paraId="27D4E77E" w14:textId="77777777" w:rsidR="008F001E" w:rsidRPr="00DF49EF" w:rsidRDefault="008F001E">
      <w:pPr>
        <w:pStyle w:val="TOC4"/>
        <w:rPr>
          <w:rFonts w:ascii="Aptos" w:eastAsia="Times New Roman" w:hAnsi="Aptos"/>
          <w:noProof/>
          <w:kern w:val="2"/>
          <w:sz w:val="24"/>
          <w:szCs w:val="24"/>
          <w:lang w:eastAsia="en-GB"/>
        </w:rPr>
      </w:pPr>
      <w:r>
        <w:rPr>
          <w:noProof/>
        </w:rPr>
        <w:t>4.2.2.1</w:t>
      </w:r>
      <w:r w:rsidRPr="00DF49EF">
        <w:rPr>
          <w:rFonts w:ascii="Aptos" w:eastAsia="Times New Roman" w:hAnsi="Aptos"/>
          <w:noProof/>
          <w:kern w:val="2"/>
          <w:sz w:val="24"/>
          <w:szCs w:val="24"/>
          <w:lang w:eastAsia="en-GB"/>
        </w:rPr>
        <w:tab/>
      </w:r>
      <w:r>
        <w:rPr>
          <w:noProof/>
        </w:rPr>
        <w:t>Security functional requirements deriving from 3GPP specifications – general approach</w:t>
      </w:r>
      <w:r>
        <w:rPr>
          <w:noProof/>
        </w:rPr>
        <w:tab/>
      </w:r>
      <w:r>
        <w:rPr>
          <w:noProof/>
        </w:rPr>
        <w:fldChar w:fldCharType="begin" w:fldLock="1"/>
      </w:r>
      <w:r>
        <w:rPr>
          <w:noProof/>
        </w:rPr>
        <w:instrText xml:space="preserve"> PAGEREF _Toc224924932 \h </w:instrText>
      </w:r>
      <w:r>
        <w:rPr>
          <w:noProof/>
        </w:rPr>
      </w:r>
      <w:r>
        <w:rPr>
          <w:noProof/>
        </w:rPr>
        <w:fldChar w:fldCharType="separate"/>
      </w:r>
      <w:r>
        <w:rPr>
          <w:noProof/>
        </w:rPr>
        <w:t>13</w:t>
      </w:r>
      <w:r>
        <w:rPr>
          <w:noProof/>
        </w:rPr>
        <w:fldChar w:fldCharType="end"/>
      </w:r>
    </w:p>
    <w:p w14:paraId="2DC1A5CA" w14:textId="77777777" w:rsidR="008F001E" w:rsidRPr="00DF49EF" w:rsidRDefault="008F001E">
      <w:pPr>
        <w:pStyle w:val="TOC4"/>
        <w:rPr>
          <w:rFonts w:ascii="Aptos" w:eastAsia="Times New Roman" w:hAnsi="Aptos"/>
          <w:noProof/>
          <w:kern w:val="2"/>
          <w:sz w:val="24"/>
          <w:szCs w:val="24"/>
          <w:lang w:eastAsia="en-GB"/>
        </w:rPr>
      </w:pPr>
      <w:r>
        <w:rPr>
          <w:noProof/>
        </w:rPr>
        <w:t>4.2.2.2</w:t>
      </w:r>
      <w:r w:rsidRPr="00DF49EF">
        <w:rPr>
          <w:rFonts w:ascii="Aptos" w:eastAsia="Times New Roman" w:hAnsi="Aptos"/>
          <w:noProof/>
          <w:kern w:val="2"/>
          <w:sz w:val="24"/>
          <w:szCs w:val="24"/>
          <w:lang w:eastAsia="en-GB"/>
        </w:rPr>
        <w:tab/>
      </w:r>
      <w:r>
        <w:rPr>
          <w:noProof/>
        </w:rPr>
        <w:t>Security functional requirements derived from 3GPP specifications – general SBA/SBI aspects</w:t>
      </w:r>
      <w:r>
        <w:rPr>
          <w:noProof/>
        </w:rPr>
        <w:tab/>
      </w:r>
      <w:r>
        <w:rPr>
          <w:noProof/>
        </w:rPr>
        <w:fldChar w:fldCharType="begin" w:fldLock="1"/>
      </w:r>
      <w:r>
        <w:rPr>
          <w:noProof/>
        </w:rPr>
        <w:instrText xml:space="preserve"> PAGEREF _Toc224924933 \h </w:instrText>
      </w:r>
      <w:r>
        <w:rPr>
          <w:noProof/>
        </w:rPr>
      </w:r>
      <w:r>
        <w:rPr>
          <w:noProof/>
        </w:rPr>
        <w:fldChar w:fldCharType="separate"/>
      </w:r>
      <w:r>
        <w:rPr>
          <w:noProof/>
        </w:rPr>
        <w:t>13</w:t>
      </w:r>
      <w:r>
        <w:rPr>
          <w:noProof/>
        </w:rPr>
        <w:fldChar w:fldCharType="end"/>
      </w:r>
    </w:p>
    <w:p w14:paraId="79020820" w14:textId="77777777" w:rsidR="008F001E" w:rsidRPr="00DF49EF" w:rsidRDefault="008F001E">
      <w:pPr>
        <w:pStyle w:val="TOC5"/>
        <w:rPr>
          <w:rFonts w:ascii="Aptos" w:eastAsia="Times New Roman" w:hAnsi="Aptos"/>
          <w:noProof/>
          <w:kern w:val="2"/>
          <w:sz w:val="24"/>
          <w:szCs w:val="24"/>
          <w:lang w:eastAsia="en-GB"/>
        </w:rPr>
      </w:pPr>
      <w:r>
        <w:rPr>
          <w:noProof/>
        </w:rPr>
        <w:t>4.2.2.2.1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_Toc224924934 \h </w:instrText>
      </w:r>
      <w:r>
        <w:rPr>
          <w:noProof/>
        </w:rPr>
      </w:r>
      <w:r>
        <w:rPr>
          <w:noProof/>
        </w:rPr>
        <w:fldChar w:fldCharType="separate"/>
      </w:r>
      <w:r>
        <w:rPr>
          <w:noProof/>
        </w:rPr>
        <w:t>13</w:t>
      </w:r>
      <w:r>
        <w:rPr>
          <w:noProof/>
        </w:rPr>
        <w:fldChar w:fldCharType="end"/>
      </w:r>
    </w:p>
    <w:p w14:paraId="5DFEBA58" w14:textId="77777777" w:rsidR="008F001E" w:rsidRPr="00DF49EF" w:rsidRDefault="008F001E">
      <w:pPr>
        <w:pStyle w:val="TOC5"/>
        <w:rPr>
          <w:rFonts w:ascii="Aptos" w:eastAsia="Times New Roman" w:hAnsi="Aptos"/>
          <w:noProof/>
          <w:kern w:val="2"/>
          <w:sz w:val="24"/>
          <w:szCs w:val="24"/>
          <w:lang w:eastAsia="en-GB"/>
        </w:rPr>
      </w:pPr>
      <w:r>
        <w:rPr>
          <w:noProof/>
        </w:rPr>
        <w:t>4.2.2.2.2</w:t>
      </w:r>
      <w:r w:rsidRPr="00DF49EF">
        <w:rPr>
          <w:rFonts w:ascii="Aptos" w:eastAsia="Times New Roman" w:hAnsi="Aptos"/>
          <w:noProof/>
          <w:kern w:val="2"/>
          <w:sz w:val="24"/>
          <w:szCs w:val="24"/>
          <w:lang w:eastAsia="en-GB"/>
        </w:rPr>
        <w:tab/>
      </w:r>
      <w:r>
        <w:rPr>
          <w:noProof/>
        </w:rPr>
        <w:t>Protection at the transport layer</w:t>
      </w:r>
      <w:r>
        <w:rPr>
          <w:noProof/>
        </w:rPr>
        <w:tab/>
      </w:r>
      <w:r>
        <w:rPr>
          <w:noProof/>
        </w:rPr>
        <w:fldChar w:fldCharType="begin" w:fldLock="1"/>
      </w:r>
      <w:r>
        <w:rPr>
          <w:noProof/>
        </w:rPr>
        <w:instrText xml:space="preserve"> PAGEREF _Toc224924935 \h </w:instrText>
      </w:r>
      <w:r>
        <w:rPr>
          <w:noProof/>
        </w:rPr>
      </w:r>
      <w:r>
        <w:rPr>
          <w:noProof/>
        </w:rPr>
        <w:fldChar w:fldCharType="separate"/>
      </w:r>
      <w:r>
        <w:rPr>
          <w:noProof/>
        </w:rPr>
        <w:t>13</w:t>
      </w:r>
      <w:r>
        <w:rPr>
          <w:noProof/>
        </w:rPr>
        <w:fldChar w:fldCharType="end"/>
      </w:r>
    </w:p>
    <w:p w14:paraId="103FB297" w14:textId="77777777" w:rsidR="008F001E" w:rsidRPr="00DF49EF" w:rsidRDefault="008F001E">
      <w:pPr>
        <w:pStyle w:val="TOC5"/>
        <w:rPr>
          <w:rFonts w:ascii="Aptos" w:eastAsia="Times New Roman" w:hAnsi="Aptos"/>
          <w:noProof/>
          <w:kern w:val="2"/>
          <w:sz w:val="24"/>
          <w:szCs w:val="24"/>
          <w:lang w:eastAsia="en-GB"/>
        </w:rPr>
      </w:pPr>
      <w:r>
        <w:rPr>
          <w:noProof/>
        </w:rPr>
        <w:t>4.2.2.2.3</w:t>
      </w:r>
      <w:r w:rsidRPr="00DF49EF">
        <w:rPr>
          <w:rFonts w:ascii="Aptos" w:eastAsia="Times New Roman" w:hAnsi="Aptos"/>
          <w:noProof/>
          <w:kern w:val="2"/>
          <w:sz w:val="24"/>
          <w:szCs w:val="24"/>
          <w:lang w:eastAsia="en-GB"/>
        </w:rPr>
        <w:tab/>
      </w:r>
      <w:r>
        <w:rPr>
          <w:noProof/>
        </w:rPr>
        <w:t>Authorization of NF service access</w:t>
      </w:r>
      <w:r>
        <w:rPr>
          <w:noProof/>
        </w:rPr>
        <w:tab/>
      </w:r>
      <w:r>
        <w:rPr>
          <w:noProof/>
        </w:rPr>
        <w:fldChar w:fldCharType="begin" w:fldLock="1"/>
      </w:r>
      <w:r>
        <w:rPr>
          <w:noProof/>
        </w:rPr>
        <w:instrText xml:space="preserve"> PAGEREF _Toc224924936 \h </w:instrText>
      </w:r>
      <w:r>
        <w:rPr>
          <w:noProof/>
        </w:rPr>
      </w:r>
      <w:r>
        <w:rPr>
          <w:noProof/>
        </w:rPr>
        <w:fldChar w:fldCharType="separate"/>
      </w:r>
      <w:r>
        <w:rPr>
          <w:noProof/>
        </w:rPr>
        <w:t>14</w:t>
      </w:r>
      <w:r>
        <w:rPr>
          <w:noProof/>
        </w:rPr>
        <w:fldChar w:fldCharType="end"/>
      </w:r>
    </w:p>
    <w:p w14:paraId="76B2FE8E" w14:textId="77777777" w:rsidR="008F001E" w:rsidRPr="00DF49EF" w:rsidRDefault="008F001E">
      <w:pPr>
        <w:pStyle w:val="TOC6"/>
        <w:rPr>
          <w:rFonts w:ascii="Aptos" w:eastAsia="Times New Roman" w:hAnsi="Aptos"/>
          <w:noProof/>
          <w:kern w:val="2"/>
          <w:sz w:val="24"/>
          <w:szCs w:val="24"/>
          <w:lang w:eastAsia="en-GB"/>
        </w:rPr>
      </w:pPr>
      <w:r>
        <w:rPr>
          <w:noProof/>
        </w:rPr>
        <w:t>4.2.2.2.3.1</w:t>
      </w:r>
      <w:r w:rsidRPr="00DF49EF">
        <w:rPr>
          <w:rFonts w:ascii="Aptos" w:eastAsia="Times New Roman" w:hAnsi="Aptos"/>
          <w:noProof/>
          <w:kern w:val="2"/>
          <w:sz w:val="24"/>
          <w:szCs w:val="24"/>
          <w:lang w:eastAsia="en-GB"/>
        </w:rPr>
        <w:tab/>
      </w:r>
      <w:r>
        <w:rPr>
          <w:noProof/>
        </w:rPr>
        <w:t>Authorization token verification failure handling within one PLMN</w:t>
      </w:r>
      <w:r>
        <w:rPr>
          <w:noProof/>
        </w:rPr>
        <w:tab/>
      </w:r>
      <w:r>
        <w:rPr>
          <w:noProof/>
        </w:rPr>
        <w:fldChar w:fldCharType="begin" w:fldLock="1"/>
      </w:r>
      <w:r>
        <w:rPr>
          <w:noProof/>
        </w:rPr>
        <w:instrText xml:space="preserve"> PAGEREF _Toc224924937 \h </w:instrText>
      </w:r>
      <w:r>
        <w:rPr>
          <w:noProof/>
        </w:rPr>
      </w:r>
      <w:r>
        <w:rPr>
          <w:noProof/>
        </w:rPr>
        <w:fldChar w:fldCharType="separate"/>
      </w:r>
      <w:r>
        <w:rPr>
          <w:noProof/>
        </w:rPr>
        <w:t>14</w:t>
      </w:r>
      <w:r>
        <w:rPr>
          <w:noProof/>
        </w:rPr>
        <w:fldChar w:fldCharType="end"/>
      </w:r>
    </w:p>
    <w:p w14:paraId="4BDC742A" w14:textId="77777777" w:rsidR="008F001E" w:rsidRPr="00DF49EF" w:rsidRDefault="008F001E">
      <w:pPr>
        <w:pStyle w:val="TOC6"/>
        <w:rPr>
          <w:rFonts w:ascii="Aptos" w:eastAsia="Times New Roman" w:hAnsi="Aptos"/>
          <w:noProof/>
          <w:kern w:val="2"/>
          <w:sz w:val="24"/>
          <w:szCs w:val="24"/>
          <w:lang w:eastAsia="en-GB"/>
        </w:rPr>
      </w:pPr>
      <w:r>
        <w:rPr>
          <w:noProof/>
        </w:rPr>
        <w:t>4.2.2.2.3.2</w:t>
      </w:r>
      <w:r w:rsidRPr="00DF49EF">
        <w:rPr>
          <w:rFonts w:ascii="Aptos" w:eastAsia="Times New Roman" w:hAnsi="Aptos"/>
          <w:noProof/>
          <w:kern w:val="2"/>
          <w:sz w:val="24"/>
          <w:szCs w:val="24"/>
          <w:lang w:eastAsia="en-GB"/>
        </w:rPr>
        <w:tab/>
      </w:r>
      <w:r>
        <w:rPr>
          <w:noProof/>
        </w:rPr>
        <w:t>Authorization token verification failure handling in different PLMNs</w:t>
      </w:r>
      <w:r>
        <w:rPr>
          <w:noProof/>
        </w:rPr>
        <w:tab/>
      </w:r>
      <w:r>
        <w:rPr>
          <w:noProof/>
        </w:rPr>
        <w:fldChar w:fldCharType="begin" w:fldLock="1"/>
      </w:r>
      <w:r>
        <w:rPr>
          <w:noProof/>
        </w:rPr>
        <w:instrText xml:space="preserve"> PAGEREF _Toc224924938 \h </w:instrText>
      </w:r>
      <w:r>
        <w:rPr>
          <w:noProof/>
        </w:rPr>
      </w:r>
      <w:r>
        <w:rPr>
          <w:noProof/>
        </w:rPr>
        <w:fldChar w:fldCharType="separate"/>
      </w:r>
      <w:r>
        <w:rPr>
          <w:noProof/>
        </w:rPr>
        <w:t>18</w:t>
      </w:r>
      <w:r>
        <w:rPr>
          <w:noProof/>
        </w:rPr>
        <w:fldChar w:fldCharType="end"/>
      </w:r>
    </w:p>
    <w:p w14:paraId="63613C5B" w14:textId="77777777" w:rsidR="008F001E" w:rsidRPr="00DF49EF" w:rsidRDefault="008F001E">
      <w:pPr>
        <w:pStyle w:val="TOC5"/>
        <w:rPr>
          <w:rFonts w:ascii="Aptos" w:eastAsia="Times New Roman" w:hAnsi="Aptos"/>
          <w:noProof/>
          <w:kern w:val="2"/>
          <w:sz w:val="24"/>
          <w:szCs w:val="24"/>
          <w:lang w:eastAsia="en-GB"/>
        </w:rPr>
      </w:pPr>
      <w:r>
        <w:rPr>
          <w:noProof/>
        </w:rPr>
        <w:t>4.2.2.2.4</w:t>
      </w:r>
      <w:r w:rsidRPr="00DF49EF">
        <w:rPr>
          <w:rFonts w:ascii="Aptos" w:eastAsia="Times New Roman" w:hAnsi="Aptos"/>
          <w:noProof/>
          <w:kern w:val="2"/>
          <w:sz w:val="24"/>
          <w:szCs w:val="24"/>
          <w:lang w:eastAsia="en-GB"/>
        </w:rPr>
        <w:tab/>
      </w:r>
      <w:r>
        <w:rPr>
          <w:noProof/>
        </w:rPr>
        <w:t>Authentication for Indirect Communication</w:t>
      </w:r>
      <w:r>
        <w:rPr>
          <w:noProof/>
        </w:rPr>
        <w:tab/>
      </w:r>
      <w:r>
        <w:rPr>
          <w:noProof/>
        </w:rPr>
        <w:fldChar w:fldCharType="begin" w:fldLock="1"/>
      </w:r>
      <w:r>
        <w:rPr>
          <w:noProof/>
        </w:rPr>
        <w:instrText xml:space="preserve"> PAGEREF _Toc224924939 \h </w:instrText>
      </w:r>
      <w:r>
        <w:rPr>
          <w:noProof/>
        </w:rPr>
      </w:r>
      <w:r>
        <w:rPr>
          <w:noProof/>
        </w:rPr>
        <w:fldChar w:fldCharType="separate"/>
      </w:r>
      <w:r>
        <w:rPr>
          <w:noProof/>
        </w:rPr>
        <w:t>19</w:t>
      </w:r>
      <w:r>
        <w:rPr>
          <w:noProof/>
        </w:rPr>
        <w:fldChar w:fldCharType="end"/>
      </w:r>
    </w:p>
    <w:p w14:paraId="24556BBE" w14:textId="77777777" w:rsidR="008F001E" w:rsidRPr="00DF49EF" w:rsidRDefault="008F001E">
      <w:pPr>
        <w:pStyle w:val="TOC6"/>
        <w:rPr>
          <w:rFonts w:ascii="Aptos" w:eastAsia="Times New Roman" w:hAnsi="Aptos"/>
          <w:noProof/>
          <w:kern w:val="2"/>
          <w:sz w:val="24"/>
          <w:szCs w:val="24"/>
          <w:lang w:eastAsia="en-GB"/>
        </w:rPr>
      </w:pPr>
      <w:r>
        <w:rPr>
          <w:noProof/>
        </w:rPr>
        <w:t>4.2.2.2.4.1</w:t>
      </w:r>
      <w:r w:rsidRPr="00DF49EF">
        <w:rPr>
          <w:rFonts w:ascii="Aptos" w:eastAsia="Times New Roman" w:hAnsi="Aptos"/>
          <w:noProof/>
          <w:kern w:val="2"/>
          <w:sz w:val="24"/>
          <w:szCs w:val="24"/>
          <w:lang w:eastAsia="en-GB"/>
        </w:rPr>
        <w:tab/>
      </w:r>
      <w:r>
        <w:rPr>
          <w:noProof/>
        </w:rPr>
        <w:t>Correct handling of client credentials assertion validation failure</w:t>
      </w:r>
      <w:r>
        <w:rPr>
          <w:noProof/>
        </w:rPr>
        <w:tab/>
      </w:r>
      <w:r>
        <w:rPr>
          <w:noProof/>
        </w:rPr>
        <w:fldChar w:fldCharType="begin" w:fldLock="1"/>
      </w:r>
      <w:r>
        <w:rPr>
          <w:noProof/>
        </w:rPr>
        <w:instrText xml:space="preserve"> PAGEREF _Toc224924940 \h </w:instrText>
      </w:r>
      <w:r>
        <w:rPr>
          <w:noProof/>
        </w:rPr>
      </w:r>
      <w:r>
        <w:rPr>
          <w:noProof/>
        </w:rPr>
        <w:fldChar w:fldCharType="separate"/>
      </w:r>
      <w:r>
        <w:rPr>
          <w:noProof/>
        </w:rPr>
        <w:t>19</w:t>
      </w:r>
      <w:r>
        <w:rPr>
          <w:noProof/>
        </w:rPr>
        <w:fldChar w:fldCharType="end"/>
      </w:r>
    </w:p>
    <w:p w14:paraId="7C131516" w14:textId="77777777" w:rsidR="008F001E" w:rsidRPr="00DF49EF" w:rsidRDefault="008F001E">
      <w:pPr>
        <w:pStyle w:val="TOC3"/>
        <w:rPr>
          <w:rFonts w:ascii="Aptos" w:eastAsia="Times New Roman" w:hAnsi="Aptos"/>
          <w:noProof/>
          <w:kern w:val="2"/>
          <w:sz w:val="24"/>
          <w:szCs w:val="24"/>
          <w:lang w:eastAsia="en-GB"/>
        </w:rPr>
      </w:pPr>
      <w:r>
        <w:rPr>
          <w:noProof/>
        </w:rPr>
        <w:t>4.2.3</w:t>
      </w:r>
      <w:r w:rsidRPr="00DF49EF">
        <w:rPr>
          <w:rFonts w:ascii="Aptos" w:eastAsia="Times New Roman" w:hAnsi="Aptos"/>
          <w:noProof/>
          <w:kern w:val="2"/>
          <w:sz w:val="24"/>
          <w:szCs w:val="24"/>
          <w:lang w:eastAsia="en-GB"/>
        </w:rPr>
        <w:tab/>
      </w:r>
      <w:r>
        <w:rPr>
          <w:noProof/>
        </w:rPr>
        <w:t>Technical baseline</w:t>
      </w:r>
      <w:r>
        <w:rPr>
          <w:noProof/>
        </w:rPr>
        <w:tab/>
      </w:r>
      <w:r>
        <w:rPr>
          <w:noProof/>
        </w:rPr>
        <w:fldChar w:fldCharType="begin" w:fldLock="1"/>
      </w:r>
      <w:r>
        <w:rPr>
          <w:noProof/>
        </w:rPr>
        <w:instrText xml:space="preserve"> PAGEREF _Toc224924941 \h </w:instrText>
      </w:r>
      <w:r>
        <w:rPr>
          <w:noProof/>
        </w:rPr>
      </w:r>
      <w:r>
        <w:rPr>
          <w:noProof/>
        </w:rPr>
        <w:fldChar w:fldCharType="separate"/>
      </w:r>
      <w:r>
        <w:rPr>
          <w:noProof/>
        </w:rPr>
        <w:t>20</w:t>
      </w:r>
      <w:r>
        <w:rPr>
          <w:noProof/>
        </w:rPr>
        <w:fldChar w:fldCharType="end"/>
      </w:r>
    </w:p>
    <w:p w14:paraId="031CEE9F" w14:textId="77777777" w:rsidR="008F001E" w:rsidRPr="00DF49EF" w:rsidRDefault="008F001E">
      <w:pPr>
        <w:pStyle w:val="TOC4"/>
        <w:rPr>
          <w:rFonts w:ascii="Aptos" w:eastAsia="Times New Roman" w:hAnsi="Aptos"/>
          <w:noProof/>
          <w:kern w:val="2"/>
          <w:sz w:val="24"/>
          <w:szCs w:val="24"/>
          <w:lang w:eastAsia="en-GB"/>
        </w:rPr>
      </w:pPr>
      <w:r>
        <w:rPr>
          <w:noProof/>
        </w:rPr>
        <w:t>4.2.3.1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_Toc224924942 \h </w:instrText>
      </w:r>
      <w:r>
        <w:rPr>
          <w:noProof/>
        </w:rPr>
      </w:r>
      <w:r>
        <w:rPr>
          <w:noProof/>
        </w:rPr>
        <w:fldChar w:fldCharType="separate"/>
      </w:r>
      <w:r>
        <w:rPr>
          <w:noProof/>
        </w:rPr>
        <w:t>20</w:t>
      </w:r>
      <w:r>
        <w:rPr>
          <w:noProof/>
        </w:rPr>
        <w:fldChar w:fldCharType="end"/>
      </w:r>
    </w:p>
    <w:p w14:paraId="07FB0688" w14:textId="77777777" w:rsidR="008F001E" w:rsidRPr="00DF49EF" w:rsidRDefault="008F001E">
      <w:pPr>
        <w:pStyle w:val="TOC4"/>
        <w:rPr>
          <w:rFonts w:ascii="Aptos" w:eastAsia="Times New Roman" w:hAnsi="Aptos"/>
          <w:noProof/>
          <w:kern w:val="2"/>
          <w:sz w:val="24"/>
          <w:szCs w:val="24"/>
          <w:lang w:eastAsia="en-GB"/>
        </w:rPr>
      </w:pPr>
      <w:r>
        <w:rPr>
          <w:noProof/>
        </w:rPr>
        <w:t>4.2.3.2</w:t>
      </w:r>
      <w:r w:rsidRPr="00DF49EF">
        <w:rPr>
          <w:rFonts w:ascii="Aptos" w:eastAsia="Times New Roman" w:hAnsi="Aptos"/>
          <w:noProof/>
          <w:kern w:val="2"/>
          <w:sz w:val="24"/>
          <w:szCs w:val="24"/>
          <w:lang w:eastAsia="en-GB"/>
        </w:rPr>
        <w:tab/>
      </w:r>
      <w:r>
        <w:rPr>
          <w:noProof/>
        </w:rPr>
        <w:t>Protecting data and information</w:t>
      </w:r>
      <w:r>
        <w:rPr>
          <w:noProof/>
        </w:rPr>
        <w:tab/>
      </w:r>
      <w:r>
        <w:rPr>
          <w:noProof/>
        </w:rPr>
        <w:fldChar w:fldCharType="begin" w:fldLock="1"/>
      </w:r>
      <w:r>
        <w:rPr>
          <w:noProof/>
        </w:rPr>
        <w:instrText xml:space="preserve"> PAGEREF _Toc224924943 \h </w:instrText>
      </w:r>
      <w:r>
        <w:rPr>
          <w:noProof/>
        </w:rPr>
      </w:r>
      <w:r>
        <w:rPr>
          <w:noProof/>
        </w:rPr>
        <w:fldChar w:fldCharType="separate"/>
      </w:r>
      <w:r>
        <w:rPr>
          <w:noProof/>
        </w:rPr>
        <w:t>21</w:t>
      </w:r>
      <w:r>
        <w:rPr>
          <w:noProof/>
        </w:rPr>
        <w:fldChar w:fldCharType="end"/>
      </w:r>
    </w:p>
    <w:p w14:paraId="44364ECC" w14:textId="77777777" w:rsidR="008F001E" w:rsidRPr="00DF49EF" w:rsidRDefault="008F001E">
      <w:pPr>
        <w:pStyle w:val="TOC5"/>
        <w:rPr>
          <w:rFonts w:ascii="Aptos" w:eastAsia="Times New Roman" w:hAnsi="Aptos"/>
          <w:noProof/>
          <w:kern w:val="2"/>
          <w:sz w:val="24"/>
          <w:szCs w:val="24"/>
          <w:lang w:eastAsia="en-GB"/>
        </w:rPr>
      </w:pPr>
      <w:r>
        <w:rPr>
          <w:noProof/>
        </w:rPr>
        <w:t>4.2.3.2.1</w:t>
      </w:r>
      <w:r w:rsidRPr="00DF49EF">
        <w:rPr>
          <w:rFonts w:ascii="Aptos" w:eastAsia="Times New Roman" w:hAnsi="Aptos"/>
          <w:noProof/>
          <w:kern w:val="2"/>
          <w:sz w:val="24"/>
          <w:szCs w:val="24"/>
          <w:lang w:eastAsia="en-GB"/>
        </w:rPr>
        <w:tab/>
      </w:r>
      <w:r>
        <w:rPr>
          <w:noProof/>
        </w:rPr>
        <w:t>Protecting</w:t>
      </w:r>
      <w:r w:rsidRPr="002E6E0B">
        <w:rPr>
          <w:noProof/>
          <w:spacing w:val="-12"/>
        </w:rPr>
        <w:t xml:space="preserve"> </w:t>
      </w:r>
      <w:r>
        <w:rPr>
          <w:noProof/>
        </w:rPr>
        <w:t>data</w:t>
      </w:r>
      <w:r w:rsidRPr="002E6E0B">
        <w:rPr>
          <w:noProof/>
          <w:spacing w:val="-5"/>
        </w:rPr>
        <w:t xml:space="preserve"> </w:t>
      </w:r>
      <w:r>
        <w:rPr>
          <w:noProof/>
        </w:rPr>
        <w:t>and</w:t>
      </w:r>
      <w:r w:rsidRPr="002E6E0B">
        <w:rPr>
          <w:noProof/>
          <w:spacing w:val="-4"/>
        </w:rPr>
        <w:t xml:space="preserve"> </w:t>
      </w:r>
      <w:r>
        <w:rPr>
          <w:noProof/>
        </w:rPr>
        <w:t>information – general</w:t>
      </w:r>
      <w:r>
        <w:rPr>
          <w:noProof/>
        </w:rPr>
        <w:tab/>
      </w:r>
      <w:r>
        <w:rPr>
          <w:noProof/>
        </w:rPr>
        <w:fldChar w:fldCharType="begin" w:fldLock="1"/>
      </w:r>
      <w:r>
        <w:rPr>
          <w:noProof/>
        </w:rPr>
        <w:instrText xml:space="preserve"> PAGEREF _Toc224924944 \h </w:instrText>
      </w:r>
      <w:r>
        <w:rPr>
          <w:noProof/>
        </w:rPr>
      </w:r>
      <w:r>
        <w:rPr>
          <w:noProof/>
        </w:rPr>
        <w:fldChar w:fldCharType="separate"/>
      </w:r>
      <w:r>
        <w:rPr>
          <w:noProof/>
        </w:rPr>
        <w:t>21</w:t>
      </w:r>
      <w:r>
        <w:rPr>
          <w:noProof/>
        </w:rPr>
        <w:fldChar w:fldCharType="end"/>
      </w:r>
    </w:p>
    <w:p w14:paraId="7279CC34" w14:textId="77777777" w:rsidR="008F001E" w:rsidRPr="00DF49EF" w:rsidRDefault="008F001E">
      <w:pPr>
        <w:pStyle w:val="TOC5"/>
        <w:rPr>
          <w:rFonts w:ascii="Aptos" w:eastAsia="Times New Roman" w:hAnsi="Aptos"/>
          <w:noProof/>
          <w:kern w:val="2"/>
          <w:sz w:val="24"/>
          <w:szCs w:val="24"/>
          <w:lang w:eastAsia="en-GB"/>
        </w:rPr>
      </w:pPr>
      <w:r>
        <w:rPr>
          <w:noProof/>
        </w:rPr>
        <w:t>4.2.3.2.2</w:t>
      </w:r>
      <w:r w:rsidRPr="00DF49EF">
        <w:rPr>
          <w:rFonts w:ascii="Aptos" w:eastAsia="Times New Roman" w:hAnsi="Aptos"/>
          <w:noProof/>
          <w:kern w:val="2"/>
          <w:sz w:val="24"/>
          <w:szCs w:val="24"/>
          <w:lang w:eastAsia="en-GB"/>
        </w:rPr>
        <w:tab/>
      </w:r>
      <w:r>
        <w:rPr>
          <w:noProof/>
        </w:rPr>
        <w:t>Protecting</w:t>
      </w:r>
      <w:r w:rsidRPr="002E6E0B">
        <w:rPr>
          <w:noProof/>
          <w:spacing w:val="-12"/>
        </w:rPr>
        <w:t xml:space="preserve"> </w:t>
      </w:r>
      <w:r>
        <w:rPr>
          <w:noProof/>
        </w:rPr>
        <w:t>data</w:t>
      </w:r>
      <w:r w:rsidRPr="002E6E0B">
        <w:rPr>
          <w:noProof/>
          <w:spacing w:val="-5"/>
        </w:rPr>
        <w:t xml:space="preserve"> </w:t>
      </w:r>
      <w:r>
        <w:rPr>
          <w:noProof/>
        </w:rPr>
        <w:t>and</w:t>
      </w:r>
      <w:r w:rsidRPr="002E6E0B">
        <w:rPr>
          <w:noProof/>
          <w:spacing w:val="-4"/>
        </w:rPr>
        <w:t xml:space="preserve"> </w:t>
      </w:r>
      <w:r>
        <w:rPr>
          <w:noProof/>
        </w:rPr>
        <w:t>information – Confidential System Internal Data</w:t>
      </w:r>
      <w:r>
        <w:rPr>
          <w:noProof/>
        </w:rPr>
        <w:tab/>
      </w:r>
      <w:r>
        <w:rPr>
          <w:noProof/>
        </w:rPr>
        <w:fldChar w:fldCharType="begin" w:fldLock="1"/>
      </w:r>
      <w:r>
        <w:rPr>
          <w:noProof/>
        </w:rPr>
        <w:instrText xml:space="preserve"> PAGEREF _Toc224924945 \h </w:instrText>
      </w:r>
      <w:r>
        <w:rPr>
          <w:noProof/>
        </w:rPr>
      </w:r>
      <w:r>
        <w:rPr>
          <w:noProof/>
        </w:rPr>
        <w:fldChar w:fldCharType="separate"/>
      </w:r>
      <w:r>
        <w:rPr>
          <w:noProof/>
        </w:rPr>
        <w:t>21</w:t>
      </w:r>
      <w:r>
        <w:rPr>
          <w:noProof/>
        </w:rPr>
        <w:fldChar w:fldCharType="end"/>
      </w:r>
    </w:p>
    <w:p w14:paraId="459BCB38" w14:textId="77777777" w:rsidR="008F001E" w:rsidRPr="00DF49EF" w:rsidRDefault="008F001E">
      <w:pPr>
        <w:pStyle w:val="TOC5"/>
        <w:rPr>
          <w:rFonts w:ascii="Aptos" w:eastAsia="Times New Roman" w:hAnsi="Aptos"/>
          <w:noProof/>
          <w:kern w:val="2"/>
          <w:sz w:val="24"/>
          <w:szCs w:val="24"/>
          <w:lang w:eastAsia="en-GB"/>
        </w:rPr>
      </w:pPr>
      <w:r>
        <w:rPr>
          <w:noProof/>
        </w:rPr>
        <w:t>4.2.3.2.3</w:t>
      </w:r>
      <w:r w:rsidRPr="00DF49EF">
        <w:rPr>
          <w:rFonts w:ascii="Aptos" w:eastAsia="Times New Roman" w:hAnsi="Aptos"/>
          <w:noProof/>
          <w:kern w:val="2"/>
          <w:sz w:val="24"/>
          <w:szCs w:val="24"/>
          <w:lang w:eastAsia="en-GB"/>
        </w:rPr>
        <w:tab/>
      </w:r>
      <w:r>
        <w:rPr>
          <w:noProof/>
        </w:rPr>
        <w:t>Protecting</w:t>
      </w:r>
      <w:r w:rsidRPr="002E6E0B">
        <w:rPr>
          <w:noProof/>
          <w:spacing w:val="-12"/>
        </w:rPr>
        <w:t xml:space="preserve"> </w:t>
      </w:r>
      <w:r>
        <w:rPr>
          <w:noProof/>
        </w:rPr>
        <w:t>data</w:t>
      </w:r>
      <w:r w:rsidRPr="002E6E0B">
        <w:rPr>
          <w:noProof/>
          <w:spacing w:val="-5"/>
        </w:rPr>
        <w:t xml:space="preserve"> </w:t>
      </w:r>
      <w:r>
        <w:rPr>
          <w:noProof/>
        </w:rPr>
        <w:t>and</w:t>
      </w:r>
      <w:r w:rsidRPr="002E6E0B">
        <w:rPr>
          <w:noProof/>
          <w:spacing w:val="-4"/>
        </w:rPr>
        <w:t xml:space="preserve"> </w:t>
      </w:r>
      <w:r>
        <w:rPr>
          <w:noProof/>
        </w:rPr>
        <w:t>information in storage</w:t>
      </w:r>
      <w:r>
        <w:rPr>
          <w:noProof/>
        </w:rPr>
        <w:tab/>
      </w:r>
      <w:r>
        <w:rPr>
          <w:noProof/>
        </w:rPr>
        <w:fldChar w:fldCharType="begin" w:fldLock="1"/>
      </w:r>
      <w:r>
        <w:rPr>
          <w:noProof/>
        </w:rPr>
        <w:instrText xml:space="preserve"> PAGEREF _Toc224924946 \h </w:instrText>
      </w:r>
      <w:r>
        <w:rPr>
          <w:noProof/>
        </w:rPr>
      </w:r>
      <w:r>
        <w:rPr>
          <w:noProof/>
        </w:rPr>
        <w:fldChar w:fldCharType="separate"/>
      </w:r>
      <w:r>
        <w:rPr>
          <w:noProof/>
        </w:rPr>
        <w:t>22</w:t>
      </w:r>
      <w:r>
        <w:rPr>
          <w:noProof/>
        </w:rPr>
        <w:fldChar w:fldCharType="end"/>
      </w:r>
    </w:p>
    <w:p w14:paraId="04D00594" w14:textId="77777777" w:rsidR="008F001E" w:rsidRPr="00DF49EF" w:rsidRDefault="008F001E">
      <w:pPr>
        <w:pStyle w:val="TOC5"/>
        <w:rPr>
          <w:rFonts w:ascii="Aptos" w:eastAsia="Times New Roman" w:hAnsi="Aptos"/>
          <w:noProof/>
          <w:kern w:val="2"/>
          <w:sz w:val="24"/>
          <w:szCs w:val="24"/>
          <w:lang w:eastAsia="en-GB"/>
        </w:rPr>
      </w:pPr>
      <w:r>
        <w:rPr>
          <w:noProof/>
        </w:rPr>
        <w:t>4.2.3.2.4</w:t>
      </w:r>
      <w:r w:rsidRPr="00DF49EF">
        <w:rPr>
          <w:rFonts w:ascii="Aptos" w:eastAsia="Times New Roman" w:hAnsi="Aptos"/>
          <w:noProof/>
          <w:kern w:val="2"/>
          <w:sz w:val="24"/>
          <w:szCs w:val="24"/>
          <w:lang w:eastAsia="en-GB"/>
        </w:rPr>
        <w:tab/>
      </w:r>
      <w:r>
        <w:rPr>
          <w:noProof/>
        </w:rPr>
        <w:t>Protecting</w:t>
      </w:r>
      <w:r w:rsidRPr="002E6E0B">
        <w:rPr>
          <w:noProof/>
          <w:spacing w:val="-12"/>
        </w:rPr>
        <w:t xml:space="preserve"> </w:t>
      </w:r>
      <w:r>
        <w:rPr>
          <w:noProof/>
        </w:rPr>
        <w:t>data</w:t>
      </w:r>
      <w:r w:rsidRPr="002E6E0B">
        <w:rPr>
          <w:noProof/>
          <w:spacing w:val="-5"/>
        </w:rPr>
        <w:t xml:space="preserve"> </w:t>
      </w:r>
      <w:r>
        <w:rPr>
          <w:noProof/>
        </w:rPr>
        <w:t>and</w:t>
      </w:r>
      <w:r w:rsidRPr="002E6E0B">
        <w:rPr>
          <w:noProof/>
          <w:spacing w:val="-4"/>
        </w:rPr>
        <w:t xml:space="preserve"> </w:t>
      </w:r>
      <w:r>
        <w:rPr>
          <w:noProof/>
        </w:rPr>
        <w:t>information in transfer</w:t>
      </w:r>
      <w:r>
        <w:rPr>
          <w:noProof/>
        </w:rPr>
        <w:tab/>
      </w:r>
      <w:r>
        <w:rPr>
          <w:noProof/>
        </w:rPr>
        <w:fldChar w:fldCharType="begin" w:fldLock="1"/>
      </w:r>
      <w:r>
        <w:rPr>
          <w:noProof/>
        </w:rPr>
        <w:instrText xml:space="preserve"> PAGEREF _Toc224924947 \h </w:instrText>
      </w:r>
      <w:r>
        <w:rPr>
          <w:noProof/>
        </w:rPr>
      </w:r>
      <w:r>
        <w:rPr>
          <w:noProof/>
        </w:rPr>
        <w:fldChar w:fldCharType="separate"/>
      </w:r>
      <w:r>
        <w:rPr>
          <w:noProof/>
        </w:rPr>
        <w:t>23</w:t>
      </w:r>
      <w:r>
        <w:rPr>
          <w:noProof/>
        </w:rPr>
        <w:fldChar w:fldCharType="end"/>
      </w:r>
    </w:p>
    <w:p w14:paraId="3B72B743" w14:textId="77777777" w:rsidR="008F001E" w:rsidRPr="00DF49EF" w:rsidRDefault="008F001E">
      <w:pPr>
        <w:pStyle w:val="TOC5"/>
        <w:rPr>
          <w:rFonts w:ascii="Aptos" w:eastAsia="Times New Roman" w:hAnsi="Aptos"/>
          <w:noProof/>
          <w:kern w:val="2"/>
          <w:sz w:val="24"/>
          <w:szCs w:val="24"/>
          <w:lang w:eastAsia="en-GB"/>
        </w:rPr>
      </w:pPr>
      <w:r>
        <w:rPr>
          <w:noProof/>
        </w:rPr>
        <w:t>4.2.3.2.5</w:t>
      </w:r>
      <w:r w:rsidRPr="00DF49EF">
        <w:rPr>
          <w:rFonts w:ascii="Aptos" w:eastAsia="Times New Roman" w:hAnsi="Aptos"/>
          <w:noProof/>
          <w:kern w:val="2"/>
          <w:sz w:val="24"/>
          <w:szCs w:val="24"/>
          <w:lang w:eastAsia="en-GB"/>
        </w:rPr>
        <w:tab/>
      </w:r>
      <w:r>
        <w:rPr>
          <w:noProof/>
        </w:rPr>
        <w:t>Logging access to personal data</w:t>
      </w:r>
      <w:r>
        <w:rPr>
          <w:noProof/>
        </w:rPr>
        <w:tab/>
      </w:r>
      <w:r>
        <w:rPr>
          <w:noProof/>
        </w:rPr>
        <w:fldChar w:fldCharType="begin" w:fldLock="1"/>
      </w:r>
      <w:r>
        <w:rPr>
          <w:noProof/>
        </w:rPr>
        <w:instrText xml:space="preserve"> PAGEREF _Toc224924948 \h </w:instrText>
      </w:r>
      <w:r>
        <w:rPr>
          <w:noProof/>
        </w:rPr>
      </w:r>
      <w:r>
        <w:rPr>
          <w:noProof/>
        </w:rPr>
        <w:fldChar w:fldCharType="separate"/>
      </w:r>
      <w:r>
        <w:rPr>
          <w:noProof/>
        </w:rPr>
        <w:t>24</w:t>
      </w:r>
      <w:r>
        <w:rPr>
          <w:noProof/>
        </w:rPr>
        <w:fldChar w:fldCharType="end"/>
      </w:r>
    </w:p>
    <w:p w14:paraId="3AED5D88" w14:textId="77777777" w:rsidR="008F001E" w:rsidRPr="00DF49EF" w:rsidRDefault="008F001E">
      <w:pPr>
        <w:pStyle w:val="TOC4"/>
        <w:rPr>
          <w:rFonts w:ascii="Aptos" w:eastAsia="Times New Roman" w:hAnsi="Aptos"/>
          <w:noProof/>
          <w:kern w:val="2"/>
          <w:sz w:val="24"/>
          <w:szCs w:val="24"/>
          <w:lang w:eastAsia="en-GB"/>
        </w:rPr>
      </w:pPr>
      <w:r>
        <w:rPr>
          <w:noProof/>
        </w:rPr>
        <w:t>4.2.3.3</w:t>
      </w:r>
      <w:r w:rsidRPr="00DF49EF">
        <w:rPr>
          <w:rFonts w:ascii="Aptos" w:eastAsia="Times New Roman" w:hAnsi="Aptos"/>
          <w:noProof/>
          <w:kern w:val="2"/>
          <w:sz w:val="24"/>
          <w:szCs w:val="24"/>
          <w:lang w:eastAsia="en-GB"/>
        </w:rPr>
        <w:tab/>
      </w:r>
      <w:r>
        <w:rPr>
          <w:noProof/>
        </w:rPr>
        <w:t>Protecting availability and integrity</w:t>
      </w:r>
      <w:r>
        <w:rPr>
          <w:noProof/>
        </w:rPr>
        <w:tab/>
      </w:r>
      <w:r>
        <w:rPr>
          <w:noProof/>
        </w:rPr>
        <w:fldChar w:fldCharType="begin" w:fldLock="1"/>
      </w:r>
      <w:r>
        <w:rPr>
          <w:noProof/>
        </w:rPr>
        <w:instrText xml:space="preserve"> PAGEREF _Toc224924949 \h </w:instrText>
      </w:r>
      <w:r>
        <w:rPr>
          <w:noProof/>
        </w:rPr>
      </w:r>
      <w:r>
        <w:rPr>
          <w:noProof/>
        </w:rPr>
        <w:fldChar w:fldCharType="separate"/>
      </w:r>
      <w:r>
        <w:rPr>
          <w:noProof/>
        </w:rPr>
        <w:t>25</w:t>
      </w:r>
      <w:r>
        <w:rPr>
          <w:noProof/>
        </w:rPr>
        <w:fldChar w:fldCharType="end"/>
      </w:r>
    </w:p>
    <w:p w14:paraId="3F29FC3A" w14:textId="77777777" w:rsidR="008F001E" w:rsidRPr="00DF49EF" w:rsidRDefault="008F001E">
      <w:pPr>
        <w:pStyle w:val="TOC5"/>
        <w:rPr>
          <w:rFonts w:ascii="Aptos" w:eastAsia="Times New Roman" w:hAnsi="Aptos"/>
          <w:noProof/>
          <w:kern w:val="2"/>
          <w:sz w:val="24"/>
          <w:szCs w:val="24"/>
          <w:lang w:eastAsia="en-GB"/>
        </w:rPr>
      </w:pPr>
      <w:r>
        <w:rPr>
          <w:noProof/>
        </w:rPr>
        <w:t>4.2.3.3.1</w:t>
      </w:r>
      <w:r w:rsidRPr="00DF49EF">
        <w:rPr>
          <w:rFonts w:ascii="Aptos" w:eastAsia="Times New Roman" w:hAnsi="Aptos"/>
          <w:noProof/>
          <w:kern w:val="2"/>
          <w:sz w:val="24"/>
          <w:szCs w:val="24"/>
          <w:lang w:eastAsia="en-GB"/>
        </w:rPr>
        <w:tab/>
      </w:r>
      <w:r>
        <w:rPr>
          <w:noProof/>
        </w:rPr>
        <w:t>System handling during overload situations</w:t>
      </w:r>
      <w:r>
        <w:rPr>
          <w:noProof/>
        </w:rPr>
        <w:tab/>
      </w:r>
      <w:r>
        <w:rPr>
          <w:noProof/>
        </w:rPr>
        <w:fldChar w:fldCharType="begin" w:fldLock="1"/>
      </w:r>
      <w:r>
        <w:rPr>
          <w:noProof/>
        </w:rPr>
        <w:instrText xml:space="preserve"> PAGEREF _Toc224924950 \h </w:instrText>
      </w:r>
      <w:r>
        <w:rPr>
          <w:noProof/>
        </w:rPr>
      </w:r>
      <w:r>
        <w:rPr>
          <w:noProof/>
        </w:rPr>
        <w:fldChar w:fldCharType="separate"/>
      </w:r>
      <w:r>
        <w:rPr>
          <w:noProof/>
        </w:rPr>
        <w:t>25</w:t>
      </w:r>
      <w:r>
        <w:rPr>
          <w:noProof/>
        </w:rPr>
        <w:fldChar w:fldCharType="end"/>
      </w:r>
    </w:p>
    <w:p w14:paraId="48BE2465" w14:textId="77777777" w:rsidR="008F001E" w:rsidRPr="00DF49EF" w:rsidRDefault="008F001E">
      <w:pPr>
        <w:pStyle w:val="TOC5"/>
        <w:rPr>
          <w:rFonts w:ascii="Aptos" w:eastAsia="Times New Roman" w:hAnsi="Aptos"/>
          <w:noProof/>
          <w:kern w:val="2"/>
          <w:sz w:val="24"/>
          <w:szCs w:val="24"/>
          <w:lang w:eastAsia="en-GB"/>
        </w:rPr>
      </w:pPr>
      <w:r>
        <w:rPr>
          <w:noProof/>
        </w:rPr>
        <w:t>4.2.3.3.2</w:t>
      </w:r>
      <w:r w:rsidRPr="00DF49EF">
        <w:rPr>
          <w:rFonts w:ascii="Aptos" w:eastAsia="Times New Roman" w:hAnsi="Aptos"/>
          <w:noProof/>
          <w:kern w:val="2"/>
          <w:sz w:val="24"/>
          <w:szCs w:val="24"/>
          <w:lang w:eastAsia="en-GB"/>
        </w:rPr>
        <w:tab/>
      </w:r>
      <w:r>
        <w:rPr>
          <w:noProof/>
        </w:rPr>
        <w:t>Boot from intended memory devices only</w:t>
      </w:r>
      <w:r>
        <w:rPr>
          <w:noProof/>
        </w:rPr>
        <w:tab/>
      </w:r>
      <w:r>
        <w:rPr>
          <w:noProof/>
        </w:rPr>
        <w:fldChar w:fldCharType="begin" w:fldLock="1"/>
      </w:r>
      <w:r>
        <w:rPr>
          <w:noProof/>
        </w:rPr>
        <w:instrText xml:space="preserve"> PAGEREF _Toc224924951 \h </w:instrText>
      </w:r>
      <w:r>
        <w:rPr>
          <w:noProof/>
        </w:rPr>
      </w:r>
      <w:r>
        <w:rPr>
          <w:noProof/>
        </w:rPr>
        <w:fldChar w:fldCharType="separate"/>
      </w:r>
      <w:r>
        <w:rPr>
          <w:noProof/>
        </w:rPr>
        <w:t>25</w:t>
      </w:r>
      <w:r>
        <w:rPr>
          <w:noProof/>
        </w:rPr>
        <w:fldChar w:fldCharType="end"/>
      </w:r>
    </w:p>
    <w:p w14:paraId="4187230A" w14:textId="77777777" w:rsidR="008F001E" w:rsidRPr="00DF49EF" w:rsidRDefault="008F001E">
      <w:pPr>
        <w:pStyle w:val="TOC5"/>
        <w:rPr>
          <w:rFonts w:ascii="Aptos" w:eastAsia="Times New Roman" w:hAnsi="Aptos"/>
          <w:noProof/>
          <w:kern w:val="2"/>
          <w:sz w:val="24"/>
          <w:szCs w:val="24"/>
          <w:lang w:eastAsia="en-GB"/>
        </w:rPr>
      </w:pPr>
      <w:r>
        <w:rPr>
          <w:noProof/>
        </w:rPr>
        <w:t>4.2.3.3.3</w:t>
      </w:r>
      <w:r w:rsidRPr="00DF49EF">
        <w:rPr>
          <w:rFonts w:ascii="Aptos" w:eastAsia="Times New Roman" w:hAnsi="Aptos"/>
          <w:noProof/>
          <w:kern w:val="2"/>
          <w:sz w:val="24"/>
          <w:szCs w:val="24"/>
          <w:lang w:eastAsia="en-GB"/>
        </w:rPr>
        <w:tab/>
      </w:r>
      <w:r>
        <w:rPr>
          <w:noProof/>
          <w:lang w:eastAsia="zh-CN"/>
        </w:rPr>
        <w:t>System handling during excessive overload situations</w:t>
      </w:r>
      <w:r>
        <w:rPr>
          <w:noProof/>
        </w:rPr>
        <w:tab/>
      </w:r>
      <w:r>
        <w:rPr>
          <w:noProof/>
        </w:rPr>
        <w:fldChar w:fldCharType="begin" w:fldLock="1"/>
      </w:r>
      <w:r>
        <w:rPr>
          <w:noProof/>
        </w:rPr>
        <w:instrText xml:space="preserve"> PAGEREF _Toc224924952 \h </w:instrText>
      </w:r>
      <w:r>
        <w:rPr>
          <w:noProof/>
        </w:rPr>
      </w:r>
      <w:r>
        <w:rPr>
          <w:noProof/>
        </w:rPr>
        <w:fldChar w:fldCharType="separate"/>
      </w:r>
      <w:r>
        <w:rPr>
          <w:noProof/>
        </w:rPr>
        <w:t>26</w:t>
      </w:r>
      <w:r>
        <w:rPr>
          <w:noProof/>
        </w:rPr>
        <w:fldChar w:fldCharType="end"/>
      </w:r>
    </w:p>
    <w:p w14:paraId="78580322" w14:textId="77777777" w:rsidR="008F001E" w:rsidRPr="00DF49EF" w:rsidRDefault="008F001E">
      <w:pPr>
        <w:pStyle w:val="TOC5"/>
        <w:rPr>
          <w:rFonts w:ascii="Aptos" w:eastAsia="Times New Roman" w:hAnsi="Aptos"/>
          <w:noProof/>
          <w:kern w:val="2"/>
          <w:sz w:val="24"/>
          <w:szCs w:val="24"/>
          <w:lang w:eastAsia="en-GB"/>
        </w:rPr>
      </w:pPr>
      <w:r>
        <w:rPr>
          <w:noProof/>
        </w:rPr>
        <w:t>4.2.3.3.4</w:t>
      </w:r>
      <w:r w:rsidRPr="00DF49EF">
        <w:rPr>
          <w:rFonts w:ascii="Aptos" w:eastAsia="Times New Roman" w:hAnsi="Aptos"/>
          <w:noProof/>
          <w:kern w:val="2"/>
          <w:sz w:val="24"/>
          <w:szCs w:val="24"/>
          <w:lang w:eastAsia="en-GB"/>
        </w:rPr>
        <w:tab/>
      </w:r>
      <w:r>
        <w:rPr>
          <w:noProof/>
        </w:rPr>
        <w:t>System robustness against unexpected input</w:t>
      </w:r>
      <w:r>
        <w:rPr>
          <w:noProof/>
        </w:rPr>
        <w:tab/>
      </w:r>
      <w:r>
        <w:rPr>
          <w:noProof/>
        </w:rPr>
        <w:fldChar w:fldCharType="begin" w:fldLock="1"/>
      </w:r>
      <w:r>
        <w:rPr>
          <w:noProof/>
        </w:rPr>
        <w:instrText xml:space="preserve"> PAGEREF _Toc224924953 \h </w:instrText>
      </w:r>
      <w:r>
        <w:rPr>
          <w:noProof/>
        </w:rPr>
      </w:r>
      <w:r>
        <w:rPr>
          <w:noProof/>
        </w:rPr>
        <w:fldChar w:fldCharType="separate"/>
      </w:r>
      <w:r>
        <w:rPr>
          <w:noProof/>
        </w:rPr>
        <w:t>28</w:t>
      </w:r>
      <w:r>
        <w:rPr>
          <w:noProof/>
        </w:rPr>
        <w:fldChar w:fldCharType="end"/>
      </w:r>
    </w:p>
    <w:p w14:paraId="637D1AA6" w14:textId="77777777" w:rsidR="008F001E" w:rsidRPr="00DF49EF" w:rsidRDefault="008F001E">
      <w:pPr>
        <w:pStyle w:val="TOC5"/>
        <w:rPr>
          <w:rFonts w:ascii="Aptos" w:eastAsia="Times New Roman" w:hAnsi="Aptos"/>
          <w:noProof/>
          <w:kern w:val="2"/>
          <w:sz w:val="24"/>
          <w:szCs w:val="24"/>
          <w:lang w:eastAsia="en-GB"/>
        </w:rPr>
      </w:pPr>
      <w:r>
        <w:rPr>
          <w:noProof/>
        </w:rPr>
        <w:t>4.2.3.3.5</w:t>
      </w:r>
      <w:r w:rsidRPr="00DF49EF">
        <w:rPr>
          <w:rFonts w:ascii="Aptos" w:eastAsia="Times New Roman" w:hAnsi="Aptos"/>
          <w:noProof/>
          <w:kern w:val="2"/>
          <w:sz w:val="24"/>
          <w:szCs w:val="24"/>
          <w:lang w:eastAsia="en-GB"/>
        </w:rPr>
        <w:tab/>
      </w:r>
      <w:r>
        <w:rPr>
          <w:noProof/>
          <w:lang w:eastAsia="zh-CN"/>
        </w:rPr>
        <w:t>Network Product software package integrity</w:t>
      </w:r>
      <w:r>
        <w:rPr>
          <w:noProof/>
        </w:rPr>
        <w:tab/>
      </w:r>
      <w:r>
        <w:rPr>
          <w:noProof/>
        </w:rPr>
        <w:fldChar w:fldCharType="begin" w:fldLock="1"/>
      </w:r>
      <w:r>
        <w:rPr>
          <w:noProof/>
        </w:rPr>
        <w:instrText xml:space="preserve"> PAGEREF _Toc224924954 \h </w:instrText>
      </w:r>
      <w:r>
        <w:rPr>
          <w:noProof/>
        </w:rPr>
      </w:r>
      <w:r>
        <w:rPr>
          <w:noProof/>
        </w:rPr>
        <w:fldChar w:fldCharType="separate"/>
      </w:r>
      <w:r>
        <w:rPr>
          <w:noProof/>
        </w:rPr>
        <w:t>28</w:t>
      </w:r>
      <w:r>
        <w:rPr>
          <w:noProof/>
        </w:rPr>
        <w:fldChar w:fldCharType="end"/>
      </w:r>
    </w:p>
    <w:p w14:paraId="51743057" w14:textId="77777777" w:rsidR="008F001E" w:rsidRPr="00DF49EF" w:rsidRDefault="008F001E">
      <w:pPr>
        <w:pStyle w:val="TOC4"/>
        <w:rPr>
          <w:rFonts w:ascii="Aptos" w:eastAsia="Times New Roman" w:hAnsi="Aptos"/>
          <w:noProof/>
          <w:kern w:val="2"/>
          <w:sz w:val="24"/>
          <w:szCs w:val="24"/>
          <w:lang w:eastAsia="en-GB"/>
        </w:rPr>
      </w:pPr>
      <w:r>
        <w:rPr>
          <w:noProof/>
        </w:rPr>
        <w:t>4.2.3.4</w:t>
      </w:r>
      <w:r w:rsidRPr="00DF49EF">
        <w:rPr>
          <w:rFonts w:ascii="Aptos" w:eastAsia="Times New Roman" w:hAnsi="Aptos"/>
          <w:noProof/>
          <w:kern w:val="2"/>
          <w:sz w:val="24"/>
          <w:szCs w:val="24"/>
          <w:lang w:eastAsia="en-GB"/>
        </w:rPr>
        <w:tab/>
      </w:r>
      <w:r>
        <w:rPr>
          <w:noProof/>
        </w:rPr>
        <w:t>Authentication and authorization</w:t>
      </w:r>
      <w:r>
        <w:rPr>
          <w:noProof/>
        </w:rPr>
        <w:tab/>
      </w:r>
      <w:r>
        <w:rPr>
          <w:noProof/>
        </w:rPr>
        <w:fldChar w:fldCharType="begin" w:fldLock="1"/>
      </w:r>
      <w:r>
        <w:rPr>
          <w:noProof/>
        </w:rPr>
        <w:instrText xml:space="preserve"> PAGEREF _Toc224924955 \h </w:instrText>
      </w:r>
      <w:r>
        <w:rPr>
          <w:noProof/>
        </w:rPr>
      </w:r>
      <w:r>
        <w:rPr>
          <w:noProof/>
        </w:rPr>
        <w:fldChar w:fldCharType="separate"/>
      </w:r>
      <w:r>
        <w:rPr>
          <w:noProof/>
        </w:rPr>
        <w:t>29</w:t>
      </w:r>
      <w:r>
        <w:rPr>
          <w:noProof/>
        </w:rPr>
        <w:fldChar w:fldCharType="end"/>
      </w:r>
    </w:p>
    <w:p w14:paraId="716F51DE" w14:textId="77777777" w:rsidR="008F001E" w:rsidRPr="00DF49EF" w:rsidRDefault="008F001E">
      <w:pPr>
        <w:pStyle w:val="TOC5"/>
        <w:rPr>
          <w:rFonts w:ascii="Aptos" w:eastAsia="Times New Roman" w:hAnsi="Aptos"/>
          <w:noProof/>
          <w:kern w:val="2"/>
          <w:sz w:val="24"/>
          <w:szCs w:val="24"/>
          <w:lang w:eastAsia="en-GB"/>
        </w:rPr>
      </w:pPr>
      <w:r>
        <w:rPr>
          <w:noProof/>
        </w:rPr>
        <w:t>4.2.3.4.1</w:t>
      </w:r>
      <w:r w:rsidRPr="00DF49EF">
        <w:rPr>
          <w:rFonts w:ascii="Aptos" w:eastAsia="Times New Roman" w:hAnsi="Aptos"/>
          <w:noProof/>
          <w:kern w:val="2"/>
          <w:sz w:val="24"/>
          <w:szCs w:val="24"/>
          <w:lang w:eastAsia="en-GB"/>
        </w:rPr>
        <w:tab/>
      </w:r>
      <w:r>
        <w:rPr>
          <w:noProof/>
        </w:rPr>
        <w:t>Authentication policy</w:t>
      </w:r>
      <w:r>
        <w:rPr>
          <w:noProof/>
        </w:rPr>
        <w:tab/>
      </w:r>
      <w:r>
        <w:rPr>
          <w:noProof/>
        </w:rPr>
        <w:fldChar w:fldCharType="begin" w:fldLock="1"/>
      </w:r>
      <w:r>
        <w:rPr>
          <w:noProof/>
        </w:rPr>
        <w:instrText xml:space="preserve"> PAGEREF _Toc224924956 \h </w:instrText>
      </w:r>
      <w:r>
        <w:rPr>
          <w:noProof/>
        </w:rPr>
      </w:r>
      <w:r>
        <w:rPr>
          <w:noProof/>
        </w:rPr>
        <w:fldChar w:fldCharType="separate"/>
      </w:r>
      <w:r>
        <w:rPr>
          <w:noProof/>
        </w:rPr>
        <w:t>29</w:t>
      </w:r>
      <w:r>
        <w:rPr>
          <w:noProof/>
        </w:rPr>
        <w:fldChar w:fldCharType="end"/>
      </w:r>
    </w:p>
    <w:p w14:paraId="56A4B0CD" w14:textId="77777777" w:rsidR="008F001E" w:rsidRPr="00DF49EF" w:rsidRDefault="008F001E">
      <w:pPr>
        <w:pStyle w:val="TOC6"/>
        <w:rPr>
          <w:rFonts w:ascii="Aptos" w:eastAsia="Times New Roman" w:hAnsi="Aptos"/>
          <w:noProof/>
          <w:kern w:val="2"/>
          <w:sz w:val="24"/>
          <w:szCs w:val="24"/>
          <w:lang w:eastAsia="en-GB"/>
        </w:rPr>
      </w:pPr>
      <w:r>
        <w:rPr>
          <w:noProof/>
        </w:rPr>
        <w:t>4.2.3.4.1.1</w:t>
      </w:r>
      <w:r w:rsidRPr="00DF49EF">
        <w:rPr>
          <w:rFonts w:ascii="Aptos" w:eastAsia="Times New Roman" w:hAnsi="Aptos"/>
          <w:noProof/>
          <w:kern w:val="2"/>
          <w:sz w:val="24"/>
          <w:szCs w:val="24"/>
          <w:lang w:eastAsia="en-GB"/>
        </w:rPr>
        <w:tab/>
      </w:r>
      <w:r>
        <w:rPr>
          <w:noProof/>
        </w:rPr>
        <w:t>Successful authentication and authorization of system functions</w:t>
      </w:r>
      <w:r>
        <w:rPr>
          <w:noProof/>
        </w:rPr>
        <w:tab/>
      </w:r>
      <w:r>
        <w:rPr>
          <w:noProof/>
        </w:rPr>
        <w:fldChar w:fldCharType="begin" w:fldLock="1"/>
      </w:r>
      <w:r>
        <w:rPr>
          <w:noProof/>
        </w:rPr>
        <w:instrText xml:space="preserve"> PAGEREF _Toc224924957 \h </w:instrText>
      </w:r>
      <w:r>
        <w:rPr>
          <w:noProof/>
        </w:rPr>
      </w:r>
      <w:r>
        <w:rPr>
          <w:noProof/>
        </w:rPr>
        <w:fldChar w:fldCharType="separate"/>
      </w:r>
      <w:r>
        <w:rPr>
          <w:noProof/>
        </w:rPr>
        <w:t>29</w:t>
      </w:r>
      <w:r>
        <w:rPr>
          <w:noProof/>
        </w:rPr>
        <w:fldChar w:fldCharType="end"/>
      </w:r>
    </w:p>
    <w:p w14:paraId="071F8BC2" w14:textId="77777777" w:rsidR="008F001E" w:rsidRPr="00DF49EF" w:rsidRDefault="008F001E">
      <w:pPr>
        <w:pStyle w:val="TOC6"/>
        <w:rPr>
          <w:rFonts w:ascii="Aptos" w:eastAsia="Times New Roman" w:hAnsi="Aptos"/>
          <w:noProof/>
          <w:kern w:val="2"/>
          <w:sz w:val="24"/>
          <w:szCs w:val="24"/>
          <w:lang w:eastAsia="en-GB"/>
        </w:rPr>
      </w:pPr>
      <w:r>
        <w:rPr>
          <w:noProof/>
        </w:rPr>
        <w:t>4.2.3.4.1.2</w:t>
      </w:r>
      <w:r w:rsidRPr="00DF49EF">
        <w:rPr>
          <w:rFonts w:ascii="Aptos" w:eastAsia="Times New Roman" w:hAnsi="Aptos"/>
          <w:noProof/>
          <w:kern w:val="2"/>
          <w:sz w:val="24"/>
          <w:szCs w:val="24"/>
          <w:lang w:eastAsia="en-GB"/>
        </w:rPr>
        <w:tab/>
      </w:r>
      <w:r>
        <w:rPr>
          <w:noProof/>
        </w:rPr>
        <w:t>Unambiguous identification of the user</w:t>
      </w:r>
      <w:r>
        <w:rPr>
          <w:noProof/>
        </w:rPr>
        <w:tab/>
      </w:r>
      <w:r>
        <w:rPr>
          <w:noProof/>
        </w:rPr>
        <w:fldChar w:fldCharType="begin" w:fldLock="1"/>
      </w:r>
      <w:r>
        <w:rPr>
          <w:noProof/>
        </w:rPr>
        <w:instrText xml:space="preserve"> PAGEREF _Toc224924958 \h </w:instrText>
      </w:r>
      <w:r>
        <w:rPr>
          <w:noProof/>
        </w:rPr>
      </w:r>
      <w:r>
        <w:rPr>
          <w:noProof/>
        </w:rPr>
        <w:fldChar w:fldCharType="separate"/>
      </w:r>
      <w:r>
        <w:rPr>
          <w:noProof/>
        </w:rPr>
        <w:t>30</w:t>
      </w:r>
      <w:r>
        <w:rPr>
          <w:noProof/>
        </w:rPr>
        <w:fldChar w:fldCharType="end"/>
      </w:r>
    </w:p>
    <w:p w14:paraId="60413870" w14:textId="77777777" w:rsidR="008F001E" w:rsidRPr="00DF49EF" w:rsidRDefault="008F001E">
      <w:pPr>
        <w:pStyle w:val="TOC5"/>
        <w:rPr>
          <w:rFonts w:ascii="Aptos" w:eastAsia="Times New Roman" w:hAnsi="Aptos"/>
          <w:noProof/>
          <w:kern w:val="2"/>
          <w:sz w:val="24"/>
          <w:szCs w:val="24"/>
          <w:lang w:eastAsia="en-GB"/>
        </w:rPr>
      </w:pPr>
      <w:r>
        <w:rPr>
          <w:noProof/>
        </w:rPr>
        <w:t>4.2.3.4.2</w:t>
      </w:r>
      <w:r w:rsidRPr="00DF49EF">
        <w:rPr>
          <w:rFonts w:ascii="Aptos" w:eastAsia="Times New Roman" w:hAnsi="Aptos"/>
          <w:noProof/>
          <w:kern w:val="2"/>
          <w:sz w:val="24"/>
          <w:szCs w:val="24"/>
          <w:lang w:eastAsia="en-GB"/>
        </w:rPr>
        <w:tab/>
      </w:r>
      <w:r>
        <w:rPr>
          <w:noProof/>
        </w:rPr>
        <w:t>Authentication attributes</w:t>
      </w:r>
      <w:r>
        <w:rPr>
          <w:noProof/>
        </w:rPr>
        <w:tab/>
      </w:r>
      <w:r>
        <w:rPr>
          <w:noProof/>
        </w:rPr>
        <w:fldChar w:fldCharType="begin" w:fldLock="1"/>
      </w:r>
      <w:r>
        <w:rPr>
          <w:noProof/>
        </w:rPr>
        <w:instrText xml:space="preserve"> PAGEREF _Toc224924959 \h </w:instrText>
      </w:r>
      <w:r>
        <w:rPr>
          <w:noProof/>
        </w:rPr>
      </w:r>
      <w:r>
        <w:rPr>
          <w:noProof/>
        </w:rPr>
        <w:fldChar w:fldCharType="separate"/>
      </w:r>
      <w:r>
        <w:rPr>
          <w:noProof/>
        </w:rPr>
        <w:t>32</w:t>
      </w:r>
      <w:r>
        <w:rPr>
          <w:noProof/>
        </w:rPr>
        <w:fldChar w:fldCharType="end"/>
      </w:r>
    </w:p>
    <w:p w14:paraId="411F0BE9" w14:textId="77777777" w:rsidR="008F001E" w:rsidRPr="00DF49EF" w:rsidRDefault="008F001E">
      <w:pPr>
        <w:pStyle w:val="TOC6"/>
        <w:rPr>
          <w:rFonts w:ascii="Aptos" w:eastAsia="Times New Roman" w:hAnsi="Aptos"/>
          <w:noProof/>
          <w:kern w:val="2"/>
          <w:sz w:val="24"/>
          <w:szCs w:val="24"/>
          <w:lang w:eastAsia="en-GB"/>
        </w:rPr>
      </w:pPr>
      <w:r>
        <w:rPr>
          <w:noProof/>
        </w:rPr>
        <w:t>4.2.3.4.2.1</w:t>
      </w:r>
      <w:r w:rsidRPr="00DF49EF">
        <w:rPr>
          <w:rFonts w:ascii="Aptos" w:eastAsia="Times New Roman" w:hAnsi="Aptos"/>
          <w:noProof/>
          <w:kern w:val="2"/>
          <w:sz w:val="24"/>
          <w:szCs w:val="24"/>
          <w:lang w:eastAsia="en-GB"/>
        </w:rPr>
        <w:tab/>
      </w:r>
      <w:r>
        <w:rPr>
          <w:noProof/>
        </w:rPr>
        <w:t>Account protection</w:t>
      </w:r>
      <w:r w:rsidRPr="002E6E0B">
        <w:rPr>
          <w:noProof/>
          <w:lang w:val="en-US"/>
        </w:rPr>
        <w:t xml:space="preserve"> </w:t>
      </w:r>
      <w:r>
        <w:rPr>
          <w:noProof/>
        </w:rPr>
        <w:t>by at least one authentication attribute.</w:t>
      </w:r>
      <w:r>
        <w:rPr>
          <w:noProof/>
        </w:rPr>
        <w:tab/>
      </w:r>
      <w:r>
        <w:rPr>
          <w:noProof/>
        </w:rPr>
        <w:fldChar w:fldCharType="begin" w:fldLock="1"/>
      </w:r>
      <w:r>
        <w:rPr>
          <w:noProof/>
        </w:rPr>
        <w:instrText xml:space="preserve"> PAGEREF _Toc224924960 \h </w:instrText>
      </w:r>
      <w:r>
        <w:rPr>
          <w:noProof/>
        </w:rPr>
      </w:r>
      <w:r>
        <w:rPr>
          <w:noProof/>
        </w:rPr>
        <w:fldChar w:fldCharType="separate"/>
      </w:r>
      <w:r>
        <w:rPr>
          <w:noProof/>
        </w:rPr>
        <w:t>32</w:t>
      </w:r>
      <w:r>
        <w:rPr>
          <w:noProof/>
        </w:rPr>
        <w:fldChar w:fldCharType="end"/>
      </w:r>
    </w:p>
    <w:p w14:paraId="5F18C0B6" w14:textId="77777777" w:rsidR="008F001E" w:rsidRPr="00DF49EF" w:rsidRDefault="008F001E">
      <w:pPr>
        <w:pStyle w:val="TOC6"/>
        <w:rPr>
          <w:rFonts w:ascii="Aptos" w:eastAsia="Times New Roman" w:hAnsi="Aptos"/>
          <w:noProof/>
          <w:kern w:val="2"/>
          <w:sz w:val="24"/>
          <w:szCs w:val="24"/>
          <w:lang w:eastAsia="en-GB"/>
        </w:rPr>
      </w:pPr>
      <w:r>
        <w:rPr>
          <w:noProof/>
        </w:rPr>
        <w:t>4.2.3.4.2.2</w:t>
      </w:r>
      <w:r w:rsidRPr="00DF49EF">
        <w:rPr>
          <w:rFonts w:ascii="Aptos" w:eastAsia="Times New Roman" w:hAnsi="Aptos"/>
          <w:noProof/>
          <w:kern w:val="2"/>
          <w:sz w:val="24"/>
          <w:szCs w:val="24"/>
          <w:lang w:eastAsia="en-GB"/>
        </w:rPr>
        <w:tab/>
      </w:r>
      <w:r>
        <w:rPr>
          <w:noProof/>
        </w:rPr>
        <w:t>Deletion or disablement of predefined accounts</w:t>
      </w:r>
      <w:r>
        <w:rPr>
          <w:noProof/>
        </w:rPr>
        <w:tab/>
      </w:r>
      <w:r>
        <w:rPr>
          <w:noProof/>
        </w:rPr>
        <w:fldChar w:fldCharType="begin" w:fldLock="1"/>
      </w:r>
      <w:r>
        <w:rPr>
          <w:noProof/>
        </w:rPr>
        <w:instrText xml:space="preserve"> PAGEREF _Toc224924961 \h </w:instrText>
      </w:r>
      <w:r>
        <w:rPr>
          <w:noProof/>
        </w:rPr>
      </w:r>
      <w:r>
        <w:rPr>
          <w:noProof/>
        </w:rPr>
        <w:fldChar w:fldCharType="separate"/>
      </w:r>
      <w:r>
        <w:rPr>
          <w:noProof/>
        </w:rPr>
        <w:t>33</w:t>
      </w:r>
      <w:r>
        <w:rPr>
          <w:noProof/>
        </w:rPr>
        <w:fldChar w:fldCharType="end"/>
      </w:r>
    </w:p>
    <w:p w14:paraId="53A5E281" w14:textId="77777777" w:rsidR="008F001E" w:rsidRPr="00DF49EF" w:rsidRDefault="008F001E">
      <w:pPr>
        <w:pStyle w:val="TOC6"/>
        <w:rPr>
          <w:rFonts w:ascii="Aptos" w:eastAsia="Times New Roman" w:hAnsi="Aptos"/>
          <w:noProof/>
          <w:kern w:val="2"/>
          <w:sz w:val="24"/>
          <w:szCs w:val="24"/>
          <w:lang w:eastAsia="en-GB"/>
        </w:rPr>
      </w:pPr>
      <w:r>
        <w:rPr>
          <w:noProof/>
        </w:rPr>
        <w:t>4.2.3.4.2.3</w:t>
      </w:r>
      <w:r w:rsidRPr="00DF49EF">
        <w:rPr>
          <w:rFonts w:ascii="Aptos" w:eastAsia="Times New Roman" w:hAnsi="Aptos"/>
          <w:noProof/>
          <w:kern w:val="2"/>
          <w:sz w:val="24"/>
          <w:szCs w:val="24"/>
          <w:lang w:eastAsia="en-GB"/>
        </w:rPr>
        <w:tab/>
      </w:r>
      <w:r>
        <w:rPr>
          <w:noProof/>
        </w:rPr>
        <w:t>Deletion or disablement of predefined or default authentication attributes.</w:t>
      </w:r>
      <w:r>
        <w:rPr>
          <w:noProof/>
        </w:rPr>
        <w:tab/>
      </w:r>
      <w:r>
        <w:rPr>
          <w:noProof/>
        </w:rPr>
        <w:fldChar w:fldCharType="begin" w:fldLock="1"/>
      </w:r>
      <w:r>
        <w:rPr>
          <w:noProof/>
        </w:rPr>
        <w:instrText xml:space="preserve"> PAGEREF _Toc224924962 \h </w:instrText>
      </w:r>
      <w:r>
        <w:rPr>
          <w:noProof/>
        </w:rPr>
      </w:r>
      <w:r>
        <w:rPr>
          <w:noProof/>
        </w:rPr>
        <w:fldChar w:fldCharType="separate"/>
      </w:r>
      <w:r>
        <w:rPr>
          <w:noProof/>
        </w:rPr>
        <w:t>34</w:t>
      </w:r>
      <w:r>
        <w:rPr>
          <w:noProof/>
        </w:rPr>
        <w:fldChar w:fldCharType="end"/>
      </w:r>
    </w:p>
    <w:p w14:paraId="1DEF4748" w14:textId="77777777" w:rsidR="008F001E" w:rsidRPr="00DF49EF" w:rsidRDefault="008F001E">
      <w:pPr>
        <w:pStyle w:val="TOC5"/>
        <w:rPr>
          <w:rFonts w:ascii="Aptos" w:eastAsia="Times New Roman" w:hAnsi="Aptos"/>
          <w:noProof/>
          <w:kern w:val="2"/>
          <w:sz w:val="24"/>
          <w:szCs w:val="24"/>
          <w:lang w:eastAsia="en-GB"/>
        </w:rPr>
      </w:pPr>
      <w:r>
        <w:rPr>
          <w:noProof/>
        </w:rPr>
        <w:t>4.2.3.4.3</w:t>
      </w:r>
      <w:r w:rsidRPr="00DF49EF">
        <w:rPr>
          <w:rFonts w:ascii="Aptos" w:eastAsia="Times New Roman" w:hAnsi="Aptos"/>
          <w:noProof/>
          <w:kern w:val="2"/>
          <w:sz w:val="24"/>
          <w:szCs w:val="24"/>
          <w:lang w:eastAsia="en-GB"/>
        </w:rPr>
        <w:tab/>
      </w:r>
      <w:r>
        <w:rPr>
          <w:noProof/>
        </w:rPr>
        <w:t>Password policy</w:t>
      </w:r>
      <w:r>
        <w:rPr>
          <w:noProof/>
        </w:rPr>
        <w:tab/>
      </w:r>
      <w:r>
        <w:rPr>
          <w:noProof/>
        </w:rPr>
        <w:fldChar w:fldCharType="begin" w:fldLock="1"/>
      </w:r>
      <w:r>
        <w:rPr>
          <w:noProof/>
        </w:rPr>
        <w:instrText xml:space="preserve"> PAGEREF _Toc224924963 \h </w:instrText>
      </w:r>
      <w:r>
        <w:rPr>
          <w:noProof/>
        </w:rPr>
      </w:r>
      <w:r>
        <w:rPr>
          <w:noProof/>
        </w:rPr>
        <w:fldChar w:fldCharType="separate"/>
      </w:r>
      <w:r>
        <w:rPr>
          <w:noProof/>
        </w:rPr>
        <w:t>35</w:t>
      </w:r>
      <w:r>
        <w:rPr>
          <w:noProof/>
        </w:rPr>
        <w:fldChar w:fldCharType="end"/>
      </w:r>
    </w:p>
    <w:p w14:paraId="7F8E5584" w14:textId="77777777" w:rsidR="008F001E" w:rsidRPr="00DF49EF" w:rsidRDefault="008F001E">
      <w:pPr>
        <w:pStyle w:val="TOC6"/>
        <w:rPr>
          <w:rFonts w:ascii="Aptos" w:eastAsia="Times New Roman" w:hAnsi="Aptos"/>
          <w:noProof/>
          <w:kern w:val="2"/>
          <w:sz w:val="24"/>
          <w:szCs w:val="24"/>
          <w:lang w:eastAsia="en-GB"/>
        </w:rPr>
      </w:pPr>
      <w:r>
        <w:rPr>
          <w:noProof/>
        </w:rPr>
        <w:t>4.2.3.4.3.1</w:t>
      </w:r>
      <w:r w:rsidRPr="00DF49EF">
        <w:rPr>
          <w:rFonts w:ascii="Aptos" w:eastAsia="Times New Roman" w:hAnsi="Aptos"/>
          <w:noProof/>
          <w:kern w:val="2"/>
          <w:sz w:val="24"/>
          <w:szCs w:val="24"/>
          <w:lang w:eastAsia="en-GB"/>
        </w:rPr>
        <w:tab/>
      </w:r>
      <w:r>
        <w:rPr>
          <w:noProof/>
        </w:rPr>
        <w:t>Password Structure</w:t>
      </w:r>
      <w:r>
        <w:rPr>
          <w:noProof/>
        </w:rPr>
        <w:tab/>
      </w:r>
      <w:r>
        <w:rPr>
          <w:noProof/>
        </w:rPr>
        <w:fldChar w:fldCharType="begin" w:fldLock="1"/>
      </w:r>
      <w:r>
        <w:rPr>
          <w:noProof/>
        </w:rPr>
        <w:instrText xml:space="preserve"> PAGEREF _Toc224924964 \h </w:instrText>
      </w:r>
      <w:r>
        <w:rPr>
          <w:noProof/>
        </w:rPr>
      </w:r>
      <w:r>
        <w:rPr>
          <w:noProof/>
        </w:rPr>
        <w:fldChar w:fldCharType="separate"/>
      </w:r>
      <w:r>
        <w:rPr>
          <w:noProof/>
        </w:rPr>
        <w:t>35</w:t>
      </w:r>
      <w:r>
        <w:rPr>
          <w:noProof/>
        </w:rPr>
        <w:fldChar w:fldCharType="end"/>
      </w:r>
    </w:p>
    <w:p w14:paraId="1273AA48" w14:textId="77777777" w:rsidR="008F001E" w:rsidRPr="00DF49EF" w:rsidRDefault="008F001E">
      <w:pPr>
        <w:pStyle w:val="TOC6"/>
        <w:rPr>
          <w:rFonts w:ascii="Aptos" w:eastAsia="Times New Roman" w:hAnsi="Aptos"/>
          <w:noProof/>
          <w:kern w:val="2"/>
          <w:sz w:val="24"/>
          <w:szCs w:val="24"/>
          <w:lang w:eastAsia="en-GB"/>
        </w:rPr>
      </w:pPr>
      <w:r>
        <w:rPr>
          <w:noProof/>
        </w:rPr>
        <w:t>4.2.3.4.3.2</w:t>
      </w:r>
      <w:r w:rsidRPr="00DF49EF">
        <w:rPr>
          <w:rFonts w:ascii="Aptos" w:eastAsia="Times New Roman" w:hAnsi="Aptos"/>
          <w:noProof/>
          <w:kern w:val="2"/>
          <w:sz w:val="24"/>
          <w:szCs w:val="24"/>
          <w:lang w:eastAsia="en-GB"/>
        </w:rPr>
        <w:tab/>
      </w:r>
      <w:r>
        <w:rPr>
          <w:noProof/>
        </w:rPr>
        <w:t>Password changes</w:t>
      </w:r>
      <w:r>
        <w:rPr>
          <w:noProof/>
        </w:rPr>
        <w:tab/>
      </w:r>
      <w:r>
        <w:rPr>
          <w:noProof/>
        </w:rPr>
        <w:fldChar w:fldCharType="begin" w:fldLock="1"/>
      </w:r>
      <w:r>
        <w:rPr>
          <w:noProof/>
        </w:rPr>
        <w:instrText xml:space="preserve"> PAGEREF _Toc224924965 \h </w:instrText>
      </w:r>
      <w:r>
        <w:rPr>
          <w:noProof/>
        </w:rPr>
      </w:r>
      <w:r>
        <w:rPr>
          <w:noProof/>
        </w:rPr>
        <w:fldChar w:fldCharType="separate"/>
      </w:r>
      <w:r>
        <w:rPr>
          <w:noProof/>
        </w:rPr>
        <w:t>37</w:t>
      </w:r>
      <w:r>
        <w:rPr>
          <w:noProof/>
        </w:rPr>
        <w:fldChar w:fldCharType="end"/>
      </w:r>
    </w:p>
    <w:p w14:paraId="7A585369" w14:textId="77777777" w:rsidR="008F001E" w:rsidRPr="00DF49EF" w:rsidRDefault="008F001E">
      <w:pPr>
        <w:pStyle w:val="TOC6"/>
        <w:rPr>
          <w:rFonts w:ascii="Aptos" w:eastAsia="Times New Roman" w:hAnsi="Aptos"/>
          <w:noProof/>
          <w:kern w:val="2"/>
          <w:sz w:val="24"/>
          <w:szCs w:val="24"/>
          <w:lang w:eastAsia="en-GB"/>
        </w:rPr>
      </w:pPr>
      <w:r>
        <w:rPr>
          <w:noProof/>
        </w:rPr>
        <w:t>4.2.3.4.3.3</w:t>
      </w:r>
      <w:r w:rsidRPr="00DF49EF">
        <w:rPr>
          <w:rFonts w:ascii="Aptos" w:eastAsia="Times New Roman" w:hAnsi="Aptos"/>
          <w:noProof/>
          <w:kern w:val="2"/>
          <w:sz w:val="24"/>
          <w:szCs w:val="24"/>
          <w:lang w:eastAsia="en-GB"/>
        </w:rPr>
        <w:tab/>
      </w:r>
      <w:r>
        <w:rPr>
          <w:noProof/>
        </w:rPr>
        <w:t>Protection against brute force and dictionary attacks</w:t>
      </w:r>
      <w:r>
        <w:rPr>
          <w:noProof/>
        </w:rPr>
        <w:tab/>
      </w:r>
      <w:r>
        <w:rPr>
          <w:noProof/>
        </w:rPr>
        <w:fldChar w:fldCharType="begin" w:fldLock="1"/>
      </w:r>
      <w:r>
        <w:rPr>
          <w:noProof/>
        </w:rPr>
        <w:instrText xml:space="preserve"> PAGEREF _Toc224924966 \h </w:instrText>
      </w:r>
      <w:r>
        <w:rPr>
          <w:noProof/>
        </w:rPr>
      </w:r>
      <w:r>
        <w:rPr>
          <w:noProof/>
        </w:rPr>
        <w:fldChar w:fldCharType="separate"/>
      </w:r>
      <w:r>
        <w:rPr>
          <w:noProof/>
        </w:rPr>
        <w:t>39</w:t>
      </w:r>
      <w:r>
        <w:rPr>
          <w:noProof/>
        </w:rPr>
        <w:fldChar w:fldCharType="end"/>
      </w:r>
    </w:p>
    <w:p w14:paraId="2984D962" w14:textId="77777777" w:rsidR="008F001E" w:rsidRPr="00DF49EF" w:rsidRDefault="008F001E">
      <w:pPr>
        <w:pStyle w:val="TOC6"/>
        <w:rPr>
          <w:rFonts w:ascii="Aptos" w:eastAsia="Times New Roman" w:hAnsi="Aptos"/>
          <w:noProof/>
          <w:kern w:val="2"/>
          <w:sz w:val="24"/>
          <w:szCs w:val="24"/>
          <w:lang w:eastAsia="en-GB"/>
        </w:rPr>
      </w:pPr>
      <w:r>
        <w:rPr>
          <w:noProof/>
        </w:rPr>
        <w:t>4.2.3.4.3.4</w:t>
      </w:r>
      <w:r w:rsidRPr="00DF49EF">
        <w:rPr>
          <w:rFonts w:ascii="Aptos" w:eastAsia="Times New Roman" w:hAnsi="Aptos"/>
          <w:noProof/>
          <w:kern w:val="2"/>
          <w:sz w:val="24"/>
          <w:szCs w:val="24"/>
          <w:lang w:eastAsia="en-GB"/>
        </w:rPr>
        <w:tab/>
      </w:r>
      <w:r>
        <w:rPr>
          <w:noProof/>
        </w:rPr>
        <w:t>Hiding password display</w:t>
      </w:r>
      <w:r>
        <w:rPr>
          <w:noProof/>
        </w:rPr>
        <w:tab/>
      </w:r>
      <w:r>
        <w:rPr>
          <w:noProof/>
        </w:rPr>
        <w:fldChar w:fldCharType="begin" w:fldLock="1"/>
      </w:r>
      <w:r>
        <w:rPr>
          <w:noProof/>
        </w:rPr>
        <w:instrText xml:space="preserve"> PAGEREF _Toc224924967 \h </w:instrText>
      </w:r>
      <w:r>
        <w:rPr>
          <w:noProof/>
        </w:rPr>
      </w:r>
      <w:r>
        <w:rPr>
          <w:noProof/>
        </w:rPr>
        <w:fldChar w:fldCharType="separate"/>
      </w:r>
      <w:r>
        <w:rPr>
          <w:noProof/>
        </w:rPr>
        <w:t>42</w:t>
      </w:r>
      <w:r>
        <w:rPr>
          <w:noProof/>
        </w:rPr>
        <w:fldChar w:fldCharType="end"/>
      </w:r>
    </w:p>
    <w:p w14:paraId="6894505A" w14:textId="77777777" w:rsidR="008F001E" w:rsidRPr="00DF49EF" w:rsidRDefault="008F001E">
      <w:pPr>
        <w:pStyle w:val="TOC5"/>
        <w:rPr>
          <w:rFonts w:ascii="Aptos" w:eastAsia="Times New Roman" w:hAnsi="Aptos"/>
          <w:noProof/>
          <w:kern w:val="2"/>
          <w:sz w:val="24"/>
          <w:szCs w:val="24"/>
          <w:lang w:eastAsia="en-GB"/>
        </w:rPr>
      </w:pPr>
      <w:r>
        <w:rPr>
          <w:noProof/>
        </w:rPr>
        <w:t>4.2.3.4.4</w:t>
      </w:r>
      <w:r w:rsidRPr="00DF49EF">
        <w:rPr>
          <w:rFonts w:ascii="Aptos" w:eastAsia="Times New Roman" w:hAnsi="Aptos"/>
          <w:noProof/>
          <w:kern w:val="2"/>
          <w:sz w:val="24"/>
          <w:szCs w:val="24"/>
          <w:lang w:eastAsia="en-GB"/>
        </w:rPr>
        <w:tab/>
      </w:r>
      <w:r>
        <w:rPr>
          <w:noProof/>
        </w:rPr>
        <w:t>Specific Authentication use cases</w:t>
      </w:r>
      <w:r>
        <w:rPr>
          <w:noProof/>
        </w:rPr>
        <w:tab/>
      </w:r>
      <w:r>
        <w:rPr>
          <w:noProof/>
        </w:rPr>
        <w:fldChar w:fldCharType="begin" w:fldLock="1"/>
      </w:r>
      <w:r>
        <w:rPr>
          <w:noProof/>
        </w:rPr>
        <w:instrText xml:space="preserve"> PAGEREF _Toc224924968 \h </w:instrText>
      </w:r>
      <w:r>
        <w:rPr>
          <w:noProof/>
        </w:rPr>
      </w:r>
      <w:r>
        <w:rPr>
          <w:noProof/>
        </w:rPr>
        <w:fldChar w:fldCharType="separate"/>
      </w:r>
      <w:r>
        <w:rPr>
          <w:noProof/>
        </w:rPr>
        <w:t>43</w:t>
      </w:r>
      <w:r>
        <w:rPr>
          <w:noProof/>
        </w:rPr>
        <w:fldChar w:fldCharType="end"/>
      </w:r>
    </w:p>
    <w:p w14:paraId="1CDB7F0A" w14:textId="77777777" w:rsidR="008F001E" w:rsidRPr="00DF49EF" w:rsidRDefault="008F001E">
      <w:pPr>
        <w:pStyle w:val="TOC6"/>
        <w:rPr>
          <w:rFonts w:ascii="Aptos" w:eastAsia="Times New Roman" w:hAnsi="Aptos"/>
          <w:noProof/>
          <w:kern w:val="2"/>
          <w:sz w:val="24"/>
          <w:szCs w:val="24"/>
          <w:lang w:eastAsia="en-GB"/>
        </w:rPr>
      </w:pPr>
      <w:r>
        <w:rPr>
          <w:noProof/>
        </w:rPr>
        <w:t>4.2.3.4.4.1</w:t>
      </w:r>
      <w:r w:rsidRPr="00DF49EF">
        <w:rPr>
          <w:rFonts w:ascii="Aptos" w:eastAsia="Times New Roman" w:hAnsi="Aptos"/>
          <w:noProof/>
          <w:kern w:val="2"/>
          <w:sz w:val="24"/>
          <w:szCs w:val="24"/>
          <w:lang w:eastAsia="en-GB"/>
        </w:rPr>
        <w:tab/>
      </w:r>
      <w:r>
        <w:rPr>
          <w:noProof/>
        </w:rPr>
        <w:t>Network Product Management and Maintenance interfaces</w:t>
      </w:r>
      <w:r>
        <w:rPr>
          <w:noProof/>
        </w:rPr>
        <w:tab/>
      </w:r>
      <w:r>
        <w:rPr>
          <w:noProof/>
        </w:rPr>
        <w:fldChar w:fldCharType="begin" w:fldLock="1"/>
      </w:r>
      <w:r>
        <w:rPr>
          <w:noProof/>
        </w:rPr>
        <w:instrText xml:space="preserve"> PAGEREF _Toc224924969 \h </w:instrText>
      </w:r>
      <w:r>
        <w:rPr>
          <w:noProof/>
        </w:rPr>
      </w:r>
      <w:r>
        <w:rPr>
          <w:noProof/>
        </w:rPr>
        <w:fldChar w:fldCharType="separate"/>
      </w:r>
      <w:r>
        <w:rPr>
          <w:noProof/>
        </w:rPr>
        <w:t>43</w:t>
      </w:r>
      <w:r>
        <w:rPr>
          <w:noProof/>
        </w:rPr>
        <w:fldChar w:fldCharType="end"/>
      </w:r>
    </w:p>
    <w:p w14:paraId="2BA55D27" w14:textId="77777777" w:rsidR="008F001E" w:rsidRPr="00DF49EF" w:rsidRDefault="008F001E">
      <w:pPr>
        <w:pStyle w:val="TOC5"/>
        <w:rPr>
          <w:rFonts w:ascii="Aptos" w:eastAsia="Times New Roman" w:hAnsi="Aptos"/>
          <w:noProof/>
          <w:kern w:val="2"/>
          <w:sz w:val="24"/>
          <w:szCs w:val="24"/>
          <w:lang w:eastAsia="en-GB"/>
        </w:rPr>
      </w:pPr>
      <w:r>
        <w:rPr>
          <w:noProof/>
        </w:rPr>
        <w:t>4.2.3.4.5</w:t>
      </w:r>
      <w:r w:rsidRPr="00DF49EF">
        <w:rPr>
          <w:rFonts w:ascii="Aptos" w:eastAsia="Times New Roman" w:hAnsi="Aptos"/>
          <w:noProof/>
          <w:kern w:val="2"/>
          <w:sz w:val="24"/>
          <w:szCs w:val="24"/>
          <w:lang w:eastAsia="en-GB"/>
        </w:rPr>
        <w:tab/>
      </w:r>
      <w:r>
        <w:rPr>
          <w:noProof/>
        </w:rPr>
        <w:t>Policy regarding consecutive failed login attempts</w:t>
      </w:r>
      <w:r>
        <w:rPr>
          <w:noProof/>
        </w:rPr>
        <w:tab/>
      </w:r>
      <w:r>
        <w:rPr>
          <w:noProof/>
        </w:rPr>
        <w:fldChar w:fldCharType="begin" w:fldLock="1"/>
      </w:r>
      <w:r>
        <w:rPr>
          <w:noProof/>
        </w:rPr>
        <w:instrText xml:space="preserve"> PAGEREF _Toc224924970 \h </w:instrText>
      </w:r>
      <w:r>
        <w:rPr>
          <w:noProof/>
        </w:rPr>
      </w:r>
      <w:r>
        <w:rPr>
          <w:noProof/>
        </w:rPr>
        <w:fldChar w:fldCharType="separate"/>
      </w:r>
      <w:r>
        <w:rPr>
          <w:noProof/>
        </w:rPr>
        <w:t>43</w:t>
      </w:r>
      <w:r>
        <w:rPr>
          <w:noProof/>
        </w:rPr>
        <w:fldChar w:fldCharType="end"/>
      </w:r>
    </w:p>
    <w:p w14:paraId="01F375B1" w14:textId="77777777" w:rsidR="008F001E" w:rsidRPr="00DF49EF" w:rsidRDefault="008F001E">
      <w:pPr>
        <w:pStyle w:val="TOC5"/>
        <w:rPr>
          <w:rFonts w:ascii="Aptos" w:eastAsia="Times New Roman" w:hAnsi="Aptos"/>
          <w:noProof/>
          <w:kern w:val="2"/>
          <w:sz w:val="24"/>
          <w:szCs w:val="24"/>
          <w:lang w:eastAsia="en-GB"/>
        </w:rPr>
      </w:pPr>
      <w:r>
        <w:rPr>
          <w:noProof/>
        </w:rPr>
        <w:t>4.2.3.4.6</w:t>
      </w:r>
      <w:r w:rsidRPr="00DF49EF">
        <w:rPr>
          <w:rFonts w:ascii="Aptos" w:eastAsia="Times New Roman" w:hAnsi="Aptos"/>
          <w:noProof/>
          <w:kern w:val="2"/>
          <w:sz w:val="24"/>
          <w:szCs w:val="24"/>
          <w:lang w:eastAsia="en-GB"/>
        </w:rPr>
        <w:tab/>
      </w:r>
      <w:r>
        <w:rPr>
          <w:noProof/>
        </w:rPr>
        <w:t>Authorization and access control</w:t>
      </w:r>
      <w:r>
        <w:rPr>
          <w:noProof/>
        </w:rPr>
        <w:tab/>
      </w:r>
      <w:r>
        <w:rPr>
          <w:noProof/>
        </w:rPr>
        <w:fldChar w:fldCharType="begin" w:fldLock="1"/>
      </w:r>
      <w:r>
        <w:rPr>
          <w:noProof/>
        </w:rPr>
        <w:instrText xml:space="preserve"> PAGEREF _Toc224924971 \h </w:instrText>
      </w:r>
      <w:r>
        <w:rPr>
          <w:noProof/>
        </w:rPr>
      </w:r>
      <w:r>
        <w:rPr>
          <w:noProof/>
        </w:rPr>
        <w:fldChar w:fldCharType="separate"/>
      </w:r>
      <w:r>
        <w:rPr>
          <w:noProof/>
        </w:rPr>
        <w:t>45</w:t>
      </w:r>
      <w:r>
        <w:rPr>
          <w:noProof/>
        </w:rPr>
        <w:fldChar w:fldCharType="end"/>
      </w:r>
    </w:p>
    <w:p w14:paraId="73F6B694" w14:textId="77777777" w:rsidR="008F001E" w:rsidRPr="00DF49EF" w:rsidRDefault="008F001E">
      <w:pPr>
        <w:pStyle w:val="TOC6"/>
        <w:rPr>
          <w:rFonts w:ascii="Aptos" w:eastAsia="Times New Roman" w:hAnsi="Aptos"/>
          <w:noProof/>
          <w:kern w:val="2"/>
          <w:sz w:val="24"/>
          <w:szCs w:val="24"/>
          <w:lang w:eastAsia="en-GB"/>
        </w:rPr>
      </w:pPr>
      <w:r>
        <w:rPr>
          <w:noProof/>
        </w:rPr>
        <w:t>4.2.3.4.6.1</w:t>
      </w:r>
      <w:r w:rsidRPr="00DF49EF">
        <w:rPr>
          <w:rFonts w:ascii="Aptos" w:eastAsia="Times New Roman" w:hAnsi="Aptos"/>
          <w:noProof/>
          <w:kern w:val="2"/>
          <w:sz w:val="24"/>
          <w:szCs w:val="24"/>
          <w:lang w:eastAsia="en-GB"/>
        </w:rPr>
        <w:tab/>
      </w:r>
      <w:r>
        <w:rPr>
          <w:noProof/>
        </w:rPr>
        <w:t>Authorization policy</w:t>
      </w:r>
      <w:r>
        <w:rPr>
          <w:noProof/>
        </w:rPr>
        <w:tab/>
      </w:r>
      <w:r>
        <w:rPr>
          <w:noProof/>
        </w:rPr>
        <w:fldChar w:fldCharType="begin" w:fldLock="1"/>
      </w:r>
      <w:r>
        <w:rPr>
          <w:noProof/>
        </w:rPr>
        <w:instrText xml:space="preserve"> PAGEREF _Toc224924972 \h </w:instrText>
      </w:r>
      <w:r>
        <w:rPr>
          <w:noProof/>
        </w:rPr>
      </w:r>
      <w:r>
        <w:rPr>
          <w:noProof/>
        </w:rPr>
        <w:fldChar w:fldCharType="separate"/>
      </w:r>
      <w:r>
        <w:rPr>
          <w:noProof/>
        </w:rPr>
        <w:t>45</w:t>
      </w:r>
      <w:r>
        <w:rPr>
          <w:noProof/>
        </w:rPr>
        <w:fldChar w:fldCharType="end"/>
      </w:r>
    </w:p>
    <w:p w14:paraId="5AC73D35" w14:textId="77777777" w:rsidR="008F001E" w:rsidRPr="00DF49EF" w:rsidRDefault="008F001E">
      <w:pPr>
        <w:pStyle w:val="TOC6"/>
        <w:rPr>
          <w:rFonts w:ascii="Aptos" w:eastAsia="Times New Roman" w:hAnsi="Aptos"/>
          <w:noProof/>
          <w:kern w:val="2"/>
          <w:sz w:val="24"/>
          <w:szCs w:val="24"/>
          <w:lang w:eastAsia="en-GB"/>
        </w:rPr>
      </w:pPr>
      <w:r>
        <w:rPr>
          <w:noProof/>
        </w:rPr>
        <w:t>4.2.3.4.6.2</w:t>
      </w:r>
      <w:r w:rsidRPr="00DF49EF">
        <w:rPr>
          <w:rFonts w:ascii="Aptos" w:eastAsia="Times New Roman" w:hAnsi="Aptos"/>
          <w:noProof/>
          <w:kern w:val="2"/>
          <w:sz w:val="24"/>
          <w:szCs w:val="24"/>
          <w:lang w:eastAsia="en-GB"/>
        </w:rPr>
        <w:tab/>
      </w:r>
      <w:r>
        <w:rPr>
          <w:noProof/>
        </w:rPr>
        <w:t>Role-based access control</w:t>
      </w:r>
      <w:r>
        <w:rPr>
          <w:noProof/>
        </w:rPr>
        <w:tab/>
      </w:r>
      <w:r>
        <w:rPr>
          <w:noProof/>
        </w:rPr>
        <w:fldChar w:fldCharType="begin" w:fldLock="1"/>
      </w:r>
      <w:r>
        <w:rPr>
          <w:noProof/>
        </w:rPr>
        <w:instrText xml:space="preserve"> PAGEREF _Toc224924973 \h </w:instrText>
      </w:r>
      <w:r>
        <w:rPr>
          <w:noProof/>
        </w:rPr>
      </w:r>
      <w:r>
        <w:rPr>
          <w:noProof/>
        </w:rPr>
        <w:fldChar w:fldCharType="separate"/>
      </w:r>
      <w:r>
        <w:rPr>
          <w:noProof/>
        </w:rPr>
        <w:t>46</w:t>
      </w:r>
      <w:r>
        <w:rPr>
          <w:noProof/>
        </w:rPr>
        <w:fldChar w:fldCharType="end"/>
      </w:r>
    </w:p>
    <w:p w14:paraId="28840B53" w14:textId="77777777" w:rsidR="008F001E" w:rsidRPr="00DF49EF" w:rsidRDefault="008F001E">
      <w:pPr>
        <w:pStyle w:val="TOC4"/>
        <w:rPr>
          <w:rFonts w:ascii="Aptos" w:eastAsia="Times New Roman" w:hAnsi="Aptos"/>
          <w:noProof/>
          <w:kern w:val="2"/>
          <w:sz w:val="24"/>
          <w:szCs w:val="24"/>
          <w:lang w:eastAsia="en-GB"/>
        </w:rPr>
      </w:pPr>
      <w:r>
        <w:rPr>
          <w:noProof/>
        </w:rPr>
        <w:t>4.2.3.5</w:t>
      </w:r>
      <w:r w:rsidRPr="00DF49EF">
        <w:rPr>
          <w:rFonts w:ascii="Aptos" w:eastAsia="Times New Roman" w:hAnsi="Aptos"/>
          <w:noProof/>
          <w:kern w:val="2"/>
          <w:sz w:val="24"/>
          <w:szCs w:val="24"/>
          <w:lang w:eastAsia="en-GB"/>
        </w:rPr>
        <w:tab/>
      </w:r>
      <w:r>
        <w:rPr>
          <w:noProof/>
        </w:rPr>
        <w:t>Protecting sessions</w:t>
      </w:r>
      <w:r>
        <w:rPr>
          <w:noProof/>
        </w:rPr>
        <w:tab/>
      </w:r>
      <w:r>
        <w:rPr>
          <w:noProof/>
        </w:rPr>
        <w:fldChar w:fldCharType="begin" w:fldLock="1"/>
      </w:r>
      <w:r>
        <w:rPr>
          <w:noProof/>
        </w:rPr>
        <w:instrText xml:space="preserve"> PAGEREF _Toc224924974 \h </w:instrText>
      </w:r>
      <w:r>
        <w:rPr>
          <w:noProof/>
        </w:rPr>
      </w:r>
      <w:r>
        <w:rPr>
          <w:noProof/>
        </w:rPr>
        <w:fldChar w:fldCharType="separate"/>
      </w:r>
      <w:r>
        <w:rPr>
          <w:noProof/>
        </w:rPr>
        <w:t>47</w:t>
      </w:r>
      <w:r>
        <w:rPr>
          <w:noProof/>
        </w:rPr>
        <w:fldChar w:fldCharType="end"/>
      </w:r>
    </w:p>
    <w:p w14:paraId="6CB3264C" w14:textId="77777777" w:rsidR="008F001E" w:rsidRPr="00DF49EF" w:rsidRDefault="008F001E">
      <w:pPr>
        <w:pStyle w:val="TOC5"/>
        <w:rPr>
          <w:rFonts w:ascii="Aptos" w:eastAsia="Times New Roman" w:hAnsi="Aptos"/>
          <w:noProof/>
          <w:kern w:val="2"/>
          <w:sz w:val="24"/>
          <w:szCs w:val="24"/>
          <w:lang w:eastAsia="en-GB"/>
        </w:rPr>
      </w:pPr>
      <w:r>
        <w:rPr>
          <w:noProof/>
        </w:rPr>
        <w:t>4.2.3.5.1</w:t>
      </w:r>
      <w:r w:rsidRPr="00DF49EF">
        <w:rPr>
          <w:rFonts w:ascii="Aptos" w:eastAsia="Times New Roman" w:hAnsi="Aptos"/>
          <w:noProof/>
          <w:kern w:val="2"/>
          <w:sz w:val="24"/>
          <w:szCs w:val="24"/>
          <w:lang w:eastAsia="en-GB"/>
        </w:rPr>
        <w:tab/>
      </w:r>
      <w:r>
        <w:rPr>
          <w:noProof/>
        </w:rPr>
        <w:t>Protecting sessions – logout function</w:t>
      </w:r>
      <w:r>
        <w:rPr>
          <w:noProof/>
        </w:rPr>
        <w:tab/>
      </w:r>
      <w:r>
        <w:rPr>
          <w:noProof/>
        </w:rPr>
        <w:fldChar w:fldCharType="begin" w:fldLock="1"/>
      </w:r>
      <w:r>
        <w:rPr>
          <w:noProof/>
        </w:rPr>
        <w:instrText xml:space="preserve"> PAGEREF _Toc224924975 \h </w:instrText>
      </w:r>
      <w:r>
        <w:rPr>
          <w:noProof/>
        </w:rPr>
      </w:r>
      <w:r>
        <w:rPr>
          <w:noProof/>
        </w:rPr>
        <w:fldChar w:fldCharType="separate"/>
      </w:r>
      <w:r>
        <w:rPr>
          <w:noProof/>
        </w:rPr>
        <w:t>47</w:t>
      </w:r>
      <w:r>
        <w:rPr>
          <w:noProof/>
        </w:rPr>
        <w:fldChar w:fldCharType="end"/>
      </w:r>
    </w:p>
    <w:p w14:paraId="2FD125D3" w14:textId="77777777" w:rsidR="008F001E" w:rsidRPr="00DF49EF" w:rsidRDefault="008F001E">
      <w:pPr>
        <w:pStyle w:val="TOC5"/>
        <w:rPr>
          <w:rFonts w:ascii="Aptos" w:eastAsia="Times New Roman" w:hAnsi="Aptos"/>
          <w:noProof/>
          <w:kern w:val="2"/>
          <w:sz w:val="24"/>
          <w:szCs w:val="24"/>
          <w:lang w:eastAsia="en-GB"/>
        </w:rPr>
      </w:pPr>
      <w:r>
        <w:rPr>
          <w:noProof/>
        </w:rPr>
        <w:t>4.2.3.5.2</w:t>
      </w:r>
      <w:r w:rsidRPr="00DF49EF">
        <w:rPr>
          <w:rFonts w:ascii="Aptos" w:eastAsia="Times New Roman" w:hAnsi="Aptos"/>
          <w:noProof/>
          <w:kern w:val="2"/>
          <w:sz w:val="24"/>
          <w:szCs w:val="24"/>
          <w:lang w:eastAsia="en-GB"/>
        </w:rPr>
        <w:tab/>
      </w:r>
      <w:r>
        <w:rPr>
          <w:noProof/>
        </w:rPr>
        <w:t>Protecting sessions – Inactivity timeout</w:t>
      </w:r>
      <w:r>
        <w:rPr>
          <w:noProof/>
        </w:rPr>
        <w:tab/>
      </w:r>
      <w:r>
        <w:rPr>
          <w:noProof/>
        </w:rPr>
        <w:fldChar w:fldCharType="begin" w:fldLock="1"/>
      </w:r>
      <w:r>
        <w:rPr>
          <w:noProof/>
        </w:rPr>
        <w:instrText xml:space="preserve"> PAGEREF _Toc224924976 \h </w:instrText>
      </w:r>
      <w:r>
        <w:rPr>
          <w:noProof/>
        </w:rPr>
      </w:r>
      <w:r>
        <w:rPr>
          <w:noProof/>
        </w:rPr>
        <w:fldChar w:fldCharType="separate"/>
      </w:r>
      <w:r>
        <w:rPr>
          <w:noProof/>
        </w:rPr>
        <w:t>48</w:t>
      </w:r>
      <w:r>
        <w:rPr>
          <w:noProof/>
        </w:rPr>
        <w:fldChar w:fldCharType="end"/>
      </w:r>
    </w:p>
    <w:p w14:paraId="05A4DF01" w14:textId="77777777" w:rsidR="008F001E" w:rsidRPr="00DF49EF" w:rsidRDefault="008F001E">
      <w:pPr>
        <w:pStyle w:val="TOC4"/>
        <w:rPr>
          <w:rFonts w:ascii="Aptos" w:eastAsia="Times New Roman" w:hAnsi="Aptos"/>
          <w:noProof/>
          <w:kern w:val="2"/>
          <w:sz w:val="24"/>
          <w:szCs w:val="24"/>
          <w:lang w:eastAsia="en-GB"/>
        </w:rPr>
      </w:pPr>
      <w:r>
        <w:rPr>
          <w:noProof/>
        </w:rPr>
        <w:t>4.2.3.6</w:t>
      </w:r>
      <w:r w:rsidRPr="00DF49EF">
        <w:rPr>
          <w:rFonts w:ascii="Aptos" w:eastAsia="Times New Roman" w:hAnsi="Aptos"/>
          <w:noProof/>
          <w:kern w:val="2"/>
          <w:sz w:val="24"/>
          <w:szCs w:val="24"/>
          <w:lang w:eastAsia="en-GB"/>
        </w:rPr>
        <w:tab/>
      </w:r>
      <w:r>
        <w:rPr>
          <w:noProof/>
        </w:rPr>
        <w:t>Logging</w:t>
      </w:r>
      <w:r>
        <w:rPr>
          <w:noProof/>
        </w:rPr>
        <w:tab/>
      </w:r>
      <w:r>
        <w:rPr>
          <w:noProof/>
        </w:rPr>
        <w:fldChar w:fldCharType="begin" w:fldLock="1"/>
      </w:r>
      <w:r>
        <w:rPr>
          <w:noProof/>
        </w:rPr>
        <w:instrText xml:space="preserve"> PAGEREF _Toc224924977 \h </w:instrText>
      </w:r>
      <w:r>
        <w:rPr>
          <w:noProof/>
        </w:rPr>
      </w:r>
      <w:r>
        <w:rPr>
          <w:noProof/>
        </w:rPr>
        <w:fldChar w:fldCharType="separate"/>
      </w:r>
      <w:r>
        <w:rPr>
          <w:noProof/>
        </w:rPr>
        <w:t>48</w:t>
      </w:r>
      <w:r>
        <w:rPr>
          <w:noProof/>
        </w:rPr>
        <w:fldChar w:fldCharType="end"/>
      </w:r>
    </w:p>
    <w:p w14:paraId="210BEA8E" w14:textId="77777777" w:rsidR="008F001E" w:rsidRPr="00DF49EF" w:rsidRDefault="008F001E">
      <w:pPr>
        <w:pStyle w:val="TOC5"/>
        <w:rPr>
          <w:rFonts w:ascii="Aptos" w:eastAsia="Times New Roman" w:hAnsi="Aptos"/>
          <w:noProof/>
          <w:kern w:val="2"/>
          <w:sz w:val="24"/>
          <w:szCs w:val="24"/>
          <w:lang w:eastAsia="en-GB"/>
        </w:rPr>
      </w:pPr>
      <w:r>
        <w:rPr>
          <w:noProof/>
        </w:rPr>
        <w:t>4.2.3.6.1</w:t>
      </w:r>
      <w:r w:rsidRPr="00DF49EF">
        <w:rPr>
          <w:rFonts w:ascii="Aptos" w:eastAsia="Times New Roman" w:hAnsi="Aptos"/>
          <w:noProof/>
          <w:kern w:val="2"/>
          <w:sz w:val="24"/>
          <w:szCs w:val="24"/>
          <w:lang w:eastAsia="en-GB"/>
        </w:rPr>
        <w:tab/>
      </w:r>
      <w:r>
        <w:rPr>
          <w:noProof/>
        </w:rPr>
        <w:t>Security event logging</w:t>
      </w:r>
      <w:r>
        <w:rPr>
          <w:noProof/>
        </w:rPr>
        <w:tab/>
      </w:r>
      <w:r>
        <w:rPr>
          <w:noProof/>
        </w:rPr>
        <w:fldChar w:fldCharType="begin" w:fldLock="1"/>
      </w:r>
      <w:r>
        <w:rPr>
          <w:noProof/>
        </w:rPr>
        <w:instrText xml:space="preserve"> PAGEREF _Toc224924978 \h </w:instrText>
      </w:r>
      <w:r>
        <w:rPr>
          <w:noProof/>
        </w:rPr>
      </w:r>
      <w:r>
        <w:rPr>
          <w:noProof/>
        </w:rPr>
        <w:fldChar w:fldCharType="separate"/>
      </w:r>
      <w:r>
        <w:rPr>
          <w:noProof/>
        </w:rPr>
        <w:t>48</w:t>
      </w:r>
      <w:r>
        <w:rPr>
          <w:noProof/>
        </w:rPr>
        <w:fldChar w:fldCharType="end"/>
      </w:r>
    </w:p>
    <w:p w14:paraId="6131FE1C" w14:textId="77777777" w:rsidR="008F001E" w:rsidRPr="00DF49EF" w:rsidRDefault="008F001E">
      <w:pPr>
        <w:pStyle w:val="TOC5"/>
        <w:rPr>
          <w:rFonts w:ascii="Aptos" w:eastAsia="Times New Roman" w:hAnsi="Aptos"/>
          <w:noProof/>
          <w:kern w:val="2"/>
          <w:sz w:val="24"/>
          <w:szCs w:val="24"/>
          <w:lang w:eastAsia="en-GB"/>
        </w:rPr>
      </w:pPr>
      <w:r>
        <w:rPr>
          <w:noProof/>
        </w:rPr>
        <w:t>4.2.3.6.2</w:t>
      </w:r>
      <w:r w:rsidRPr="00DF49EF">
        <w:rPr>
          <w:rFonts w:ascii="Aptos" w:eastAsia="Times New Roman" w:hAnsi="Aptos"/>
          <w:noProof/>
          <w:kern w:val="2"/>
          <w:sz w:val="24"/>
          <w:szCs w:val="24"/>
          <w:lang w:eastAsia="en-GB"/>
        </w:rPr>
        <w:tab/>
      </w:r>
      <w:r>
        <w:rPr>
          <w:noProof/>
        </w:rPr>
        <w:t>Log transfer to centralized storage</w:t>
      </w:r>
      <w:r>
        <w:rPr>
          <w:noProof/>
        </w:rPr>
        <w:tab/>
      </w:r>
      <w:r>
        <w:rPr>
          <w:noProof/>
        </w:rPr>
        <w:fldChar w:fldCharType="begin" w:fldLock="1"/>
      </w:r>
      <w:r>
        <w:rPr>
          <w:noProof/>
        </w:rPr>
        <w:instrText xml:space="preserve"> PAGEREF _Toc224924979 \h </w:instrText>
      </w:r>
      <w:r>
        <w:rPr>
          <w:noProof/>
        </w:rPr>
      </w:r>
      <w:r>
        <w:rPr>
          <w:noProof/>
        </w:rPr>
        <w:fldChar w:fldCharType="separate"/>
      </w:r>
      <w:r>
        <w:rPr>
          <w:noProof/>
        </w:rPr>
        <w:t>50</w:t>
      </w:r>
      <w:r>
        <w:rPr>
          <w:noProof/>
        </w:rPr>
        <w:fldChar w:fldCharType="end"/>
      </w:r>
    </w:p>
    <w:p w14:paraId="55EE5EAC" w14:textId="77777777" w:rsidR="008F001E" w:rsidRPr="00DF49EF" w:rsidRDefault="008F001E">
      <w:pPr>
        <w:pStyle w:val="TOC5"/>
        <w:rPr>
          <w:rFonts w:ascii="Aptos" w:eastAsia="Times New Roman" w:hAnsi="Aptos"/>
          <w:noProof/>
          <w:kern w:val="2"/>
          <w:sz w:val="24"/>
          <w:szCs w:val="24"/>
          <w:lang w:eastAsia="en-GB"/>
        </w:rPr>
      </w:pPr>
      <w:r>
        <w:rPr>
          <w:noProof/>
        </w:rPr>
        <w:t>4.2.3.6.3</w:t>
      </w:r>
      <w:r w:rsidRPr="00DF49EF">
        <w:rPr>
          <w:rFonts w:ascii="Aptos" w:eastAsia="Times New Roman" w:hAnsi="Aptos"/>
          <w:noProof/>
          <w:kern w:val="2"/>
          <w:sz w:val="24"/>
          <w:szCs w:val="24"/>
          <w:lang w:eastAsia="en-GB"/>
        </w:rPr>
        <w:tab/>
      </w:r>
      <w:r>
        <w:rPr>
          <w:noProof/>
        </w:rPr>
        <w:t>Protection of security event log files</w:t>
      </w:r>
      <w:r>
        <w:rPr>
          <w:noProof/>
        </w:rPr>
        <w:tab/>
      </w:r>
      <w:r>
        <w:rPr>
          <w:noProof/>
        </w:rPr>
        <w:fldChar w:fldCharType="begin" w:fldLock="1"/>
      </w:r>
      <w:r>
        <w:rPr>
          <w:noProof/>
        </w:rPr>
        <w:instrText xml:space="preserve"> PAGEREF _Toc224924980 \h </w:instrText>
      </w:r>
      <w:r>
        <w:rPr>
          <w:noProof/>
        </w:rPr>
      </w:r>
      <w:r>
        <w:rPr>
          <w:noProof/>
        </w:rPr>
        <w:fldChar w:fldCharType="separate"/>
      </w:r>
      <w:r>
        <w:rPr>
          <w:noProof/>
        </w:rPr>
        <w:t>51</w:t>
      </w:r>
      <w:r>
        <w:rPr>
          <w:noProof/>
        </w:rPr>
        <w:fldChar w:fldCharType="end"/>
      </w:r>
    </w:p>
    <w:p w14:paraId="34B2D8E8" w14:textId="77777777" w:rsidR="008F001E" w:rsidRPr="00DF49EF" w:rsidRDefault="008F001E">
      <w:pPr>
        <w:pStyle w:val="TOC3"/>
        <w:rPr>
          <w:rFonts w:ascii="Aptos" w:eastAsia="Times New Roman" w:hAnsi="Aptos"/>
          <w:noProof/>
          <w:kern w:val="2"/>
          <w:sz w:val="24"/>
          <w:szCs w:val="24"/>
          <w:lang w:eastAsia="en-GB"/>
        </w:rPr>
      </w:pPr>
      <w:r>
        <w:rPr>
          <w:noProof/>
        </w:rPr>
        <w:t>4.2.4</w:t>
      </w:r>
      <w:r w:rsidRPr="00DF49EF">
        <w:rPr>
          <w:rFonts w:ascii="Aptos" w:eastAsia="Times New Roman" w:hAnsi="Aptos"/>
          <w:noProof/>
          <w:kern w:val="2"/>
          <w:sz w:val="24"/>
          <w:szCs w:val="24"/>
          <w:lang w:eastAsia="en-GB"/>
        </w:rPr>
        <w:tab/>
      </w:r>
      <w:r>
        <w:rPr>
          <w:noProof/>
        </w:rPr>
        <w:t>Operating systems</w:t>
      </w:r>
      <w:r>
        <w:rPr>
          <w:noProof/>
        </w:rPr>
        <w:tab/>
      </w:r>
      <w:r>
        <w:rPr>
          <w:noProof/>
        </w:rPr>
        <w:fldChar w:fldCharType="begin" w:fldLock="1"/>
      </w:r>
      <w:r>
        <w:rPr>
          <w:noProof/>
        </w:rPr>
        <w:instrText xml:space="preserve"> PAGEREF _Toc224924981 \h </w:instrText>
      </w:r>
      <w:r>
        <w:rPr>
          <w:noProof/>
        </w:rPr>
      </w:r>
      <w:r>
        <w:rPr>
          <w:noProof/>
        </w:rPr>
        <w:fldChar w:fldCharType="separate"/>
      </w:r>
      <w:r>
        <w:rPr>
          <w:noProof/>
        </w:rPr>
        <w:t>52</w:t>
      </w:r>
      <w:r>
        <w:rPr>
          <w:noProof/>
        </w:rPr>
        <w:fldChar w:fldCharType="end"/>
      </w:r>
    </w:p>
    <w:p w14:paraId="4C380FC0" w14:textId="77777777" w:rsidR="008F001E" w:rsidRPr="00DF49EF" w:rsidRDefault="008F001E">
      <w:pPr>
        <w:pStyle w:val="TOC4"/>
        <w:rPr>
          <w:rFonts w:ascii="Aptos" w:eastAsia="Times New Roman" w:hAnsi="Aptos"/>
          <w:noProof/>
          <w:kern w:val="2"/>
          <w:sz w:val="24"/>
          <w:szCs w:val="24"/>
          <w:lang w:eastAsia="en-GB"/>
        </w:rPr>
      </w:pPr>
      <w:r>
        <w:rPr>
          <w:noProof/>
        </w:rPr>
        <w:t>4.2.4.1</w:t>
      </w:r>
      <w:r w:rsidRPr="00DF49EF">
        <w:rPr>
          <w:rFonts w:ascii="Aptos" w:eastAsia="Times New Roman" w:hAnsi="Aptos"/>
          <w:noProof/>
          <w:kern w:val="2"/>
          <w:sz w:val="24"/>
          <w:szCs w:val="24"/>
          <w:lang w:eastAsia="en-GB"/>
        </w:rPr>
        <w:tab/>
      </w:r>
      <w:r>
        <w:rPr>
          <w:noProof/>
        </w:rPr>
        <w:t>General operating system requirements and related test cases</w:t>
      </w:r>
      <w:r>
        <w:rPr>
          <w:noProof/>
        </w:rPr>
        <w:tab/>
      </w:r>
      <w:r>
        <w:rPr>
          <w:noProof/>
        </w:rPr>
        <w:fldChar w:fldCharType="begin" w:fldLock="1"/>
      </w:r>
      <w:r>
        <w:rPr>
          <w:noProof/>
        </w:rPr>
        <w:instrText xml:space="preserve"> PAGEREF _Toc224924982 \h </w:instrText>
      </w:r>
      <w:r>
        <w:rPr>
          <w:noProof/>
        </w:rPr>
      </w:r>
      <w:r>
        <w:rPr>
          <w:noProof/>
        </w:rPr>
        <w:fldChar w:fldCharType="separate"/>
      </w:r>
      <w:r>
        <w:rPr>
          <w:noProof/>
        </w:rPr>
        <w:t>52</w:t>
      </w:r>
      <w:r>
        <w:rPr>
          <w:noProof/>
        </w:rPr>
        <w:fldChar w:fldCharType="end"/>
      </w:r>
    </w:p>
    <w:p w14:paraId="1DC11FEE" w14:textId="77777777" w:rsidR="008F001E" w:rsidRPr="00DF49EF" w:rsidRDefault="008F001E">
      <w:pPr>
        <w:pStyle w:val="TOC5"/>
        <w:rPr>
          <w:rFonts w:ascii="Aptos" w:eastAsia="Times New Roman" w:hAnsi="Aptos"/>
          <w:noProof/>
          <w:kern w:val="2"/>
          <w:sz w:val="24"/>
          <w:szCs w:val="24"/>
          <w:lang w:eastAsia="en-GB"/>
        </w:rPr>
      </w:pPr>
      <w:r>
        <w:rPr>
          <w:noProof/>
        </w:rPr>
        <w:t>4.2.4.1.1</w:t>
      </w:r>
      <w:r w:rsidRPr="00DF49EF">
        <w:rPr>
          <w:rFonts w:ascii="Aptos" w:eastAsia="Times New Roman" w:hAnsi="Aptos"/>
          <w:noProof/>
          <w:kern w:val="2"/>
          <w:sz w:val="24"/>
          <w:szCs w:val="24"/>
          <w:lang w:eastAsia="en-GB"/>
        </w:rPr>
        <w:tab/>
      </w:r>
      <w:r>
        <w:rPr>
          <w:noProof/>
        </w:rPr>
        <w:t>Availability and Integrity</w:t>
      </w:r>
      <w:r>
        <w:rPr>
          <w:noProof/>
        </w:rPr>
        <w:tab/>
      </w:r>
      <w:r>
        <w:rPr>
          <w:noProof/>
        </w:rPr>
        <w:fldChar w:fldCharType="begin" w:fldLock="1"/>
      </w:r>
      <w:r>
        <w:rPr>
          <w:noProof/>
        </w:rPr>
        <w:instrText xml:space="preserve"> PAGEREF _Toc224924983 \h </w:instrText>
      </w:r>
      <w:r>
        <w:rPr>
          <w:noProof/>
        </w:rPr>
      </w:r>
      <w:r>
        <w:rPr>
          <w:noProof/>
        </w:rPr>
        <w:fldChar w:fldCharType="separate"/>
      </w:r>
      <w:r>
        <w:rPr>
          <w:noProof/>
        </w:rPr>
        <w:t>52</w:t>
      </w:r>
      <w:r>
        <w:rPr>
          <w:noProof/>
        </w:rPr>
        <w:fldChar w:fldCharType="end"/>
      </w:r>
    </w:p>
    <w:p w14:paraId="14F2A583" w14:textId="77777777" w:rsidR="008F001E" w:rsidRPr="00DF49EF" w:rsidRDefault="008F001E">
      <w:pPr>
        <w:pStyle w:val="TOC6"/>
        <w:rPr>
          <w:rFonts w:ascii="Aptos" w:eastAsia="Times New Roman" w:hAnsi="Aptos"/>
          <w:noProof/>
          <w:kern w:val="2"/>
          <w:sz w:val="24"/>
          <w:szCs w:val="24"/>
          <w:lang w:eastAsia="en-GB"/>
        </w:rPr>
      </w:pPr>
      <w:r>
        <w:rPr>
          <w:noProof/>
        </w:rPr>
        <w:t>4.2.4.1.1.1</w:t>
      </w:r>
      <w:r w:rsidRPr="00DF49EF">
        <w:rPr>
          <w:rFonts w:ascii="Aptos" w:eastAsia="Times New Roman" w:hAnsi="Aptos"/>
          <w:noProof/>
          <w:kern w:val="2"/>
          <w:sz w:val="24"/>
          <w:szCs w:val="24"/>
          <w:lang w:eastAsia="en-GB"/>
        </w:rPr>
        <w:tab/>
      </w:r>
      <w:r>
        <w:rPr>
          <w:noProof/>
        </w:rPr>
        <w:t>Handling of growing content</w:t>
      </w:r>
      <w:r>
        <w:rPr>
          <w:noProof/>
        </w:rPr>
        <w:tab/>
      </w:r>
      <w:r>
        <w:rPr>
          <w:noProof/>
        </w:rPr>
        <w:fldChar w:fldCharType="begin" w:fldLock="1"/>
      </w:r>
      <w:r>
        <w:rPr>
          <w:noProof/>
        </w:rPr>
        <w:instrText xml:space="preserve"> PAGEREF _Toc224924984 \h </w:instrText>
      </w:r>
      <w:r>
        <w:rPr>
          <w:noProof/>
        </w:rPr>
      </w:r>
      <w:r>
        <w:rPr>
          <w:noProof/>
        </w:rPr>
        <w:fldChar w:fldCharType="separate"/>
      </w:r>
      <w:r>
        <w:rPr>
          <w:noProof/>
        </w:rPr>
        <w:t>52</w:t>
      </w:r>
      <w:r>
        <w:rPr>
          <w:noProof/>
        </w:rPr>
        <w:fldChar w:fldCharType="end"/>
      </w:r>
    </w:p>
    <w:p w14:paraId="3BC440F9" w14:textId="77777777" w:rsidR="008F001E" w:rsidRPr="00DF49EF" w:rsidRDefault="008F001E">
      <w:pPr>
        <w:pStyle w:val="TOC6"/>
        <w:rPr>
          <w:rFonts w:ascii="Aptos" w:eastAsia="Times New Roman" w:hAnsi="Aptos"/>
          <w:noProof/>
          <w:kern w:val="2"/>
          <w:sz w:val="24"/>
          <w:szCs w:val="24"/>
          <w:lang w:eastAsia="en-GB"/>
        </w:rPr>
      </w:pPr>
      <w:r>
        <w:rPr>
          <w:noProof/>
        </w:rPr>
        <w:t>4.2.4.1.1.2</w:t>
      </w:r>
      <w:r w:rsidRPr="00DF49EF">
        <w:rPr>
          <w:rFonts w:ascii="Aptos" w:eastAsia="Times New Roman" w:hAnsi="Aptos"/>
          <w:noProof/>
          <w:kern w:val="2"/>
          <w:sz w:val="24"/>
          <w:szCs w:val="24"/>
          <w:lang w:eastAsia="en-GB"/>
        </w:rPr>
        <w:tab/>
      </w:r>
      <w:r>
        <w:rPr>
          <w:noProof/>
        </w:rPr>
        <w:t>Handling of ICMP</w:t>
      </w:r>
      <w:r>
        <w:rPr>
          <w:noProof/>
        </w:rPr>
        <w:tab/>
      </w:r>
      <w:r>
        <w:rPr>
          <w:noProof/>
        </w:rPr>
        <w:fldChar w:fldCharType="begin" w:fldLock="1"/>
      </w:r>
      <w:r>
        <w:rPr>
          <w:noProof/>
        </w:rPr>
        <w:instrText xml:space="preserve"> PAGEREF _Toc224924985 \h </w:instrText>
      </w:r>
      <w:r>
        <w:rPr>
          <w:noProof/>
        </w:rPr>
      </w:r>
      <w:r>
        <w:rPr>
          <w:noProof/>
        </w:rPr>
        <w:fldChar w:fldCharType="separate"/>
      </w:r>
      <w:r>
        <w:rPr>
          <w:noProof/>
        </w:rPr>
        <w:t>53</w:t>
      </w:r>
      <w:r>
        <w:rPr>
          <w:noProof/>
        </w:rPr>
        <w:fldChar w:fldCharType="end"/>
      </w:r>
    </w:p>
    <w:p w14:paraId="72FD54A4" w14:textId="77777777" w:rsidR="008F001E" w:rsidRPr="00DF49EF" w:rsidRDefault="008F001E">
      <w:pPr>
        <w:pStyle w:val="TOC6"/>
        <w:rPr>
          <w:rFonts w:ascii="Aptos" w:eastAsia="Times New Roman" w:hAnsi="Aptos"/>
          <w:noProof/>
          <w:kern w:val="2"/>
          <w:sz w:val="24"/>
          <w:szCs w:val="24"/>
          <w:lang w:eastAsia="en-GB"/>
        </w:rPr>
      </w:pPr>
      <w:r>
        <w:rPr>
          <w:noProof/>
        </w:rPr>
        <w:t>4.2.4.1.1.3</w:t>
      </w:r>
      <w:r w:rsidRPr="00DF49EF">
        <w:rPr>
          <w:rFonts w:ascii="Aptos" w:eastAsia="Times New Roman" w:hAnsi="Aptos"/>
          <w:noProof/>
          <w:kern w:val="2"/>
          <w:sz w:val="24"/>
          <w:szCs w:val="24"/>
          <w:lang w:eastAsia="en-GB"/>
        </w:rPr>
        <w:tab/>
      </w:r>
      <w:r>
        <w:rPr>
          <w:noProof/>
        </w:rPr>
        <w:t>Handling of IP options and extensions</w:t>
      </w:r>
      <w:r>
        <w:rPr>
          <w:noProof/>
        </w:rPr>
        <w:tab/>
      </w:r>
      <w:r>
        <w:rPr>
          <w:noProof/>
        </w:rPr>
        <w:fldChar w:fldCharType="begin" w:fldLock="1"/>
      </w:r>
      <w:r>
        <w:rPr>
          <w:noProof/>
        </w:rPr>
        <w:instrText xml:space="preserve"> PAGEREF _Toc224924986 \h </w:instrText>
      </w:r>
      <w:r>
        <w:rPr>
          <w:noProof/>
        </w:rPr>
      </w:r>
      <w:r>
        <w:rPr>
          <w:noProof/>
        </w:rPr>
        <w:fldChar w:fldCharType="separate"/>
      </w:r>
      <w:r>
        <w:rPr>
          <w:noProof/>
        </w:rPr>
        <w:t>55</w:t>
      </w:r>
      <w:r>
        <w:rPr>
          <w:noProof/>
        </w:rPr>
        <w:fldChar w:fldCharType="end"/>
      </w:r>
    </w:p>
    <w:p w14:paraId="7BA4FCA7" w14:textId="77777777" w:rsidR="008F001E" w:rsidRPr="00DF49EF" w:rsidRDefault="008F001E">
      <w:pPr>
        <w:pStyle w:val="TOC5"/>
        <w:rPr>
          <w:rFonts w:ascii="Aptos" w:eastAsia="Times New Roman" w:hAnsi="Aptos"/>
          <w:noProof/>
          <w:kern w:val="2"/>
          <w:sz w:val="24"/>
          <w:szCs w:val="24"/>
          <w:lang w:eastAsia="en-GB"/>
        </w:rPr>
      </w:pPr>
      <w:r>
        <w:rPr>
          <w:noProof/>
        </w:rPr>
        <w:t>4.2.4.1.2</w:t>
      </w:r>
      <w:r w:rsidRPr="00DF49EF">
        <w:rPr>
          <w:rFonts w:ascii="Aptos" w:eastAsia="Times New Roman" w:hAnsi="Aptos"/>
          <w:noProof/>
          <w:kern w:val="2"/>
          <w:sz w:val="24"/>
          <w:szCs w:val="24"/>
          <w:lang w:eastAsia="en-GB"/>
        </w:rPr>
        <w:tab/>
      </w:r>
      <w:r>
        <w:rPr>
          <w:noProof/>
        </w:rPr>
        <w:t>Authentication and Authorization</w:t>
      </w:r>
      <w:r>
        <w:rPr>
          <w:noProof/>
        </w:rPr>
        <w:tab/>
      </w:r>
      <w:r>
        <w:rPr>
          <w:noProof/>
        </w:rPr>
        <w:fldChar w:fldCharType="begin" w:fldLock="1"/>
      </w:r>
      <w:r>
        <w:rPr>
          <w:noProof/>
        </w:rPr>
        <w:instrText xml:space="preserve"> PAGEREF _Toc224924987 \h </w:instrText>
      </w:r>
      <w:r>
        <w:rPr>
          <w:noProof/>
        </w:rPr>
      </w:r>
      <w:r>
        <w:rPr>
          <w:noProof/>
        </w:rPr>
        <w:fldChar w:fldCharType="separate"/>
      </w:r>
      <w:r>
        <w:rPr>
          <w:noProof/>
        </w:rPr>
        <w:t>56</w:t>
      </w:r>
      <w:r>
        <w:rPr>
          <w:noProof/>
        </w:rPr>
        <w:fldChar w:fldCharType="end"/>
      </w:r>
    </w:p>
    <w:p w14:paraId="037D9439" w14:textId="77777777" w:rsidR="008F001E" w:rsidRPr="00DF49EF" w:rsidRDefault="008F001E">
      <w:pPr>
        <w:pStyle w:val="TOC6"/>
        <w:rPr>
          <w:rFonts w:ascii="Aptos" w:eastAsia="Times New Roman" w:hAnsi="Aptos"/>
          <w:noProof/>
          <w:kern w:val="2"/>
          <w:sz w:val="24"/>
          <w:szCs w:val="24"/>
          <w:lang w:eastAsia="en-GB"/>
        </w:rPr>
      </w:pPr>
      <w:r>
        <w:rPr>
          <w:noProof/>
        </w:rPr>
        <w:t>4.2.4.1.2.1</w:t>
      </w:r>
      <w:r w:rsidRPr="00DF49EF">
        <w:rPr>
          <w:rFonts w:ascii="Aptos" w:eastAsia="Times New Roman" w:hAnsi="Aptos"/>
          <w:noProof/>
          <w:kern w:val="2"/>
          <w:sz w:val="24"/>
          <w:szCs w:val="24"/>
          <w:lang w:eastAsia="en-GB"/>
        </w:rPr>
        <w:tab/>
      </w:r>
      <w:r>
        <w:rPr>
          <w:noProof/>
        </w:rPr>
        <w:t>Authenticated Privilege Escalation only</w:t>
      </w:r>
      <w:r>
        <w:rPr>
          <w:noProof/>
        </w:rPr>
        <w:tab/>
      </w:r>
      <w:r>
        <w:rPr>
          <w:noProof/>
        </w:rPr>
        <w:fldChar w:fldCharType="begin" w:fldLock="1"/>
      </w:r>
      <w:r>
        <w:rPr>
          <w:noProof/>
        </w:rPr>
        <w:instrText xml:space="preserve"> PAGEREF _Toc224924988 \h </w:instrText>
      </w:r>
      <w:r>
        <w:rPr>
          <w:noProof/>
        </w:rPr>
      </w:r>
      <w:r>
        <w:rPr>
          <w:noProof/>
        </w:rPr>
        <w:fldChar w:fldCharType="separate"/>
      </w:r>
      <w:r>
        <w:rPr>
          <w:noProof/>
        </w:rPr>
        <w:t>56</w:t>
      </w:r>
      <w:r>
        <w:rPr>
          <w:noProof/>
        </w:rPr>
        <w:fldChar w:fldCharType="end"/>
      </w:r>
    </w:p>
    <w:p w14:paraId="03AC046F" w14:textId="77777777" w:rsidR="008F001E" w:rsidRPr="00DF49EF" w:rsidRDefault="008F001E">
      <w:pPr>
        <w:pStyle w:val="TOC4"/>
        <w:rPr>
          <w:rFonts w:ascii="Aptos" w:eastAsia="Times New Roman" w:hAnsi="Aptos"/>
          <w:noProof/>
          <w:kern w:val="2"/>
          <w:sz w:val="24"/>
          <w:szCs w:val="24"/>
          <w:lang w:eastAsia="en-GB"/>
        </w:rPr>
      </w:pPr>
      <w:r>
        <w:rPr>
          <w:noProof/>
        </w:rPr>
        <w:t>4.2.4.2</w:t>
      </w:r>
      <w:r w:rsidRPr="00DF49EF">
        <w:rPr>
          <w:rFonts w:ascii="Aptos" w:eastAsia="Times New Roman" w:hAnsi="Aptos"/>
          <w:noProof/>
          <w:kern w:val="2"/>
          <w:sz w:val="24"/>
          <w:szCs w:val="24"/>
          <w:lang w:eastAsia="en-GB"/>
        </w:rPr>
        <w:tab/>
      </w:r>
      <w:r>
        <w:rPr>
          <w:noProof/>
        </w:rPr>
        <w:t>UNIX® specific requirements and related test cases</w:t>
      </w:r>
      <w:r>
        <w:rPr>
          <w:noProof/>
        </w:rPr>
        <w:tab/>
      </w:r>
      <w:r>
        <w:rPr>
          <w:noProof/>
        </w:rPr>
        <w:fldChar w:fldCharType="begin" w:fldLock="1"/>
      </w:r>
      <w:r>
        <w:rPr>
          <w:noProof/>
        </w:rPr>
        <w:instrText xml:space="preserve"> PAGEREF _Toc224924989 \h </w:instrText>
      </w:r>
      <w:r>
        <w:rPr>
          <w:noProof/>
        </w:rPr>
      </w:r>
      <w:r>
        <w:rPr>
          <w:noProof/>
        </w:rPr>
        <w:fldChar w:fldCharType="separate"/>
      </w:r>
      <w:r>
        <w:rPr>
          <w:noProof/>
        </w:rPr>
        <w:t>58</w:t>
      </w:r>
      <w:r>
        <w:rPr>
          <w:noProof/>
        </w:rPr>
        <w:fldChar w:fldCharType="end"/>
      </w:r>
    </w:p>
    <w:p w14:paraId="7932D2DD" w14:textId="77777777" w:rsidR="008F001E" w:rsidRPr="00DF49EF" w:rsidRDefault="008F001E">
      <w:pPr>
        <w:pStyle w:val="TOC5"/>
        <w:rPr>
          <w:rFonts w:ascii="Aptos" w:eastAsia="Times New Roman" w:hAnsi="Aptos"/>
          <w:noProof/>
          <w:kern w:val="2"/>
          <w:sz w:val="24"/>
          <w:szCs w:val="24"/>
          <w:lang w:eastAsia="en-GB"/>
        </w:rPr>
      </w:pPr>
      <w:r>
        <w:rPr>
          <w:noProof/>
        </w:rPr>
        <w:t>4.2.4.2.1</w:t>
      </w:r>
      <w:r w:rsidRPr="00DF49EF">
        <w:rPr>
          <w:rFonts w:ascii="Aptos" w:eastAsia="Times New Roman" w:hAnsi="Aptos"/>
          <w:noProof/>
          <w:kern w:val="2"/>
          <w:sz w:val="24"/>
          <w:szCs w:val="24"/>
          <w:lang w:eastAsia="en-GB"/>
        </w:rPr>
        <w:tab/>
      </w:r>
      <w:r>
        <w:rPr>
          <w:noProof/>
        </w:rPr>
        <w:t>General</w:t>
      </w:r>
      <w:r>
        <w:rPr>
          <w:noProof/>
        </w:rPr>
        <w:tab/>
      </w:r>
      <w:r>
        <w:rPr>
          <w:noProof/>
        </w:rPr>
        <w:fldChar w:fldCharType="begin" w:fldLock="1"/>
      </w:r>
      <w:r>
        <w:rPr>
          <w:noProof/>
        </w:rPr>
        <w:instrText xml:space="preserve"> PAGEREF _Toc224924990 \h </w:instrText>
      </w:r>
      <w:r>
        <w:rPr>
          <w:noProof/>
        </w:rPr>
      </w:r>
      <w:r>
        <w:rPr>
          <w:noProof/>
        </w:rPr>
        <w:fldChar w:fldCharType="separate"/>
      </w:r>
      <w:r>
        <w:rPr>
          <w:noProof/>
        </w:rPr>
        <w:t>58</w:t>
      </w:r>
      <w:r>
        <w:rPr>
          <w:noProof/>
        </w:rPr>
        <w:fldChar w:fldCharType="end"/>
      </w:r>
    </w:p>
    <w:p w14:paraId="2DD05F7F" w14:textId="77777777" w:rsidR="008F001E" w:rsidRPr="00DF49EF" w:rsidRDefault="008F001E">
      <w:pPr>
        <w:pStyle w:val="TOC5"/>
        <w:rPr>
          <w:rFonts w:ascii="Aptos" w:eastAsia="Times New Roman" w:hAnsi="Aptos"/>
          <w:noProof/>
          <w:kern w:val="2"/>
          <w:sz w:val="24"/>
          <w:szCs w:val="24"/>
          <w:lang w:eastAsia="en-GB"/>
        </w:rPr>
      </w:pPr>
      <w:r>
        <w:rPr>
          <w:noProof/>
        </w:rPr>
        <w:t>4.2.4.2.2</w:t>
      </w:r>
      <w:r w:rsidRPr="00DF49EF">
        <w:rPr>
          <w:rFonts w:ascii="Aptos" w:eastAsia="Times New Roman" w:hAnsi="Aptos"/>
          <w:noProof/>
          <w:kern w:val="2"/>
          <w:sz w:val="24"/>
          <w:szCs w:val="24"/>
          <w:lang w:eastAsia="en-GB"/>
        </w:rPr>
        <w:tab/>
      </w:r>
      <w:r>
        <w:rPr>
          <w:noProof/>
        </w:rPr>
        <w:t>System account identification</w:t>
      </w:r>
      <w:r>
        <w:rPr>
          <w:noProof/>
        </w:rPr>
        <w:tab/>
      </w:r>
      <w:r>
        <w:rPr>
          <w:noProof/>
        </w:rPr>
        <w:fldChar w:fldCharType="begin" w:fldLock="1"/>
      </w:r>
      <w:r>
        <w:rPr>
          <w:noProof/>
        </w:rPr>
        <w:instrText xml:space="preserve"> PAGEREF _Toc224924991 \h </w:instrText>
      </w:r>
      <w:r>
        <w:rPr>
          <w:noProof/>
        </w:rPr>
      </w:r>
      <w:r>
        <w:rPr>
          <w:noProof/>
        </w:rPr>
        <w:fldChar w:fldCharType="separate"/>
      </w:r>
      <w:r>
        <w:rPr>
          <w:noProof/>
        </w:rPr>
        <w:t>58</w:t>
      </w:r>
      <w:r>
        <w:rPr>
          <w:noProof/>
        </w:rPr>
        <w:fldChar w:fldCharType="end"/>
      </w:r>
    </w:p>
    <w:p w14:paraId="2DEC64AD" w14:textId="77777777" w:rsidR="008F001E" w:rsidRPr="00DF49EF" w:rsidRDefault="008F001E">
      <w:pPr>
        <w:pStyle w:val="TOC3"/>
        <w:rPr>
          <w:rFonts w:ascii="Aptos" w:eastAsia="Times New Roman" w:hAnsi="Aptos"/>
          <w:noProof/>
          <w:kern w:val="2"/>
          <w:sz w:val="24"/>
          <w:szCs w:val="24"/>
          <w:lang w:eastAsia="en-GB"/>
        </w:rPr>
      </w:pPr>
      <w:r>
        <w:rPr>
          <w:noProof/>
        </w:rPr>
        <w:t>4.2.5</w:t>
      </w:r>
      <w:r w:rsidRPr="00DF49EF">
        <w:rPr>
          <w:rFonts w:ascii="Aptos" w:eastAsia="Times New Roman" w:hAnsi="Aptos"/>
          <w:noProof/>
          <w:kern w:val="2"/>
          <w:sz w:val="24"/>
          <w:szCs w:val="24"/>
          <w:lang w:eastAsia="en-GB"/>
        </w:rPr>
        <w:tab/>
      </w:r>
      <w:r>
        <w:rPr>
          <w:noProof/>
        </w:rPr>
        <w:t>Web Servers</w:t>
      </w:r>
      <w:r>
        <w:rPr>
          <w:noProof/>
        </w:rPr>
        <w:tab/>
      </w:r>
      <w:r>
        <w:rPr>
          <w:noProof/>
        </w:rPr>
        <w:fldChar w:fldCharType="begin" w:fldLock="1"/>
      </w:r>
      <w:r>
        <w:rPr>
          <w:noProof/>
        </w:rPr>
        <w:instrText xml:space="preserve"> PAGEREF _Toc224924992 \h </w:instrText>
      </w:r>
      <w:r>
        <w:rPr>
          <w:noProof/>
        </w:rPr>
      </w:r>
      <w:r>
        <w:rPr>
          <w:noProof/>
        </w:rPr>
        <w:fldChar w:fldCharType="separate"/>
      </w:r>
      <w:r>
        <w:rPr>
          <w:noProof/>
        </w:rPr>
        <w:t>59</w:t>
      </w:r>
      <w:r>
        <w:rPr>
          <w:noProof/>
        </w:rPr>
        <w:fldChar w:fldCharType="end"/>
      </w:r>
    </w:p>
    <w:p w14:paraId="60DF1D02" w14:textId="77777777" w:rsidR="008F001E" w:rsidRPr="00DF49EF" w:rsidRDefault="008F001E">
      <w:pPr>
        <w:pStyle w:val="TOC4"/>
        <w:rPr>
          <w:rFonts w:ascii="Aptos" w:eastAsia="Times New Roman" w:hAnsi="Aptos"/>
          <w:noProof/>
          <w:kern w:val="2"/>
          <w:sz w:val="24"/>
          <w:szCs w:val="24"/>
          <w:lang w:eastAsia="en-GB"/>
        </w:rPr>
      </w:pPr>
      <w:r>
        <w:rPr>
          <w:noProof/>
        </w:rPr>
        <w:t>4.2.5.1</w:t>
      </w:r>
      <w:r w:rsidRPr="00DF49EF">
        <w:rPr>
          <w:rFonts w:ascii="Aptos" w:eastAsia="Times New Roman" w:hAnsi="Aptos"/>
          <w:noProof/>
          <w:kern w:val="2"/>
          <w:sz w:val="24"/>
          <w:szCs w:val="24"/>
          <w:lang w:eastAsia="en-GB"/>
        </w:rPr>
        <w:tab/>
      </w:r>
      <w:r>
        <w:rPr>
          <w:noProof/>
        </w:rPr>
        <w:t>HTTPS</w:t>
      </w:r>
      <w:r>
        <w:rPr>
          <w:noProof/>
        </w:rPr>
        <w:tab/>
      </w:r>
      <w:r>
        <w:rPr>
          <w:noProof/>
        </w:rPr>
        <w:fldChar w:fldCharType="begin" w:fldLock="1"/>
      </w:r>
      <w:r>
        <w:rPr>
          <w:noProof/>
        </w:rPr>
        <w:instrText xml:space="preserve"> PAGEREF _Toc224924993 \h </w:instrText>
      </w:r>
      <w:r>
        <w:rPr>
          <w:noProof/>
        </w:rPr>
      </w:r>
      <w:r>
        <w:rPr>
          <w:noProof/>
        </w:rPr>
        <w:fldChar w:fldCharType="separate"/>
      </w:r>
      <w:r>
        <w:rPr>
          <w:noProof/>
        </w:rPr>
        <w:t>59</w:t>
      </w:r>
      <w:r>
        <w:rPr>
          <w:noProof/>
        </w:rPr>
        <w:fldChar w:fldCharType="end"/>
      </w:r>
    </w:p>
    <w:p w14:paraId="6A68BF99" w14:textId="77777777" w:rsidR="008F001E" w:rsidRPr="00DF49EF" w:rsidRDefault="008F001E">
      <w:pPr>
        <w:pStyle w:val="TOC4"/>
        <w:rPr>
          <w:rFonts w:ascii="Aptos" w:eastAsia="Times New Roman" w:hAnsi="Aptos"/>
          <w:noProof/>
          <w:kern w:val="2"/>
          <w:sz w:val="24"/>
          <w:szCs w:val="24"/>
          <w:lang w:eastAsia="en-GB"/>
        </w:rPr>
      </w:pPr>
      <w:r>
        <w:rPr>
          <w:noProof/>
        </w:rPr>
        <w:t>4.2.5.2</w:t>
      </w:r>
      <w:r w:rsidRPr="00DF49EF">
        <w:rPr>
          <w:rFonts w:ascii="Aptos" w:eastAsia="Times New Roman" w:hAnsi="Aptos"/>
          <w:noProof/>
          <w:kern w:val="2"/>
          <w:sz w:val="24"/>
          <w:szCs w:val="24"/>
          <w:lang w:eastAsia="en-GB"/>
        </w:rPr>
        <w:tab/>
      </w:r>
      <w:r>
        <w:rPr>
          <w:noProof/>
        </w:rPr>
        <w:t>Logging</w:t>
      </w:r>
      <w:r>
        <w:rPr>
          <w:noProof/>
        </w:rPr>
        <w:tab/>
      </w:r>
      <w:r>
        <w:rPr>
          <w:noProof/>
        </w:rPr>
        <w:fldChar w:fldCharType="begin" w:fldLock="1"/>
      </w:r>
      <w:r>
        <w:rPr>
          <w:noProof/>
        </w:rPr>
        <w:instrText xml:space="preserve"> PAGEREF _Toc224924994 \h </w:instrText>
      </w:r>
      <w:r>
        <w:rPr>
          <w:noProof/>
        </w:rPr>
      </w:r>
      <w:r>
        <w:rPr>
          <w:noProof/>
        </w:rPr>
        <w:fldChar w:fldCharType="separate"/>
      </w:r>
      <w:r>
        <w:rPr>
          <w:noProof/>
        </w:rPr>
        <w:t>59</w:t>
      </w:r>
      <w:r>
        <w:rPr>
          <w:noProof/>
        </w:rPr>
        <w:fldChar w:fldCharType="end"/>
      </w:r>
    </w:p>
    <w:p w14:paraId="4F8B43AC" w14:textId="77777777" w:rsidR="008F001E" w:rsidRPr="00DF49EF" w:rsidRDefault="008F001E">
      <w:pPr>
        <w:pStyle w:val="TOC5"/>
        <w:rPr>
          <w:rFonts w:ascii="Aptos" w:eastAsia="Times New Roman" w:hAnsi="Aptos"/>
          <w:noProof/>
          <w:kern w:val="2"/>
          <w:sz w:val="24"/>
          <w:szCs w:val="24"/>
          <w:lang w:eastAsia="en-GB"/>
        </w:rPr>
      </w:pPr>
      <w:r>
        <w:rPr>
          <w:noProof/>
        </w:rPr>
        <w:t>4.2.5.2.1</w:t>
      </w:r>
      <w:r w:rsidRPr="00DF49EF">
        <w:rPr>
          <w:rFonts w:ascii="Aptos" w:eastAsia="Times New Roman" w:hAnsi="Aptos"/>
          <w:noProof/>
          <w:kern w:val="2"/>
          <w:sz w:val="24"/>
          <w:szCs w:val="24"/>
          <w:lang w:eastAsia="en-GB"/>
        </w:rPr>
        <w:tab/>
      </w:r>
      <w:r>
        <w:rPr>
          <w:noProof/>
        </w:rPr>
        <w:t>Webserver logging</w:t>
      </w:r>
      <w:r>
        <w:rPr>
          <w:noProof/>
        </w:rPr>
        <w:tab/>
      </w:r>
      <w:r>
        <w:rPr>
          <w:noProof/>
        </w:rPr>
        <w:fldChar w:fldCharType="begin" w:fldLock="1"/>
      </w:r>
      <w:r>
        <w:rPr>
          <w:noProof/>
        </w:rPr>
        <w:instrText xml:space="preserve"> PAGEREF _Toc224924995 \h </w:instrText>
      </w:r>
      <w:r>
        <w:rPr>
          <w:noProof/>
        </w:rPr>
      </w:r>
      <w:r>
        <w:rPr>
          <w:noProof/>
        </w:rPr>
        <w:fldChar w:fldCharType="separate"/>
      </w:r>
      <w:r>
        <w:rPr>
          <w:noProof/>
        </w:rPr>
        <w:t>59</w:t>
      </w:r>
      <w:r>
        <w:rPr>
          <w:noProof/>
        </w:rPr>
        <w:fldChar w:fldCharType="end"/>
      </w:r>
    </w:p>
    <w:p w14:paraId="2CAFF753" w14:textId="77777777" w:rsidR="008F001E" w:rsidRPr="00DF49EF" w:rsidRDefault="008F001E">
      <w:pPr>
        <w:pStyle w:val="TOC4"/>
        <w:rPr>
          <w:rFonts w:ascii="Aptos" w:eastAsia="Times New Roman" w:hAnsi="Aptos"/>
          <w:noProof/>
          <w:kern w:val="2"/>
          <w:sz w:val="24"/>
          <w:szCs w:val="24"/>
          <w:lang w:eastAsia="en-GB"/>
        </w:rPr>
      </w:pPr>
      <w:r>
        <w:rPr>
          <w:noProof/>
        </w:rPr>
        <w:t>4.2.5.3</w:t>
      </w:r>
      <w:r w:rsidRPr="00DF49EF">
        <w:rPr>
          <w:rFonts w:ascii="Aptos" w:eastAsia="Times New Roman" w:hAnsi="Aptos"/>
          <w:noProof/>
          <w:kern w:val="2"/>
          <w:sz w:val="24"/>
          <w:szCs w:val="24"/>
          <w:lang w:eastAsia="en-GB"/>
        </w:rPr>
        <w:tab/>
      </w:r>
      <w:r>
        <w:rPr>
          <w:noProof/>
        </w:rPr>
        <w:t>HTTP User sessions</w:t>
      </w:r>
      <w:r>
        <w:rPr>
          <w:noProof/>
        </w:rPr>
        <w:tab/>
      </w:r>
      <w:r>
        <w:rPr>
          <w:noProof/>
        </w:rPr>
        <w:fldChar w:fldCharType="begin" w:fldLock="1"/>
      </w:r>
      <w:r>
        <w:rPr>
          <w:noProof/>
        </w:rPr>
        <w:instrText xml:space="preserve"> PAGEREF _Toc224924996 \h </w:instrText>
      </w:r>
      <w:r>
        <w:rPr>
          <w:noProof/>
        </w:rPr>
      </w:r>
      <w:r>
        <w:rPr>
          <w:noProof/>
        </w:rPr>
        <w:fldChar w:fldCharType="separate"/>
      </w:r>
      <w:r>
        <w:rPr>
          <w:noProof/>
        </w:rPr>
        <w:t>60</w:t>
      </w:r>
      <w:r>
        <w:rPr>
          <w:noProof/>
        </w:rPr>
        <w:fldChar w:fldCharType="end"/>
      </w:r>
    </w:p>
    <w:p w14:paraId="75AFFCD2" w14:textId="77777777" w:rsidR="008F001E" w:rsidRPr="00DF49EF" w:rsidRDefault="008F001E">
      <w:pPr>
        <w:pStyle w:val="TOC4"/>
        <w:rPr>
          <w:rFonts w:ascii="Aptos" w:eastAsia="Times New Roman" w:hAnsi="Aptos"/>
          <w:noProof/>
          <w:kern w:val="2"/>
          <w:sz w:val="24"/>
          <w:szCs w:val="24"/>
          <w:lang w:eastAsia="en-GB"/>
        </w:rPr>
      </w:pPr>
      <w:r>
        <w:rPr>
          <w:noProof/>
        </w:rPr>
        <w:t>4.2.5.4</w:t>
      </w:r>
      <w:r w:rsidRPr="00DF49EF">
        <w:rPr>
          <w:rFonts w:ascii="Aptos" w:eastAsia="Times New Roman" w:hAnsi="Aptos"/>
          <w:noProof/>
          <w:kern w:val="2"/>
          <w:sz w:val="24"/>
          <w:szCs w:val="24"/>
          <w:lang w:eastAsia="en-GB"/>
        </w:rPr>
        <w:tab/>
      </w:r>
      <w:r>
        <w:rPr>
          <w:noProof/>
        </w:rPr>
        <w:t>HTTP input validation</w:t>
      </w:r>
      <w:r>
        <w:rPr>
          <w:noProof/>
        </w:rPr>
        <w:tab/>
      </w:r>
      <w:r>
        <w:rPr>
          <w:noProof/>
        </w:rPr>
        <w:fldChar w:fldCharType="begin" w:fldLock="1"/>
      </w:r>
      <w:r>
        <w:rPr>
          <w:noProof/>
        </w:rPr>
        <w:instrText xml:space="preserve"> PAGEREF _Toc224924997 \h </w:instrText>
      </w:r>
      <w:r>
        <w:rPr>
          <w:noProof/>
        </w:rPr>
      </w:r>
      <w:r>
        <w:rPr>
          <w:noProof/>
        </w:rPr>
        <w:fldChar w:fldCharType="separate"/>
      </w:r>
      <w:r>
        <w:rPr>
          <w:noProof/>
        </w:rPr>
        <w:t>62</w:t>
      </w:r>
      <w:r>
        <w:rPr>
          <w:noProof/>
        </w:rPr>
        <w:fldChar w:fldCharType="end"/>
      </w:r>
    </w:p>
    <w:p w14:paraId="7B83040A" w14:textId="77777777" w:rsidR="008F001E" w:rsidRPr="00DF49EF" w:rsidRDefault="008F001E">
      <w:pPr>
        <w:pStyle w:val="TOC3"/>
        <w:rPr>
          <w:rFonts w:ascii="Aptos" w:eastAsia="Times New Roman" w:hAnsi="Aptos"/>
          <w:noProof/>
          <w:kern w:val="2"/>
          <w:sz w:val="24"/>
          <w:szCs w:val="24"/>
          <w:lang w:eastAsia="en-GB"/>
        </w:rPr>
      </w:pPr>
      <w:r>
        <w:rPr>
          <w:noProof/>
        </w:rPr>
        <w:t>4.2.6</w:t>
      </w:r>
      <w:r w:rsidRPr="00DF49EF">
        <w:rPr>
          <w:rFonts w:ascii="Aptos" w:eastAsia="Times New Roman" w:hAnsi="Aptos"/>
          <w:noProof/>
          <w:kern w:val="2"/>
          <w:sz w:val="24"/>
          <w:szCs w:val="24"/>
          <w:lang w:eastAsia="en-GB"/>
        </w:rPr>
        <w:tab/>
      </w:r>
      <w:r>
        <w:rPr>
          <w:noProof/>
        </w:rPr>
        <w:t>Network devices</w:t>
      </w:r>
      <w:r>
        <w:rPr>
          <w:noProof/>
        </w:rPr>
        <w:tab/>
      </w:r>
      <w:r>
        <w:rPr>
          <w:noProof/>
        </w:rPr>
        <w:fldChar w:fldCharType="begin" w:fldLock="1"/>
      </w:r>
      <w:r>
        <w:rPr>
          <w:noProof/>
        </w:rPr>
        <w:instrText xml:space="preserve"> PAGEREF _Toc224924998 \h </w:instrText>
      </w:r>
      <w:r>
        <w:rPr>
          <w:noProof/>
        </w:rPr>
      </w:r>
      <w:r>
        <w:rPr>
          <w:noProof/>
        </w:rPr>
        <w:fldChar w:fldCharType="separate"/>
      </w:r>
      <w:r>
        <w:rPr>
          <w:noProof/>
        </w:rPr>
        <w:t>62</w:t>
      </w:r>
      <w:r>
        <w:rPr>
          <w:noProof/>
        </w:rPr>
        <w:fldChar w:fldCharType="end"/>
      </w:r>
    </w:p>
    <w:p w14:paraId="6C3EE84B" w14:textId="77777777" w:rsidR="008F001E" w:rsidRPr="00DF49EF" w:rsidRDefault="008F001E">
      <w:pPr>
        <w:pStyle w:val="TOC4"/>
        <w:rPr>
          <w:rFonts w:ascii="Aptos" w:eastAsia="Times New Roman" w:hAnsi="Aptos"/>
          <w:noProof/>
          <w:kern w:val="2"/>
          <w:sz w:val="24"/>
          <w:szCs w:val="24"/>
          <w:lang w:eastAsia="en-GB"/>
        </w:rPr>
      </w:pPr>
      <w:r>
        <w:rPr>
          <w:noProof/>
        </w:rPr>
        <w:t>4.2.6.1</w:t>
      </w:r>
      <w:r w:rsidRPr="00DF49EF">
        <w:rPr>
          <w:rFonts w:ascii="Aptos" w:eastAsia="Times New Roman" w:hAnsi="Aptos"/>
          <w:noProof/>
          <w:kern w:val="2"/>
          <w:sz w:val="24"/>
          <w:szCs w:val="24"/>
          <w:lang w:eastAsia="en-GB"/>
        </w:rPr>
        <w:tab/>
      </w:r>
      <w:r>
        <w:rPr>
          <w:noProof/>
        </w:rPr>
        <w:t>Protection of data and information</w:t>
      </w:r>
      <w:r>
        <w:rPr>
          <w:noProof/>
        </w:rPr>
        <w:tab/>
      </w:r>
      <w:r>
        <w:rPr>
          <w:noProof/>
        </w:rPr>
        <w:fldChar w:fldCharType="begin" w:fldLock="1"/>
      </w:r>
      <w:r>
        <w:rPr>
          <w:noProof/>
        </w:rPr>
        <w:instrText xml:space="preserve"> PAGEREF _Toc224924999 \h </w:instrText>
      </w:r>
      <w:r>
        <w:rPr>
          <w:noProof/>
        </w:rPr>
      </w:r>
      <w:r>
        <w:rPr>
          <w:noProof/>
        </w:rPr>
        <w:fldChar w:fldCharType="separate"/>
      </w:r>
      <w:r>
        <w:rPr>
          <w:noProof/>
        </w:rPr>
        <w:t>62</w:t>
      </w:r>
      <w:r>
        <w:rPr>
          <w:noProof/>
        </w:rPr>
        <w:fldChar w:fldCharType="end"/>
      </w:r>
    </w:p>
    <w:p w14:paraId="44627E68" w14:textId="77777777" w:rsidR="008F001E" w:rsidRPr="00DF49EF" w:rsidRDefault="008F001E">
      <w:pPr>
        <w:pStyle w:val="TOC4"/>
        <w:rPr>
          <w:rFonts w:ascii="Aptos" w:eastAsia="Times New Roman" w:hAnsi="Aptos"/>
          <w:noProof/>
          <w:kern w:val="2"/>
          <w:sz w:val="24"/>
          <w:szCs w:val="24"/>
          <w:lang w:eastAsia="en-GB"/>
        </w:rPr>
      </w:pPr>
      <w:r>
        <w:rPr>
          <w:noProof/>
        </w:rPr>
        <w:t>4.2.6.2</w:t>
      </w:r>
      <w:r w:rsidRPr="00DF49EF">
        <w:rPr>
          <w:rFonts w:ascii="Aptos" w:eastAsia="Times New Roman" w:hAnsi="Aptos"/>
          <w:noProof/>
          <w:kern w:val="2"/>
          <w:sz w:val="24"/>
          <w:szCs w:val="24"/>
          <w:lang w:eastAsia="en-GB"/>
        </w:rPr>
        <w:tab/>
      </w:r>
      <w:r>
        <w:rPr>
          <w:noProof/>
        </w:rPr>
        <w:t>Protecting availability and integrity</w:t>
      </w:r>
      <w:r>
        <w:rPr>
          <w:noProof/>
        </w:rPr>
        <w:tab/>
      </w:r>
      <w:r>
        <w:rPr>
          <w:noProof/>
        </w:rPr>
        <w:fldChar w:fldCharType="begin" w:fldLock="1"/>
      </w:r>
      <w:r>
        <w:rPr>
          <w:noProof/>
        </w:rPr>
        <w:instrText xml:space="preserve"> PAGEREF _Toc224925000 \h </w:instrText>
      </w:r>
      <w:r>
        <w:rPr>
          <w:noProof/>
        </w:rPr>
      </w:r>
      <w:r>
        <w:rPr>
          <w:noProof/>
        </w:rPr>
        <w:fldChar w:fldCharType="separate"/>
      </w:r>
      <w:r>
        <w:rPr>
          <w:noProof/>
        </w:rPr>
        <w:t>62</w:t>
      </w:r>
      <w:r>
        <w:rPr>
          <w:noProof/>
        </w:rPr>
        <w:fldChar w:fldCharType="end"/>
      </w:r>
    </w:p>
    <w:p w14:paraId="11982AAF" w14:textId="77777777" w:rsidR="008F001E" w:rsidRPr="00DF49EF" w:rsidRDefault="008F001E">
      <w:pPr>
        <w:pStyle w:val="TOC5"/>
        <w:rPr>
          <w:rFonts w:ascii="Aptos" w:eastAsia="Times New Roman" w:hAnsi="Aptos"/>
          <w:noProof/>
          <w:kern w:val="2"/>
          <w:sz w:val="24"/>
          <w:szCs w:val="24"/>
          <w:lang w:eastAsia="en-GB"/>
        </w:rPr>
      </w:pPr>
      <w:r>
        <w:rPr>
          <w:noProof/>
        </w:rPr>
        <w:t>4.2.6.2.1</w:t>
      </w:r>
      <w:r w:rsidRPr="00DF49EF">
        <w:rPr>
          <w:rFonts w:ascii="Aptos" w:eastAsia="Times New Roman" w:hAnsi="Aptos"/>
          <w:noProof/>
          <w:kern w:val="2"/>
          <w:sz w:val="24"/>
          <w:szCs w:val="24"/>
          <w:lang w:eastAsia="en-GB"/>
        </w:rPr>
        <w:tab/>
      </w:r>
      <w:r>
        <w:rPr>
          <w:noProof/>
        </w:rPr>
        <w:t>Packet filtering</w:t>
      </w:r>
      <w:r>
        <w:rPr>
          <w:noProof/>
        </w:rPr>
        <w:tab/>
      </w:r>
      <w:r>
        <w:rPr>
          <w:noProof/>
        </w:rPr>
        <w:fldChar w:fldCharType="begin" w:fldLock="1"/>
      </w:r>
      <w:r>
        <w:rPr>
          <w:noProof/>
        </w:rPr>
        <w:instrText xml:space="preserve"> PAGEREF _Toc224925001 \h </w:instrText>
      </w:r>
      <w:r>
        <w:rPr>
          <w:noProof/>
        </w:rPr>
      </w:r>
      <w:r>
        <w:rPr>
          <w:noProof/>
        </w:rPr>
        <w:fldChar w:fldCharType="separate"/>
      </w:r>
      <w:r>
        <w:rPr>
          <w:noProof/>
        </w:rPr>
        <w:t>62</w:t>
      </w:r>
      <w:r>
        <w:rPr>
          <w:noProof/>
        </w:rPr>
        <w:fldChar w:fldCharType="end"/>
      </w:r>
    </w:p>
    <w:p w14:paraId="15AA3951" w14:textId="77777777" w:rsidR="008F001E" w:rsidRPr="00DF49EF" w:rsidRDefault="008F001E">
      <w:pPr>
        <w:pStyle w:val="TOC5"/>
        <w:rPr>
          <w:rFonts w:ascii="Aptos" w:eastAsia="Times New Roman" w:hAnsi="Aptos"/>
          <w:noProof/>
          <w:kern w:val="2"/>
          <w:sz w:val="24"/>
          <w:szCs w:val="24"/>
          <w:lang w:eastAsia="en-GB"/>
        </w:rPr>
      </w:pPr>
      <w:r>
        <w:rPr>
          <w:noProof/>
        </w:rPr>
        <w:t>4.2.6.2.2</w:t>
      </w:r>
      <w:r w:rsidRPr="00DF49EF">
        <w:rPr>
          <w:rFonts w:ascii="Aptos" w:eastAsia="Times New Roman" w:hAnsi="Aptos"/>
          <w:noProof/>
          <w:kern w:val="2"/>
          <w:sz w:val="24"/>
          <w:szCs w:val="24"/>
          <w:lang w:eastAsia="en-GB"/>
        </w:rPr>
        <w:tab/>
      </w:r>
      <w:r>
        <w:rPr>
          <w:noProof/>
        </w:rPr>
        <w:t>Interface robustness requirements</w:t>
      </w:r>
      <w:r>
        <w:rPr>
          <w:noProof/>
        </w:rPr>
        <w:tab/>
      </w:r>
      <w:r>
        <w:rPr>
          <w:noProof/>
        </w:rPr>
        <w:fldChar w:fldCharType="begin" w:fldLock="1"/>
      </w:r>
      <w:r>
        <w:rPr>
          <w:noProof/>
        </w:rPr>
        <w:instrText xml:space="preserve"> PAGEREF _Toc224925002 \h </w:instrText>
      </w:r>
      <w:r>
        <w:rPr>
          <w:noProof/>
        </w:rPr>
      </w:r>
      <w:r>
        <w:rPr>
          <w:noProof/>
        </w:rPr>
        <w:fldChar w:fldCharType="separate"/>
      </w:r>
      <w:r>
        <w:rPr>
          <w:noProof/>
        </w:rPr>
        <w:t>63</w:t>
      </w:r>
      <w:r>
        <w:rPr>
          <w:noProof/>
        </w:rPr>
        <w:fldChar w:fldCharType="end"/>
      </w:r>
    </w:p>
    <w:p w14:paraId="3E65A5AD" w14:textId="77777777" w:rsidR="008F001E" w:rsidRPr="00DF49EF" w:rsidRDefault="008F001E">
      <w:pPr>
        <w:pStyle w:val="TOC5"/>
        <w:rPr>
          <w:rFonts w:ascii="Aptos" w:eastAsia="Times New Roman" w:hAnsi="Aptos"/>
          <w:noProof/>
          <w:kern w:val="2"/>
          <w:sz w:val="24"/>
          <w:szCs w:val="24"/>
          <w:lang w:eastAsia="en-GB"/>
        </w:rPr>
      </w:pPr>
      <w:r>
        <w:rPr>
          <w:noProof/>
        </w:rPr>
        <w:t>4.2.6.2.3</w:t>
      </w:r>
      <w:r w:rsidRPr="00DF49EF">
        <w:rPr>
          <w:rFonts w:ascii="Aptos" w:eastAsia="Times New Roman" w:hAnsi="Aptos"/>
          <w:noProof/>
          <w:kern w:val="2"/>
          <w:sz w:val="24"/>
          <w:szCs w:val="24"/>
          <w:lang w:eastAsia="en-GB"/>
        </w:rPr>
        <w:tab/>
      </w:r>
      <w:r>
        <w:rPr>
          <w:noProof/>
        </w:rPr>
        <w:t>GTP-C Filtering</w:t>
      </w:r>
      <w:r>
        <w:rPr>
          <w:noProof/>
        </w:rPr>
        <w:tab/>
      </w:r>
      <w:r>
        <w:rPr>
          <w:noProof/>
        </w:rPr>
        <w:fldChar w:fldCharType="begin" w:fldLock="1"/>
      </w:r>
      <w:r>
        <w:rPr>
          <w:noProof/>
        </w:rPr>
        <w:instrText xml:space="preserve"> PAGEREF _Toc224925003 \h </w:instrText>
      </w:r>
      <w:r>
        <w:rPr>
          <w:noProof/>
        </w:rPr>
      </w:r>
      <w:r>
        <w:rPr>
          <w:noProof/>
        </w:rPr>
        <w:fldChar w:fldCharType="separate"/>
      </w:r>
      <w:r>
        <w:rPr>
          <w:noProof/>
        </w:rPr>
        <w:t>64</w:t>
      </w:r>
      <w:r>
        <w:rPr>
          <w:noProof/>
        </w:rPr>
        <w:fldChar w:fldCharType="end"/>
      </w:r>
    </w:p>
    <w:p w14:paraId="5C91C21A" w14:textId="77777777" w:rsidR="008F001E" w:rsidRPr="00DF49EF" w:rsidRDefault="008F001E">
      <w:pPr>
        <w:pStyle w:val="TOC4"/>
        <w:rPr>
          <w:rFonts w:ascii="Aptos" w:eastAsia="Times New Roman" w:hAnsi="Aptos"/>
          <w:noProof/>
          <w:kern w:val="2"/>
          <w:sz w:val="24"/>
          <w:szCs w:val="24"/>
          <w:lang w:eastAsia="en-GB"/>
        </w:rPr>
      </w:pPr>
      <w:r>
        <w:rPr>
          <w:noProof/>
        </w:rPr>
        <w:t>4.2.6.2.4</w:t>
      </w:r>
      <w:r w:rsidRPr="00DF49EF">
        <w:rPr>
          <w:rFonts w:ascii="Aptos" w:eastAsia="Times New Roman" w:hAnsi="Aptos"/>
          <w:noProof/>
          <w:kern w:val="2"/>
          <w:sz w:val="24"/>
          <w:szCs w:val="24"/>
          <w:lang w:eastAsia="en-GB"/>
        </w:rPr>
        <w:tab/>
      </w:r>
      <w:r>
        <w:rPr>
          <w:noProof/>
        </w:rPr>
        <w:t>GTP-U Filtering</w:t>
      </w:r>
      <w:r>
        <w:rPr>
          <w:noProof/>
        </w:rPr>
        <w:tab/>
      </w:r>
      <w:r>
        <w:rPr>
          <w:noProof/>
        </w:rPr>
        <w:fldChar w:fldCharType="begin" w:fldLock="1"/>
      </w:r>
      <w:r>
        <w:rPr>
          <w:noProof/>
        </w:rPr>
        <w:instrText xml:space="preserve"> PAGEREF _Toc224925004 \h </w:instrText>
      </w:r>
      <w:r>
        <w:rPr>
          <w:noProof/>
        </w:rPr>
      </w:r>
      <w:r>
        <w:rPr>
          <w:noProof/>
        </w:rPr>
        <w:fldChar w:fldCharType="separate"/>
      </w:r>
      <w:r>
        <w:rPr>
          <w:noProof/>
        </w:rPr>
        <w:t>66</w:t>
      </w:r>
      <w:r>
        <w:rPr>
          <w:noProof/>
        </w:rPr>
        <w:fldChar w:fldCharType="end"/>
      </w:r>
    </w:p>
    <w:p w14:paraId="5ED03AA2" w14:textId="77777777" w:rsidR="008F001E" w:rsidRPr="00DF49EF" w:rsidRDefault="008F001E">
      <w:pPr>
        <w:pStyle w:val="TOC2"/>
        <w:rPr>
          <w:rFonts w:ascii="Aptos" w:eastAsia="Times New Roman" w:hAnsi="Aptos"/>
          <w:noProof/>
          <w:kern w:val="2"/>
          <w:sz w:val="24"/>
          <w:szCs w:val="24"/>
          <w:lang w:eastAsia="en-GB"/>
        </w:rPr>
      </w:pPr>
      <w:r>
        <w:rPr>
          <w:noProof/>
        </w:rPr>
        <w:t>4.3</w:t>
      </w:r>
      <w:r w:rsidRPr="00DF49EF">
        <w:rPr>
          <w:rFonts w:ascii="Aptos" w:eastAsia="Times New Roman" w:hAnsi="Aptos"/>
          <w:noProof/>
          <w:kern w:val="2"/>
          <w:sz w:val="24"/>
          <w:szCs w:val="24"/>
          <w:lang w:eastAsia="en-GB"/>
        </w:rPr>
        <w:tab/>
      </w:r>
      <w:r>
        <w:rPr>
          <w:noProof/>
        </w:rPr>
        <w:t>Security requirements and related test cases related to hardening</w:t>
      </w:r>
      <w:r>
        <w:rPr>
          <w:noProof/>
        </w:rPr>
        <w:tab/>
      </w:r>
      <w:r>
        <w:rPr>
          <w:noProof/>
        </w:rPr>
        <w:fldChar w:fldCharType="begin" w:fldLock="1"/>
      </w:r>
      <w:r>
        <w:rPr>
          <w:noProof/>
        </w:rPr>
        <w:instrText xml:space="preserve"> PAGEREF _Toc224925005 \h </w:instrText>
      </w:r>
      <w:r>
        <w:rPr>
          <w:noProof/>
        </w:rPr>
      </w:r>
      <w:r>
        <w:rPr>
          <w:noProof/>
        </w:rPr>
        <w:fldChar w:fldCharType="separate"/>
      </w:r>
      <w:r>
        <w:rPr>
          <w:noProof/>
        </w:rPr>
        <w:t>69</w:t>
      </w:r>
      <w:r>
        <w:rPr>
          <w:noProof/>
        </w:rPr>
        <w:fldChar w:fldCharType="end"/>
      </w:r>
    </w:p>
    <w:p w14:paraId="756634DC" w14:textId="77777777" w:rsidR="008F001E" w:rsidRPr="00DF49EF" w:rsidRDefault="008F001E">
      <w:pPr>
        <w:pStyle w:val="TOC3"/>
        <w:rPr>
          <w:rFonts w:ascii="Aptos" w:eastAsia="Times New Roman" w:hAnsi="Aptos"/>
          <w:noProof/>
          <w:kern w:val="2"/>
          <w:sz w:val="24"/>
          <w:szCs w:val="24"/>
          <w:lang w:eastAsia="en-GB"/>
        </w:rPr>
      </w:pPr>
      <w:r>
        <w:rPr>
          <w:noProof/>
        </w:rPr>
        <w:t>4.3.1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_Toc224925006 \h </w:instrText>
      </w:r>
      <w:r>
        <w:rPr>
          <w:noProof/>
        </w:rPr>
      </w:r>
      <w:r>
        <w:rPr>
          <w:noProof/>
        </w:rPr>
        <w:fldChar w:fldCharType="separate"/>
      </w:r>
      <w:r>
        <w:rPr>
          <w:noProof/>
        </w:rPr>
        <w:t>69</w:t>
      </w:r>
      <w:r>
        <w:rPr>
          <w:noProof/>
        </w:rPr>
        <w:fldChar w:fldCharType="end"/>
      </w:r>
    </w:p>
    <w:p w14:paraId="6D06DE38" w14:textId="77777777" w:rsidR="008F001E" w:rsidRPr="00DF49EF" w:rsidRDefault="008F001E">
      <w:pPr>
        <w:pStyle w:val="TOC3"/>
        <w:rPr>
          <w:rFonts w:ascii="Aptos" w:eastAsia="Times New Roman" w:hAnsi="Aptos"/>
          <w:noProof/>
          <w:kern w:val="2"/>
          <w:sz w:val="24"/>
          <w:szCs w:val="24"/>
          <w:lang w:eastAsia="en-GB"/>
        </w:rPr>
      </w:pPr>
      <w:r>
        <w:rPr>
          <w:noProof/>
        </w:rPr>
        <w:t>4.3.2</w:t>
      </w:r>
      <w:r w:rsidRPr="00DF49EF">
        <w:rPr>
          <w:rFonts w:ascii="Aptos" w:eastAsia="Times New Roman" w:hAnsi="Aptos"/>
          <w:noProof/>
          <w:kern w:val="2"/>
          <w:sz w:val="24"/>
          <w:szCs w:val="24"/>
          <w:lang w:eastAsia="en-GB"/>
        </w:rPr>
        <w:tab/>
      </w:r>
      <w:r>
        <w:rPr>
          <w:noProof/>
        </w:rPr>
        <w:t>Technical baseline</w:t>
      </w:r>
      <w:r>
        <w:rPr>
          <w:noProof/>
        </w:rPr>
        <w:tab/>
      </w:r>
      <w:r>
        <w:rPr>
          <w:noProof/>
        </w:rPr>
        <w:fldChar w:fldCharType="begin" w:fldLock="1"/>
      </w:r>
      <w:r>
        <w:rPr>
          <w:noProof/>
        </w:rPr>
        <w:instrText xml:space="preserve"> PAGEREF _Toc224925007 \h </w:instrText>
      </w:r>
      <w:r>
        <w:rPr>
          <w:noProof/>
        </w:rPr>
      </w:r>
      <w:r>
        <w:rPr>
          <w:noProof/>
        </w:rPr>
        <w:fldChar w:fldCharType="separate"/>
      </w:r>
      <w:r>
        <w:rPr>
          <w:noProof/>
        </w:rPr>
        <w:t>69</w:t>
      </w:r>
      <w:r>
        <w:rPr>
          <w:noProof/>
        </w:rPr>
        <w:fldChar w:fldCharType="end"/>
      </w:r>
    </w:p>
    <w:p w14:paraId="3B8805C0" w14:textId="77777777" w:rsidR="008F001E" w:rsidRPr="00DF49EF" w:rsidRDefault="008F001E">
      <w:pPr>
        <w:pStyle w:val="TOC4"/>
        <w:rPr>
          <w:rFonts w:ascii="Aptos" w:eastAsia="Times New Roman" w:hAnsi="Aptos"/>
          <w:noProof/>
          <w:kern w:val="2"/>
          <w:sz w:val="24"/>
          <w:szCs w:val="24"/>
          <w:lang w:eastAsia="en-GB"/>
        </w:rPr>
      </w:pPr>
      <w:r>
        <w:rPr>
          <w:noProof/>
        </w:rPr>
        <w:t>4.3.2.1</w:t>
      </w:r>
      <w:r w:rsidRPr="00DF49EF">
        <w:rPr>
          <w:rFonts w:ascii="Aptos" w:eastAsia="Times New Roman" w:hAnsi="Aptos"/>
          <w:noProof/>
          <w:kern w:val="2"/>
          <w:sz w:val="24"/>
          <w:szCs w:val="24"/>
          <w:lang w:eastAsia="en-GB"/>
        </w:rPr>
        <w:tab/>
      </w:r>
      <w:r>
        <w:rPr>
          <w:noProof/>
        </w:rPr>
        <w:t>No unnecessary or insecure services / protocols</w:t>
      </w:r>
      <w:r>
        <w:rPr>
          <w:noProof/>
        </w:rPr>
        <w:tab/>
      </w:r>
      <w:r>
        <w:rPr>
          <w:noProof/>
        </w:rPr>
        <w:fldChar w:fldCharType="begin" w:fldLock="1"/>
      </w:r>
      <w:r>
        <w:rPr>
          <w:noProof/>
        </w:rPr>
        <w:instrText xml:space="preserve"> PAGEREF _Toc224925008 \h </w:instrText>
      </w:r>
      <w:r>
        <w:rPr>
          <w:noProof/>
        </w:rPr>
      </w:r>
      <w:r>
        <w:rPr>
          <w:noProof/>
        </w:rPr>
        <w:fldChar w:fldCharType="separate"/>
      </w:r>
      <w:r>
        <w:rPr>
          <w:noProof/>
        </w:rPr>
        <w:t>69</w:t>
      </w:r>
      <w:r>
        <w:rPr>
          <w:noProof/>
        </w:rPr>
        <w:fldChar w:fldCharType="end"/>
      </w:r>
    </w:p>
    <w:p w14:paraId="6C5176E1" w14:textId="77777777" w:rsidR="008F001E" w:rsidRPr="00DF49EF" w:rsidRDefault="008F001E">
      <w:pPr>
        <w:pStyle w:val="TOC4"/>
        <w:rPr>
          <w:rFonts w:ascii="Aptos" w:eastAsia="Times New Roman" w:hAnsi="Aptos"/>
          <w:noProof/>
          <w:kern w:val="2"/>
          <w:sz w:val="24"/>
          <w:szCs w:val="24"/>
          <w:lang w:eastAsia="en-GB"/>
        </w:rPr>
      </w:pPr>
      <w:r>
        <w:rPr>
          <w:noProof/>
        </w:rPr>
        <w:t>4.3.2.2</w:t>
      </w:r>
      <w:r w:rsidRPr="00DF49EF">
        <w:rPr>
          <w:rFonts w:ascii="Aptos" w:eastAsia="Times New Roman" w:hAnsi="Aptos"/>
          <w:noProof/>
          <w:kern w:val="2"/>
          <w:sz w:val="24"/>
          <w:szCs w:val="24"/>
          <w:lang w:eastAsia="en-GB"/>
        </w:rPr>
        <w:tab/>
      </w:r>
      <w:r>
        <w:rPr>
          <w:noProof/>
        </w:rPr>
        <w:t>Restricted reachability of services</w:t>
      </w:r>
      <w:r>
        <w:rPr>
          <w:noProof/>
        </w:rPr>
        <w:tab/>
      </w:r>
      <w:r>
        <w:rPr>
          <w:noProof/>
        </w:rPr>
        <w:fldChar w:fldCharType="begin" w:fldLock="1"/>
      </w:r>
      <w:r>
        <w:rPr>
          <w:noProof/>
        </w:rPr>
        <w:instrText xml:space="preserve"> PAGEREF _Toc224925009 \h </w:instrText>
      </w:r>
      <w:r>
        <w:rPr>
          <w:noProof/>
        </w:rPr>
      </w:r>
      <w:r>
        <w:rPr>
          <w:noProof/>
        </w:rPr>
        <w:fldChar w:fldCharType="separate"/>
      </w:r>
      <w:r>
        <w:rPr>
          <w:noProof/>
        </w:rPr>
        <w:t>71</w:t>
      </w:r>
      <w:r>
        <w:rPr>
          <w:noProof/>
        </w:rPr>
        <w:fldChar w:fldCharType="end"/>
      </w:r>
    </w:p>
    <w:p w14:paraId="0C4A97AB" w14:textId="77777777" w:rsidR="008F001E" w:rsidRPr="00DF49EF" w:rsidRDefault="008F001E">
      <w:pPr>
        <w:pStyle w:val="TOC4"/>
        <w:rPr>
          <w:rFonts w:ascii="Aptos" w:eastAsia="Times New Roman" w:hAnsi="Aptos"/>
          <w:noProof/>
          <w:kern w:val="2"/>
          <w:sz w:val="24"/>
          <w:szCs w:val="24"/>
          <w:lang w:eastAsia="en-GB"/>
        </w:rPr>
      </w:pPr>
      <w:r>
        <w:rPr>
          <w:noProof/>
        </w:rPr>
        <w:t>4.3.2.3</w:t>
      </w:r>
      <w:r w:rsidRPr="00DF49EF">
        <w:rPr>
          <w:rFonts w:ascii="Aptos" w:eastAsia="Times New Roman" w:hAnsi="Aptos"/>
          <w:noProof/>
          <w:kern w:val="2"/>
          <w:sz w:val="24"/>
          <w:szCs w:val="24"/>
          <w:lang w:eastAsia="en-GB"/>
        </w:rPr>
        <w:tab/>
      </w:r>
      <w:r>
        <w:rPr>
          <w:noProof/>
        </w:rPr>
        <w:t>No unused software</w:t>
      </w:r>
      <w:r>
        <w:rPr>
          <w:noProof/>
        </w:rPr>
        <w:tab/>
      </w:r>
      <w:r>
        <w:rPr>
          <w:noProof/>
        </w:rPr>
        <w:fldChar w:fldCharType="begin" w:fldLock="1"/>
      </w:r>
      <w:r>
        <w:rPr>
          <w:noProof/>
        </w:rPr>
        <w:instrText xml:space="preserve"> PAGEREF _Toc224925010 \h </w:instrText>
      </w:r>
      <w:r>
        <w:rPr>
          <w:noProof/>
        </w:rPr>
      </w:r>
      <w:r>
        <w:rPr>
          <w:noProof/>
        </w:rPr>
        <w:fldChar w:fldCharType="separate"/>
      </w:r>
      <w:r>
        <w:rPr>
          <w:noProof/>
        </w:rPr>
        <w:t>72</w:t>
      </w:r>
      <w:r>
        <w:rPr>
          <w:noProof/>
        </w:rPr>
        <w:fldChar w:fldCharType="end"/>
      </w:r>
    </w:p>
    <w:p w14:paraId="24A92D66" w14:textId="77777777" w:rsidR="008F001E" w:rsidRPr="00DF49EF" w:rsidRDefault="008F001E">
      <w:pPr>
        <w:pStyle w:val="TOC4"/>
        <w:rPr>
          <w:rFonts w:ascii="Aptos" w:eastAsia="Times New Roman" w:hAnsi="Aptos"/>
          <w:noProof/>
          <w:kern w:val="2"/>
          <w:sz w:val="24"/>
          <w:szCs w:val="24"/>
          <w:lang w:eastAsia="en-GB"/>
        </w:rPr>
      </w:pPr>
      <w:r>
        <w:rPr>
          <w:noProof/>
        </w:rPr>
        <w:t>4.3.2.4</w:t>
      </w:r>
      <w:r w:rsidRPr="00DF49EF">
        <w:rPr>
          <w:rFonts w:ascii="Aptos" w:eastAsia="Times New Roman" w:hAnsi="Aptos"/>
          <w:noProof/>
          <w:kern w:val="2"/>
          <w:sz w:val="24"/>
          <w:szCs w:val="24"/>
          <w:lang w:eastAsia="en-GB"/>
        </w:rPr>
        <w:tab/>
      </w:r>
      <w:r>
        <w:rPr>
          <w:noProof/>
        </w:rPr>
        <w:t>No unused functions</w:t>
      </w:r>
      <w:r>
        <w:rPr>
          <w:noProof/>
        </w:rPr>
        <w:tab/>
      </w:r>
      <w:r>
        <w:rPr>
          <w:noProof/>
        </w:rPr>
        <w:fldChar w:fldCharType="begin" w:fldLock="1"/>
      </w:r>
      <w:r>
        <w:rPr>
          <w:noProof/>
        </w:rPr>
        <w:instrText xml:space="preserve"> PAGEREF _Toc224925011 \h </w:instrText>
      </w:r>
      <w:r>
        <w:rPr>
          <w:noProof/>
        </w:rPr>
      </w:r>
      <w:r>
        <w:rPr>
          <w:noProof/>
        </w:rPr>
        <w:fldChar w:fldCharType="separate"/>
      </w:r>
      <w:r>
        <w:rPr>
          <w:noProof/>
        </w:rPr>
        <w:t>73</w:t>
      </w:r>
      <w:r>
        <w:rPr>
          <w:noProof/>
        </w:rPr>
        <w:fldChar w:fldCharType="end"/>
      </w:r>
    </w:p>
    <w:p w14:paraId="093F7754" w14:textId="77777777" w:rsidR="008F001E" w:rsidRPr="00DF49EF" w:rsidRDefault="008F001E">
      <w:pPr>
        <w:pStyle w:val="TOC4"/>
        <w:rPr>
          <w:rFonts w:ascii="Aptos" w:eastAsia="Times New Roman" w:hAnsi="Aptos"/>
          <w:noProof/>
          <w:kern w:val="2"/>
          <w:sz w:val="24"/>
          <w:szCs w:val="24"/>
          <w:lang w:eastAsia="en-GB"/>
        </w:rPr>
      </w:pPr>
      <w:r>
        <w:rPr>
          <w:noProof/>
        </w:rPr>
        <w:t>4.3.2.5</w:t>
      </w:r>
      <w:r w:rsidRPr="00DF49EF">
        <w:rPr>
          <w:rFonts w:ascii="Aptos" w:eastAsia="Times New Roman" w:hAnsi="Aptos"/>
          <w:noProof/>
          <w:kern w:val="2"/>
          <w:sz w:val="24"/>
          <w:szCs w:val="24"/>
          <w:lang w:eastAsia="en-GB"/>
        </w:rPr>
        <w:tab/>
      </w:r>
      <w:r>
        <w:rPr>
          <w:noProof/>
        </w:rPr>
        <w:t>No unsupported components</w:t>
      </w:r>
      <w:r>
        <w:rPr>
          <w:noProof/>
        </w:rPr>
        <w:tab/>
      </w:r>
      <w:r>
        <w:rPr>
          <w:noProof/>
        </w:rPr>
        <w:fldChar w:fldCharType="begin" w:fldLock="1"/>
      </w:r>
      <w:r>
        <w:rPr>
          <w:noProof/>
        </w:rPr>
        <w:instrText xml:space="preserve"> PAGEREF _Toc224925012 \h </w:instrText>
      </w:r>
      <w:r>
        <w:rPr>
          <w:noProof/>
        </w:rPr>
      </w:r>
      <w:r>
        <w:rPr>
          <w:noProof/>
        </w:rPr>
        <w:fldChar w:fldCharType="separate"/>
      </w:r>
      <w:r>
        <w:rPr>
          <w:noProof/>
        </w:rPr>
        <w:t>75</w:t>
      </w:r>
      <w:r>
        <w:rPr>
          <w:noProof/>
        </w:rPr>
        <w:fldChar w:fldCharType="end"/>
      </w:r>
    </w:p>
    <w:p w14:paraId="62D179C0" w14:textId="77777777" w:rsidR="008F001E" w:rsidRPr="00DF49EF" w:rsidRDefault="008F001E">
      <w:pPr>
        <w:pStyle w:val="TOC4"/>
        <w:rPr>
          <w:rFonts w:ascii="Aptos" w:eastAsia="Times New Roman" w:hAnsi="Aptos"/>
          <w:noProof/>
          <w:kern w:val="2"/>
          <w:sz w:val="24"/>
          <w:szCs w:val="24"/>
          <w:lang w:eastAsia="en-GB"/>
        </w:rPr>
      </w:pPr>
      <w:r>
        <w:rPr>
          <w:noProof/>
        </w:rPr>
        <w:t>4.3.2.6</w:t>
      </w:r>
      <w:r w:rsidRPr="00DF49EF">
        <w:rPr>
          <w:rFonts w:ascii="Aptos" w:eastAsia="Times New Roman" w:hAnsi="Aptos"/>
          <w:noProof/>
          <w:kern w:val="2"/>
          <w:sz w:val="24"/>
          <w:szCs w:val="24"/>
          <w:lang w:eastAsia="en-GB"/>
        </w:rPr>
        <w:tab/>
      </w:r>
      <w:r>
        <w:rPr>
          <w:noProof/>
        </w:rPr>
        <w:t>Remote login restrictions for privileged users</w:t>
      </w:r>
      <w:r>
        <w:rPr>
          <w:noProof/>
        </w:rPr>
        <w:tab/>
      </w:r>
      <w:r>
        <w:rPr>
          <w:noProof/>
        </w:rPr>
        <w:fldChar w:fldCharType="begin" w:fldLock="1"/>
      </w:r>
      <w:r>
        <w:rPr>
          <w:noProof/>
        </w:rPr>
        <w:instrText xml:space="preserve"> PAGEREF _Toc224925013 \h </w:instrText>
      </w:r>
      <w:r>
        <w:rPr>
          <w:noProof/>
        </w:rPr>
      </w:r>
      <w:r>
        <w:rPr>
          <w:noProof/>
        </w:rPr>
        <w:fldChar w:fldCharType="separate"/>
      </w:r>
      <w:r>
        <w:rPr>
          <w:noProof/>
        </w:rPr>
        <w:t>76</w:t>
      </w:r>
      <w:r>
        <w:rPr>
          <w:noProof/>
        </w:rPr>
        <w:fldChar w:fldCharType="end"/>
      </w:r>
    </w:p>
    <w:p w14:paraId="1938A959" w14:textId="77777777" w:rsidR="008F001E" w:rsidRPr="00DF49EF" w:rsidRDefault="008F001E">
      <w:pPr>
        <w:pStyle w:val="TOC4"/>
        <w:rPr>
          <w:rFonts w:ascii="Aptos" w:eastAsia="Times New Roman" w:hAnsi="Aptos"/>
          <w:noProof/>
          <w:kern w:val="2"/>
          <w:sz w:val="24"/>
          <w:szCs w:val="24"/>
          <w:lang w:eastAsia="en-GB"/>
        </w:rPr>
      </w:pPr>
      <w:r>
        <w:rPr>
          <w:noProof/>
        </w:rPr>
        <w:t>4.3.2.7</w:t>
      </w:r>
      <w:r w:rsidRPr="00DF49EF">
        <w:rPr>
          <w:rFonts w:ascii="Aptos" w:eastAsia="Times New Roman" w:hAnsi="Aptos"/>
          <w:noProof/>
          <w:kern w:val="2"/>
          <w:sz w:val="24"/>
          <w:szCs w:val="24"/>
          <w:lang w:eastAsia="en-GB"/>
        </w:rPr>
        <w:tab/>
      </w:r>
      <w:r>
        <w:rPr>
          <w:noProof/>
        </w:rPr>
        <w:t>Filesystem Authorization privileges</w:t>
      </w:r>
      <w:r>
        <w:rPr>
          <w:noProof/>
        </w:rPr>
        <w:tab/>
      </w:r>
      <w:r>
        <w:rPr>
          <w:noProof/>
        </w:rPr>
        <w:fldChar w:fldCharType="begin" w:fldLock="1"/>
      </w:r>
      <w:r>
        <w:rPr>
          <w:noProof/>
        </w:rPr>
        <w:instrText xml:space="preserve"> PAGEREF _Toc224925014 \h </w:instrText>
      </w:r>
      <w:r>
        <w:rPr>
          <w:noProof/>
        </w:rPr>
      </w:r>
      <w:r>
        <w:rPr>
          <w:noProof/>
        </w:rPr>
        <w:fldChar w:fldCharType="separate"/>
      </w:r>
      <w:r>
        <w:rPr>
          <w:noProof/>
        </w:rPr>
        <w:t>77</w:t>
      </w:r>
      <w:r>
        <w:rPr>
          <w:noProof/>
        </w:rPr>
        <w:fldChar w:fldCharType="end"/>
      </w:r>
    </w:p>
    <w:p w14:paraId="2DC572B5" w14:textId="77777777" w:rsidR="008F001E" w:rsidRPr="00DF49EF" w:rsidRDefault="008F001E">
      <w:pPr>
        <w:pStyle w:val="TOC3"/>
        <w:rPr>
          <w:rFonts w:ascii="Aptos" w:eastAsia="Times New Roman" w:hAnsi="Aptos"/>
          <w:noProof/>
          <w:kern w:val="2"/>
          <w:sz w:val="24"/>
          <w:szCs w:val="24"/>
          <w:lang w:eastAsia="en-GB"/>
        </w:rPr>
      </w:pPr>
      <w:r>
        <w:rPr>
          <w:noProof/>
        </w:rPr>
        <w:t>4.3.3</w:t>
      </w:r>
      <w:r w:rsidRPr="00DF49EF">
        <w:rPr>
          <w:rFonts w:ascii="Aptos" w:eastAsia="Times New Roman" w:hAnsi="Aptos"/>
          <w:noProof/>
          <w:kern w:val="2"/>
          <w:sz w:val="24"/>
          <w:szCs w:val="24"/>
          <w:lang w:eastAsia="en-GB"/>
        </w:rPr>
        <w:tab/>
      </w:r>
      <w:r>
        <w:rPr>
          <w:noProof/>
        </w:rPr>
        <w:t>Operating systems</w:t>
      </w:r>
      <w:r>
        <w:rPr>
          <w:noProof/>
        </w:rPr>
        <w:tab/>
      </w:r>
      <w:r>
        <w:rPr>
          <w:noProof/>
        </w:rPr>
        <w:fldChar w:fldCharType="begin" w:fldLock="1"/>
      </w:r>
      <w:r>
        <w:rPr>
          <w:noProof/>
        </w:rPr>
        <w:instrText xml:space="preserve"> PAGEREF _Toc224925015 \h </w:instrText>
      </w:r>
      <w:r>
        <w:rPr>
          <w:noProof/>
        </w:rPr>
      </w:r>
      <w:r>
        <w:rPr>
          <w:noProof/>
        </w:rPr>
        <w:fldChar w:fldCharType="separate"/>
      </w:r>
      <w:r>
        <w:rPr>
          <w:noProof/>
        </w:rPr>
        <w:t>78</w:t>
      </w:r>
      <w:r>
        <w:rPr>
          <w:noProof/>
        </w:rPr>
        <w:fldChar w:fldCharType="end"/>
      </w:r>
    </w:p>
    <w:p w14:paraId="0ACE4626" w14:textId="77777777" w:rsidR="008F001E" w:rsidRPr="00DF49EF" w:rsidRDefault="008F001E">
      <w:pPr>
        <w:pStyle w:val="TOC4"/>
        <w:rPr>
          <w:rFonts w:ascii="Aptos" w:eastAsia="Times New Roman" w:hAnsi="Aptos"/>
          <w:noProof/>
          <w:kern w:val="2"/>
          <w:sz w:val="24"/>
          <w:szCs w:val="24"/>
          <w:lang w:eastAsia="en-GB"/>
        </w:rPr>
      </w:pPr>
      <w:r>
        <w:rPr>
          <w:noProof/>
        </w:rPr>
        <w:t>4.3.3.1</w:t>
      </w:r>
      <w:r w:rsidRPr="00DF49EF">
        <w:rPr>
          <w:rFonts w:ascii="Aptos" w:eastAsia="Times New Roman" w:hAnsi="Aptos"/>
          <w:noProof/>
          <w:kern w:val="2"/>
          <w:sz w:val="24"/>
          <w:szCs w:val="24"/>
          <w:lang w:eastAsia="en-GB"/>
        </w:rPr>
        <w:tab/>
      </w:r>
      <w:r>
        <w:rPr>
          <w:noProof/>
        </w:rPr>
        <w:t>General operating system requirements and test cases</w:t>
      </w:r>
      <w:r>
        <w:rPr>
          <w:noProof/>
        </w:rPr>
        <w:tab/>
      </w:r>
      <w:r>
        <w:rPr>
          <w:noProof/>
        </w:rPr>
        <w:fldChar w:fldCharType="begin" w:fldLock="1"/>
      </w:r>
      <w:r>
        <w:rPr>
          <w:noProof/>
        </w:rPr>
        <w:instrText xml:space="preserve"> PAGEREF _Toc224925016 \h </w:instrText>
      </w:r>
      <w:r>
        <w:rPr>
          <w:noProof/>
        </w:rPr>
      </w:r>
      <w:r>
        <w:rPr>
          <w:noProof/>
        </w:rPr>
        <w:fldChar w:fldCharType="separate"/>
      </w:r>
      <w:r>
        <w:rPr>
          <w:noProof/>
        </w:rPr>
        <w:t>78</w:t>
      </w:r>
      <w:r>
        <w:rPr>
          <w:noProof/>
        </w:rPr>
        <w:fldChar w:fldCharType="end"/>
      </w:r>
    </w:p>
    <w:p w14:paraId="2665E2B8" w14:textId="77777777" w:rsidR="008F001E" w:rsidRPr="00DF49EF" w:rsidRDefault="008F001E">
      <w:pPr>
        <w:pStyle w:val="TOC5"/>
        <w:rPr>
          <w:rFonts w:ascii="Aptos" w:eastAsia="Times New Roman" w:hAnsi="Aptos"/>
          <w:noProof/>
          <w:kern w:val="2"/>
          <w:sz w:val="24"/>
          <w:szCs w:val="24"/>
          <w:lang w:eastAsia="en-GB"/>
        </w:rPr>
      </w:pPr>
      <w:r>
        <w:rPr>
          <w:noProof/>
        </w:rPr>
        <w:t>4.3.3.1.1</w:t>
      </w:r>
      <w:r w:rsidRPr="00DF49EF">
        <w:rPr>
          <w:rFonts w:ascii="Aptos" w:eastAsia="Times New Roman" w:hAnsi="Aptos"/>
          <w:noProof/>
          <w:kern w:val="2"/>
          <w:sz w:val="24"/>
          <w:szCs w:val="24"/>
          <w:lang w:eastAsia="en-GB"/>
        </w:rPr>
        <w:tab/>
      </w:r>
      <w:r>
        <w:rPr>
          <w:noProof/>
        </w:rPr>
        <w:t>IP-Source address spoofing mitigation</w:t>
      </w:r>
      <w:r>
        <w:rPr>
          <w:noProof/>
        </w:rPr>
        <w:tab/>
      </w:r>
      <w:r>
        <w:rPr>
          <w:noProof/>
        </w:rPr>
        <w:fldChar w:fldCharType="begin" w:fldLock="1"/>
      </w:r>
      <w:r>
        <w:rPr>
          <w:noProof/>
        </w:rPr>
        <w:instrText xml:space="preserve"> PAGEREF _Toc224925017 \h </w:instrText>
      </w:r>
      <w:r>
        <w:rPr>
          <w:noProof/>
        </w:rPr>
      </w:r>
      <w:r>
        <w:rPr>
          <w:noProof/>
        </w:rPr>
        <w:fldChar w:fldCharType="separate"/>
      </w:r>
      <w:r>
        <w:rPr>
          <w:noProof/>
        </w:rPr>
        <w:t>78</w:t>
      </w:r>
      <w:r>
        <w:rPr>
          <w:noProof/>
        </w:rPr>
        <w:fldChar w:fldCharType="end"/>
      </w:r>
    </w:p>
    <w:p w14:paraId="2DB76830" w14:textId="77777777" w:rsidR="008F001E" w:rsidRPr="00DF49EF" w:rsidRDefault="008F001E">
      <w:pPr>
        <w:pStyle w:val="TOC5"/>
        <w:rPr>
          <w:rFonts w:ascii="Aptos" w:eastAsia="Times New Roman" w:hAnsi="Aptos"/>
          <w:noProof/>
          <w:kern w:val="2"/>
          <w:sz w:val="24"/>
          <w:szCs w:val="24"/>
          <w:lang w:eastAsia="en-GB"/>
        </w:rPr>
      </w:pPr>
      <w:r>
        <w:rPr>
          <w:noProof/>
        </w:rPr>
        <w:t>4.3.3.1.2</w:t>
      </w:r>
      <w:r w:rsidRPr="00DF49EF">
        <w:rPr>
          <w:rFonts w:ascii="Aptos" w:eastAsia="Times New Roman" w:hAnsi="Aptos"/>
          <w:noProof/>
          <w:kern w:val="2"/>
          <w:sz w:val="24"/>
          <w:szCs w:val="24"/>
          <w:lang w:eastAsia="en-GB"/>
        </w:rPr>
        <w:tab/>
      </w:r>
      <w:r>
        <w:rPr>
          <w:noProof/>
        </w:rPr>
        <w:t>Minimized kernel network functions</w:t>
      </w:r>
      <w:r>
        <w:rPr>
          <w:noProof/>
        </w:rPr>
        <w:tab/>
      </w:r>
      <w:r>
        <w:rPr>
          <w:noProof/>
        </w:rPr>
        <w:fldChar w:fldCharType="begin" w:fldLock="1"/>
      </w:r>
      <w:r>
        <w:rPr>
          <w:noProof/>
        </w:rPr>
        <w:instrText xml:space="preserve"> PAGEREF _Toc224925018 \h </w:instrText>
      </w:r>
      <w:r>
        <w:rPr>
          <w:noProof/>
        </w:rPr>
      </w:r>
      <w:r>
        <w:rPr>
          <w:noProof/>
        </w:rPr>
        <w:fldChar w:fldCharType="separate"/>
      </w:r>
      <w:r>
        <w:rPr>
          <w:noProof/>
        </w:rPr>
        <w:t>80</w:t>
      </w:r>
      <w:r>
        <w:rPr>
          <w:noProof/>
        </w:rPr>
        <w:fldChar w:fldCharType="end"/>
      </w:r>
    </w:p>
    <w:p w14:paraId="7024CDE1" w14:textId="77777777" w:rsidR="008F001E" w:rsidRPr="00DF49EF" w:rsidRDefault="008F001E">
      <w:pPr>
        <w:pStyle w:val="TOC5"/>
        <w:rPr>
          <w:rFonts w:ascii="Aptos" w:eastAsia="Times New Roman" w:hAnsi="Aptos"/>
          <w:noProof/>
          <w:kern w:val="2"/>
          <w:sz w:val="24"/>
          <w:szCs w:val="24"/>
          <w:lang w:eastAsia="en-GB"/>
        </w:rPr>
      </w:pPr>
      <w:r>
        <w:rPr>
          <w:noProof/>
        </w:rPr>
        <w:t>4.3.3.1.3</w:t>
      </w:r>
      <w:r w:rsidRPr="00DF49EF">
        <w:rPr>
          <w:rFonts w:ascii="Aptos" w:eastAsia="Times New Roman" w:hAnsi="Aptos"/>
          <w:noProof/>
          <w:kern w:val="2"/>
          <w:sz w:val="24"/>
          <w:szCs w:val="24"/>
          <w:lang w:eastAsia="en-GB"/>
        </w:rPr>
        <w:tab/>
      </w:r>
      <w:r>
        <w:rPr>
          <w:noProof/>
        </w:rPr>
        <w:t>No automatic launch from removable media</w:t>
      </w:r>
      <w:r>
        <w:rPr>
          <w:noProof/>
        </w:rPr>
        <w:tab/>
      </w:r>
      <w:r>
        <w:rPr>
          <w:noProof/>
        </w:rPr>
        <w:fldChar w:fldCharType="begin" w:fldLock="1"/>
      </w:r>
      <w:r>
        <w:rPr>
          <w:noProof/>
        </w:rPr>
        <w:instrText xml:space="preserve"> PAGEREF _Toc224925019 \h </w:instrText>
      </w:r>
      <w:r>
        <w:rPr>
          <w:noProof/>
        </w:rPr>
      </w:r>
      <w:r>
        <w:rPr>
          <w:noProof/>
        </w:rPr>
        <w:fldChar w:fldCharType="separate"/>
      </w:r>
      <w:r>
        <w:rPr>
          <w:noProof/>
        </w:rPr>
        <w:t>84</w:t>
      </w:r>
      <w:r>
        <w:rPr>
          <w:noProof/>
        </w:rPr>
        <w:fldChar w:fldCharType="end"/>
      </w:r>
    </w:p>
    <w:p w14:paraId="4EFB25C7" w14:textId="77777777" w:rsidR="008F001E" w:rsidRPr="00DF49EF" w:rsidRDefault="008F001E">
      <w:pPr>
        <w:pStyle w:val="TOC5"/>
        <w:rPr>
          <w:rFonts w:ascii="Aptos" w:eastAsia="Times New Roman" w:hAnsi="Aptos"/>
          <w:noProof/>
          <w:kern w:val="2"/>
          <w:sz w:val="24"/>
          <w:szCs w:val="24"/>
          <w:lang w:eastAsia="en-GB"/>
        </w:rPr>
      </w:pPr>
      <w:r>
        <w:rPr>
          <w:noProof/>
        </w:rPr>
        <w:t>4.3.3.1.4</w:t>
      </w:r>
      <w:r w:rsidRPr="00DF49EF">
        <w:rPr>
          <w:rFonts w:ascii="Aptos" w:eastAsia="Times New Roman" w:hAnsi="Aptos"/>
          <w:noProof/>
          <w:kern w:val="2"/>
          <w:sz w:val="24"/>
          <w:szCs w:val="24"/>
          <w:lang w:eastAsia="en-GB"/>
        </w:rPr>
        <w:tab/>
      </w:r>
      <w:r>
        <w:rPr>
          <w:noProof/>
        </w:rPr>
        <w:t>SYN Flood Prevention</w:t>
      </w:r>
      <w:r>
        <w:rPr>
          <w:noProof/>
        </w:rPr>
        <w:tab/>
      </w:r>
      <w:r>
        <w:rPr>
          <w:noProof/>
        </w:rPr>
        <w:fldChar w:fldCharType="begin" w:fldLock="1"/>
      </w:r>
      <w:r>
        <w:rPr>
          <w:noProof/>
        </w:rPr>
        <w:instrText xml:space="preserve"> PAGEREF _Toc224925020 \h </w:instrText>
      </w:r>
      <w:r>
        <w:rPr>
          <w:noProof/>
        </w:rPr>
      </w:r>
      <w:r>
        <w:rPr>
          <w:noProof/>
        </w:rPr>
        <w:fldChar w:fldCharType="separate"/>
      </w:r>
      <w:r>
        <w:rPr>
          <w:noProof/>
        </w:rPr>
        <w:t>84</w:t>
      </w:r>
      <w:r>
        <w:rPr>
          <w:noProof/>
        </w:rPr>
        <w:fldChar w:fldCharType="end"/>
      </w:r>
    </w:p>
    <w:p w14:paraId="13E512A5" w14:textId="77777777" w:rsidR="008F001E" w:rsidRPr="00DF49EF" w:rsidRDefault="008F001E">
      <w:pPr>
        <w:pStyle w:val="TOC5"/>
        <w:rPr>
          <w:rFonts w:ascii="Aptos" w:eastAsia="Times New Roman" w:hAnsi="Aptos"/>
          <w:noProof/>
          <w:kern w:val="2"/>
          <w:sz w:val="24"/>
          <w:szCs w:val="24"/>
          <w:lang w:eastAsia="en-GB"/>
        </w:rPr>
      </w:pPr>
      <w:r>
        <w:rPr>
          <w:noProof/>
        </w:rPr>
        <w:t>4.3.3.1.5</w:t>
      </w:r>
      <w:r w:rsidRPr="00DF49EF">
        <w:rPr>
          <w:rFonts w:ascii="Aptos" w:eastAsia="Times New Roman" w:hAnsi="Aptos"/>
          <w:noProof/>
          <w:kern w:val="2"/>
          <w:sz w:val="24"/>
          <w:szCs w:val="24"/>
          <w:lang w:eastAsia="en-GB"/>
        </w:rPr>
        <w:tab/>
      </w:r>
      <w:r>
        <w:rPr>
          <w:noProof/>
        </w:rPr>
        <w:t>Protection from buffer overflows</w:t>
      </w:r>
      <w:r>
        <w:rPr>
          <w:noProof/>
        </w:rPr>
        <w:tab/>
      </w:r>
      <w:r>
        <w:rPr>
          <w:noProof/>
        </w:rPr>
        <w:fldChar w:fldCharType="begin" w:fldLock="1"/>
      </w:r>
      <w:r>
        <w:rPr>
          <w:noProof/>
        </w:rPr>
        <w:instrText xml:space="preserve"> PAGEREF _Toc224925021 \h </w:instrText>
      </w:r>
      <w:r>
        <w:rPr>
          <w:noProof/>
        </w:rPr>
      </w:r>
      <w:r>
        <w:rPr>
          <w:noProof/>
        </w:rPr>
        <w:fldChar w:fldCharType="separate"/>
      </w:r>
      <w:r>
        <w:rPr>
          <w:noProof/>
        </w:rPr>
        <w:t>85</w:t>
      </w:r>
      <w:r>
        <w:rPr>
          <w:noProof/>
        </w:rPr>
        <w:fldChar w:fldCharType="end"/>
      </w:r>
    </w:p>
    <w:p w14:paraId="56090521" w14:textId="77777777" w:rsidR="008F001E" w:rsidRPr="00DF49EF" w:rsidRDefault="008F001E">
      <w:pPr>
        <w:pStyle w:val="TOC5"/>
        <w:rPr>
          <w:rFonts w:ascii="Aptos" w:eastAsia="Times New Roman" w:hAnsi="Aptos"/>
          <w:noProof/>
          <w:kern w:val="2"/>
          <w:sz w:val="24"/>
          <w:szCs w:val="24"/>
          <w:lang w:eastAsia="en-GB"/>
        </w:rPr>
      </w:pPr>
      <w:r>
        <w:rPr>
          <w:noProof/>
        </w:rPr>
        <w:t>4.3.3.1.6</w:t>
      </w:r>
      <w:r w:rsidRPr="00DF49EF">
        <w:rPr>
          <w:rFonts w:ascii="Aptos" w:eastAsia="Times New Roman" w:hAnsi="Aptos"/>
          <w:noProof/>
          <w:kern w:val="2"/>
          <w:sz w:val="24"/>
          <w:szCs w:val="24"/>
          <w:lang w:eastAsia="en-GB"/>
        </w:rPr>
        <w:tab/>
      </w:r>
      <w:r>
        <w:rPr>
          <w:noProof/>
        </w:rPr>
        <w:t>External file system mount restrictions</w:t>
      </w:r>
      <w:r>
        <w:rPr>
          <w:noProof/>
        </w:rPr>
        <w:tab/>
      </w:r>
      <w:r>
        <w:rPr>
          <w:noProof/>
        </w:rPr>
        <w:fldChar w:fldCharType="begin" w:fldLock="1"/>
      </w:r>
      <w:r>
        <w:rPr>
          <w:noProof/>
        </w:rPr>
        <w:instrText xml:space="preserve"> PAGEREF _Toc224925022 \h </w:instrText>
      </w:r>
      <w:r>
        <w:rPr>
          <w:noProof/>
        </w:rPr>
      </w:r>
      <w:r>
        <w:rPr>
          <w:noProof/>
        </w:rPr>
        <w:fldChar w:fldCharType="separate"/>
      </w:r>
      <w:r>
        <w:rPr>
          <w:noProof/>
        </w:rPr>
        <w:t>87</w:t>
      </w:r>
      <w:r>
        <w:rPr>
          <w:noProof/>
        </w:rPr>
        <w:fldChar w:fldCharType="end"/>
      </w:r>
    </w:p>
    <w:p w14:paraId="33169DE1" w14:textId="77777777" w:rsidR="008F001E" w:rsidRPr="00DF49EF" w:rsidRDefault="008F001E">
      <w:pPr>
        <w:pStyle w:val="TOC3"/>
        <w:rPr>
          <w:rFonts w:ascii="Aptos" w:eastAsia="Times New Roman" w:hAnsi="Aptos"/>
          <w:noProof/>
          <w:kern w:val="2"/>
          <w:sz w:val="24"/>
          <w:szCs w:val="24"/>
          <w:lang w:eastAsia="en-GB"/>
        </w:rPr>
      </w:pPr>
      <w:r>
        <w:rPr>
          <w:noProof/>
        </w:rPr>
        <w:t>4.3.4</w:t>
      </w:r>
      <w:r w:rsidRPr="00DF49EF">
        <w:rPr>
          <w:rFonts w:ascii="Aptos" w:eastAsia="Times New Roman" w:hAnsi="Aptos"/>
          <w:noProof/>
          <w:kern w:val="2"/>
          <w:sz w:val="24"/>
          <w:szCs w:val="24"/>
          <w:lang w:eastAsia="en-GB"/>
        </w:rPr>
        <w:tab/>
      </w:r>
      <w:r>
        <w:rPr>
          <w:noProof/>
        </w:rPr>
        <w:t>Web Servers</w:t>
      </w:r>
      <w:r>
        <w:rPr>
          <w:noProof/>
        </w:rPr>
        <w:tab/>
      </w:r>
      <w:r>
        <w:rPr>
          <w:noProof/>
        </w:rPr>
        <w:fldChar w:fldCharType="begin" w:fldLock="1"/>
      </w:r>
      <w:r>
        <w:rPr>
          <w:noProof/>
        </w:rPr>
        <w:instrText xml:space="preserve"> PAGEREF _Toc224925023 \h </w:instrText>
      </w:r>
      <w:r>
        <w:rPr>
          <w:noProof/>
        </w:rPr>
      </w:r>
      <w:r>
        <w:rPr>
          <w:noProof/>
        </w:rPr>
        <w:fldChar w:fldCharType="separate"/>
      </w:r>
      <w:r>
        <w:rPr>
          <w:noProof/>
        </w:rPr>
        <w:t>88</w:t>
      </w:r>
      <w:r>
        <w:rPr>
          <w:noProof/>
        </w:rPr>
        <w:fldChar w:fldCharType="end"/>
      </w:r>
    </w:p>
    <w:p w14:paraId="05B380E1" w14:textId="77777777" w:rsidR="008F001E" w:rsidRPr="00DF49EF" w:rsidRDefault="008F001E">
      <w:pPr>
        <w:pStyle w:val="TOC4"/>
        <w:rPr>
          <w:rFonts w:ascii="Aptos" w:eastAsia="Times New Roman" w:hAnsi="Aptos"/>
          <w:noProof/>
          <w:kern w:val="2"/>
          <w:sz w:val="24"/>
          <w:szCs w:val="24"/>
          <w:lang w:eastAsia="en-GB"/>
        </w:rPr>
      </w:pPr>
      <w:r>
        <w:rPr>
          <w:noProof/>
        </w:rPr>
        <w:t>4.3.4.1</w:t>
      </w:r>
      <w:r w:rsidRPr="00DF49EF">
        <w:rPr>
          <w:rFonts w:ascii="Aptos" w:eastAsia="Times New Roman" w:hAnsi="Aptos"/>
          <w:noProof/>
          <w:kern w:val="2"/>
          <w:sz w:val="24"/>
          <w:szCs w:val="24"/>
          <w:lang w:eastAsia="en-GB"/>
        </w:rPr>
        <w:tab/>
      </w:r>
      <w:r>
        <w:rPr>
          <w:noProof/>
        </w:rPr>
        <w:t>General</w:t>
      </w:r>
      <w:r>
        <w:rPr>
          <w:noProof/>
        </w:rPr>
        <w:tab/>
      </w:r>
      <w:r>
        <w:rPr>
          <w:noProof/>
        </w:rPr>
        <w:fldChar w:fldCharType="begin" w:fldLock="1"/>
      </w:r>
      <w:r>
        <w:rPr>
          <w:noProof/>
        </w:rPr>
        <w:instrText xml:space="preserve"> PAGEREF _Toc224925024 \h </w:instrText>
      </w:r>
      <w:r>
        <w:rPr>
          <w:noProof/>
        </w:rPr>
      </w:r>
      <w:r>
        <w:rPr>
          <w:noProof/>
        </w:rPr>
        <w:fldChar w:fldCharType="separate"/>
      </w:r>
      <w:r>
        <w:rPr>
          <w:noProof/>
        </w:rPr>
        <w:t>88</w:t>
      </w:r>
      <w:r>
        <w:rPr>
          <w:noProof/>
        </w:rPr>
        <w:fldChar w:fldCharType="end"/>
      </w:r>
    </w:p>
    <w:p w14:paraId="5263FDCC" w14:textId="77777777" w:rsidR="008F001E" w:rsidRPr="00DF49EF" w:rsidRDefault="008F001E">
      <w:pPr>
        <w:pStyle w:val="TOC4"/>
        <w:rPr>
          <w:rFonts w:ascii="Aptos" w:eastAsia="Times New Roman" w:hAnsi="Aptos"/>
          <w:noProof/>
          <w:kern w:val="2"/>
          <w:sz w:val="24"/>
          <w:szCs w:val="24"/>
          <w:lang w:eastAsia="en-GB"/>
        </w:rPr>
      </w:pPr>
      <w:r>
        <w:rPr>
          <w:noProof/>
        </w:rPr>
        <w:t>4.3.4.2</w:t>
      </w:r>
      <w:r w:rsidRPr="00DF49EF">
        <w:rPr>
          <w:rFonts w:ascii="Aptos" w:eastAsia="Times New Roman" w:hAnsi="Aptos"/>
          <w:noProof/>
          <w:kern w:val="2"/>
          <w:sz w:val="24"/>
          <w:szCs w:val="24"/>
          <w:lang w:eastAsia="en-GB"/>
        </w:rPr>
        <w:tab/>
      </w:r>
      <w:r>
        <w:rPr>
          <w:noProof/>
        </w:rPr>
        <w:t>No system privileges for web server</w:t>
      </w:r>
      <w:r>
        <w:rPr>
          <w:noProof/>
        </w:rPr>
        <w:tab/>
      </w:r>
      <w:r>
        <w:rPr>
          <w:noProof/>
        </w:rPr>
        <w:fldChar w:fldCharType="begin" w:fldLock="1"/>
      </w:r>
      <w:r>
        <w:rPr>
          <w:noProof/>
        </w:rPr>
        <w:instrText xml:space="preserve"> PAGEREF _Toc224925025 \h </w:instrText>
      </w:r>
      <w:r>
        <w:rPr>
          <w:noProof/>
        </w:rPr>
      </w:r>
      <w:r>
        <w:rPr>
          <w:noProof/>
        </w:rPr>
        <w:fldChar w:fldCharType="separate"/>
      </w:r>
      <w:r>
        <w:rPr>
          <w:noProof/>
        </w:rPr>
        <w:t>88</w:t>
      </w:r>
      <w:r>
        <w:rPr>
          <w:noProof/>
        </w:rPr>
        <w:fldChar w:fldCharType="end"/>
      </w:r>
    </w:p>
    <w:p w14:paraId="610C4E94" w14:textId="77777777" w:rsidR="008F001E" w:rsidRPr="00DF49EF" w:rsidRDefault="008F001E">
      <w:pPr>
        <w:pStyle w:val="TOC4"/>
        <w:rPr>
          <w:rFonts w:ascii="Aptos" w:eastAsia="Times New Roman" w:hAnsi="Aptos"/>
          <w:noProof/>
          <w:kern w:val="2"/>
          <w:sz w:val="24"/>
          <w:szCs w:val="24"/>
          <w:lang w:eastAsia="en-GB"/>
        </w:rPr>
      </w:pPr>
      <w:r>
        <w:rPr>
          <w:noProof/>
        </w:rPr>
        <w:t>4.3.4.3</w:t>
      </w:r>
      <w:r w:rsidRPr="00DF49EF">
        <w:rPr>
          <w:rFonts w:ascii="Aptos" w:eastAsia="Times New Roman" w:hAnsi="Aptos"/>
          <w:noProof/>
          <w:kern w:val="2"/>
          <w:sz w:val="24"/>
          <w:szCs w:val="24"/>
          <w:lang w:eastAsia="en-GB"/>
        </w:rPr>
        <w:tab/>
      </w:r>
      <w:r>
        <w:rPr>
          <w:noProof/>
        </w:rPr>
        <w:t>No unused HTTP methods</w:t>
      </w:r>
      <w:r>
        <w:rPr>
          <w:noProof/>
        </w:rPr>
        <w:tab/>
      </w:r>
      <w:r>
        <w:rPr>
          <w:noProof/>
        </w:rPr>
        <w:fldChar w:fldCharType="begin" w:fldLock="1"/>
      </w:r>
      <w:r>
        <w:rPr>
          <w:noProof/>
        </w:rPr>
        <w:instrText xml:space="preserve"> PAGEREF _Toc224925026 \h </w:instrText>
      </w:r>
      <w:r>
        <w:rPr>
          <w:noProof/>
        </w:rPr>
      </w:r>
      <w:r>
        <w:rPr>
          <w:noProof/>
        </w:rPr>
        <w:fldChar w:fldCharType="separate"/>
      </w:r>
      <w:r>
        <w:rPr>
          <w:noProof/>
        </w:rPr>
        <w:t>89</w:t>
      </w:r>
      <w:r>
        <w:rPr>
          <w:noProof/>
        </w:rPr>
        <w:fldChar w:fldCharType="end"/>
      </w:r>
    </w:p>
    <w:p w14:paraId="302F6AF1" w14:textId="77777777" w:rsidR="008F001E" w:rsidRPr="00DF49EF" w:rsidRDefault="008F001E">
      <w:pPr>
        <w:pStyle w:val="TOC4"/>
        <w:rPr>
          <w:rFonts w:ascii="Aptos" w:eastAsia="Times New Roman" w:hAnsi="Aptos"/>
          <w:noProof/>
          <w:kern w:val="2"/>
          <w:sz w:val="24"/>
          <w:szCs w:val="24"/>
          <w:lang w:eastAsia="en-GB"/>
        </w:rPr>
      </w:pPr>
      <w:r>
        <w:rPr>
          <w:noProof/>
        </w:rPr>
        <w:t>4.3.4.4</w:t>
      </w:r>
      <w:r w:rsidRPr="00DF49EF">
        <w:rPr>
          <w:rFonts w:ascii="Aptos" w:eastAsia="Times New Roman" w:hAnsi="Aptos"/>
          <w:noProof/>
          <w:kern w:val="2"/>
          <w:sz w:val="24"/>
          <w:szCs w:val="24"/>
          <w:lang w:eastAsia="en-GB"/>
        </w:rPr>
        <w:tab/>
      </w:r>
      <w:r>
        <w:rPr>
          <w:noProof/>
        </w:rPr>
        <w:t>No unused add-ons</w:t>
      </w:r>
      <w:r>
        <w:rPr>
          <w:noProof/>
        </w:rPr>
        <w:tab/>
      </w:r>
      <w:r>
        <w:rPr>
          <w:noProof/>
        </w:rPr>
        <w:fldChar w:fldCharType="begin" w:fldLock="1"/>
      </w:r>
      <w:r>
        <w:rPr>
          <w:noProof/>
        </w:rPr>
        <w:instrText xml:space="preserve"> PAGEREF _Toc224925027 \h </w:instrText>
      </w:r>
      <w:r>
        <w:rPr>
          <w:noProof/>
        </w:rPr>
      </w:r>
      <w:r>
        <w:rPr>
          <w:noProof/>
        </w:rPr>
        <w:fldChar w:fldCharType="separate"/>
      </w:r>
      <w:r>
        <w:rPr>
          <w:noProof/>
        </w:rPr>
        <w:t>90</w:t>
      </w:r>
      <w:r>
        <w:rPr>
          <w:noProof/>
        </w:rPr>
        <w:fldChar w:fldCharType="end"/>
      </w:r>
    </w:p>
    <w:p w14:paraId="26267DF6" w14:textId="77777777" w:rsidR="008F001E" w:rsidRPr="00DF49EF" w:rsidRDefault="008F001E">
      <w:pPr>
        <w:pStyle w:val="TOC4"/>
        <w:rPr>
          <w:rFonts w:ascii="Aptos" w:eastAsia="Times New Roman" w:hAnsi="Aptos"/>
          <w:noProof/>
          <w:kern w:val="2"/>
          <w:sz w:val="24"/>
          <w:szCs w:val="24"/>
          <w:lang w:eastAsia="en-GB"/>
        </w:rPr>
      </w:pPr>
      <w:r>
        <w:rPr>
          <w:noProof/>
        </w:rPr>
        <w:t>4.3.4.5</w:t>
      </w:r>
      <w:r w:rsidRPr="00DF49EF">
        <w:rPr>
          <w:rFonts w:ascii="Aptos" w:eastAsia="Times New Roman" w:hAnsi="Aptos"/>
          <w:noProof/>
          <w:kern w:val="2"/>
          <w:sz w:val="24"/>
          <w:szCs w:val="24"/>
          <w:lang w:eastAsia="en-GB"/>
        </w:rPr>
        <w:tab/>
      </w:r>
      <w:r>
        <w:rPr>
          <w:noProof/>
        </w:rPr>
        <w:t>No compiler, interpreter, or shell via CGI or other server-side scripting</w:t>
      </w:r>
      <w:r>
        <w:rPr>
          <w:noProof/>
        </w:rPr>
        <w:tab/>
      </w:r>
      <w:r>
        <w:rPr>
          <w:noProof/>
        </w:rPr>
        <w:fldChar w:fldCharType="begin" w:fldLock="1"/>
      </w:r>
      <w:r>
        <w:rPr>
          <w:noProof/>
        </w:rPr>
        <w:instrText xml:space="preserve"> PAGEREF _Toc224925028 \h </w:instrText>
      </w:r>
      <w:r>
        <w:rPr>
          <w:noProof/>
        </w:rPr>
      </w:r>
      <w:r>
        <w:rPr>
          <w:noProof/>
        </w:rPr>
        <w:fldChar w:fldCharType="separate"/>
      </w:r>
      <w:r>
        <w:rPr>
          <w:noProof/>
        </w:rPr>
        <w:t>91</w:t>
      </w:r>
      <w:r>
        <w:rPr>
          <w:noProof/>
        </w:rPr>
        <w:fldChar w:fldCharType="end"/>
      </w:r>
    </w:p>
    <w:p w14:paraId="2DBB1B1D" w14:textId="77777777" w:rsidR="008F001E" w:rsidRPr="00DF49EF" w:rsidRDefault="008F001E">
      <w:pPr>
        <w:pStyle w:val="TOC4"/>
        <w:rPr>
          <w:rFonts w:ascii="Aptos" w:eastAsia="Times New Roman" w:hAnsi="Aptos"/>
          <w:noProof/>
          <w:kern w:val="2"/>
          <w:sz w:val="24"/>
          <w:szCs w:val="24"/>
          <w:lang w:eastAsia="en-GB"/>
        </w:rPr>
      </w:pPr>
      <w:r>
        <w:rPr>
          <w:noProof/>
        </w:rPr>
        <w:t>4.3.4.6</w:t>
      </w:r>
      <w:r w:rsidRPr="00DF49EF">
        <w:rPr>
          <w:rFonts w:ascii="Aptos" w:eastAsia="Times New Roman" w:hAnsi="Aptos"/>
          <w:noProof/>
          <w:kern w:val="2"/>
          <w:sz w:val="24"/>
          <w:szCs w:val="24"/>
          <w:lang w:eastAsia="en-GB"/>
        </w:rPr>
        <w:tab/>
      </w:r>
      <w:r>
        <w:rPr>
          <w:noProof/>
        </w:rPr>
        <w:t>No CGI or other scripting for uploads</w:t>
      </w:r>
      <w:r>
        <w:rPr>
          <w:noProof/>
        </w:rPr>
        <w:tab/>
      </w:r>
      <w:r>
        <w:rPr>
          <w:noProof/>
        </w:rPr>
        <w:fldChar w:fldCharType="begin" w:fldLock="1"/>
      </w:r>
      <w:r>
        <w:rPr>
          <w:noProof/>
        </w:rPr>
        <w:instrText xml:space="preserve"> PAGEREF _Toc224925029 \h </w:instrText>
      </w:r>
      <w:r>
        <w:rPr>
          <w:noProof/>
        </w:rPr>
      </w:r>
      <w:r>
        <w:rPr>
          <w:noProof/>
        </w:rPr>
        <w:fldChar w:fldCharType="separate"/>
      </w:r>
      <w:r>
        <w:rPr>
          <w:noProof/>
        </w:rPr>
        <w:t>91</w:t>
      </w:r>
      <w:r>
        <w:rPr>
          <w:noProof/>
        </w:rPr>
        <w:fldChar w:fldCharType="end"/>
      </w:r>
    </w:p>
    <w:p w14:paraId="7E0BEBB7" w14:textId="77777777" w:rsidR="008F001E" w:rsidRPr="00DF49EF" w:rsidRDefault="008F001E">
      <w:pPr>
        <w:pStyle w:val="TOC4"/>
        <w:rPr>
          <w:rFonts w:ascii="Aptos" w:eastAsia="Times New Roman" w:hAnsi="Aptos"/>
          <w:noProof/>
          <w:kern w:val="2"/>
          <w:sz w:val="24"/>
          <w:szCs w:val="24"/>
          <w:lang w:eastAsia="en-GB"/>
        </w:rPr>
      </w:pPr>
      <w:r>
        <w:rPr>
          <w:noProof/>
        </w:rPr>
        <w:t>4.3.4.7</w:t>
      </w:r>
      <w:r w:rsidRPr="00DF49EF">
        <w:rPr>
          <w:rFonts w:ascii="Aptos" w:eastAsia="Times New Roman" w:hAnsi="Aptos"/>
          <w:noProof/>
          <w:kern w:val="2"/>
          <w:sz w:val="24"/>
          <w:szCs w:val="24"/>
          <w:lang w:eastAsia="en-GB"/>
        </w:rPr>
        <w:tab/>
      </w:r>
      <w:r>
        <w:rPr>
          <w:noProof/>
        </w:rPr>
        <w:t>No execution of system commands with SSI</w:t>
      </w:r>
      <w:r>
        <w:rPr>
          <w:noProof/>
        </w:rPr>
        <w:tab/>
      </w:r>
      <w:r>
        <w:rPr>
          <w:noProof/>
        </w:rPr>
        <w:fldChar w:fldCharType="begin" w:fldLock="1"/>
      </w:r>
      <w:r>
        <w:rPr>
          <w:noProof/>
        </w:rPr>
        <w:instrText xml:space="preserve"> PAGEREF _Toc224925030 \h </w:instrText>
      </w:r>
      <w:r>
        <w:rPr>
          <w:noProof/>
        </w:rPr>
      </w:r>
      <w:r>
        <w:rPr>
          <w:noProof/>
        </w:rPr>
        <w:fldChar w:fldCharType="separate"/>
      </w:r>
      <w:r>
        <w:rPr>
          <w:noProof/>
        </w:rPr>
        <w:t>92</w:t>
      </w:r>
      <w:r>
        <w:rPr>
          <w:noProof/>
        </w:rPr>
        <w:fldChar w:fldCharType="end"/>
      </w:r>
    </w:p>
    <w:p w14:paraId="2A5ED6EC" w14:textId="77777777" w:rsidR="008F001E" w:rsidRPr="00DF49EF" w:rsidRDefault="008F001E">
      <w:pPr>
        <w:pStyle w:val="TOC4"/>
        <w:rPr>
          <w:rFonts w:ascii="Aptos" w:eastAsia="Times New Roman" w:hAnsi="Aptos"/>
          <w:noProof/>
          <w:kern w:val="2"/>
          <w:sz w:val="24"/>
          <w:szCs w:val="24"/>
          <w:lang w:eastAsia="en-GB"/>
        </w:rPr>
      </w:pPr>
      <w:r>
        <w:rPr>
          <w:noProof/>
        </w:rPr>
        <w:t>4.3.4.8</w:t>
      </w:r>
      <w:r w:rsidRPr="00DF49EF">
        <w:rPr>
          <w:rFonts w:ascii="Aptos" w:eastAsia="Times New Roman" w:hAnsi="Aptos"/>
          <w:noProof/>
          <w:kern w:val="2"/>
          <w:sz w:val="24"/>
          <w:szCs w:val="24"/>
          <w:lang w:eastAsia="en-GB"/>
        </w:rPr>
        <w:tab/>
      </w:r>
      <w:r>
        <w:rPr>
          <w:noProof/>
        </w:rPr>
        <w:t>Access rights for web server configuration</w:t>
      </w:r>
      <w:r>
        <w:rPr>
          <w:noProof/>
        </w:rPr>
        <w:tab/>
      </w:r>
      <w:r>
        <w:rPr>
          <w:noProof/>
        </w:rPr>
        <w:fldChar w:fldCharType="begin" w:fldLock="1"/>
      </w:r>
      <w:r>
        <w:rPr>
          <w:noProof/>
        </w:rPr>
        <w:instrText xml:space="preserve"> PAGEREF _Toc224925031 \h </w:instrText>
      </w:r>
      <w:r>
        <w:rPr>
          <w:noProof/>
        </w:rPr>
      </w:r>
      <w:r>
        <w:rPr>
          <w:noProof/>
        </w:rPr>
        <w:fldChar w:fldCharType="separate"/>
      </w:r>
      <w:r>
        <w:rPr>
          <w:noProof/>
        </w:rPr>
        <w:t>93</w:t>
      </w:r>
      <w:r>
        <w:rPr>
          <w:noProof/>
        </w:rPr>
        <w:fldChar w:fldCharType="end"/>
      </w:r>
    </w:p>
    <w:p w14:paraId="1367F6ED" w14:textId="77777777" w:rsidR="008F001E" w:rsidRPr="00DF49EF" w:rsidRDefault="008F001E">
      <w:pPr>
        <w:pStyle w:val="TOC4"/>
        <w:rPr>
          <w:rFonts w:ascii="Aptos" w:eastAsia="Times New Roman" w:hAnsi="Aptos"/>
          <w:noProof/>
          <w:kern w:val="2"/>
          <w:sz w:val="24"/>
          <w:szCs w:val="24"/>
          <w:lang w:eastAsia="en-GB"/>
        </w:rPr>
      </w:pPr>
      <w:r>
        <w:rPr>
          <w:noProof/>
        </w:rPr>
        <w:t>4.3.4.9</w:t>
      </w:r>
      <w:r w:rsidRPr="00DF49EF">
        <w:rPr>
          <w:rFonts w:ascii="Aptos" w:eastAsia="Times New Roman" w:hAnsi="Aptos"/>
          <w:noProof/>
          <w:kern w:val="2"/>
          <w:sz w:val="24"/>
          <w:szCs w:val="24"/>
          <w:lang w:eastAsia="en-GB"/>
        </w:rPr>
        <w:tab/>
      </w:r>
      <w:r>
        <w:rPr>
          <w:noProof/>
        </w:rPr>
        <w:t>No default content</w:t>
      </w:r>
      <w:r>
        <w:rPr>
          <w:noProof/>
        </w:rPr>
        <w:tab/>
      </w:r>
      <w:r>
        <w:rPr>
          <w:noProof/>
        </w:rPr>
        <w:fldChar w:fldCharType="begin" w:fldLock="1"/>
      </w:r>
      <w:r>
        <w:rPr>
          <w:noProof/>
        </w:rPr>
        <w:instrText xml:space="preserve"> PAGEREF _Toc224925032 \h </w:instrText>
      </w:r>
      <w:r>
        <w:rPr>
          <w:noProof/>
        </w:rPr>
      </w:r>
      <w:r>
        <w:rPr>
          <w:noProof/>
        </w:rPr>
        <w:fldChar w:fldCharType="separate"/>
      </w:r>
      <w:r>
        <w:rPr>
          <w:noProof/>
        </w:rPr>
        <w:t>94</w:t>
      </w:r>
      <w:r>
        <w:rPr>
          <w:noProof/>
        </w:rPr>
        <w:fldChar w:fldCharType="end"/>
      </w:r>
    </w:p>
    <w:p w14:paraId="167897C0" w14:textId="77777777" w:rsidR="008F001E" w:rsidRPr="00DF49EF" w:rsidRDefault="008F001E">
      <w:pPr>
        <w:pStyle w:val="TOC4"/>
        <w:rPr>
          <w:rFonts w:ascii="Aptos" w:eastAsia="Times New Roman" w:hAnsi="Aptos"/>
          <w:noProof/>
          <w:kern w:val="2"/>
          <w:sz w:val="24"/>
          <w:szCs w:val="24"/>
          <w:lang w:eastAsia="en-GB"/>
        </w:rPr>
      </w:pPr>
      <w:r>
        <w:rPr>
          <w:noProof/>
        </w:rPr>
        <w:t>4.3.4.10</w:t>
      </w:r>
      <w:r w:rsidRPr="00DF49EF">
        <w:rPr>
          <w:rFonts w:ascii="Aptos" w:eastAsia="Times New Roman" w:hAnsi="Aptos"/>
          <w:noProof/>
          <w:kern w:val="2"/>
          <w:sz w:val="24"/>
          <w:szCs w:val="24"/>
          <w:lang w:eastAsia="en-GB"/>
        </w:rPr>
        <w:tab/>
      </w:r>
      <w:r>
        <w:rPr>
          <w:noProof/>
        </w:rPr>
        <w:t>No directory listings</w:t>
      </w:r>
      <w:r>
        <w:rPr>
          <w:noProof/>
        </w:rPr>
        <w:tab/>
      </w:r>
      <w:r>
        <w:rPr>
          <w:noProof/>
        </w:rPr>
        <w:fldChar w:fldCharType="begin" w:fldLock="1"/>
      </w:r>
      <w:r>
        <w:rPr>
          <w:noProof/>
        </w:rPr>
        <w:instrText xml:space="preserve"> PAGEREF _Toc224925033 \h </w:instrText>
      </w:r>
      <w:r>
        <w:rPr>
          <w:noProof/>
        </w:rPr>
      </w:r>
      <w:r>
        <w:rPr>
          <w:noProof/>
        </w:rPr>
        <w:fldChar w:fldCharType="separate"/>
      </w:r>
      <w:r>
        <w:rPr>
          <w:noProof/>
        </w:rPr>
        <w:t>94</w:t>
      </w:r>
      <w:r>
        <w:rPr>
          <w:noProof/>
        </w:rPr>
        <w:fldChar w:fldCharType="end"/>
      </w:r>
    </w:p>
    <w:p w14:paraId="2B625653" w14:textId="77777777" w:rsidR="008F001E" w:rsidRPr="00DF49EF" w:rsidRDefault="008F001E">
      <w:pPr>
        <w:pStyle w:val="TOC4"/>
        <w:rPr>
          <w:rFonts w:ascii="Aptos" w:eastAsia="Times New Roman" w:hAnsi="Aptos"/>
          <w:noProof/>
          <w:kern w:val="2"/>
          <w:sz w:val="24"/>
          <w:szCs w:val="24"/>
          <w:lang w:eastAsia="en-GB"/>
        </w:rPr>
      </w:pPr>
      <w:r>
        <w:rPr>
          <w:noProof/>
        </w:rPr>
        <w:t>4.3.4.11</w:t>
      </w:r>
      <w:r w:rsidRPr="00DF49EF">
        <w:rPr>
          <w:rFonts w:ascii="Aptos" w:eastAsia="Times New Roman" w:hAnsi="Aptos"/>
          <w:noProof/>
          <w:kern w:val="2"/>
          <w:sz w:val="24"/>
          <w:szCs w:val="24"/>
          <w:lang w:eastAsia="en-GB"/>
        </w:rPr>
        <w:tab/>
      </w:r>
      <w:r>
        <w:rPr>
          <w:noProof/>
        </w:rPr>
        <w:t>Web server information in HTTP headers</w:t>
      </w:r>
      <w:r>
        <w:rPr>
          <w:noProof/>
        </w:rPr>
        <w:tab/>
      </w:r>
      <w:r>
        <w:rPr>
          <w:noProof/>
        </w:rPr>
        <w:fldChar w:fldCharType="begin" w:fldLock="1"/>
      </w:r>
      <w:r>
        <w:rPr>
          <w:noProof/>
        </w:rPr>
        <w:instrText xml:space="preserve"> PAGEREF _Toc224925034 \h </w:instrText>
      </w:r>
      <w:r>
        <w:rPr>
          <w:noProof/>
        </w:rPr>
      </w:r>
      <w:r>
        <w:rPr>
          <w:noProof/>
        </w:rPr>
        <w:fldChar w:fldCharType="separate"/>
      </w:r>
      <w:r>
        <w:rPr>
          <w:noProof/>
        </w:rPr>
        <w:t>95</w:t>
      </w:r>
      <w:r>
        <w:rPr>
          <w:noProof/>
        </w:rPr>
        <w:fldChar w:fldCharType="end"/>
      </w:r>
    </w:p>
    <w:p w14:paraId="7696831E" w14:textId="77777777" w:rsidR="008F001E" w:rsidRPr="00DF49EF" w:rsidRDefault="008F001E">
      <w:pPr>
        <w:pStyle w:val="TOC4"/>
        <w:rPr>
          <w:rFonts w:ascii="Aptos" w:eastAsia="Times New Roman" w:hAnsi="Aptos"/>
          <w:noProof/>
          <w:kern w:val="2"/>
          <w:sz w:val="24"/>
          <w:szCs w:val="24"/>
          <w:lang w:eastAsia="en-GB"/>
        </w:rPr>
      </w:pPr>
      <w:r>
        <w:rPr>
          <w:noProof/>
        </w:rPr>
        <w:t>4.3.4.12</w:t>
      </w:r>
      <w:r w:rsidRPr="00DF49EF">
        <w:rPr>
          <w:rFonts w:ascii="Aptos" w:eastAsia="Times New Roman" w:hAnsi="Aptos"/>
          <w:noProof/>
          <w:kern w:val="2"/>
          <w:sz w:val="24"/>
          <w:szCs w:val="24"/>
          <w:lang w:eastAsia="en-GB"/>
        </w:rPr>
        <w:tab/>
      </w:r>
      <w:r>
        <w:rPr>
          <w:noProof/>
        </w:rPr>
        <w:t>Web server information in error pages</w:t>
      </w:r>
      <w:r>
        <w:rPr>
          <w:noProof/>
        </w:rPr>
        <w:tab/>
      </w:r>
      <w:r>
        <w:rPr>
          <w:noProof/>
        </w:rPr>
        <w:fldChar w:fldCharType="begin" w:fldLock="1"/>
      </w:r>
      <w:r>
        <w:rPr>
          <w:noProof/>
        </w:rPr>
        <w:instrText xml:space="preserve"> PAGEREF _Toc224925035 \h </w:instrText>
      </w:r>
      <w:r>
        <w:rPr>
          <w:noProof/>
        </w:rPr>
      </w:r>
      <w:r>
        <w:rPr>
          <w:noProof/>
        </w:rPr>
        <w:fldChar w:fldCharType="separate"/>
      </w:r>
      <w:r>
        <w:rPr>
          <w:noProof/>
        </w:rPr>
        <w:t>96</w:t>
      </w:r>
      <w:r>
        <w:rPr>
          <w:noProof/>
        </w:rPr>
        <w:fldChar w:fldCharType="end"/>
      </w:r>
    </w:p>
    <w:p w14:paraId="0731155B" w14:textId="77777777" w:rsidR="008F001E" w:rsidRPr="00DF49EF" w:rsidRDefault="008F001E">
      <w:pPr>
        <w:pStyle w:val="TOC4"/>
        <w:rPr>
          <w:rFonts w:ascii="Aptos" w:eastAsia="Times New Roman" w:hAnsi="Aptos"/>
          <w:noProof/>
          <w:kern w:val="2"/>
          <w:sz w:val="24"/>
          <w:szCs w:val="24"/>
          <w:lang w:eastAsia="en-GB"/>
        </w:rPr>
      </w:pPr>
      <w:r>
        <w:rPr>
          <w:noProof/>
        </w:rPr>
        <w:t>4.3.4.13</w:t>
      </w:r>
      <w:r w:rsidRPr="00DF49EF">
        <w:rPr>
          <w:rFonts w:ascii="Aptos" w:eastAsia="Times New Roman" w:hAnsi="Aptos"/>
          <w:noProof/>
          <w:kern w:val="2"/>
          <w:sz w:val="24"/>
          <w:szCs w:val="24"/>
          <w:lang w:eastAsia="en-GB"/>
        </w:rPr>
        <w:tab/>
      </w:r>
      <w:r>
        <w:rPr>
          <w:noProof/>
        </w:rPr>
        <w:t>Minimized file type mappings</w:t>
      </w:r>
      <w:r>
        <w:rPr>
          <w:noProof/>
        </w:rPr>
        <w:tab/>
      </w:r>
      <w:r>
        <w:rPr>
          <w:noProof/>
        </w:rPr>
        <w:fldChar w:fldCharType="begin" w:fldLock="1"/>
      </w:r>
      <w:r>
        <w:rPr>
          <w:noProof/>
        </w:rPr>
        <w:instrText xml:space="preserve"> PAGEREF _Toc224925036 \h </w:instrText>
      </w:r>
      <w:r>
        <w:rPr>
          <w:noProof/>
        </w:rPr>
      </w:r>
      <w:r>
        <w:rPr>
          <w:noProof/>
        </w:rPr>
        <w:fldChar w:fldCharType="separate"/>
      </w:r>
      <w:r>
        <w:rPr>
          <w:noProof/>
        </w:rPr>
        <w:t>97</w:t>
      </w:r>
      <w:r>
        <w:rPr>
          <w:noProof/>
        </w:rPr>
        <w:fldChar w:fldCharType="end"/>
      </w:r>
    </w:p>
    <w:p w14:paraId="010CF67D" w14:textId="77777777" w:rsidR="008F001E" w:rsidRPr="00DF49EF" w:rsidRDefault="008F001E">
      <w:pPr>
        <w:pStyle w:val="TOC4"/>
        <w:rPr>
          <w:rFonts w:ascii="Aptos" w:eastAsia="Times New Roman" w:hAnsi="Aptos"/>
          <w:noProof/>
          <w:kern w:val="2"/>
          <w:sz w:val="24"/>
          <w:szCs w:val="24"/>
          <w:lang w:eastAsia="en-GB"/>
        </w:rPr>
      </w:pPr>
      <w:r>
        <w:rPr>
          <w:noProof/>
        </w:rPr>
        <w:t>4.3.4.14</w:t>
      </w:r>
      <w:r w:rsidRPr="00DF49EF">
        <w:rPr>
          <w:rFonts w:ascii="Aptos" w:eastAsia="Times New Roman" w:hAnsi="Aptos"/>
          <w:noProof/>
          <w:kern w:val="2"/>
          <w:sz w:val="24"/>
          <w:szCs w:val="24"/>
          <w:lang w:eastAsia="en-GB"/>
        </w:rPr>
        <w:tab/>
      </w:r>
      <w:r>
        <w:rPr>
          <w:noProof/>
        </w:rPr>
        <w:t>Restricted file access</w:t>
      </w:r>
      <w:r>
        <w:rPr>
          <w:noProof/>
        </w:rPr>
        <w:tab/>
      </w:r>
      <w:r>
        <w:rPr>
          <w:noProof/>
        </w:rPr>
        <w:fldChar w:fldCharType="begin" w:fldLock="1"/>
      </w:r>
      <w:r>
        <w:rPr>
          <w:noProof/>
        </w:rPr>
        <w:instrText xml:space="preserve"> PAGEREF _Toc224925037 \h </w:instrText>
      </w:r>
      <w:r>
        <w:rPr>
          <w:noProof/>
        </w:rPr>
      </w:r>
      <w:r>
        <w:rPr>
          <w:noProof/>
        </w:rPr>
        <w:fldChar w:fldCharType="separate"/>
      </w:r>
      <w:r>
        <w:rPr>
          <w:noProof/>
        </w:rPr>
        <w:t>98</w:t>
      </w:r>
      <w:r>
        <w:rPr>
          <w:noProof/>
        </w:rPr>
        <w:fldChar w:fldCharType="end"/>
      </w:r>
    </w:p>
    <w:p w14:paraId="6958D640" w14:textId="77777777" w:rsidR="008F001E" w:rsidRPr="00DF49EF" w:rsidRDefault="008F001E">
      <w:pPr>
        <w:pStyle w:val="TOC4"/>
        <w:rPr>
          <w:rFonts w:ascii="Aptos" w:eastAsia="Times New Roman" w:hAnsi="Aptos"/>
          <w:noProof/>
          <w:kern w:val="2"/>
          <w:sz w:val="24"/>
          <w:szCs w:val="24"/>
          <w:lang w:eastAsia="en-GB"/>
        </w:rPr>
      </w:pPr>
      <w:r>
        <w:rPr>
          <w:noProof/>
        </w:rPr>
        <w:t>4.3.4.15</w:t>
      </w:r>
      <w:r w:rsidRPr="00DF49EF">
        <w:rPr>
          <w:rFonts w:ascii="Aptos" w:eastAsia="Times New Roman" w:hAnsi="Aptos"/>
          <w:noProof/>
          <w:kern w:val="2"/>
          <w:sz w:val="24"/>
          <w:szCs w:val="24"/>
          <w:lang w:eastAsia="en-GB"/>
        </w:rPr>
        <w:tab/>
      </w:r>
      <w:r>
        <w:rPr>
          <w:noProof/>
        </w:rPr>
        <w:t>Void</w:t>
      </w:r>
      <w:r>
        <w:rPr>
          <w:noProof/>
        </w:rPr>
        <w:tab/>
      </w:r>
      <w:r>
        <w:rPr>
          <w:noProof/>
        </w:rPr>
        <w:fldChar w:fldCharType="begin" w:fldLock="1"/>
      </w:r>
      <w:r>
        <w:rPr>
          <w:noProof/>
        </w:rPr>
        <w:instrText xml:space="preserve"> PAGEREF _Toc224925038 \h </w:instrText>
      </w:r>
      <w:r>
        <w:rPr>
          <w:noProof/>
        </w:rPr>
      </w:r>
      <w:r>
        <w:rPr>
          <w:noProof/>
        </w:rPr>
        <w:fldChar w:fldCharType="separate"/>
      </w:r>
      <w:r>
        <w:rPr>
          <w:noProof/>
        </w:rPr>
        <w:t>99</w:t>
      </w:r>
      <w:r>
        <w:rPr>
          <w:noProof/>
        </w:rPr>
        <w:fldChar w:fldCharType="end"/>
      </w:r>
    </w:p>
    <w:p w14:paraId="102041FA" w14:textId="77777777" w:rsidR="008F001E" w:rsidRPr="00DF49EF" w:rsidRDefault="008F001E">
      <w:pPr>
        <w:pStyle w:val="TOC3"/>
        <w:rPr>
          <w:rFonts w:ascii="Aptos" w:eastAsia="Times New Roman" w:hAnsi="Aptos"/>
          <w:noProof/>
          <w:kern w:val="2"/>
          <w:sz w:val="24"/>
          <w:szCs w:val="24"/>
          <w:lang w:eastAsia="en-GB"/>
        </w:rPr>
      </w:pPr>
      <w:r>
        <w:rPr>
          <w:noProof/>
        </w:rPr>
        <w:t>4.3.5</w:t>
      </w:r>
      <w:r w:rsidRPr="00DF49EF">
        <w:rPr>
          <w:rFonts w:ascii="Aptos" w:eastAsia="Times New Roman" w:hAnsi="Aptos"/>
          <w:noProof/>
          <w:kern w:val="2"/>
          <w:sz w:val="24"/>
          <w:szCs w:val="24"/>
          <w:lang w:eastAsia="en-GB"/>
        </w:rPr>
        <w:tab/>
      </w:r>
      <w:r>
        <w:rPr>
          <w:noProof/>
        </w:rPr>
        <w:t>Network devices</w:t>
      </w:r>
      <w:r>
        <w:rPr>
          <w:noProof/>
        </w:rPr>
        <w:tab/>
      </w:r>
      <w:r>
        <w:rPr>
          <w:noProof/>
        </w:rPr>
        <w:fldChar w:fldCharType="begin" w:fldLock="1"/>
      </w:r>
      <w:r>
        <w:rPr>
          <w:noProof/>
        </w:rPr>
        <w:instrText xml:space="preserve"> PAGEREF _Toc224925039 \h </w:instrText>
      </w:r>
      <w:r>
        <w:rPr>
          <w:noProof/>
        </w:rPr>
      </w:r>
      <w:r>
        <w:rPr>
          <w:noProof/>
        </w:rPr>
        <w:fldChar w:fldCharType="separate"/>
      </w:r>
      <w:r>
        <w:rPr>
          <w:noProof/>
        </w:rPr>
        <w:t>99</w:t>
      </w:r>
      <w:r>
        <w:rPr>
          <w:noProof/>
        </w:rPr>
        <w:fldChar w:fldCharType="end"/>
      </w:r>
    </w:p>
    <w:p w14:paraId="408FC1E7" w14:textId="77777777" w:rsidR="008F001E" w:rsidRPr="00DF49EF" w:rsidRDefault="008F001E">
      <w:pPr>
        <w:pStyle w:val="TOC4"/>
        <w:rPr>
          <w:rFonts w:ascii="Aptos" w:eastAsia="Times New Roman" w:hAnsi="Aptos"/>
          <w:noProof/>
          <w:kern w:val="2"/>
          <w:sz w:val="24"/>
          <w:szCs w:val="24"/>
          <w:lang w:eastAsia="en-GB"/>
        </w:rPr>
      </w:pPr>
      <w:r>
        <w:rPr>
          <w:noProof/>
        </w:rPr>
        <w:t>4.3.5.1</w:t>
      </w:r>
      <w:r w:rsidRPr="00DF49EF">
        <w:rPr>
          <w:rFonts w:ascii="Aptos" w:eastAsia="Times New Roman" w:hAnsi="Aptos"/>
          <w:noProof/>
          <w:kern w:val="2"/>
          <w:sz w:val="24"/>
          <w:szCs w:val="24"/>
          <w:lang w:eastAsia="en-GB"/>
        </w:rPr>
        <w:tab/>
      </w:r>
      <w:r>
        <w:rPr>
          <w:noProof/>
        </w:rPr>
        <w:t>Traffic Separation</w:t>
      </w:r>
      <w:r>
        <w:rPr>
          <w:noProof/>
        </w:rPr>
        <w:tab/>
      </w:r>
      <w:r>
        <w:rPr>
          <w:noProof/>
        </w:rPr>
        <w:fldChar w:fldCharType="begin" w:fldLock="1"/>
      </w:r>
      <w:r>
        <w:rPr>
          <w:noProof/>
        </w:rPr>
        <w:instrText xml:space="preserve"> PAGEREF _Toc224925040 \h </w:instrText>
      </w:r>
      <w:r>
        <w:rPr>
          <w:noProof/>
        </w:rPr>
      </w:r>
      <w:r>
        <w:rPr>
          <w:noProof/>
        </w:rPr>
        <w:fldChar w:fldCharType="separate"/>
      </w:r>
      <w:r>
        <w:rPr>
          <w:noProof/>
        </w:rPr>
        <w:t>99</w:t>
      </w:r>
      <w:r>
        <w:rPr>
          <w:noProof/>
        </w:rPr>
        <w:fldChar w:fldCharType="end"/>
      </w:r>
    </w:p>
    <w:p w14:paraId="660E8997" w14:textId="77777777" w:rsidR="008F001E" w:rsidRPr="00DF49EF" w:rsidRDefault="008F001E">
      <w:pPr>
        <w:pStyle w:val="TOC3"/>
        <w:rPr>
          <w:rFonts w:ascii="Aptos" w:eastAsia="Times New Roman" w:hAnsi="Aptos"/>
          <w:noProof/>
          <w:kern w:val="2"/>
          <w:sz w:val="24"/>
          <w:szCs w:val="24"/>
          <w:lang w:eastAsia="en-GB"/>
        </w:rPr>
      </w:pPr>
      <w:r>
        <w:rPr>
          <w:noProof/>
        </w:rPr>
        <w:t>4.3.6</w:t>
      </w:r>
      <w:r w:rsidRPr="00DF49EF">
        <w:rPr>
          <w:rFonts w:ascii="Aptos" w:eastAsia="Times New Roman" w:hAnsi="Aptos"/>
          <w:noProof/>
          <w:kern w:val="2"/>
          <w:sz w:val="24"/>
          <w:szCs w:val="24"/>
          <w:lang w:eastAsia="en-GB"/>
        </w:rPr>
        <w:tab/>
      </w:r>
      <w:r>
        <w:rPr>
          <w:noProof/>
        </w:rPr>
        <w:t>Network Functions in service-based architecture</w:t>
      </w:r>
      <w:r>
        <w:rPr>
          <w:noProof/>
        </w:rPr>
        <w:tab/>
      </w:r>
      <w:r>
        <w:rPr>
          <w:noProof/>
        </w:rPr>
        <w:fldChar w:fldCharType="begin" w:fldLock="1"/>
      </w:r>
      <w:r>
        <w:rPr>
          <w:noProof/>
        </w:rPr>
        <w:instrText xml:space="preserve"> PAGEREF _Toc224925041 \h </w:instrText>
      </w:r>
      <w:r>
        <w:rPr>
          <w:noProof/>
        </w:rPr>
      </w:r>
      <w:r>
        <w:rPr>
          <w:noProof/>
        </w:rPr>
        <w:fldChar w:fldCharType="separate"/>
      </w:r>
      <w:r>
        <w:rPr>
          <w:noProof/>
        </w:rPr>
        <w:t>100</w:t>
      </w:r>
      <w:r>
        <w:rPr>
          <w:noProof/>
        </w:rPr>
        <w:fldChar w:fldCharType="end"/>
      </w:r>
    </w:p>
    <w:p w14:paraId="56C15B6B" w14:textId="77777777" w:rsidR="008F001E" w:rsidRPr="00DF49EF" w:rsidRDefault="008F001E">
      <w:pPr>
        <w:pStyle w:val="TOC4"/>
        <w:rPr>
          <w:rFonts w:ascii="Aptos" w:eastAsia="Times New Roman" w:hAnsi="Aptos"/>
          <w:noProof/>
          <w:kern w:val="2"/>
          <w:sz w:val="24"/>
          <w:szCs w:val="24"/>
          <w:lang w:eastAsia="en-GB"/>
        </w:rPr>
      </w:pPr>
      <w:r>
        <w:rPr>
          <w:noProof/>
        </w:rPr>
        <w:t>4.3.6.1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_Toc224925042 \h </w:instrText>
      </w:r>
      <w:r>
        <w:rPr>
          <w:noProof/>
        </w:rPr>
      </w:r>
      <w:r>
        <w:rPr>
          <w:noProof/>
        </w:rPr>
        <w:fldChar w:fldCharType="separate"/>
      </w:r>
      <w:r>
        <w:rPr>
          <w:noProof/>
        </w:rPr>
        <w:t>100</w:t>
      </w:r>
      <w:r>
        <w:rPr>
          <w:noProof/>
        </w:rPr>
        <w:fldChar w:fldCharType="end"/>
      </w:r>
    </w:p>
    <w:p w14:paraId="52DCF17C" w14:textId="77777777" w:rsidR="008F001E" w:rsidRPr="00DF49EF" w:rsidRDefault="008F001E">
      <w:pPr>
        <w:pStyle w:val="TOC4"/>
        <w:rPr>
          <w:rFonts w:ascii="Aptos" w:eastAsia="Times New Roman" w:hAnsi="Aptos"/>
          <w:noProof/>
          <w:kern w:val="2"/>
          <w:sz w:val="24"/>
          <w:szCs w:val="24"/>
          <w:lang w:eastAsia="en-GB"/>
        </w:rPr>
      </w:pPr>
      <w:r>
        <w:rPr>
          <w:noProof/>
        </w:rPr>
        <w:t>4.3.6.2</w:t>
      </w:r>
      <w:r w:rsidRPr="00DF49EF">
        <w:rPr>
          <w:rFonts w:ascii="Aptos" w:eastAsia="Times New Roman" w:hAnsi="Aptos"/>
          <w:noProof/>
          <w:kern w:val="2"/>
          <w:sz w:val="24"/>
          <w:szCs w:val="24"/>
          <w:lang w:eastAsia="en-GB"/>
        </w:rPr>
        <w:tab/>
      </w:r>
      <w:r>
        <w:rPr>
          <w:noProof/>
        </w:rPr>
        <w:t>No code execution or inclusion of external resources by JSON parsers</w:t>
      </w:r>
      <w:r>
        <w:rPr>
          <w:noProof/>
        </w:rPr>
        <w:tab/>
      </w:r>
      <w:r>
        <w:rPr>
          <w:noProof/>
        </w:rPr>
        <w:fldChar w:fldCharType="begin" w:fldLock="1"/>
      </w:r>
      <w:r>
        <w:rPr>
          <w:noProof/>
        </w:rPr>
        <w:instrText xml:space="preserve"> PAGEREF _Toc224925043 \h </w:instrText>
      </w:r>
      <w:r>
        <w:rPr>
          <w:noProof/>
        </w:rPr>
      </w:r>
      <w:r>
        <w:rPr>
          <w:noProof/>
        </w:rPr>
        <w:fldChar w:fldCharType="separate"/>
      </w:r>
      <w:r>
        <w:rPr>
          <w:noProof/>
        </w:rPr>
        <w:t>100</w:t>
      </w:r>
      <w:r>
        <w:rPr>
          <w:noProof/>
        </w:rPr>
        <w:fldChar w:fldCharType="end"/>
      </w:r>
    </w:p>
    <w:p w14:paraId="0129052E" w14:textId="77777777" w:rsidR="008F001E" w:rsidRPr="00DF49EF" w:rsidRDefault="008F001E">
      <w:pPr>
        <w:pStyle w:val="TOC4"/>
        <w:rPr>
          <w:rFonts w:ascii="Aptos" w:eastAsia="Times New Roman" w:hAnsi="Aptos"/>
          <w:noProof/>
          <w:kern w:val="2"/>
          <w:sz w:val="24"/>
          <w:szCs w:val="24"/>
          <w:lang w:eastAsia="en-GB"/>
        </w:rPr>
      </w:pPr>
      <w:r>
        <w:rPr>
          <w:noProof/>
        </w:rPr>
        <w:t>4.3.6.3</w:t>
      </w:r>
      <w:r w:rsidRPr="00DF49EF">
        <w:rPr>
          <w:rFonts w:ascii="Aptos" w:eastAsia="Times New Roman" w:hAnsi="Aptos"/>
          <w:noProof/>
          <w:kern w:val="2"/>
          <w:sz w:val="24"/>
          <w:szCs w:val="24"/>
          <w:lang w:eastAsia="en-GB"/>
        </w:rPr>
        <w:tab/>
      </w:r>
      <w:r>
        <w:rPr>
          <w:noProof/>
        </w:rPr>
        <w:t>Unique key values in Information Elements (IEs)</w:t>
      </w:r>
      <w:r>
        <w:rPr>
          <w:noProof/>
        </w:rPr>
        <w:tab/>
      </w:r>
      <w:r>
        <w:rPr>
          <w:noProof/>
        </w:rPr>
        <w:fldChar w:fldCharType="begin" w:fldLock="1"/>
      </w:r>
      <w:r>
        <w:rPr>
          <w:noProof/>
        </w:rPr>
        <w:instrText xml:space="preserve"> PAGEREF _Toc224925044 \h </w:instrText>
      </w:r>
      <w:r>
        <w:rPr>
          <w:noProof/>
        </w:rPr>
      </w:r>
      <w:r>
        <w:rPr>
          <w:noProof/>
        </w:rPr>
        <w:fldChar w:fldCharType="separate"/>
      </w:r>
      <w:r>
        <w:rPr>
          <w:noProof/>
        </w:rPr>
        <w:t>101</w:t>
      </w:r>
      <w:r>
        <w:rPr>
          <w:noProof/>
        </w:rPr>
        <w:fldChar w:fldCharType="end"/>
      </w:r>
    </w:p>
    <w:p w14:paraId="1DB8751A" w14:textId="77777777" w:rsidR="008F001E" w:rsidRPr="00DF49EF" w:rsidRDefault="008F001E">
      <w:pPr>
        <w:pStyle w:val="TOC4"/>
        <w:rPr>
          <w:rFonts w:ascii="Aptos" w:eastAsia="Times New Roman" w:hAnsi="Aptos"/>
          <w:noProof/>
          <w:kern w:val="2"/>
          <w:sz w:val="24"/>
          <w:szCs w:val="24"/>
          <w:lang w:eastAsia="en-GB"/>
        </w:rPr>
      </w:pPr>
      <w:r>
        <w:rPr>
          <w:noProof/>
        </w:rPr>
        <w:t>4.3.6.4</w:t>
      </w:r>
      <w:r w:rsidRPr="00DF49EF">
        <w:rPr>
          <w:rFonts w:ascii="Aptos" w:eastAsia="Times New Roman" w:hAnsi="Aptos"/>
          <w:noProof/>
          <w:kern w:val="2"/>
          <w:sz w:val="24"/>
          <w:szCs w:val="24"/>
          <w:lang w:eastAsia="en-GB"/>
        </w:rPr>
        <w:tab/>
      </w:r>
      <w:r>
        <w:rPr>
          <w:noProof/>
        </w:rPr>
        <w:t>The valid format and range of values for IEs</w:t>
      </w:r>
      <w:r>
        <w:rPr>
          <w:noProof/>
        </w:rPr>
        <w:tab/>
      </w:r>
      <w:r>
        <w:rPr>
          <w:noProof/>
        </w:rPr>
        <w:fldChar w:fldCharType="begin" w:fldLock="1"/>
      </w:r>
      <w:r>
        <w:rPr>
          <w:noProof/>
        </w:rPr>
        <w:instrText xml:space="preserve"> PAGEREF _Toc224925045 \h </w:instrText>
      </w:r>
      <w:r>
        <w:rPr>
          <w:noProof/>
        </w:rPr>
      </w:r>
      <w:r>
        <w:rPr>
          <w:noProof/>
        </w:rPr>
        <w:fldChar w:fldCharType="separate"/>
      </w:r>
      <w:r>
        <w:rPr>
          <w:noProof/>
        </w:rPr>
        <w:t>102</w:t>
      </w:r>
      <w:r>
        <w:rPr>
          <w:noProof/>
        </w:rPr>
        <w:fldChar w:fldCharType="end"/>
      </w:r>
    </w:p>
    <w:p w14:paraId="4871338C" w14:textId="77777777" w:rsidR="008F001E" w:rsidRPr="00DF49EF" w:rsidRDefault="008F001E">
      <w:pPr>
        <w:pStyle w:val="TOC2"/>
        <w:rPr>
          <w:rFonts w:ascii="Aptos" w:eastAsia="Times New Roman" w:hAnsi="Aptos"/>
          <w:noProof/>
          <w:kern w:val="2"/>
          <w:sz w:val="24"/>
          <w:szCs w:val="24"/>
          <w:lang w:eastAsia="en-GB"/>
        </w:rPr>
      </w:pPr>
      <w:r>
        <w:rPr>
          <w:noProof/>
        </w:rPr>
        <w:t>4.4</w:t>
      </w:r>
      <w:r w:rsidRPr="00DF49EF">
        <w:rPr>
          <w:rFonts w:ascii="Aptos" w:eastAsia="Times New Roman" w:hAnsi="Aptos"/>
          <w:noProof/>
          <w:kern w:val="2"/>
          <w:sz w:val="24"/>
          <w:szCs w:val="24"/>
          <w:lang w:eastAsia="en-GB"/>
        </w:rPr>
        <w:tab/>
      </w:r>
      <w:r>
        <w:rPr>
          <w:noProof/>
        </w:rPr>
        <w:t>Basic vulnerability testing requirements</w:t>
      </w:r>
      <w:r>
        <w:rPr>
          <w:noProof/>
        </w:rPr>
        <w:tab/>
      </w:r>
      <w:r>
        <w:rPr>
          <w:noProof/>
        </w:rPr>
        <w:fldChar w:fldCharType="begin" w:fldLock="1"/>
      </w:r>
      <w:r>
        <w:rPr>
          <w:noProof/>
        </w:rPr>
        <w:instrText xml:space="preserve"> PAGEREF _Toc224925046 \h </w:instrText>
      </w:r>
      <w:r>
        <w:rPr>
          <w:noProof/>
        </w:rPr>
      </w:r>
      <w:r>
        <w:rPr>
          <w:noProof/>
        </w:rPr>
        <w:fldChar w:fldCharType="separate"/>
      </w:r>
      <w:r>
        <w:rPr>
          <w:noProof/>
        </w:rPr>
        <w:t>103</w:t>
      </w:r>
      <w:r>
        <w:rPr>
          <w:noProof/>
        </w:rPr>
        <w:fldChar w:fldCharType="end"/>
      </w:r>
    </w:p>
    <w:p w14:paraId="39D363AE" w14:textId="77777777" w:rsidR="008F001E" w:rsidRPr="00DF49EF" w:rsidRDefault="008F001E">
      <w:pPr>
        <w:pStyle w:val="TOC3"/>
        <w:rPr>
          <w:rFonts w:ascii="Aptos" w:eastAsia="Times New Roman" w:hAnsi="Aptos"/>
          <w:noProof/>
          <w:kern w:val="2"/>
          <w:sz w:val="24"/>
          <w:szCs w:val="24"/>
          <w:lang w:eastAsia="en-GB"/>
        </w:rPr>
      </w:pPr>
      <w:r>
        <w:rPr>
          <w:noProof/>
        </w:rPr>
        <w:t>4.4.1</w:t>
      </w:r>
      <w:r w:rsidRPr="00DF49EF">
        <w:rPr>
          <w:rFonts w:ascii="Aptos" w:eastAsia="Times New Roman"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_Toc224925047 \h </w:instrText>
      </w:r>
      <w:r>
        <w:rPr>
          <w:noProof/>
        </w:rPr>
      </w:r>
      <w:r>
        <w:rPr>
          <w:noProof/>
        </w:rPr>
        <w:fldChar w:fldCharType="separate"/>
      </w:r>
      <w:r>
        <w:rPr>
          <w:noProof/>
        </w:rPr>
        <w:t>103</w:t>
      </w:r>
      <w:r>
        <w:rPr>
          <w:noProof/>
        </w:rPr>
        <w:fldChar w:fldCharType="end"/>
      </w:r>
    </w:p>
    <w:p w14:paraId="7DA3D5E3" w14:textId="77777777" w:rsidR="008F001E" w:rsidRPr="00DF49EF" w:rsidRDefault="008F001E">
      <w:pPr>
        <w:pStyle w:val="TOC3"/>
        <w:rPr>
          <w:rFonts w:ascii="Aptos" w:eastAsia="Times New Roman" w:hAnsi="Aptos"/>
          <w:noProof/>
          <w:kern w:val="2"/>
          <w:sz w:val="24"/>
          <w:szCs w:val="24"/>
          <w:lang w:eastAsia="en-GB"/>
        </w:rPr>
      </w:pPr>
      <w:r>
        <w:rPr>
          <w:noProof/>
        </w:rPr>
        <w:t>4.4.2</w:t>
      </w:r>
      <w:r w:rsidRPr="00DF49EF">
        <w:rPr>
          <w:rFonts w:ascii="Aptos" w:eastAsia="Times New Roman" w:hAnsi="Aptos"/>
          <w:noProof/>
          <w:kern w:val="2"/>
          <w:sz w:val="24"/>
          <w:szCs w:val="24"/>
          <w:lang w:eastAsia="en-GB"/>
        </w:rPr>
        <w:tab/>
      </w:r>
      <w:r>
        <w:rPr>
          <w:noProof/>
          <w:lang w:eastAsia="zh-CN"/>
        </w:rPr>
        <w:t>Port scanning</w:t>
      </w:r>
      <w:r>
        <w:rPr>
          <w:noProof/>
        </w:rPr>
        <w:tab/>
      </w:r>
      <w:r>
        <w:rPr>
          <w:noProof/>
        </w:rPr>
        <w:fldChar w:fldCharType="begin" w:fldLock="1"/>
      </w:r>
      <w:r>
        <w:rPr>
          <w:noProof/>
        </w:rPr>
        <w:instrText xml:space="preserve"> PAGEREF _Toc224925048 \h </w:instrText>
      </w:r>
      <w:r>
        <w:rPr>
          <w:noProof/>
        </w:rPr>
      </w:r>
      <w:r>
        <w:rPr>
          <w:noProof/>
        </w:rPr>
        <w:fldChar w:fldCharType="separate"/>
      </w:r>
      <w:r>
        <w:rPr>
          <w:noProof/>
        </w:rPr>
        <w:t>103</w:t>
      </w:r>
      <w:r>
        <w:rPr>
          <w:noProof/>
        </w:rPr>
        <w:fldChar w:fldCharType="end"/>
      </w:r>
    </w:p>
    <w:p w14:paraId="115150D7" w14:textId="77777777" w:rsidR="008F001E" w:rsidRPr="00DF49EF" w:rsidRDefault="008F001E">
      <w:pPr>
        <w:pStyle w:val="TOC3"/>
        <w:rPr>
          <w:rFonts w:ascii="Aptos" w:eastAsia="Times New Roman" w:hAnsi="Aptos"/>
          <w:noProof/>
          <w:kern w:val="2"/>
          <w:sz w:val="24"/>
          <w:szCs w:val="24"/>
          <w:lang w:eastAsia="en-GB"/>
        </w:rPr>
      </w:pPr>
      <w:r>
        <w:rPr>
          <w:noProof/>
        </w:rPr>
        <w:t>4.4.3</w:t>
      </w:r>
      <w:r w:rsidRPr="00DF49EF">
        <w:rPr>
          <w:rFonts w:ascii="Aptos" w:eastAsia="Times New Roman" w:hAnsi="Aptos"/>
          <w:noProof/>
          <w:kern w:val="2"/>
          <w:sz w:val="24"/>
          <w:szCs w:val="24"/>
          <w:lang w:eastAsia="en-GB"/>
        </w:rPr>
        <w:tab/>
      </w:r>
      <w:r>
        <w:rPr>
          <w:noProof/>
          <w:lang w:eastAsia="zh-CN"/>
        </w:rPr>
        <w:t>Vulnerability scanning</w:t>
      </w:r>
      <w:r>
        <w:rPr>
          <w:noProof/>
        </w:rPr>
        <w:tab/>
      </w:r>
      <w:r>
        <w:rPr>
          <w:noProof/>
        </w:rPr>
        <w:fldChar w:fldCharType="begin" w:fldLock="1"/>
      </w:r>
      <w:r>
        <w:rPr>
          <w:noProof/>
        </w:rPr>
        <w:instrText xml:space="preserve"> PAGEREF _Toc224925049 \h </w:instrText>
      </w:r>
      <w:r>
        <w:rPr>
          <w:noProof/>
        </w:rPr>
      </w:r>
      <w:r>
        <w:rPr>
          <w:noProof/>
        </w:rPr>
        <w:fldChar w:fldCharType="separate"/>
      </w:r>
      <w:r>
        <w:rPr>
          <w:noProof/>
        </w:rPr>
        <w:t>105</w:t>
      </w:r>
      <w:r>
        <w:rPr>
          <w:noProof/>
        </w:rPr>
        <w:fldChar w:fldCharType="end"/>
      </w:r>
    </w:p>
    <w:p w14:paraId="779706D1" w14:textId="77777777" w:rsidR="008F001E" w:rsidRPr="00DF49EF" w:rsidRDefault="008F001E">
      <w:pPr>
        <w:pStyle w:val="TOC3"/>
        <w:rPr>
          <w:rFonts w:ascii="Aptos" w:eastAsia="Times New Roman" w:hAnsi="Aptos"/>
          <w:noProof/>
          <w:kern w:val="2"/>
          <w:sz w:val="24"/>
          <w:szCs w:val="24"/>
          <w:lang w:eastAsia="en-GB"/>
        </w:rPr>
      </w:pPr>
      <w:r>
        <w:rPr>
          <w:noProof/>
        </w:rPr>
        <w:t>4.4.4</w:t>
      </w:r>
      <w:r w:rsidRPr="00DF49EF">
        <w:rPr>
          <w:rFonts w:ascii="Aptos" w:eastAsia="Times New Roman" w:hAnsi="Aptos"/>
          <w:noProof/>
          <w:kern w:val="2"/>
          <w:sz w:val="24"/>
          <w:szCs w:val="24"/>
          <w:lang w:eastAsia="en-GB"/>
        </w:rPr>
        <w:tab/>
      </w:r>
      <w:r>
        <w:rPr>
          <w:noProof/>
        </w:rPr>
        <w:t>Robustness and fuzz testing</w:t>
      </w:r>
      <w:r>
        <w:rPr>
          <w:noProof/>
        </w:rPr>
        <w:tab/>
      </w:r>
      <w:r>
        <w:rPr>
          <w:noProof/>
        </w:rPr>
        <w:fldChar w:fldCharType="begin" w:fldLock="1"/>
      </w:r>
      <w:r>
        <w:rPr>
          <w:noProof/>
        </w:rPr>
        <w:instrText xml:space="preserve"> PAGEREF _Toc224925050 \h </w:instrText>
      </w:r>
      <w:r>
        <w:rPr>
          <w:noProof/>
        </w:rPr>
      </w:r>
      <w:r>
        <w:rPr>
          <w:noProof/>
        </w:rPr>
        <w:fldChar w:fldCharType="separate"/>
      </w:r>
      <w:r>
        <w:rPr>
          <w:noProof/>
        </w:rPr>
        <w:t>106</w:t>
      </w:r>
      <w:r>
        <w:rPr>
          <w:noProof/>
        </w:rPr>
        <w:fldChar w:fldCharType="end"/>
      </w:r>
    </w:p>
    <w:p w14:paraId="77ED8166" w14:textId="77777777" w:rsidR="008F001E" w:rsidRPr="00DF49EF" w:rsidRDefault="008F001E" w:rsidP="008F001E">
      <w:pPr>
        <w:pStyle w:val="TOC8"/>
        <w:rPr>
          <w:rFonts w:ascii="Aptos" w:eastAsia="Times New Roman" w:hAnsi="Aptos"/>
          <w:b w:val="0"/>
          <w:noProof/>
          <w:kern w:val="2"/>
          <w:sz w:val="24"/>
          <w:szCs w:val="24"/>
          <w:lang w:eastAsia="en-GB"/>
        </w:rPr>
      </w:pPr>
      <w:r>
        <w:rPr>
          <w:noProof/>
        </w:rPr>
        <w:t>Annex A (informative):</w:t>
      </w:r>
      <w:r>
        <w:rPr>
          <w:noProof/>
        </w:rPr>
        <w:tab/>
        <w:t>Change history</w:t>
      </w:r>
      <w:r>
        <w:rPr>
          <w:noProof/>
        </w:rPr>
        <w:tab/>
      </w:r>
      <w:r>
        <w:rPr>
          <w:noProof/>
        </w:rPr>
        <w:fldChar w:fldCharType="begin" w:fldLock="1"/>
      </w:r>
      <w:r>
        <w:rPr>
          <w:noProof/>
        </w:rPr>
        <w:instrText xml:space="preserve"> PAGEREF _Toc224925051 \h </w:instrText>
      </w:r>
      <w:r>
        <w:rPr>
          <w:noProof/>
        </w:rPr>
      </w:r>
      <w:r>
        <w:rPr>
          <w:noProof/>
        </w:rPr>
        <w:fldChar w:fldCharType="separate"/>
      </w:r>
      <w:r>
        <w:rPr>
          <w:noProof/>
        </w:rPr>
        <w:t>108</w:t>
      </w:r>
      <w:r>
        <w:rPr>
          <w:noProof/>
        </w:rPr>
        <w:fldChar w:fldCharType="end"/>
      </w:r>
    </w:p>
    <w:p w14:paraId="6D8A2176" w14:textId="77777777" w:rsidR="00080512" w:rsidRPr="003D1C6D" w:rsidRDefault="005A193B" w:rsidP="003D1C6D">
      <w:r>
        <w:rPr>
          <w:noProof/>
          <w:sz w:val="22"/>
        </w:rPr>
        <w:fldChar w:fldCharType="end"/>
      </w:r>
    </w:p>
    <w:p w14:paraId="67328C00" w14:textId="77777777" w:rsidR="00080512" w:rsidRPr="00FD4A4B" w:rsidRDefault="00080512" w:rsidP="005A6876">
      <w:pPr>
        <w:pStyle w:val="Heading1"/>
      </w:pPr>
      <w:bookmarkStart w:id="4" w:name="_CRForeword"/>
      <w:bookmarkEnd w:id="4"/>
      <w:r w:rsidRPr="00FD4A4B">
        <w:br w:type="page"/>
      </w:r>
      <w:bookmarkStart w:id="5" w:name="_Toc19542347"/>
      <w:bookmarkStart w:id="6" w:name="_Toc35348349"/>
      <w:bookmarkStart w:id="7" w:name="_Toc224924918"/>
      <w:r w:rsidRPr="00FD4A4B">
        <w:t>Foreword</w:t>
      </w:r>
      <w:bookmarkEnd w:id="5"/>
      <w:bookmarkEnd w:id="6"/>
      <w:bookmarkEnd w:id="7"/>
    </w:p>
    <w:p w14:paraId="1931B7A4" w14:textId="77777777" w:rsidR="00FD4A4B" w:rsidRPr="007D259D" w:rsidRDefault="00FD4A4B" w:rsidP="005A6876">
      <w:r w:rsidRPr="007D259D">
        <w:t>This Technical Specification has been produced by the 3</w:t>
      </w:r>
      <w:r w:rsidRPr="007D259D">
        <w:rPr>
          <w:vertAlign w:val="superscript"/>
        </w:rPr>
        <w:t>rd</w:t>
      </w:r>
      <w:r w:rsidRPr="007D259D">
        <w:t xml:space="preserve"> Generation Partnership Project (3GPP).</w:t>
      </w:r>
    </w:p>
    <w:p w14:paraId="235EC7AD" w14:textId="77777777" w:rsidR="00FD4A4B" w:rsidRPr="007D259D" w:rsidRDefault="00FD4A4B" w:rsidP="005A6876">
      <w:r w:rsidRPr="007D259D">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061EFB10" w14:textId="77777777" w:rsidR="00FD4A4B" w:rsidRPr="007D259D" w:rsidRDefault="00FD4A4B" w:rsidP="005A6876">
      <w:pPr>
        <w:pStyle w:val="B1"/>
      </w:pPr>
      <w:r w:rsidRPr="007D259D">
        <w:t>Version x.y.z</w:t>
      </w:r>
    </w:p>
    <w:p w14:paraId="6D9245AA" w14:textId="77777777" w:rsidR="00FD4A4B" w:rsidRPr="007D259D" w:rsidRDefault="00FD4A4B" w:rsidP="005A6876">
      <w:pPr>
        <w:pStyle w:val="B1"/>
      </w:pPr>
      <w:r w:rsidRPr="007D259D">
        <w:t>where:</w:t>
      </w:r>
    </w:p>
    <w:p w14:paraId="1F877515" w14:textId="77777777" w:rsidR="00FD4A4B" w:rsidRPr="007D259D" w:rsidRDefault="00FD4A4B" w:rsidP="005A6876">
      <w:pPr>
        <w:pStyle w:val="B2"/>
      </w:pPr>
      <w:r w:rsidRPr="007D259D">
        <w:t>x</w:t>
      </w:r>
      <w:r w:rsidRPr="007D259D">
        <w:tab/>
        <w:t>the first digit:</w:t>
      </w:r>
    </w:p>
    <w:p w14:paraId="2AA376E1" w14:textId="77777777" w:rsidR="00FD4A4B" w:rsidRPr="007D259D" w:rsidRDefault="00FD4A4B" w:rsidP="00FD4A4B">
      <w:pPr>
        <w:pStyle w:val="B3"/>
      </w:pPr>
      <w:r w:rsidRPr="007D259D">
        <w:t>1</w:t>
      </w:r>
      <w:r w:rsidRPr="007D259D">
        <w:tab/>
        <w:t>presented to TSG for information;</w:t>
      </w:r>
    </w:p>
    <w:p w14:paraId="5C145DD1" w14:textId="77777777" w:rsidR="00FD4A4B" w:rsidRPr="007D259D" w:rsidRDefault="00FD4A4B" w:rsidP="00FD4A4B">
      <w:pPr>
        <w:pStyle w:val="B3"/>
      </w:pPr>
      <w:r w:rsidRPr="007D259D">
        <w:t>2</w:t>
      </w:r>
      <w:r w:rsidRPr="007D259D">
        <w:tab/>
        <w:t>presented to TSG for approval;</w:t>
      </w:r>
    </w:p>
    <w:p w14:paraId="14601117" w14:textId="77777777" w:rsidR="00FD4A4B" w:rsidRPr="007D259D" w:rsidRDefault="00FD4A4B" w:rsidP="00FD4A4B">
      <w:pPr>
        <w:pStyle w:val="B3"/>
      </w:pPr>
      <w:r w:rsidRPr="007D259D">
        <w:t>3</w:t>
      </w:r>
      <w:r w:rsidRPr="007D259D">
        <w:tab/>
        <w:t>or greater indicates TSG approved document under change control.</w:t>
      </w:r>
    </w:p>
    <w:p w14:paraId="447C63FD" w14:textId="77777777" w:rsidR="00FD4A4B" w:rsidRPr="007D259D" w:rsidRDefault="00FD4A4B" w:rsidP="00FD4A4B">
      <w:pPr>
        <w:pStyle w:val="B2"/>
      </w:pPr>
      <w:r w:rsidRPr="007D259D">
        <w:t>y</w:t>
      </w:r>
      <w:r w:rsidRPr="007D259D">
        <w:tab/>
        <w:t>the second digit is incremented for all changes of substance, i.e. technical enhancements, corrections, updates, etc.</w:t>
      </w:r>
    </w:p>
    <w:p w14:paraId="7314C96F" w14:textId="77777777" w:rsidR="00FD4A4B" w:rsidRDefault="00FD4A4B" w:rsidP="00FD4A4B">
      <w:pPr>
        <w:pStyle w:val="B2"/>
      </w:pPr>
      <w:r w:rsidRPr="007D259D">
        <w:t>z</w:t>
      </w:r>
      <w:r w:rsidRPr="007D259D">
        <w:tab/>
        <w:t>the third digit is incremented when editorial only changes have been incorporated in the document.</w:t>
      </w:r>
    </w:p>
    <w:p w14:paraId="7F809012" w14:textId="77777777" w:rsidR="0082151E" w:rsidRDefault="0082151E" w:rsidP="0082151E">
      <w:r>
        <w:t>In the present document, modal verbs have the following meanings:</w:t>
      </w:r>
    </w:p>
    <w:p w14:paraId="02240059" w14:textId="77777777" w:rsidR="0082151E" w:rsidRDefault="0082151E" w:rsidP="0082151E">
      <w:pPr>
        <w:pStyle w:val="EX"/>
      </w:pPr>
      <w:r w:rsidRPr="008C384C">
        <w:rPr>
          <w:b/>
        </w:rPr>
        <w:t>shall</w:t>
      </w:r>
      <w:r>
        <w:tab/>
        <w:t>indicates a mandatory requirement to do something</w:t>
      </w:r>
    </w:p>
    <w:p w14:paraId="3A2E08E9" w14:textId="77777777" w:rsidR="0082151E" w:rsidRDefault="0082151E" w:rsidP="0082151E">
      <w:pPr>
        <w:pStyle w:val="EX"/>
      </w:pPr>
      <w:r w:rsidRPr="008C384C">
        <w:rPr>
          <w:b/>
        </w:rPr>
        <w:t>shall not</w:t>
      </w:r>
      <w:r>
        <w:tab/>
        <w:t>indicates an interdiction (prohibition) to do something</w:t>
      </w:r>
    </w:p>
    <w:p w14:paraId="13189D6E" w14:textId="77777777" w:rsidR="0082151E" w:rsidRPr="004D3578" w:rsidRDefault="0082151E" w:rsidP="0082151E">
      <w:r>
        <w:t>The constructions "shall" and "shall not" are confined to the context of normative provisions, and do not appear in Technical Reports.</w:t>
      </w:r>
    </w:p>
    <w:p w14:paraId="325C33B8" w14:textId="77777777" w:rsidR="0082151E" w:rsidRPr="004D3578" w:rsidRDefault="0082151E" w:rsidP="0082151E">
      <w:r>
        <w:t xml:space="preserve">The constructions "must" and "must not" are not used as substitutes for "shall" and "shall not". Their use is avoided insofar as possible, and they are </w:t>
      </w:r>
      <w:r w:rsidRPr="001F1132">
        <w:t>not</w:t>
      </w:r>
      <w:r>
        <w:t xml:space="preserve"> used in a normative context except in a direct citation from an external, referenced, non-3GPP document, or so as to maintain continuity of style when extending or modifying the provisions of such a referenced document.</w:t>
      </w:r>
    </w:p>
    <w:p w14:paraId="1638DA82" w14:textId="77777777" w:rsidR="0082151E" w:rsidRDefault="0082151E" w:rsidP="0082151E">
      <w:pPr>
        <w:pStyle w:val="EX"/>
      </w:pPr>
      <w:r w:rsidRPr="008C384C">
        <w:rPr>
          <w:b/>
        </w:rPr>
        <w:t>should</w:t>
      </w:r>
      <w:r>
        <w:tab/>
        <w:t>indicates a recommendation to do something</w:t>
      </w:r>
    </w:p>
    <w:p w14:paraId="1E237DB4" w14:textId="77777777" w:rsidR="0082151E" w:rsidRDefault="0082151E" w:rsidP="0082151E">
      <w:pPr>
        <w:pStyle w:val="EX"/>
      </w:pPr>
      <w:r w:rsidRPr="008C384C">
        <w:rPr>
          <w:b/>
        </w:rPr>
        <w:t>should not</w:t>
      </w:r>
      <w:r>
        <w:tab/>
        <w:t>indicates a recommendation not to do something</w:t>
      </w:r>
    </w:p>
    <w:p w14:paraId="529A1903" w14:textId="77777777" w:rsidR="0082151E" w:rsidRDefault="0082151E" w:rsidP="0082151E">
      <w:pPr>
        <w:pStyle w:val="EX"/>
      </w:pPr>
      <w:r w:rsidRPr="00774DA4">
        <w:rPr>
          <w:b/>
        </w:rPr>
        <w:t>may</w:t>
      </w:r>
      <w:r>
        <w:tab/>
        <w:t>indicates permission to do something</w:t>
      </w:r>
    </w:p>
    <w:p w14:paraId="7CBE71E3" w14:textId="77777777" w:rsidR="0082151E" w:rsidRDefault="0082151E" w:rsidP="0082151E">
      <w:pPr>
        <w:pStyle w:val="EX"/>
      </w:pPr>
      <w:r w:rsidRPr="00774DA4">
        <w:rPr>
          <w:b/>
        </w:rPr>
        <w:t>need not</w:t>
      </w:r>
      <w:r>
        <w:tab/>
        <w:t>indicates permission not to do something</w:t>
      </w:r>
    </w:p>
    <w:p w14:paraId="3123FD96" w14:textId="77777777" w:rsidR="0082151E" w:rsidRDefault="0082151E" w:rsidP="0082151E">
      <w:r>
        <w:t>The construction "may not" is ambiguous and is not used in normative elements. The unambiguous constructions "might not" or "shall not" are used instead, depending upon the meaning intended.</w:t>
      </w:r>
    </w:p>
    <w:p w14:paraId="4CC44187" w14:textId="77777777" w:rsidR="0082151E" w:rsidRDefault="0082151E" w:rsidP="0082151E">
      <w:pPr>
        <w:pStyle w:val="EX"/>
      </w:pPr>
      <w:r w:rsidRPr="00774DA4">
        <w:rPr>
          <w:b/>
        </w:rPr>
        <w:t>can</w:t>
      </w:r>
      <w:r>
        <w:tab/>
        <w:t>indicates that something is possible</w:t>
      </w:r>
    </w:p>
    <w:p w14:paraId="2012B050" w14:textId="77777777" w:rsidR="0082151E" w:rsidRDefault="0082151E" w:rsidP="0082151E">
      <w:pPr>
        <w:pStyle w:val="EX"/>
      </w:pPr>
      <w:r w:rsidRPr="00774DA4">
        <w:rPr>
          <w:b/>
        </w:rPr>
        <w:t>cannot</w:t>
      </w:r>
      <w:r>
        <w:tab/>
        <w:t>indicates that something is impossible</w:t>
      </w:r>
    </w:p>
    <w:p w14:paraId="08029F7E" w14:textId="77777777" w:rsidR="0082151E" w:rsidRDefault="0082151E" w:rsidP="0082151E">
      <w:r>
        <w:t>The constructions "can" and "cannot" are not substitutes for "may" and "need not".</w:t>
      </w:r>
    </w:p>
    <w:p w14:paraId="67AD619D" w14:textId="77777777" w:rsidR="0082151E" w:rsidRDefault="0082151E" w:rsidP="0082151E">
      <w:pPr>
        <w:pStyle w:val="EX"/>
      </w:pPr>
      <w:r w:rsidRPr="00774DA4">
        <w:rPr>
          <w:b/>
        </w:rPr>
        <w:t>will</w:t>
      </w:r>
      <w:r>
        <w:tab/>
        <w:t>indicates that something is certain or expected to happen as a result of action taken by an agency the behaviour of which is outside the scope of the present document</w:t>
      </w:r>
    </w:p>
    <w:p w14:paraId="0186B0C3" w14:textId="77777777" w:rsidR="0082151E" w:rsidRDefault="0082151E" w:rsidP="0082151E">
      <w:pPr>
        <w:pStyle w:val="EX"/>
      </w:pPr>
      <w:r w:rsidRPr="00774DA4">
        <w:rPr>
          <w:b/>
        </w:rPr>
        <w:t>will</w:t>
      </w:r>
      <w:r>
        <w:rPr>
          <w:b/>
        </w:rPr>
        <w:t xml:space="preserve"> not</w:t>
      </w:r>
      <w:r>
        <w:tab/>
        <w:t>indicates that something is certain or expected not to happen as a result of action taken by an agency the behaviour of which is outside the scope of the present document</w:t>
      </w:r>
    </w:p>
    <w:p w14:paraId="2737CB75" w14:textId="77777777" w:rsidR="0082151E" w:rsidRDefault="0082151E" w:rsidP="0082151E">
      <w:pPr>
        <w:pStyle w:val="EX"/>
      </w:pPr>
      <w:r>
        <w:rPr>
          <w:b/>
        </w:rPr>
        <w:t>might</w:t>
      </w:r>
      <w:r w:rsidRPr="001F1132">
        <w:tab/>
        <w:t xml:space="preserve">indicates a likelihood that something will happen as a result of </w:t>
      </w:r>
      <w:r>
        <w:t xml:space="preserve">action taken by </w:t>
      </w:r>
      <w:r w:rsidRPr="001F1132">
        <w:t>some agency the</w:t>
      </w:r>
      <w:r>
        <w:t xml:space="preserve"> behaviour of which is outside the scope of the present document</w:t>
      </w:r>
    </w:p>
    <w:p w14:paraId="22851E33" w14:textId="77777777" w:rsidR="0082151E" w:rsidRDefault="0082151E" w:rsidP="0082151E">
      <w:pPr>
        <w:pStyle w:val="EX"/>
      </w:pPr>
      <w:r>
        <w:rPr>
          <w:b/>
        </w:rPr>
        <w:t>might not</w:t>
      </w:r>
      <w:r w:rsidRPr="001F1132">
        <w:tab/>
        <w:t xml:space="preserve">indicates a likelihood that something will </w:t>
      </w:r>
      <w:r>
        <w:t xml:space="preserve">not </w:t>
      </w:r>
      <w:r w:rsidRPr="001F1132">
        <w:t xml:space="preserve">happen as a result of </w:t>
      </w:r>
      <w:r>
        <w:t xml:space="preserve">action taken by </w:t>
      </w:r>
      <w:r w:rsidRPr="001F1132">
        <w:t>some agency the</w:t>
      </w:r>
      <w:r>
        <w:t xml:space="preserve"> behaviour of which is outside the scope of the present document</w:t>
      </w:r>
    </w:p>
    <w:p w14:paraId="67E44F92" w14:textId="77777777" w:rsidR="0082151E" w:rsidRDefault="0082151E" w:rsidP="0082151E">
      <w:r>
        <w:t>In addition:</w:t>
      </w:r>
    </w:p>
    <w:p w14:paraId="3CCD8FB5" w14:textId="77777777" w:rsidR="0082151E" w:rsidRDefault="0082151E" w:rsidP="0082151E">
      <w:pPr>
        <w:pStyle w:val="EX"/>
      </w:pPr>
      <w:r w:rsidRPr="00647114">
        <w:rPr>
          <w:b/>
        </w:rPr>
        <w:t>is</w:t>
      </w:r>
      <w:r>
        <w:tab/>
        <w:t>(or any other verb in the indicative mood) indicates a statement of fact</w:t>
      </w:r>
    </w:p>
    <w:p w14:paraId="350EF80F" w14:textId="77777777" w:rsidR="0082151E" w:rsidRDefault="0082151E" w:rsidP="0082151E">
      <w:pPr>
        <w:pStyle w:val="EX"/>
      </w:pPr>
      <w:r w:rsidRPr="00647114">
        <w:rPr>
          <w:b/>
        </w:rPr>
        <w:t>is not</w:t>
      </w:r>
      <w:r>
        <w:tab/>
        <w:t>(or any other negative verb in the indicative mood) indicates a statement of fact</w:t>
      </w:r>
    </w:p>
    <w:p w14:paraId="1A4F211B" w14:textId="77777777" w:rsidR="0082151E" w:rsidRPr="007D259D" w:rsidRDefault="0082151E" w:rsidP="0082151E">
      <w:pPr>
        <w:pStyle w:val="B2"/>
        <w:ind w:left="0" w:firstLine="0"/>
      </w:pPr>
      <w:r>
        <w:t>The constructions "is" and "is not" do not indicate requirements.</w:t>
      </w:r>
    </w:p>
    <w:p w14:paraId="68B5D17D" w14:textId="77777777" w:rsidR="00080512" w:rsidRPr="00FD4A4B" w:rsidRDefault="00080512">
      <w:pPr>
        <w:pStyle w:val="Heading1"/>
      </w:pPr>
      <w:bookmarkStart w:id="8" w:name="_CR1"/>
      <w:bookmarkEnd w:id="8"/>
      <w:r w:rsidRPr="00FD4A4B">
        <w:br w:type="page"/>
      </w:r>
      <w:bookmarkStart w:id="9" w:name="_Toc19542348"/>
      <w:bookmarkStart w:id="10" w:name="_Toc35348350"/>
      <w:bookmarkStart w:id="11" w:name="_Toc224924919"/>
      <w:r w:rsidRPr="00FD4A4B">
        <w:t>1</w:t>
      </w:r>
      <w:r w:rsidRPr="00FD4A4B">
        <w:tab/>
        <w:t>Scope</w:t>
      </w:r>
      <w:bookmarkEnd w:id="9"/>
      <w:bookmarkEnd w:id="10"/>
      <w:bookmarkEnd w:id="11"/>
    </w:p>
    <w:p w14:paraId="22328998" w14:textId="77777777" w:rsidR="00F51DE4" w:rsidRPr="00FD4A4B" w:rsidRDefault="00F51DE4" w:rsidP="00F51DE4">
      <w:pPr>
        <w:rPr>
          <w:lang w:eastAsia="zh-CN"/>
        </w:rPr>
      </w:pPr>
      <w:r w:rsidRPr="00FD4A4B">
        <w:t>The present document</w:t>
      </w:r>
      <w:r w:rsidRPr="00FD4A4B">
        <w:rPr>
          <w:lang w:eastAsia="zh-CN"/>
        </w:rPr>
        <w:t xml:space="preserve"> </w:t>
      </w:r>
      <w:r w:rsidRPr="00FD4A4B">
        <w:t>contains objectives, requirements and test cases that are deemed applicable, possibly after adaptation, to several network product classes.</w:t>
      </w:r>
    </w:p>
    <w:p w14:paraId="07D55640" w14:textId="77777777" w:rsidR="002764D2" w:rsidRPr="00FD4A4B" w:rsidRDefault="0078115E" w:rsidP="002764D2">
      <w:r>
        <w:rPr>
          <w:lang w:eastAsia="zh-CN"/>
        </w:rPr>
        <w:t>S</w:t>
      </w:r>
      <w:r w:rsidR="00F51DE4" w:rsidRPr="00FD4A4B">
        <w:rPr>
          <w:lang w:eastAsia="zh-CN"/>
        </w:rPr>
        <w:t>everal network product classes share very similar if not identical security requirements for some aspects.</w:t>
      </w:r>
      <w:r w:rsidR="00E8520F" w:rsidRPr="00FD4A4B">
        <w:rPr>
          <w:lang w:eastAsia="zh-CN"/>
        </w:rPr>
        <w:t xml:space="preserve"> </w:t>
      </w:r>
      <w:r w:rsidR="00F51DE4" w:rsidRPr="00FD4A4B">
        <w:rPr>
          <w:lang w:eastAsia="zh-CN"/>
        </w:rPr>
        <w:t xml:space="preserve">Therefore, these are collected in this </w:t>
      </w:r>
      <w:r w:rsidR="00D139CE" w:rsidRPr="00FD4A4B">
        <w:rPr>
          <w:lang w:eastAsia="zh-CN"/>
        </w:rPr>
        <w:t>"</w:t>
      </w:r>
      <w:r w:rsidR="00F51DE4" w:rsidRPr="00FD4A4B">
        <w:rPr>
          <w:lang w:eastAsia="zh-CN"/>
        </w:rPr>
        <w:t>catalogue</w:t>
      </w:r>
      <w:r w:rsidR="00D139CE" w:rsidRPr="00FD4A4B">
        <w:rPr>
          <w:lang w:eastAsia="zh-CN"/>
        </w:rPr>
        <w:t>"</w:t>
      </w:r>
      <w:r w:rsidR="00F51DE4" w:rsidRPr="00FD4A4B">
        <w:rPr>
          <w:lang w:eastAsia="zh-CN"/>
        </w:rPr>
        <w:t xml:space="preserve"> document applicable to many network product classes. In addition to this catalogue,</w:t>
      </w:r>
      <w:r w:rsidR="00F51DE4" w:rsidRPr="00FD4A4B">
        <w:t xml:space="preserve"> requirements specific to different network product classes</w:t>
      </w:r>
      <w:r w:rsidR="00F51DE4" w:rsidRPr="00FD4A4B">
        <w:rPr>
          <w:lang w:eastAsia="zh-CN"/>
        </w:rPr>
        <w:t xml:space="preserve"> will be</w:t>
      </w:r>
      <w:r w:rsidR="00F51DE4" w:rsidRPr="00FD4A4B">
        <w:t xml:space="preserve"> captured in separate documents.</w:t>
      </w:r>
    </w:p>
    <w:p w14:paraId="1E5A9A69" w14:textId="77777777" w:rsidR="00080512" w:rsidRPr="00FD4A4B" w:rsidRDefault="00080512" w:rsidP="00153AE5">
      <w:pPr>
        <w:pStyle w:val="Heading1"/>
      </w:pPr>
      <w:bookmarkStart w:id="12" w:name="_CR2"/>
      <w:bookmarkStart w:id="13" w:name="_Toc19542349"/>
      <w:bookmarkStart w:id="14" w:name="_Toc35348351"/>
      <w:bookmarkStart w:id="15" w:name="_Toc224924920"/>
      <w:bookmarkEnd w:id="12"/>
      <w:r w:rsidRPr="00FD4A4B">
        <w:t>2</w:t>
      </w:r>
      <w:r w:rsidRPr="00FD4A4B">
        <w:tab/>
        <w:t>References</w:t>
      </w:r>
      <w:bookmarkEnd w:id="13"/>
      <w:bookmarkEnd w:id="14"/>
      <w:bookmarkEnd w:id="15"/>
    </w:p>
    <w:p w14:paraId="14E27AB9" w14:textId="77777777" w:rsidR="00080512" w:rsidRPr="00FD4A4B" w:rsidRDefault="00080512">
      <w:r w:rsidRPr="00FD4A4B">
        <w:t>The following documents contain provisions which, through reference in this text, constitute provisions of the present document.</w:t>
      </w:r>
    </w:p>
    <w:p w14:paraId="4F8AD71C" w14:textId="77777777" w:rsidR="00080512" w:rsidRPr="00FD4A4B" w:rsidRDefault="00080512">
      <w:pPr>
        <w:pStyle w:val="B1"/>
      </w:pPr>
      <w:r w:rsidRPr="00FD4A4B">
        <w:t>-</w:t>
      </w:r>
      <w:r w:rsidRPr="00FD4A4B">
        <w:tab/>
        <w:t>References are either specific (identified by date of publication, edition numbe</w:t>
      </w:r>
      <w:r w:rsidR="00DC4DA2" w:rsidRPr="00FD4A4B">
        <w:t>r, version number, etc.) or non</w:t>
      </w:r>
      <w:r w:rsidR="00DC4DA2" w:rsidRPr="00FD4A4B">
        <w:noBreakHyphen/>
      </w:r>
      <w:r w:rsidRPr="00FD4A4B">
        <w:t>specific.</w:t>
      </w:r>
    </w:p>
    <w:p w14:paraId="1C6B2717" w14:textId="77777777" w:rsidR="00080512" w:rsidRPr="00FD4A4B" w:rsidRDefault="00080512">
      <w:pPr>
        <w:pStyle w:val="B1"/>
      </w:pPr>
      <w:r w:rsidRPr="00FD4A4B">
        <w:t>-</w:t>
      </w:r>
      <w:r w:rsidRPr="00FD4A4B">
        <w:tab/>
        <w:t>For a specific reference, subsequent revisions do not apply.</w:t>
      </w:r>
    </w:p>
    <w:p w14:paraId="55C74FA2" w14:textId="77777777" w:rsidR="00080512" w:rsidRPr="00FD4A4B" w:rsidRDefault="00080512">
      <w:pPr>
        <w:pStyle w:val="B1"/>
      </w:pPr>
      <w:r w:rsidRPr="00FD4A4B">
        <w:t>-</w:t>
      </w:r>
      <w:r w:rsidRPr="00FD4A4B">
        <w:tab/>
        <w:t>For a non-specific reference, the latest version applies. In the case of a reference to a 3GPP document (including a GSM document), a non-specific reference implicitly refers to the latest version of that document</w:t>
      </w:r>
      <w:r w:rsidRPr="00FD4A4B">
        <w:rPr>
          <w:i/>
        </w:rPr>
        <w:t xml:space="preserve"> in the same Release as the present document</w:t>
      </w:r>
      <w:r w:rsidRPr="00FD4A4B">
        <w:t>.</w:t>
      </w:r>
    </w:p>
    <w:p w14:paraId="5A46CF1E" w14:textId="77777777" w:rsidR="00EC4A25" w:rsidRPr="00FD4A4B" w:rsidRDefault="00EC4A25" w:rsidP="00EC4A25">
      <w:pPr>
        <w:pStyle w:val="EX"/>
      </w:pPr>
      <w:r w:rsidRPr="00FD4A4B">
        <w:t>[1]</w:t>
      </w:r>
      <w:r w:rsidRPr="00FD4A4B">
        <w:tab/>
        <w:t xml:space="preserve">3GPP TR 21.905: </w:t>
      </w:r>
      <w:r w:rsidR="00D139CE" w:rsidRPr="00FD4A4B">
        <w:t>"</w:t>
      </w:r>
      <w:r w:rsidRPr="00FD4A4B">
        <w:t>Vocabulary for 3GPP Specifications</w:t>
      </w:r>
      <w:r w:rsidR="00D139CE" w:rsidRPr="00FD4A4B">
        <w:t>"</w:t>
      </w:r>
      <w:r w:rsidRPr="00FD4A4B">
        <w:t>.</w:t>
      </w:r>
    </w:p>
    <w:p w14:paraId="6984A6DC" w14:textId="77777777" w:rsidR="00EC4A25" w:rsidRPr="00FD4A4B" w:rsidRDefault="00EC4A25" w:rsidP="00EC4A25">
      <w:pPr>
        <w:pStyle w:val="EX"/>
      </w:pPr>
      <w:r w:rsidRPr="00FD4A4B">
        <w:t>[2]</w:t>
      </w:r>
      <w:r w:rsidRPr="00FD4A4B">
        <w:tab/>
      </w:r>
      <w:r w:rsidR="00BC1C03" w:rsidRPr="00BC1C03">
        <w:t>Void</w:t>
      </w:r>
    </w:p>
    <w:p w14:paraId="21023485" w14:textId="77777777" w:rsidR="00EC4A25" w:rsidRDefault="006D5002" w:rsidP="00EC4A25">
      <w:pPr>
        <w:pStyle w:val="EX"/>
      </w:pPr>
      <w:r w:rsidRPr="00FD4A4B">
        <w:t>[</w:t>
      </w:r>
      <w:r w:rsidR="009301BB">
        <w:t>3</w:t>
      </w:r>
      <w:r w:rsidRPr="00FD4A4B">
        <w:t>]</w:t>
      </w:r>
      <w:r w:rsidRPr="00FD4A4B">
        <w:tab/>
        <w:t>IETF RFC 3871</w:t>
      </w:r>
      <w:r w:rsidR="004013BB" w:rsidRPr="00FD4A4B">
        <w:t xml:space="preserve">: </w:t>
      </w:r>
      <w:r w:rsidR="00D139CE" w:rsidRPr="00FD4A4B">
        <w:t>"</w:t>
      </w:r>
      <w:r w:rsidR="004013BB" w:rsidRPr="00FD4A4B">
        <w:t>Operational Security Requirements for Large Internet Service Provider (ISP) IP Network Infrastructure</w:t>
      </w:r>
      <w:r w:rsidR="00D139CE" w:rsidRPr="00FD4A4B">
        <w:t>"</w:t>
      </w:r>
      <w:r w:rsidR="004013BB" w:rsidRPr="00FD4A4B">
        <w:t>.</w:t>
      </w:r>
    </w:p>
    <w:p w14:paraId="6CA589B0" w14:textId="77777777" w:rsidR="00EC0A20" w:rsidRDefault="00EC0A20" w:rsidP="00EC4A25">
      <w:pPr>
        <w:pStyle w:val="EX"/>
      </w:pPr>
      <w:r>
        <w:t>[4]</w:t>
      </w:r>
      <w:r>
        <w:tab/>
        <w:t>3GPP TR 33.926: "Security Assurance Specification (SCAS) threats and critical assets in 3GPP network product classes".</w:t>
      </w:r>
    </w:p>
    <w:p w14:paraId="25A007B2" w14:textId="77777777" w:rsidR="00322D26" w:rsidRDefault="00322D26" w:rsidP="00322D26">
      <w:pPr>
        <w:pStyle w:val="EX"/>
      </w:pPr>
      <w:r>
        <w:t>[5]</w:t>
      </w:r>
      <w:r>
        <w:tab/>
      </w:r>
      <w:r w:rsidR="00BC1C03" w:rsidRPr="00BC1C03">
        <w:t>Void</w:t>
      </w:r>
      <w:r>
        <w:t xml:space="preserve"> </w:t>
      </w:r>
    </w:p>
    <w:p w14:paraId="0753FABB" w14:textId="77777777" w:rsidR="00322D26" w:rsidRDefault="00322D26" w:rsidP="00322D26">
      <w:pPr>
        <w:pStyle w:val="EX"/>
      </w:pPr>
      <w:r>
        <w:t>[6</w:t>
      </w:r>
      <w:r w:rsidRPr="0015646B">
        <w:t>]</w:t>
      </w:r>
      <w:r>
        <w:tab/>
      </w:r>
      <w:r w:rsidR="00BC1C03" w:rsidRPr="00BC1C03">
        <w:t xml:space="preserve">Void </w:t>
      </w:r>
    </w:p>
    <w:p w14:paraId="3BC67ADA" w14:textId="77777777" w:rsidR="00322D26" w:rsidRDefault="00322D26" w:rsidP="00322D26">
      <w:pPr>
        <w:pStyle w:val="EX"/>
      </w:pPr>
      <w:r>
        <w:t>[7]</w:t>
      </w:r>
      <w:r>
        <w:tab/>
      </w:r>
      <w:r w:rsidR="00BC1C03" w:rsidRPr="00BC1C03">
        <w:t xml:space="preserve">Void </w:t>
      </w:r>
    </w:p>
    <w:p w14:paraId="4863C966" w14:textId="77777777" w:rsidR="00322D26" w:rsidRPr="005A68EA" w:rsidRDefault="00322D26" w:rsidP="00322D26">
      <w:pPr>
        <w:pStyle w:val="EX"/>
      </w:pPr>
      <w:r w:rsidRPr="00384933">
        <w:t>[</w:t>
      </w:r>
      <w:r>
        <w:t>8</w:t>
      </w:r>
      <w:r w:rsidRPr="00384933">
        <w:t>]</w:t>
      </w:r>
      <w:r w:rsidRPr="00384933">
        <w:tab/>
      </w:r>
      <w:r w:rsidR="00BC1C03">
        <w:t>Void</w:t>
      </w:r>
    </w:p>
    <w:p w14:paraId="37321D7B" w14:textId="77777777" w:rsidR="00322D26" w:rsidRDefault="003E0819" w:rsidP="00EC4A25">
      <w:pPr>
        <w:pStyle w:val="EX"/>
      </w:pPr>
      <w:r>
        <w:t>[9]</w:t>
      </w:r>
      <w:r>
        <w:tab/>
        <w:t>3GPP TS 33.310: "Network Domain Security (NDS); Authentication Framework (AF)".</w:t>
      </w:r>
    </w:p>
    <w:p w14:paraId="18A1BFD8" w14:textId="77777777" w:rsidR="008871DE" w:rsidRPr="009D7D28" w:rsidRDefault="008871DE" w:rsidP="00EC4A25">
      <w:pPr>
        <w:pStyle w:val="EX"/>
      </w:pPr>
      <w:r>
        <w:rPr>
          <w:rFonts w:hint="eastAsia"/>
          <w:lang w:eastAsia="zh-CN"/>
        </w:rPr>
        <w:t>[</w:t>
      </w:r>
      <w:r>
        <w:rPr>
          <w:lang w:eastAsia="zh-CN"/>
        </w:rPr>
        <w:t>10]</w:t>
      </w:r>
      <w:r>
        <w:rPr>
          <w:lang w:eastAsia="zh-CN"/>
        </w:rPr>
        <w:tab/>
      </w:r>
      <w:r w:rsidRPr="00747EEA">
        <w:t xml:space="preserve">3GPP TS 33.501: </w:t>
      </w:r>
      <w:r w:rsidRPr="009D7D28">
        <w:t>"</w:t>
      </w:r>
      <w:r w:rsidRPr="00861277">
        <w:t>Security architecture and procedures for 5G system</w:t>
      </w:r>
      <w:r w:rsidRPr="00EB7DCF">
        <w:t>"</w:t>
      </w:r>
      <w:r w:rsidRPr="0029748E">
        <w:t>.</w:t>
      </w:r>
    </w:p>
    <w:p w14:paraId="104971E0" w14:textId="125F6BE0" w:rsidR="008871DE" w:rsidRPr="00747EEA" w:rsidRDefault="008871DE" w:rsidP="008871DE">
      <w:pPr>
        <w:pStyle w:val="EX"/>
        <w:rPr>
          <w:lang w:eastAsia="zh-CN"/>
        </w:rPr>
      </w:pPr>
      <w:r w:rsidRPr="00861277">
        <w:rPr>
          <w:lang w:eastAsia="zh-CN"/>
        </w:rPr>
        <w:t>[1</w:t>
      </w:r>
      <w:r w:rsidRPr="00EB7DCF">
        <w:rPr>
          <w:lang w:eastAsia="zh-CN"/>
        </w:rPr>
        <w:t>1</w:t>
      </w:r>
      <w:r w:rsidRPr="0029748E">
        <w:rPr>
          <w:lang w:eastAsia="zh-CN"/>
        </w:rPr>
        <w:t>]</w:t>
      </w:r>
      <w:r w:rsidRPr="00747EEA">
        <w:rPr>
          <w:lang w:eastAsia="zh-CN"/>
        </w:rPr>
        <w:tab/>
      </w:r>
      <w:r w:rsidR="0049389E">
        <w:t>Void</w:t>
      </w:r>
    </w:p>
    <w:p w14:paraId="6CA25EE3" w14:textId="77777777" w:rsidR="008871DE" w:rsidRPr="00747EEA" w:rsidRDefault="008871DE" w:rsidP="008871DE">
      <w:pPr>
        <w:pStyle w:val="EX"/>
      </w:pPr>
      <w:r w:rsidRPr="00747EEA">
        <w:t>[12]</w:t>
      </w:r>
      <w:r w:rsidRPr="00747EEA">
        <w:tab/>
        <w:t>IETF RFC 6749: "OAuth2.0 Authorization Framework".</w:t>
      </w:r>
    </w:p>
    <w:p w14:paraId="2C1F135E" w14:textId="77777777" w:rsidR="008871DE" w:rsidRDefault="008871DE" w:rsidP="008871DE">
      <w:pPr>
        <w:pStyle w:val="EX"/>
      </w:pPr>
      <w:r w:rsidRPr="00747EEA">
        <w:rPr>
          <w:rFonts w:hint="eastAsia"/>
          <w:lang w:eastAsia="zh-CN"/>
        </w:rPr>
        <w:t>[</w:t>
      </w:r>
      <w:r w:rsidRPr="00747EEA">
        <w:rPr>
          <w:lang w:eastAsia="zh-CN"/>
        </w:rPr>
        <w:t>13]</w:t>
      </w:r>
      <w:r w:rsidRPr="00747EEA">
        <w:rPr>
          <w:lang w:eastAsia="zh-CN"/>
        </w:rPr>
        <w:tab/>
      </w:r>
      <w:r w:rsidRPr="00747EEA">
        <w:t xml:space="preserve">3GPP TS 29.501: </w:t>
      </w:r>
      <w:r w:rsidRPr="009D7D28">
        <w:t>"</w:t>
      </w:r>
      <w:r w:rsidRPr="00BE58C6">
        <w:t>Principles and Guidelines for Services Definition</w:t>
      </w:r>
      <w:r>
        <w:t>".</w:t>
      </w:r>
    </w:p>
    <w:p w14:paraId="3F36BC03" w14:textId="77777777" w:rsidR="005C7B99" w:rsidRDefault="005C7B99" w:rsidP="008871DE">
      <w:pPr>
        <w:pStyle w:val="EX"/>
      </w:pPr>
      <w:r>
        <w:t>[14]</w:t>
      </w:r>
      <w:r>
        <w:rPr>
          <w:lang w:eastAsia="zh-CN"/>
        </w:rPr>
        <w:tab/>
      </w:r>
      <w:r w:rsidR="00FE48E0">
        <w:t>Void</w:t>
      </w:r>
    </w:p>
    <w:p w14:paraId="31D7A824" w14:textId="77777777" w:rsidR="00870AC8" w:rsidRDefault="00870AC8" w:rsidP="008871DE">
      <w:pPr>
        <w:pStyle w:val="EX"/>
      </w:pPr>
      <w:r>
        <w:t>[15]</w:t>
      </w:r>
      <w:r>
        <w:tab/>
        <w:t>3GPP TS 33.210: "Network Domain Security (NDS); IP network layer security".</w:t>
      </w:r>
    </w:p>
    <w:p w14:paraId="395A39E1" w14:textId="77777777" w:rsidR="00FE48E0" w:rsidRDefault="00FE48E0" w:rsidP="00FE48E0">
      <w:pPr>
        <w:pStyle w:val="EX"/>
      </w:pPr>
      <w:r>
        <w:t>[16]</w:t>
      </w:r>
      <w:r>
        <w:tab/>
        <w:t>IETF RFC 7515:"</w:t>
      </w:r>
      <w:r w:rsidRPr="005C0264">
        <w:t>JSON Web Signature (JWS)</w:t>
      </w:r>
      <w:r>
        <w:t>"</w:t>
      </w:r>
      <w:r w:rsidR="004734D7">
        <w:t>.</w:t>
      </w:r>
    </w:p>
    <w:p w14:paraId="556B4D8B" w14:textId="77777777" w:rsidR="00FE48E0" w:rsidRDefault="00FE48E0" w:rsidP="00FE48E0">
      <w:pPr>
        <w:pStyle w:val="EX"/>
      </w:pPr>
      <w:r>
        <w:t>[17]</w:t>
      </w:r>
      <w:r>
        <w:tab/>
        <w:t>IETF RFC 7519:"</w:t>
      </w:r>
      <w:r w:rsidRPr="005C0264">
        <w:t>JSON Web Token (JWT)</w:t>
      </w:r>
      <w:r>
        <w:t>"</w:t>
      </w:r>
      <w:r w:rsidR="004734D7">
        <w:t>.</w:t>
      </w:r>
    </w:p>
    <w:p w14:paraId="108AC16A" w14:textId="77777777" w:rsidR="007B3C49" w:rsidRDefault="007B3C49" w:rsidP="007B3C49">
      <w:pPr>
        <w:pStyle w:val="EX"/>
      </w:pPr>
      <w:r>
        <w:t>[18]</w:t>
      </w:r>
      <w:r>
        <w:tab/>
        <w:t>3GPP TS 23.501: "</w:t>
      </w:r>
      <w:r w:rsidRPr="007B0C8B">
        <w:t>System Architecture for the 5G System</w:t>
      </w:r>
      <w:r>
        <w:t>".</w:t>
      </w:r>
    </w:p>
    <w:p w14:paraId="362AB2E9" w14:textId="77777777" w:rsidR="007B3C49" w:rsidRDefault="007B3C49" w:rsidP="007B3C49">
      <w:pPr>
        <w:pStyle w:val="EX"/>
      </w:pPr>
      <w:r>
        <w:t>[19]</w:t>
      </w:r>
      <w:r>
        <w:tab/>
        <w:t>3GPP TR 33.916: "</w:t>
      </w:r>
      <w:r>
        <w:rPr>
          <w:lang w:eastAsia="zh-CN"/>
        </w:rPr>
        <w:t>Security Assurance Methodology (SECAM) for 3GPP network products</w:t>
      </w:r>
      <w:r>
        <w:t>".</w:t>
      </w:r>
    </w:p>
    <w:p w14:paraId="1F1E5F5A" w14:textId="77777777" w:rsidR="00854FC4" w:rsidRDefault="00854FC4" w:rsidP="007B3C49">
      <w:pPr>
        <w:pStyle w:val="EX"/>
      </w:pPr>
      <w:r>
        <w:t>[20]</w:t>
      </w:r>
      <w:r>
        <w:tab/>
        <w:t>IETF RFC 7126: "</w:t>
      </w:r>
      <w:r w:rsidRPr="00FD6F5B">
        <w:rPr>
          <w:lang w:eastAsia="zh-CN"/>
        </w:rPr>
        <w:t>Recommendations on Filtering of IPv4 Packets Containing IPv4 Options</w:t>
      </w:r>
      <w:r>
        <w:t>".</w:t>
      </w:r>
    </w:p>
    <w:p w14:paraId="6B3CB6D7" w14:textId="77777777" w:rsidR="002575A9" w:rsidRDefault="002575A9" w:rsidP="007B3C49">
      <w:pPr>
        <w:pStyle w:val="EX"/>
      </w:pPr>
      <w:r>
        <w:t>[21]</w:t>
      </w:r>
      <w:r>
        <w:tab/>
        <w:t>3GPP TS 29.500: "</w:t>
      </w:r>
      <w:r w:rsidRPr="0032116D">
        <w:t>Technical Realization of Service Based Architecture</w:t>
      </w:r>
      <w:r>
        <w:t>".</w:t>
      </w:r>
    </w:p>
    <w:p w14:paraId="0FE048FC" w14:textId="52D71F6F" w:rsidR="0049389E" w:rsidRDefault="0049389E" w:rsidP="0049389E">
      <w:pPr>
        <w:pStyle w:val="EX"/>
        <w:rPr>
          <w:lang w:val="en-US"/>
        </w:rPr>
      </w:pPr>
      <w:r>
        <w:rPr>
          <w:lang w:val="en-US"/>
        </w:rPr>
        <w:t>[22]</w:t>
      </w:r>
      <w:r>
        <w:rPr>
          <w:lang w:val="en-US"/>
        </w:rPr>
        <w:tab/>
        <w:t xml:space="preserve">IETF RFC 9110: </w:t>
      </w:r>
      <w:r>
        <w:t>"HTTP Semantics"</w:t>
      </w:r>
      <w:r>
        <w:rPr>
          <w:lang w:val="en-US"/>
        </w:rPr>
        <w:t>.</w:t>
      </w:r>
    </w:p>
    <w:p w14:paraId="2A5C9309" w14:textId="19991925" w:rsidR="0049389E" w:rsidRDefault="0049389E" w:rsidP="0049389E">
      <w:pPr>
        <w:pStyle w:val="EX"/>
        <w:rPr>
          <w:lang w:val="en-US"/>
        </w:rPr>
      </w:pPr>
      <w:r>
        <w:rPr>
          <w:lang w:val="en-US"/>
        </w:rPr>
        <w:t>[23]</w:t>
      </w:r>
      <w:r>
        <w:rPr>
          <w:lang w:val="en-US"/>
        </w:rPr>
        <w:tab/>
        <w:t xml:space="preserve">IETF RFC 9113: </w:t>
      </w:r>
      <w:r>
        <w:t>"</w:t>
      </w:r>
      <w:r>
        <w:rPr>
          <w:lang w:val="en-US"/>
        </w:rPr>
        <w:t>HTTP/2</w:t>
      </w:r>
      <w:r>
        <w:t>"</w:t>
      </w:r>
      <w:r>
        <w:rPr>
          <w:lang w:val="en-US"/>
        </w:rPr>
        <w:t>.</w:t>
      </w:r>
    </w:p>
    <w:p w14:paraId="2E9471D8" w14:textId="77777777" w:rsidR="0049389E" w:rsidRPr="00FD4A4B" w:rsidRDefault="0049389E" w:rsidP="007B3C49">
      <w:pPr>
        <w:pStyle w:val="EX"/>
      </w:pPr>
    </w:p>
    <w:p w14:paraId="133F4A53" w14:textId="77777777" w:rsidR="00080512" w:rsidRPr="00FD4A4B" w:rsidRDefault="00080512">
      <w:pPr>
        <w:pStyle w:val="Heading1"/>
      </w:pPr>
      <w:bookmarkStart w:id="16" w:name="_CR3"/>
      <w:bookmarkStart w:id="17" w:name="_Toc19542350"/>
      <w:bookmarkStart w:id="18" w:name="_Toc35348352"/>
      <w:bookmarkStart w:id="19" w:name="_Toc224924921"/>
      <w:bookmarkEnd w:id="16"/>
      <w:r w:rsidRPr="00FD4A4B">
        <w:t>3</w:t>
      </w:r>
      <w:r w:rsidRPr="00FD4A4B">
        <w:tab/>
        <w:t>Definitions</w:t>
      </w:r>
      <w:r w:rsidR="008028A4" w:rsidRPr="00FD4A4B">
        <w:t xml:space="preserve"> and abbreviations</w:t>
      </w:r>
      <w:bookmarkEnd w:id="17"/>
      <w:bookmarkEnd w:id="18"/>
      <w:bookmarkEnd w:id="19"/>
    </w:p>
    <w:p w14:paraId="7E12FB22" w14:textId="77777777" w:rsidR="00080512" w:rsidRPr="00FD4A4B" w:rsidRDefault="00080512">
      <w:pPr>
        <w:pStyle w:val="Heading2"/>
      </w:pPr>
      <w:bookmarkStart w:id="20" w:name="_CR3_1"/>
      <w:bookmarkStart w:id="21" w:name="_Toc19542351"/>
      <w:bookmarkStart w:id="22" w:name="_Toc35348353"/>
      <w:bookmarkStart w:id="23" w:name="_Toc224924922"/>
      <w:bookmarkEnd w:id="20"/>
      <w:r w:rsidRPr="00FD4A4B">
        <w:t>3.1</w:t>
      </w:r>
      <w:r w:rsidRPr="00FD4A4B">
        <w:tab/>
        <w:t>Definitions</w:t>
      </w:r>
      <w:bookmarkEnd w:id="21"/>
      <w:bookmarkEnd w:id="22"/>
      <w:bookmarkEnd w:id="23"/>
    </w:p>
    <w:p w14:paraId="39395544" w14:textId="77777777" w:rsidR="00153AE5" w:rsidRDefault="00153AE5" w:rsidP="00153AE5">
      <w:r w:rsidRPr="00FD4A4B">
        <w:t>For the purposes of the present document, the terms and definitions given in TR 21.905 [1] and the following apply. A term defined in the present document takes precedence over the definition of the same term, if any, in TR 21.905 [1].</w:t>
      </w:r>
    </w:p>
    <w:p w14:paraId="6788ECBD" w14:textId="77777777" w:rsidR="00995847" w:rsidRDefault="00995847" w:rsidP="00995847">
      <w:pPr>
        <w:pStyle w:val="NO"/>
      </w:pPr>
      <w:r>
        <w:t xml:space="preserve">NOTE a: </w:t>
      </w:r>
      <w:r>
        <w:tab/>
        <w:t>T</w:t>
      </w:r>
      <w:r>
        <w:rPr>
          <w:lang w:eastAsia="zh-CN"/>
        </w:rPr>
        <w:t>he</w:t>
      </w:r>
      <w:r>
        <w:t xml:space="preserve"> term "User" appears multiple times in the present document. Though its definition in TR 21.905 [1] only takes human-beings for example, the actual meaning of "User" depends on the context.</w:t>
      </w:r>
    </w:p>
    <w:p w14:paraId="0AEF031A" w14:textId="77777777" w:rsidR="00A75409" w:rsidRDefault="00A75409" w:rsidP="00153AE5">
      <w:r w:rsidRPr="0037172A">
        <w:rPr>
          <w:b/>
        </w:rPr>
        <w:t xml:space="preserve">Automatic assessment tool: </w:t>
      </w:r>
      <w:r w:rsidRPr="00236842">
        <w:rPr>
          <w:bCs/>
        </w:rPr>
        <w:t>A software that operates with a minimal human intervention and aids the user in evaluation of the security of computer programs, systems and/or networks.</w:t>
      </w:r>
    </w:p>
    <w:p w14:paraId="0E56BA44" w14:textId="77777777" w:rsidR="009B521A" w:rsidRDefault="009B521A" w:rsidP="009B521A">
      <w:pPr>
        <w:rPr>
          <w:b/>
        </w:rPr>
      </w:pPr>
      <w:r w:rsidRPr="00C86A90">
        <w:rPr>
          <w:b/>
          <w:bCs/>
          <w:lang w:eastAsia="ja-JP"/>
        </w:rPr>
        <w:t>Developer:</w:t>
      </w:r>
      <w:r>
        <w:rPr>
          <w:lang w:eastAsia="ja-JP"/>
        </w:rPr>
        <w:t xml:space="preserve"> A creator </w:t>
      </w:r>
      <w:r w:rsidRPr="006A660F">
        <w:rPr>
          <w:lang w:eastAsia="ja-JP"/>
        </w:rPr>
        <w:t xml:space="preserve">of systems, components, or services </w:t>
      </w:r>
      <w:r>
        <w:rPr>
          <w:lang w:eastAsia="ja-JP"/>
        </w:rPr>
        <w:t>for use on or with a 3GPP network.</w:t>
      </w:r>
    </w:p>
    <w:p w14:paraId="3034708F" w14:textId="77777777" w:rsidR="009B521A" w:rsidRDefault="009B521A" w:rsidP="009B521A">
      <w:pPr>
        <w:rPr>
          <w:b/>
        </w:rPr>
      </w:pPr>
      <w:r w:rsidRPr="00F242B1">
        <w:rPr>
          <w:b/>
        </w:rPr>
        <w:t>Expert knowledge:</w:t>
      </w:r>
      <w:r>
        <w:rPr>
          <w:lang w:eastAsia="ja-JP"/>
        </w:rPr>
        <w:t xml:space="preserve"> </w:t>
      </w:r>
      <w:r>
        <w:t>Posse</w:t>
      </w:r>
      <w:r w:rsidR="00280948">
        <w:t>s</w:t>
      </w:r>
      <w:r>
        <w:t xml:space="preserve">sing </w:t>
      </w:r>
      <w:r w:rsidRPr="00586EB5">
        <w:t>skills</w:t>
      </w:r>
      <w:r>
        <w:t xml:space="preserve">, training </w:t>
      </w:r>
      <w:r w:rsidRPr="00586EB5">
        <w:t xml:space="preserve">and experience </w:t>
      </w:r>
      <w:r>
        <w:t xml:space="preserve">in analysing and understanding security threats in </w:t>
      </w:r>
      <w:r w:rsidRPr="00C96D30">
        <w:t>a wide variety of situations</w:t>
      </w:r>
      <w:r>
        <w:t>.</w:t>
      </w:r>
    </w:p>
    <w:p w14:paraId="66CEFE15" w14:textId="77777777" w:rsidR="009B521A" w:rsidRDefault="009B521A" w:rsidP="009B521A">
      <w:r w:rsidRPr="00AE5CBA">
        <w:rPr>
          <w:b/>
        </w:rPr>
        <w:t>Identifiable person:</w:t>
      </w:r>
      <w:r>
        <w:t xml:space="preserve"> </w:t>
      </w:r>
      <w:r w:rsidRPr="00FD4A4B">
        <w:t xml:space="preserve">one who can be identified, directly or indirectly, in particular by reference to an identification number, name or to one or more factors specific to </w:t>
      </w:r>
      <w:r>
        <w:t>their</w:t>
      </w:r>
      <w:r w:rsidRPr="00FD4A4B">
        <w:t xml:space="preserve"> physical, physiological, mental, economic, cultural or social identity. </w:t>
      </w:r>
    </w:p>
    <w:p w14:paraId="2DF64731" w14:textId="77777777" w:rsidR="009B521A" w:rsidRPr="00FD4A4B" w:rsidRDefault="009B521A" w:rsidP="009B521A">
      <w:pPr>
        <w:pStyle w:val="NO"/>
      </w:pPr>
      <w:r>
        <w:t xml:space="preserve">NOTE 1: </w:t>
      </w:r>
      <w:r>
        <w:tab/>
        <w:t>p</w:t>
      </w:r>
      <w:r w:rsidRPr="00FD4A4B">
        <w:t>ersonal data can be gathered from user data and traffic data.</w:t>
      </w:r>
    </w:p>
    <w:p w14:paraId="5C15FB4A" w14:textId="77777777" w:rsidR="009B521A" w:rsidRPr="00FD4A4B" w:rsidRDefault="009B521A" w:rsidP="009B521A">
      <w:r w:rsidRPr="00C66A35">
        <w:rPr>
          <w:b/>
          <w:bCs/>
          <w:lang w:eastAsia="ja-JP"/>
        </w:rPr>
        <w:t>Local access:</w:t>
      </w:r>
      <w:r>
        <w:rPr>
          <w:lang w:eastAsia="ja-JP"/>
        </w:rPr>
        <w:t xml:space="preserve"> C</w:t>
      </w:r>
      <w:r w:rsidRPr="006D77A9">
        <w:rPr>
          <w:lang w:eastAsia="ja-JP"/>
        </w:rPr>
        <w:t>ommunicati</w:t>
      </w:r>
      <w:r>
        <w:rPr>
          <w:lang w:eastAsia="ja-JP"/>
        </w:rPr>
        <w:t>o</w:t>
      </w:r>
      <w:r w:rsidRPr="006D77A9">
        <w:rPr>
          <w:lang w:eastAsia="ja-JP"/>
        </w:rPr>
        <w:t xml:space="preserve">n through a </w:t>
      </w:r>
      <w:r>
        <w:rPr>
          <w:lang w:eastAsia="ja-JP"/>
        </w:rPr>
        <w:t xml:space="preserve">direct </w:t>
      </w:r>
      <w:r w:rsidRPr="006D77A9">
        <w:rPr>
          <w:lang w:eastAsia="ja-JP"/>
        </w:rPr>
        <w:t xml:space="preserve">network </w:t>
      </w:r>
      <w:r>
        <w:rPr>
          <w:lang w:eastAsia="ja-JP"/>
        </w:rPr>
        <w:t>a</w:t>
      </w:r>
      <w:r w:rsidRPr="000A1694">
        <w:rPr>
          <w:lang w:eastAsia="ja-JP"/>
        </w:rPr>
        <w:t xml:space="preserve">ccess </w:t>
      </w:r>
      <w:r>
        <w:rPr>
          <w:lang w:eastAsia="ja-JP"/>
        </w:rPr>
        <w:t>interface.</w:t>
      </w:r>
    </w:p>
    <w:p w14:paraId="52563394" w14:textId="77777777" w:rsidR="00153AE5" w:rsidRDefault="00153AE5" w:rsidP="00153AE5">
      <w:r w:rsidRPr="00FD4A4B">
        <w:rPr>
          <w:b/>
        </w:rPr>
        <w:t>Machine Accounts:</w:t>
      </w:r>
      <w:r w:rsidR="00E8520F" w:rsidRPr="00FD4A4B">
        <w:t xml:space="preserve"> </w:t>
      </w:r>
      <w:r w:rsidR="0082151E" w:rsidRPr="0082151E">
        <w:t>accounts</w:t>
      </w:r>
      <w:r w:rsidRPr="00FD4A4B">
        <w:t xml:space="preserve"> used for authentication and authorization from system to system or between applications on a system and can</w:t>
      </w:r>
      <w:r w:rsidR="00614893" w:rsidRPr="00FD4A4B">
        <w:t>no</w:t>
      </w:r>
      <w:r w:rsidRPr="00FD4A4B">
        <w:t>t be assigned to a single person or a group of persons.</w:t>
      </w:r>
    </w:p>
    <w:p w14:paraId="50058B9B" w14:textId="77777777" w:rsidR="009B521A" w:rsidRDefault="009B521A" w:rsidP="009B521A">
      <w:pPr>
        <w:rPr>
          <w:bCs/>
        </w:rPr>
      </w:pPr>
      <w:r>
        <w:rPr>
          <w:b/>
        </w:rPr>
        <w:t xml:space="preserve">Network Element: </w:t>
      </w:r>
      <w:r w:rsidRPr="00F165FC">
        <w:rPr>
          <w:bCs/>
        </w:rPr>
        <w:t>As defined in TS 23.501[</w:t>
      </w:r>
      <w:r>
        <w:rPr>
          <w:bCs/>
        </w:rPr>
        <w:t>18</w:t>
      </w:r>
      <w:r w:rsidRPr="00F165FC">
        <w:rPr>
          <w:bCs/>
        </w:rPr>
        <w:t>]</w:t>
      </w:r>
    </w:p>
    <w:p w14:paraId="7FC9A726" w14:textId="77777777" w:rsidR="009B521A" w:rsidRDefault="009B521A" w:rsidP="009B521A">
      <w:pPr>
        <w:rPr>
          <w:bCs/>
        </w:rPr>
      </w:pPr>
      <w:r>
        <w:rPr>
          <w:b/>
        </w:rPr>
        <w:t xml:space="preserve">Network Function: </w:t>
      </w:r>
      <w:r w:rsidRPr="00F165FC">
        <w:rPr>
          <w:bCs/>
        </w:rPr>
        <w:t>As defined in TS 23.501[</w:t>
      </w:r>
      <w:r>
        <w:rPr>
          <w:bCs/>
        </w:rPr>
        <w:t>18</w:t>
      </w:r>
      <w:r w:rsidRPr="00F165FC">
        <w:rPr>
          <w:bCs/>
        </w:rPr>
        <w:t>]</w:t>
      </w:r>
    </w:p>
    <w:p w14:paraId="761E67F2" w14:textId="77777777" w:rsidR="009B521A" w:rsidRDefault="009B521A" w:rsidP="009B521A">
      <w:pPr>
        <w:rPr>
          <w:bCs/>
        </w:rPr>
      </w:pPr>
      <w:r>
        <w:rPr>
          <w:b/>
        </w:rPr>
        <w:t xml:space="preserve">Network product: </w:t>
      </w:r>
      <w:r w:rsidRPr="00F165FC">
        <w:rPr>
          <w:bCs/>
        </w:rPr>
        <w:t>As defined in T</w:t>
      </w:r>
      <w:r>
        <w:rPr>
          <w:bCs/>
        </w:rPr>
        <w:t>R</w:t>
      </w:r>
      <w:r w:rsidRPr="00F165FC">
        <w:rPr>
          <w:bCs/>
        </w:rPr>
        <w:t xml:space="preserve"> </w:t>
      </w:r>
      <w:r>
        <w:rPr>
          <w:bCs/>
        </w:rPr>
        <w:t>33</w:t>
      </w:r>
      <w:r w:rsidRPr="00F165FC">
        <w:rPr>
          <w:bCs/>
        </w:rPr>
        <w:t>.</w:t>
      </w:r>
      <w:r>
        <w:rPr>
          <w:bCs/>
        </w:rPr>
        <w:t>916</w:t>
      </w:r>
      <w:r w:rsidRPr="00F165FC">
        <w:rPr>
          <w:bCs/>
        </w:rPr>
        <w:t>[</w:t>
      </w:r>
      <w:r>
        <w:rPr>
          <w:bCs/>
        </w:rPr>
        <w:t>19</w:t>
      </w:r>
      <w:r w:rsidRPr="00F165FC">
        <w:rPr>
          <w:bCs/>
        </w:rPr>
        <w:t>]</w:t>
      </w:r>
    </w:p>
    <w:p w14:paraId="07869498" w14:textId="77777777" w:rsidR="009B521A" w:rsidRDefault="009B521A" w:rsidP="009B521A">
      <w:pPr>
        <w:rPr>
          <w:bCs/>
        </w:rPr>
      </w:pPr>
      <w:r w:rsidRPr="00740EA4">
        <w:rPr>
          <w:b/>
        </w:rPr>
        <w:t>Network product class:</w:t>
      </w:r>
      <w:r>
        <w:rPr>
          <w:bCs/>
        </w:rPr>
        <w:t xml:space="preserve"> </w:t>
      </w:r>
      <w:r w:rsidRPr="00F165FC">
        <w:rPr>
          <w:bCs/>
        </w:rPr>
        <w:t>As defined in T</w:t>
      </w:r>
      <w:r>
        <w:rPr>
          <w:bCs/>
        </w:rPr>
        <w:t>R</w:t>
      </w:r>
      <w:r w:rsidRPr="00F165FC">
        <w:rPr>
          <w:bCs/>
        </w:rPr>
        <w:t xml:space="preserve"> </w:t>
      </w:r>
      <w:r>
        <w:rPr>
          <w:bCs/>
        </w:rPr>
        <w:t>33</w:t>
      </w:r>
      <w:r w:rsidRPr="00F165FC">
        <w:rPr>
          <w:bCs/>
        </w:rPr>
        <w:t>.</w:t>
      </w:r>
      <w:r>
        <w:rPr>
          <w:bCs/>
        </w:rPr>
        <w:t>916</w:t>
      </w:r>
      <w:r w:rsidRPr="00F165FC">
        <w:rPr>
          <w:bCs/>
        </w:rPr>
        <w:t>[</w:t>
      </w:r>
      <w:r>
        <w:rPr>
          <w:bCs/>
        </w:rPr>
        <w:t>19</w:t>
      </w:r>
      <w:r w:rsidRPr="00F165FC">
        <w:rPr>
          <w:bCs/>
        </w:rPr>
        <w:t>]</w:t>
      </w:r>
    </w:p>
    <w:p w14:paraId="50FF516D" w14:textId="77777777" w:rsidR="009B521A" w:rsidRDefault="009B521A" w:rsidP="00153AE5">
      <w:pPr>
        <w:rPr>
          <w:lang w:eastAsia="ja-JP"/>
        </w:rPr>
      </w:pPr>
      <w:r>
        <w:rPr>
          <w:b/>
          <w:bCs/>
          <w:lang w:eastAsia="ja-JP"/>
        </w:rPr>
        <w:t>Owner:</w:t>
      </w:r>
      <w:r w:rsidRPr="0084676D">
        <w:rPr>
          <w:lang w:eastAsia="ja-JP"/>
        </w:rPr>
        <w:t xml:space="preserve"> </w:t>
      </w:r>
      <w:r w:rsidRPr="00264AF4">
        <w:rPr>
          <w:lang w:eastAsia="ja-JP"/>
        </w:rPr>
        <w:t xml:space="preserve">The person or </w:t>
      </w:r>
      <w:r>
        <w:rPr>
          <w:lang w:eastAsia="ja-JP"/>
        </w:rPr>
        <w:t>enity</w:t>
      </w:r>
      <w:r w:rsidRPr="00264AF4">
        <w:rPr>
          <w:lang w:eastAsia="ja-JP"/>
        </w:rPr>
        <w:t xml:space="preserve"> responsible for creating and maintaining </w:t>
      </w:r>
      <w:r>
        <w:rPr>
          <w:lang w:eastAsia="ja-JP"/>
        </w:rPr>
        <w:t>content</w:t>
      </w:r>
      <w:r w:rsidRPr="00264AF4">
        <w:rPr>
          <w:lang w:eastAsia="ja-JP"/>
        </w:rPr>
        <w:t xml:space="preserve">. The person or </w:t>
      </w:r>
      <w:r>
        <w:rPr>
          <w:lang w:eastAsia="ja-JP"/>
        </w:rPr>
        <w:t>en</w:t>
      </w:r>
      <w:r w:rsidR="00280948">
        <w:rPr>
          <w:lang w:eastAsia="ja-JP"/>
        </w:rPr>
        <w:t>t</w:t>
      </w:r>
      <w:r>
        <w:rPr>
          <w:lang w:eastAsia="ja-JP"/>
        </w:rPr>
        <w:t>ity</w:t>
      </w:r>
      <w:r w:rsidRPr="00264AF4">
        <w:rPr>
          <w:lang w:eastAsia="ja-JP"/>
        </w:rPr>
        <w:t xml:space="preserve"> determines who has access to the content and the content permissions.</w:t>
      </w:r>
    </w:p>
    <w:p w14:paraId="6DE3A401" w14:textId="77777777" w:rsidR="00995847" w:rsidRPr="00FD4A4B" w:rsidRDefault="00995847" w:rsidP="00153AE5">
      <w:r>
        <w:rPr>
          <w:b/>
        </w:rPr>
        <w:t>Pcap file:</w:t>
      </w:r>
      <w:r>
        <w:t xml:space="preserve"> A network packet capture file that records raw data packets traveling across a network.</w:t>
      </w:r>
    </w:p>
    <w:p w14:paraId="5117994C" w14:textId="77777777" w:rsidR="00D02652" w:rsidRDefault="00D02652" w:rsidP="00D02652">
      <w:r w:rsidRPr="00FD4A4B">
        <w:rPr>
          <w:b/>
        </w:rPr>
        <w:t>Personal data</w:t>
      </w:r>
      <w:r w:rsidRPr="003642F9">
        <w:rPr>
          <w:b/>
        </w:rPr>
        <w:t>:</w:t>
      </w:r>
      <w:r w:rsidRPr="00FD4A4B">
        <w:t xml:space="preserve"> any information relating to an identified or identifiable natural person ('data subject')</w:t>
      </w:r>
      <w:r>
        <w:t>.</w:t>
      </w:r>
    </w:p>
    <w:p w14:paraId="1160D7D9" w14:textId="77777777" w:rsidR="00D02652" w:rsidRPr="00FD4A4B" w:rsidRDefault="00D02652" w:rsidP="00D02652">
      <w:pPr>
        <w:pStyle w:val="NO"/>
      </w:pPr>
      <w:r>
        <w:t xml:space="preserve">NOTE: </w:t>
      </w:r>
      <w:r>
        <w:tab/>
      </w:r>
      <w:r w:rsidR="009B521A">
        <w:t>void</w:t>
      </w:r>
    </w:p>
    <w:p w14:paraId="4B454E23" w14:textId="77777777" w:rsidR="009B521A" w:rsidRDefault="009B521A" w:rsidP="009B521A">
      <w:pPr>
        <w:rPr>
          <w:lang w:eastAsia="ja-JP"/>
        </w:rPr>
      </w:pPr>
      <w:r w:rsidRPr="008728F8">
        <w:rPr>
          <w:b/>
          <w:bCs/>
          <w:lang w:eastAsia="ja-JP"/>
        </w:rPr>
        <w:t>Remote access:</w:t>
      </w:r>
      <w:r>
        <w:rPr>
          <w:lang w:eastAsia="ja-JP"/>
        </w:rPr>
        <w:t xml:space="preserve"> C</w:t>
      </w:r>
      <w:r w:rsidRPr="006D77A9">
        <w:rPr>
          <w:lang w:eastAsia="ja-JP"/>
        </w:rPr>
        <w:t>ommunicati</w:t>
      </w:r>
      <w:r>
        <w:rPr>
          <w:lang w:eastAsia="ja-JP"/>
        </w:rPr>
        <w:t>o</w:t>
      </w:r>
      <w:r w:rsidRPr="006D77A9">
        <w:rPr>
          <w:lang w:eastAsia="ja-JP"/>
        </w:rPr>
        <w:t>n through an external</w:t>
      </w:r>
      <w:r>
        <w:rPr>
          <w:lang w:eastAsia="ja-JP"/>
        </w:rPr>
        <w:t xml:space="preserve"> </w:t>
      </w:r>
      <w:r w:rsidRPr="006D77A9">
        <w:rPr>
          <w:lang w:eastAsia="ja-JP"/>
        </w:rPr>
        <w:t xml:space="preserve">network </w:t>
      </w:r>
      <w:r>
        <w:rPr>
          <w:lang w:eastAsia="ja-JP"/>
        </w:rPr>
        <w:t>a</w:t>
      </w:r>
      <w:r w:rsidRPr="000A1694">
        <w:rPr>
          <w:lang w:eastAsia="ja-JP"/>
        </w:rPr>
        <w:t xml:space="preserve">ccess </w:t>
      </w:r>
      <w:r>
        <w:rPr>
          <w:lang w:eastAsia="ja-JP"/>
        </w:rPr>
        <w:t>interface.</w:t>
      </w:r>
    </w:p>
    <w:p w14:paraId="3CD3784C" w14:textId="77777777" w:rsidR="009B521A" w:rsidRDefault="009B521A" w:rsidP="00D02652">
      <w:pPr>
        <w:rPr>
          <w:b/>
        </w:rPr>
      </w:pPr>
      <w:r w:rsidRPr="0084676D">
        <w:rPr>
          <w:b/>
          <w:bCs/>
          <w:lang w:eastAsia="ja-JP"/>
        </w:rPr>
        <w:t>Screenshot:</w:t>
      </w:r>
      <w:r>
        <w:rPr>
          <w:lang w:eastAsia="ja-JP"/>
        </w:rPr>
        <w:t xml:space="preserve"> A</w:t>
      </w:r>
      <w:r w:rsidRPr="00BE4695">
        <w:rPr>
          <w:lang w:eastAsia="ja-JP"/>
        </w:rPr>
        <w:t xml:space="preserve"> digital image that shows the contents of a display.</w:t>
      </w:r>
    </w:p>
    <w:p w14:paraId="17BABE73" w14:textId="77777777" w:rsidR="00D02652" w:rsidRPr="00FD4A4B" w:rsidRDefault="00D02652" w:rsidP="00D02652">
      <w:pPr>
        <w:rPr>
          <w:b/>
        </w:rPr>
      </w:pPr>
      <w:r w:rsidRPr="00FD4A4B">
        <w:rPr>
          <w:b/>
        </w:rPr>
        <w:t xml:space="preserve">Sensitive </w:t>
      </w:r>
      <w:r w:rsidRPr="00FD4A4B">
        <w:rPr>
          <w:rFonts w:ascii="Tele-GroteskNor" w:hAnsi="Tele-GroteskNor" w:cs="Tele-GroteskNor"/>
          <w:b/>
          <w:color w:val="000000"/>
        </w:rPr>
        <w:t>data</w:t>
      </w:r>
      <w:r w:rsidRPr="003642F9">
        <w:rPr>
          <w:rFonts w:ascii="Tele-GroteskNor" w:hAnsi="Tele-GroteskNor" w:cs="Tele-GroteskNor"/>
          <w:b/>
          <w:color w:val="000000"/>
          <w:spacing w:val="-3"/>
        </w:rPr>
        <w:t>:</w:t>
      </w:r>
      <w:r w:rsidRPr="00FD4A4B">
        <w:rPr>
          <w:rFonts w:ascii="Tele-GroteskNor" w:hAnsi="Tele-GroteskNor" w:cs="Tele-GroteskNor"/>
          <w:color w:val="000000"/>
          <w:spacing w:val="-3"/>
        </w:rPr>
        <w:t xml:space="preserve"> </w:t>
      </w:r>
      <w:r w:rsidRPr="00FD4A4B">
        <w:rPr>
          <w:rFonts w:ascii="Tele-GroteskNor" w:hAnsi="Tele-GroteskNor" w:cs="Tele-GroteskNor"/>
          <w:color w:val="000000"/>
        </w:rPr>
        <w:t xml:space="preserve">data used for authentication or may help to identify the user, such as </w:t>
      </w:r>
      <w:r w:rsidRPr="00FD4A4B">
        <w:rPr>
          <w:rFonts w:ascii="Tele-GroteskNor" w:hAnsi="Tele-GroteskNor" w:cs="Tele-GroteskNor"/>
          <w:color w:val="000000"/>
          <w:spacing w:val="2"/>
        </w:rPr>
        <w:t>use</w:t>
      </w:r>
      <w:r w:rsidRPr="00FD4A4B">
        <w:rPr>
          <w:rFonts w:ascii="Tele-GroteskNor" w:hAnsi="Tele-GroteskNor" w:cs="Tele-GroteskNor"/>
          <w:color w:val="000000"/>
        </w:rPr>
        <w:t>r</w:t>
      </w:r>
      <w:r w:rsidRPr="00FD4A4B">
        <w:rPr>
          <w:rFonts w:ascii="Tele-GroteskNor" w:hAnsi="Tele-GroteskNor" w:cs="Tele-GroteskNor"/>
          <w:color w:val="000000"/>
          <w:spacing w:val="7"/>
        </w:rPr>
        <w:t xml:space="preserve"> </w:t>
      </w:r>
      <w:r w:rsidRPr="00FD4A4B">
        <w:rPr>
          <w:rFonts w:ascii="Tele-GroteskNor" w:hAnsi="Tele-GroteskNor" w:cs="Tele-GroteskNor"/>
          <w:color w:val="000000"/>
          <w:spacing w:val="2"/>
        </w:rPr>
        <w:t>names</w:t>
      </w:r>
      <w:r w:rsidRPr="00FD4A4B">
        <w:rPr>
          <w:rFonts w:ascii="Tele-GroteskNor" w:hAnsi="Tele-GroteskNor" w:cs="Tele-GroteskNor"/>
          <w:color w:val="000000"/>
        </w:rPr>
        <w:t>,</w:t>
      </w:r>
      <w:r w:rsidRPr="00FD4A4B">
        <w:rPr>
          <w:rFonts w:ascii="Tele-GroteskNor" w:hAnsi="Tele-GroteskNor" w:cs="Tele-GroteskNor"/>
          <w:color w:val="000000"/>
          <w:spacing w:val="4"/>
        </w:rPr>
        <w:t xml:space="preserve"> </w:t>
      </w:r>
      <w:r w:rsidRPr="00FD4A4B">
        <w:rPr>
          <w:rFonts w:ascii="Tele-GroteskNor" w:hAnsi="Tele-GroteskNor" w:cs="Tele-GroteskNor"/>
          <w:color w:val="000000"/>
          <w:spacing w:val="2"/>
        </w:rPr>
        <w:t>passwords</w:t>
      </w:r>
      <w:r w:rsidRPr="00FD4A4B">
        <w:rPr>
          <w:rFonts w:ascii="Tele-GroteskNor" w:hAnsi="Tele-GroteskNor" w:cs="Tele-GroteskNor"/>
          <w:color w:val="000000"/>
        </w:rPr>
        <w:t>,</w:t>
      </w:r>
      <w:r w:rsidRPr="00FD4A4B">
        <w:rPr>
          <w:rFonts w:ascii="Tele-GroteskNor" w:hAnsi="Tele-GroteskNor" w:cs="Tele-GroteskNor"/>
          <w:color w:val="000000"/>
          <w:spacing w:val="1"/>
        </w:rPr>
        <w:t xml:space="preserve"> </w:t>
      </w:r>
      <w:r w:rsidRPr="00FD4A4B">
        <w:rPr>
          <w:rFonts w:ascii="Tele-GroteskNor" w:hAnsi="Tele-GroteskNor" w:cs="Tele-GroteskNor"/>
          <w:color w:val="000000"/>
          <w:spacing w:val="2"/>
        </w:rPr>
        <w:t>PINs</w:t>
      </w:r>
      <w:r w:rsidRPr="00FD4A4B">
        <w:rPr>
          <w:rFonts w:ascii="Tele-GroteskNor" w:hAnsi="Tele-GroteskNor" w:cs="Tele-GroteskNor"/>
          <w:color w:val="000000"/>
        </w:rPr>
        <w:t xml:space="preserve">, cryptographic keys, </w:t>
      </w:r>
      <w:r w:rsidRPr="00FD4A4B">
        <w:rPr>
          <w:lang w:eastAsia="zh-CN"/>
        </w:rPr>
        <w:t>IMSIs, IMEIs, MSISDNs, or IP addresses of the UE, as well as files of a system that are needed for the functionality such as</w:t>
      </w:r>
      <w:r w:rsidRPr="00FD4A4B">
        <w:rPr>
          <w:rFonts w:ascii="Tele-GroteskNor" w:hAnsi="Tele-GroteskNor" w:cs="Tele-GroteskNor"/>
          <w:color w:val="000000"/>
          <w:spacing w:val="4"/>
        </w:rPr>
        <w:t xml:space="preserve"> </w:t>
      </w:r>
      <w:r w:rsidRPr="00FD4A4B">
        <w:rPr>
          <w:rFonts w:ascii="Tele-GroteskNor" w:hAnsi="Tele-GroteskNor" w:cs="Tele-GroteskNor"/>
          <w:color w:val="000000"/>
          <w:spacing w:val="1"/>
        </w:rPr>
        <w:t>firmwar</w:t>
      </w:r>
      <w:r w:rsidRPr="00FD4A4B">
        <w:rPr>
          <w:rFonts w:ascii="Tele-GroteskNor" w:hAnsi="Tele-GroteskNor" w:cs="Tele-GroteskNor"/>
          <w:color w:val="000000"/>
        </w:rPr>
        <w:t xml:space="preserve">e </w:t>
      </w:r>
      <w:r w:rsidRPr="00FD4A4B">
        <w:rPr>
          <w:rFonts w:ascii="Tele-GroteskNor" w:hAnsi="Tele-GroteskNor" w:cs="Tele-GroteskNor"/>
          <w:color w:val="000000"/>
          <w:spacing w:val="1"/>
        </w:rPr>
        <w:t>images</w:t>
      </w:r>
      <w:r w:rsidRPr="00FD4A4B">
        <w:rPr>
          <w:rFonts w:ascii="Tele-GroteskNor" w:hAnsi="Tele-GroteskNor" w:cs="Tele-GroteskNor"/>
          <w:color w:val="000000"/>
        </w:rPr>
        <w:t>,</w:t>
      </w:r>
      <w:r w:rsidRPr="00FD4A4B">
        <w:rPr>
          <w:rFonts w:ascii="Tele-GroteskNor" w:hAnsi="Tele-GroteskNor" w:cs="Tele-GroteskNor"/>
          <w:color w:val="000000"/>
          <w:spacing w:val="1"/>
        </w:rPr>
        <w:t xml:space="preserve"> patches</w:t>
      </w:r>
      <w:r w:rsidRPr="00FD4A4B">
        <w:rPr>
          <w:rFonts w:ascii="Tele-GroteskNor" w:hAnsi="Tele-GroteskNor" w:cs="Tele-GroteskNor"/>
          <w:color w:val="000000"/>
        </w:rPr>
        <w:t xml:space="preserve">, </w:t>
      </w:r>
      <w:r w:rsidRPr="00FD4A4B">
        <w:rPr>
          <w:rFonts w:ascii="Tele-GroteskNor" w:hAnsi="Tele-GroteskNor" w:cs="Tele-GroteskNor"/>
          <w:color w:val="000000"/>
          <w:spacing w:val="1"/>
        </w:rPr>
        <w:t>driver</w:t>
      </w:r>
      <w:r w:rsidRPr="00FD4A4B">
        <w:rPr>
          <w:rFonts w:ascii="Tele-GroteskNor" w:hAnsi="Tele-GroteskNor" w:cs="Tele-GroteskNor"/>
          <w:color w:val="000000"/>
        </w:rPr>
        <w:t>s</w:t>
      </w:r>
      <w:r w:rsidRPr="00FD4A4B">
        <w:rPr>
          <w:rFonts w:ascii="Tele-GroteskNor" w:hAnsi="Tele-GroteskNor" w:cs="Tele-GroteskNor"/>
          <w:color w:val="000000"/>
          <w:spacing w:val="2"/>
        </w:rPr>
        <w:t xml:space="preserve"> </w:t>
      </w:r>
      <w:r w:rsidRPr="00FD4A4B">
        <w:rPr>
          <w:rFonts w:ascii="Tele-GroteskNor" w:hAnsi="Tele-GroteskNor" w:cs="Tele-GroteskNor"/>
          <w:color w:val="000000"/>
          <w:spacing w:val="1"/>
        </w:rPr>
        <w:t>o</w:t>
      </w:r>
      <w:r w:rsidRPr="00FD4A4B">
        <w:rPr>
          <w:rFonts w:ascii="Tele-GroteskNor" w:hAnsi="Tele-GroteskNor" w:cs="Tele-GroteskNor"/>
          <w:color w:val="000000"/>
        </w:rPr>
        <w:t>r</w:t>
      </w:r>
      <w:r w:rsidRPr="00FD4A4B">
        <w:rPr>
          <w:rFonts w:ascii="Tele-GroteskNor" w:hAnsi="Tele-GroteskNor" w:cs="Tele-GroteskNor"/>
          <w:color w:val="000000"/>
          <w:spacing w:val="5"/>
        </w:rPr>
        <w:t xml:space="preserve"> </w:t>
      </w:r>
      <w:r w:rsidRPr="00FD4A4B">
        <w:rPr>
          <w:rFonts w:ascii="Tele-GroteskNor" w:hAnsi="Tele-GroteskNor" w:cs="Tele-GroteskNor"/>
          <w:color w:val="000000"/>
          <w:spacing w:val="1"/>
        </w:rPr>
        <w:t>kerne</w:t>
      </w:r>
      <w:r w:rsidRPr="00FD4A4B">
        <w:rPr>
          <w:rFonts w:ascii="Tele-GroteskNor" w:hAnsi="Tele-GroteskNor" w:cs="Tele-GroteskNor"/>
          <w:color w:val="000000"/>
        </w:rPr>
        <w:t>l</w:t>
      </w:r>
      <w:r w:rsidRPr="00FD4A4B">
        <w:rPr>
          <w:rFonts w:ascii="Tele-GroteskNor" w:hAnsi="Tele-GroteskNor" w:cs="Tele-GroteskNor"/>
          <w:color w:val="000000"/>
          <w:spacing w:val="2"/>
        </w:rPr>
        <w:t xml:space="preserve"> </w:t>
      </w:r>
      <w:r w:rsidRPr="00FD4A4B">
        <w:rPr>
          <w:rFonts w:ascii="Tele-GroteskNor" w:hAnsi="Tele-GroteskNor" w:cs="Tele-GroteskNor"/>
          <w:color w:val="000000"/>
          <w:spacing w:val="1"/>
        </w:rPr>
        <w:t>module</w:t>
      </w:r>
      <w:r w:rsidRPr="00FD4A4B">
        <w:rPr>
          <w:rFonts w:ascii="Tele-GroteskNor" w:hAnsi="Tele-GroteskNor" w:cs="Tele-GroteskNor"/>
          <w:color w:val="000000"/>
        </w:rPr>
        <w:t>s.</w:t>
      </w:r>
      <w:r w:rsidRPr="00FD4A4B">
        <w:rPr>
          <w:lang w:eastAsia="zh-CN"/>
        </w:rPr>
        <w:t xml:space="preserve"> </w:t>
      </w:r>
    </w:p>
    <w:p w14:paraId="7228F626" w14:textId="77777777" w:rsidR="00D02652" w:rsidRDefault="009334BB" w:rsidP="00D02652">
      <w:r w:rsidRPr="00FD4A4B">
        <w:rPr>
          <w:b/>
        </w:rPr>
        <w:t>System group account:</w:t>
      </w:r>
      <w:r w:rsidRPr="00FD4A4B">
        <w:t xml:space="preserve"> a predefined system account in the network product, usually with special privileges, which has a predefined user id and hence cannot be tied to a single user (individual) in a normal operating environment. </w:t>
      </w:r>
    </w:p>
    <w:p w14:paraId="28780EBC" w14:textId="77777777" w:rsidR="00080512" w:rsidRDefault="00D02652" w:rsidP="003135BB">
      <w:pPr>
        <w:pStyle w:val="EX"/>
      </w:pPr>
      <w:r>
        <w:t>EXAMPLE:</w:t>
      </w:r>
      <w:r>
        <w:tab/>
      </w:r>
      <w:r w:rsidRPr="00FD4A4B">
        <w:t>the 'root' account.</w:t>
      </w:r>
    </w:p>
    <w:p w14:paraId="20DA10C0" w14:textId="77777777" w:rsidR="009B521A" w:rsidRDefault="009B521A" w:rsidP="009B521A">
      <w:pPr>
        <w:rPr>
          <w:b/>
          <w:bCs/>
          <w:lang w:eastAsia="ja-JP"/>
        </w:rPr>
      </w:pPr>
      <w:r w:rsidRPr="00C86A90">
        <w:rPr>
          <w:b/>
          <w:bCs/>
          <w:lang w:eastAsia="ja-JP"/>
        </w:rPr>
        <w:t>Vendor:</w:t>
      </w:r>
      <w:r>
        <w:rPr>
          <w:lang w:eastAsia="ja-JP"/>
        </w:rPr>
        <w:t xml:space="preserve"> </w:t>
      </w:r>
      <w:r w:rsidRPr="008D792F">
        <w:rPr>
          <w:lang w:eastAsia="ja-JP"/>
        </w:rPr>
        <w:t xml:space="preserve">A commercial supplier of </w:t>
      </w:r>
      <w:r>
        <w:rPr>
          <w:lang w:eastAsia="ja-JP"/>
        </w:rPr>
        <w:t xml:space="preserve">3GPP network </w:t>
      </w:r>
      <w:r w:rsidRPr="008D792F">
        <w:rPr>
          <w:lang w:eastAsia="ja-JP"/>
        </w:rPr>
        <w:t>software or hardware.</w:t>
      </w:r>
    </w:p>
    <w:p w14:paraId="68C1500B" w14:textId="77777777" w:rsidR="009B521A" w:rsidRPr="00FD4A4B" w:rsidRDefault="009B521A" w:rsidP="009B521A">
      <w:r w:rsidRPr="00F103E2">
        <w:rPr>
          <w:b/>
          <w:bCs/>
          <w:lang w:eastAsia="ja-JP"/>
        </w:rPr>
        <w:t>Vulnerability:</w:t>
      </w:r>
      <w:r>
        <w:rPr>
          <w:lang w:eastAsia="ja-JP"/>
        </w:rPr>
        <w:t xml:space="preserve"> </w:t>
      </w:r>
      <w:r w:rsidRPr="00F165FC">
        <w:rPr>
          <w:bCs/>
        </w:rPr>
        <w:t>As defined in T</w:t>
      </w:r>
      <w:r>
        <w:rPr>
          <w:bCs/>
        </w:rPr>
        <w:t>R</w:t>
      </w:r>
      <w:r w:rsidRPr="00F165FC">
        <w:rPr>
          <w:bCs/>
        </w:rPr>
        <w:t xml:space="preserve"> </w:t>
      </w:r>
      <w:r>
        <w:rPr>
          <w:bCs/>
        </w:rPr>
        <w:t>33</w:t>
      </w:r>
      <w:r w:rsidRPr="00F165FC">
        <w:rPr>
          <w:bCs/>
        </w:rPr>
        <w:t>.</w:t>
      </w:r>
      <w:r>
        <w:rPr>
          <w:bCs/>
        </w:rPr>
        <w:t>916</w:t>
      </w:r>
      <w:r w:rsidRPr="00F165FC">
        <w:rPr>
          <w:bCs/>
        </w:rPr>
        <w:t>[</w:t>
      </w:r>
      <w:r>
        <w:rPr>
          <w:bCs/>
        </w:rPr>
        <w:t>19</w:t>
      </w:r>
      <w:r w:rsidRPr="00F165FC">
        <w:rPr>
          <w:bCs/>
        </w:rPr>
        <w:t>]</w:t>
      </w:r>
      <w:r>
        <w:rPr>
          <w:bCs/>
        </w:rPr>
        <w:t>.</w:t>
      </w:r>
    </w:p>
    <w:p w14:paraId="5B289BF9" w14:textId="77777777" w:rsidR="00080512" w:rsidRPr="00FD4A4B" w:rsidRDefault="00080512">
      <w:pPr>
        <w:pStyle w:val="Heading2"/>
      </w:pPr>
      <w:bookmarkStart w:id="24" w:name="_CR3_2"/>
      <w:bookmarkStart w:id="25" w:name="_Toc19542352"/>
      <w:bookmarkStart w:id="26" w:name="_Toc35348354"/>
      <w:bookmarkStart w:id="27" w:name="_Toc224924923"/>
      <w:bookmarkEnd w:id="24"/>
      <w:r w:rsidRPr="00FD4A4B">
        <w:t>3.</w:t>
      </w:r>
      <w:r w:rsidR="00153AE5" w:rsidRPr="00FD4A4B">
        <w:t>2</w:t>
      </w:r>
      <w:r w:rsidRPr="00FD4A4B">
        <w:tab/>
        <w:t>Abbreviations</w:t>
      </w:r>
      <w:bookmarkEnd w:id="25"/>
      <w:bookmarkEnd w:id="26"/>
      <w:bookmarkEnd w:id="27"/>
    </w:p>
    <w:p w14:paraId="3FF48177" w14:textId="77777777" w:rsidR="00080512" w:rsidRDefault="00080512">
      <w:pPr>
        <w:keepNext/>
      </w:pPr>
      <w:r w:rsidRPr="00FD4A4B">
        <w:t>For the purposes of the present document, the abb</w:t>
      </w:r>
      <w:r w:rsidR="004D3578" w:rsidRPr="00FD4A4B">
        <w:t xml:space="preserve">reviations given in </w:t>
      </w:r>
      <w:r w:rsidR="00DF62CD" w:rsidRPr="00FD4A4B">
        <w:t xml:space="preserve">3GPP </w:t>
      </w:r>
      <w:r w:rsidR="004D3578" w:rsidRPr="00FD4A4B">
        <w:t>TR 21.905 [1</w:t>
      </w:r>
      <w:r w:rsidRPr="00FD4A4B">
        <w:t>] and the following apply. An abbreviation defined in the present document takes precedence over the definition of the same abbre</w:t>
      </w:r>
      <w:r w:rsidR="004D3578" w:rsidRPr="00FD4A4B">
        <w:t xml:space="preserve">viation, if any, in </w:t>
      </w:r>
      <w:r w:rsidR="00DF62CD" w:rsidRPr="00FD4A4B">
        <w:t xml:space="preserve">3GPP </w:t>
      </w:r>
      <w:r w:rsidR="004D3578" w:rsidRPr="00FD4A4B">
        <w:t>TR 21.905 [1</w:t>
      </w:r>
      <w:r w:rsidRPr="00FD4A4B">
        <w:t>].</w:t>
      </w:r>
    </w:p>
    <w:p w14:paraId="22177C30" w14:textId="77777777" w:rsidR="00280948" w:rsidRDefault="003E69DE" w:rsidP="003E69DE">
      <w:pPr>
        <w:pStyle w:val="EX"/>
      </w:pPr>
      <w:r w:rsidRPr="003E69DE">
        <w:t>AAA</w:t>
      </w:r>
      <w:r w:rsidRPr="003E69DE">
        <w:tab/>
        <w:t>Authentication</w:t>
      </w:r>
      <w:r w:rsidR="00280948">
        <w:t>,</w:t>
      </w:r>
      <w:r w:rsidRPr="003E69DE">
        <w:t xml:space="preserve"> Authorization and Accounting</w:t>
      </w:r>
    </w:p>
    <w:p w14:paraId="7A03FBA0" w14:textId="77777777" w:rsidR="003E69DE" w:rsidRDefault="003E69DE" w:rsidP="003E69DE">
      <w:pPr>
        <w:pStyle w:val="EX"/>
      </w:pPr>
      <w:r>
        <w:t>BOOTP</w:t>
      </w:r>
      <w:r>
        <w:tab/>
        <w:t>Bootstrap Protocol</w:t>
      </w:r>
    </w:p>
    <w:p w14:paraId="05D92031" w14:textId="77777777" w:rsidR="003E69DE" w:rsidRDefault="003E69DE" w:rsidP="003E69DE">
      <w:pPr>
        <w:pStyle w:val="EX"/>
      </w:pPr>
      <w:r>
        <w:t>BVT</w:t>
      </w:r>
      <w:r>
        <w:tab/>
        <w:t>Basic Vulnerability Testing</w:t>
      </w:r>
    </w:p>
    <w:p w14:paraId="75B49D0A" w14:textId="77777777" w:rsidR="003E69DE" w:rsidRDefault="003E69DE" w:rsidP="003E69DE">
      <w:pPr>
        <w:pStyle w:val="EX"/>
      </w:pPr>
      <w:r>
        <w:t>CAPTCHA</w:t>
      </w:r>
      <w:r>
        <w:tab/>
        <w:t>Completely Automated Public Turing test to tell Computers and Humans Apart</w:t>
      </w:r>
    </w:p>
    <w:p w14:paraId="2CF96D0A" w14:textId="77777777" w:rsidR="003E69DE" w:rsidRDefault="003E69DE" w:rsidP="003E69DE">
      <w:pPr>
        <w:pStyle w:val="EX"/>
      </w:pPr>
      <w:r>
        <w:t>CD</w:t>
      </w:r>
      <w:r>
        <w:tab/>
      </w:r>
      <w:r>
        <w:tab/>
        <w:t>Compact Disk</w:t>
      </w:r>
    </w:p>
    <w:p w14:paraId="77D8DB64" w14:textId="77777777" w:rsidR="003E69DE" w:rsidRDefault="003E69DE" w:rsidP="003E69DE">
      <w:pPr>
        <w:pStyle w:val="EX"/>
      </w:pPr>
      <w:r>
        <w:t>CDP</w:t>
      </w:r>
      <w:r>
        <w:tab/>
        <w:t>Customer Data Platform</w:t>
      </w:r>
    </w:p>
    <w:p w14:paraId="55658576" w14:textId="77777777" w:rsidR="008965E5" w:rsidRDefault="00ED59CF" w:rsidP="003E69DE">
      <w:pPr>
        <w:pStyle w:val="EX"/>
      </w:pPr>
      <w:r w:rsidRPr="00FD4A4B">
        <w:t>CIS</w:t>
      </w:r>
      <w:r w:rsidRPr="00FD4A4B">
        <w:tab/>
        <w:t>Center for Internet Security</w:t>
      </w:r>
    </w:p>
    <w:p w14:paraId="32BDDCB4" w14:textId="77777777" w:rsidR="003E69DE" w:rsidRDefault="003E69DE" w:rsidP="003E69DE">
      <w:pPr>
        <w:pStyle w:val="EX"/>
      </w:pPr>
      <w:r>
        <w:t>COTS</w:t>
      </w:r>
      <w:r>
        <w:tab/>
        <w:t>Commercial Off The Shelf</w:t>
      </w:r>
    </w:p>
    <w:p w14:paraId="38C8C141" w14:textId="77777777" w:rsidR="003E69DE" w:rsidRDefault="003E69DE" w:rsidP="003E69DE">
      <w:pPr>
        <w:pStyle w:val="EX"/>
      </w:pPr>
      <w:r>
        <w:t>CVE</w:t>
      </w:r>
      <w:r>
        <w:tab/>
        <w:t>Common Vulnerabilities and Exposures</w:t>
      </w:r>
    </w:p>
    <w:p w14:paraId="08AAA89E" w14:textId="77777777" w:rsidR="003E69DE" w:rsidRDefault="003E69DE" w:rsidP="003E69DE">
      <w:pPr>
        <w:pStyle w:val="EX"/>
      </w:pPr>
      <w:r>
        <w:t>DTLS</w:t>
      </w:r>
      <w:r>
        <w:tab/>
        <w:t>Datagram Transport Layer Security</w:t>
      </w:r>
    </w:p>
    <w:p w14:paraId="16136C40" w14:textId="77777777" w:rsidR="003E69DE" w:rsidRDefault="003E69DE" w:rsidP="003E69DE">
      <w:pPr>
        <w:pStyle w:val="EX"/>
      </w:pPr>
      <w:r>
        <w:t>DVD</w:t>
      </w:r>
      <w:r>
        <w:tab/>
        <w:t>Digital Video Disk</w:t>
      </w:r>
    </w:p>
    <w:p w14:paraId="022C853B" w14:textId="77777777" w:rsidR="003E69DE" w:rsidRDefault="003E69DE" w:rsidP="003E69DE">
      <w:pPr>
        <w:pStyle w:val="EX"/>
      </w:pPr>
      <w:r>
        <w:t>FOSS</w:t>
      </w:r>
      <w:r>
        <w:tab/>
        <w:t>Free Open-Source Software</w:t>
      </w:r>
    </w:p>
    <w:p w14:paraId="00FFE1D5" w14:textId="77777777" w:rsidR="003E69DE" w:rsidRDefault="003E69DE" w:rsidP="003E69DE">
      <w:pPr>
        <w:pStyle w:val="EX"/>
      </w:pPr>
      <w:r>
        <w:t>FTP</w:t>
      </w:r>
      <w:r>
        <w:tab/>
        <w:t>File Transfer Protocol</w:t>
      </w:r>
    </w:p>
    <w:p w14:paraId="73876119" w14:textId="77777777" w:rsidR="003E69DE" w:rsidRDefault="003E69DE" w:rsidP="003E69DE">
      <w:pPr>
        <w:pStyle w:val="EX"/>
      </w:pPr>
      <w:r>
        <w:t>GTP-C</w:t>
      </w:r>
      <w:r>
        <w:tab/>
        <w:t>GPRS Tunnelling Protocol for Control Plane</w:t>
      </w:r>
    </w:p>
    <w:p w14:paraId="2BA5002D" w14:textId="77777777" w:rsidR="003E69DE" w:rsidRDefault="003E69DE" w:rsidP="003E69DE">
      <w:pPr>
        <w:pStyle w:val="EX"/>
      </w:pPr>
      <w:r>
        <w:t>GUI</w:t>
      </w:r>
      <w:r>
        <w:tab/>
        <w:t>Graphical User Interface</w:t>
      </w:r>
    </w:p>
    <w:p w14:paraId="74048DFE" w14:textId="77777777" w:rsidR="003E69DE" w:rsidRDefault="003E69DE" w:rsidP="003E69DE">
      <w:pPr>
        <w:pStyle w:val="EX"/>
      </w:pPr>
      <w:r>
        <w:t>GUID</w:t>
      </w:r>
      <w:r>
        <w:tab/>
        <w:t>Globally Unique Identif</w:t>
      </w:r>
      <w:r w:rsidR="00280948">
        <w:t>i</w:t>
      </w:r>
      <w:r>
        <w:t>er</w:t>
      </w:r>
    </w:p>
    <w:p w14:paraId="6DC84CB2" w14:textId="77777777" w:rsidR="003E69DE" w:rsidRDefault="003E69DE" w:rsidP="003E69DE">
      <w:pPr>
        <w:pStyle w:val="EX"/>
      </w:pPr>
      <w:r>
        <w:t>IKE</w:t>
      </w:r>
      <w:r>
        <w:tab/>
        <w:t>Internet Key Exchange</w:t>
      </w:r>
    </w:p>
    <w:p w14:paraId="38333995" w14:textId="77777777" w:rsidR="003E69DE" w:rsidRDefault="003E69DE" w:rsidP="003E69DE">
      <w:pPr>
        <w:pStyle w:val="EX"/>
      </w:pPr>
      <w:r>
        <w:t>IPsec</w:t>
      </w:r>
      <w:r>
        <w:tab/>
        <w:t>Internet Protocol Security</w:t>
      </w:r>
    </w:p>
    <w:p w14:paraId="2034D8C8" w14:textId="77777777" w:rsidR="00291302" w:rsidRPr="008110FE" w:rsidRDefault="00291302" w:rsidP="003E69DE">
      <w:pPr>
        <w:pStyle w:val="EX"/>
      </w:pPr>
      <w:r w:rsidRPr="008110FE">
        <w:t>JSON</w:t>
      </w:r>
      <w:r w:rsidRPr="008110FE">
        <w:tab/>
        <w:t>Java Script Object Notation</w:t>
      </w:r>
    </w:p>
    <w:p w14:paraId="266D275B" w14:textId="77777777" w:rsidR="003E69DE" w:rsidRDefault="003E69DE" w:rsidP="003E69DE">
      <w:pPr>
        <w:pStyle w:val="EX"/>
      </w:pPr>
      <w:r>
        <w:t>JWS</w:t>
      </w:r>
      <w:r>
        <w:tab/>
        <w:t>JSON Web Signature</w:t>
      </w:r>
    </w:p>
    <w:p w14:paraId="448B9876" w14:textId="77777777" w:rsidR="003E69DE" w:rsidRDefault="003E69DE" w:rsidP="003E69DE">
      <w:pPr>
        <w:pStyle w:val="EX"/>
      </w:pPr>
      <w:r>
        <w:t>LLDP</w:t>
      </w:r>
      <w:r>
        <w:tab/>
        <w:t>Local Loop Demarcation Protocol</w:t>
      </w:r>
    </w:p>
    <w:p w14:paraId="3A64CEDE" w14:textId="77777777" w:rsidR="00280948" w:rsidRDefault="003E69DE" w:rsidP="00861277">
      <w:pPr>
        <w:pStyle w:val="EX"/>
      </w:pPr>
      <w:r>
        <w:t>MOP</w:t>
      </w:r>
      <w:r>
        <w:tab/>
        <w:t>Maintenance Operations Protocol</w:t>
      </w:r>
    </w:p>
    <w:p w14:paraId="4860F8FC" w14:textId="77777777" w:rsidR="00861277" w:rsidRDefault="00861277" w:rsidP="00861277">
      <w:pPr>
        <w:pStyle w:val="EX"/>
      </w:pPr>
      <w:r>
        <w:t>NRF</w:t>
      </w:r>
      <w:r>
        <w:tab/>
        <w:t>Network Repository Function</w:t>
      </w:r>
    </w:p>
    <w:p w14:paraId="4B3CA952" w14:textId="77777777" w:rsidR="003E69DE" w:rsidRDefault="003E69DE" w:rsidP="003E69DE">
      <w:pPr>
        <w:pStyle w:val="EX"/>
      </w:pPr>
      <w:r>
        <w:t>NSI</w:t>
      </w:r>
      <w:r>
        <w:tab/>
        <w:t>Network Slice Instance</w:t>
      </w:r>
    </w:p>
    <w:p w14:paraId="71389D75" w14:textId="77777777" w:rsidR="003E69DE" w:rsidRDefault="003E69DE" w:rsidP="003E69DE">
      <w:pPr>
        <w:pStyle w:val="EX"/>
      </w:pPr>
      <w:r>
        <w:t>NSI ID</w:t>
      </w:r>
      <w:r>
        <w:tab/>
        <w:t>Network Slice Instance Identifier</w:t>
      </w:r>
    </w:p>
    <w:p w14:paraId="23FD7636" w14:textId="77777777" w:rsidR="003E69DE" w:rsidRDefault="003E69DE" w:rsidP="003E69DE">
      <w:pPr>
        <w:pStyle w:val="EX"/>
      </w:pPr>
      <w:r>
        <w:t>NSSAI</w:t>
      </w:r>
      <w:r>
        <w:tab/>
        <w:t>Network Slice Selection Assistance Information</w:t>
      </w:r>
    </w:p>
    <w:p w14:paraId="4DACADE3" w14:textId="77777777" w:rsidR="003E69DE" w:rsidRDefault="003E69DE" w:rsidP="003E69DE">
      <w:pPr>
        <w:pStyle w:val="EX"/>
      </w:pPr>
      <w:r>
        <w:t>PHP</w:t>
      </w:r>
      <w:r>
        <w:tab/>
        <w:t>Hypertext Preprocessor</w:t>
      </w:r>
    </w:p>
    <w:p w14:paraId="7497C71C" w14:textId="77777777" w:rsidR="003E69DE" w:rsidRDefault="003E69DE" w:rsidP="003E69DE">
      <w:pPr>
        <w:pStyle w:val="EX"/>
      </w:pPr>
      <w:r>
        <w:t>PM</w:t>
      </w:r>
      <w:r>
        <w:tab/>
        <w:t>Performance Management</w:t>
      </w:r>
    </w:p>
    <w:p w14:paraId="7DBE81B7" w14:textId="77777777" w:rsidR="003E69DE" w:rsidRDefault="003E69DE" w:rsidP="003E69DE">
      <w:pPr>
        <w:pStyle w:val="EX"/>
      </w:pPr>
      <w:r>
        <w:t>QMS</w:t>
      </w:r>
      <w:r>
        <w:tab/>
        <w:t>Quality Management System</w:t>
      </w:r>
    </w:p>
    <w:p w14:paraId="10835620" w14:textId="77777777" w:rsidR="003E69DE" w:rsidRDefault="003E69DE" w:rsidP="003E69DE">
      <w:pPr>
        <w:pStyle w:val="EX"/>
      </w:pPr>
      <w:r>
        <w:t>RAM</w:t>
      </w:r>
      <w:r>
        <w:tab/>
        <w:t>Random Access Memory</w:t>
      </w:r>
    </w:p>
    <w:p w14:paraId="198BBADB" w14:textId="77777777" w:rsidR="003E69DE" w:rsidRDefault="003E69DE" w:rsidP="003E69DE">
      <w:pPr>
        <w:pStyle w:val="EX"/>
      </w:pPr>
      <w:r>
        <w:t>RBAC</w:t>
      </w:r>
      <w:r>
        <w:tab/>
        <w:t>Role Based Access Control</w:t>
      </w:r>
    </w:p>
    <w:p w14:paraId="208C2400" w14:textId="77777777" w:rsidR="003E69DE" w:rsidRDefault="003E69DE" w:rsidP="003E69DE">
      <w:pPr>
        <w:pStyle w:val="EX"/>
      </w:pPr>
      <w:r>
        <w:t xml:space="preserve">RCP </w:t>
      </w:r>
      <w:r>
        <w:tab/>
        <w:t>Remote Copy Program</w:t>
      </w:r>
    </w:p>
    <w:p w14:paraId="3B4DCF92" w14:textId="77777777" w:rsidR="003E69DE" w:rsidRDefault="003E69DE" w:rsidP="003E69DE">
      <w:pPr>
        <w:pStyle w:val="EX"/>
      </w:pPr>
      <w:r>
        <w:t>RDP</w:t>
      </w:r>
      <w:r>
        <w:tab/>
        <w:t>Remote Delete Program</w:t>
      </w:r>
    </w:p>
    <w:p w14:paraId="3320D707" w14:textId="77777777" w:rsidR="003E69DE" w:rsidRDefault="003E69DE" w:rsidP="003E69DE">
      <w:pPr>
        <w:pStyle w:val="EX"/>
      </w:pPr>
      <w:r>
        <w:t>RPH</w:t>
      </w:r>
      <w:r>
        <w:tab/>
        <w:t>Reverse Path Filter</w:t>
      </w:r>
    </w:p>
    <w:p w14:paraId="0DE5E9DC" w14:textId="77777777" w:rsidR="003E69DE" w:rsidRDefault="003E69DE" w:rsidP="003E69DE">
      <w:pPr>
        <w:pStyle w:val="EX"/>
      </w:pPr>
      <w:r>
        <w:t>RSH</w:t>
      </w:r>
      <w:r>
        <w:tab/>
        <w:t>Remote shell</w:t>
      </w:r>
    </w:p>
    <w:p w14:paraId="484946E2" w14:textId="77777777" w:rsidR="00861277" w:rsidRDefault="00861277" w:rsidP="003E69DE">
      <w:pPr>
        <w:pStyle w:val="EX"/>
      </w:pPr>
      <w:r>
        <w:t>SBA</w:t>
      </w:r>
      <w:r>
        <w:tab/>
        <w:t>Service Based Architecture</w:t>
      </w:r>
    </w:p>
    <w:p w14:paraId="3E311B27" w14:textId="77777777" w:rsidR="00291302" w:rsidRDefault="00291302" w:rsidP="00D3544D">
      <w:pPr>
        <w:pStyle w:val="EX"/>
      </w:pPr>
      <w:r>
        <w:t>SBI</w:t>
      </w:r>
      <w:r>
        <w:tab/>
        <w:t>Service Based Interfaces</w:t>
      </w:r>
    </w:p>
    <w:p w14:paraId="7CEB72D8" w14:textId="77777777" w:rsidR="003E69DE" w:rsidRDefault="003E69DE" w:rsidP="003E69DE">
      <w:pPr>
        <w:pStyle w:val="EX"/>
      </w:pPr>
      <w:r>
        <w:t>SCAS</w:t>
      </w:r>
      <w:r>
        <w:tab/>
      </w:r>
      <w:r>
        <w:tab/>
        <w:t>Security Assurance Specification</w:t>
      </w:r>
    </w:p>
    <w:p w14:paraId="6FA1B3D7" w14:textId="77777777" w:rsidR="003E69DE" w:rsidRDefault="003E69DE" w:rsidP="003E69DE">
      <w:pPr>
        <w:pStyle w:val="EX"/>
      </w:pPr>
      <w:r>
        <w:t>SCP</w:t>
      </w:r>
      <w:r>
        <w:tab/>
        <w:t>Service Communication Proxy</w:t>
      </w:r>
    </w:p>
    <w:p w14:paraId="297D242F" w14:textId="77777777" w:rsidR="003E69DE" w:rsidRDefault="003E69DE" w:rsidP="003E69DE">
      <w:pPr>
        <w:pStyle w:val="EX"/>
      </w:pPr>
      <w:r>
        <w:t>SECAM</w:t>
      </w:r>
      <w:r>
        <w:tab/>
        <w:t>Security Assurance Methodology</w:t>
      </w:r>
    </w:p>
    <w:p w14:paraId="40E1FA43" w14:textId="77777777" w:rsidR="003E69DE" w:rsidRDefault="00861277" w:rsidP="003E69DE">
      <w:pPr>
        <w:pStyle w:val="EX"/>
      </w:pPr>
      <w:r>
        <w:t>SEPP</w:t>
      </w:r>
      <w:r>
        <w:tab/>
        <w:t>Security Edge Protection Proxy</w:t>
      </w:r>
    </w:p>
    <w:p w14:paraId="384AB85A" w14:textId="77777777" w:rsidR="003E69DE" w:rsidRDefault="003E69DE" w:rsidP="003E69DE">
      <w:pPr>
        <w:pStyle w:val="EX"/>
      </w:pPr>
      <w:r>
        <w:t>SFTP</w:t>
      </w:r>
      <w:r>
        <w:tab/>
        <w:t>Secure File Transfer Protocol</w:t>
      </w:r>
    </w:p>
    <w:p w14:paraId="258F30A2" w14:textId="77777777" w:rsidR="003E69DE" w:rsidRDefault="003E69DE" w:rsidP="003E69DE">
      <w:pPr>
        <w:pStyle w:val="EX"/>
      </w:pPr>
      <w:r>
        <w:t>SGID</w:t>
      </w:r>
      <w:r>
        <w:tab/>
        <w:t>Special Group Identification</w:t>
      </w:r>
    </w:p>
    <w:p w14:paraId="01498BD3" w14:textId="77777777" w:rsidR="003E69DE" w:rsidRDefault="003E69DE" w:rsidP="003E69DE">
      <w:pPr>
        <w:pStyle w:val="EX"/>
      </w:pPr>
      <w:r>
        <w:t>S-NSSAI</w:t>
      </w:r>
      <w:r>
        <w:tab/>
        <w:t>Single Network Slice Selection Assistance Information</w:t>
      </w:r>
    </w:p>
    <w:p w14:paraId="7D85D060" w14:textId="77777777" w:rsidR="003E69DE" w:rsidRDefault="003E69DE" w:rsidP="003E69DE">
      <w:pPr>
        <w:pStyle w:val="EX"/>
      </w:pPr>
      <w:r>
        <w:t xml:space="preserve">SSH </w:t>
      </w:r>
      <w:r>
        <w:tab/>
        <w:t>Secure Shell</w:t>
      </w:r>
    </w:p>
    <w:p w14:paraId="1197F1F5" w14:textId="77777777" w:rsidR="003E69DE" w:rsidRDefault="003E69DE" w:rsidP="003E69DE">
      <w:pPr>
        <w:pStyle w:val="EX"/>
      </w:pPr>
      <w:r>
        <w:t>SSI</w:t>
      </w:r>
      <w:r>
        <w:tab/>
        <w:t>Server Side Includes</w:t>
      </w:r>
    </w:p>
    <w:p w14:paraId="0D2A056B" w14:textId="77777777" w:rsidR="003E69DE" w:rsidRDefault="003E69DE" w:rsidP="003E69DE">
      <w:pPr>
        <w:pStyle w:val="EX"/>
      </w:pPr>
      <w:r>
        <w:t>SSO</w:t>
      </w:r>
      <w:r>
        <w:tab/>
        <w:t>Single Sign-On</w:t>
      </w:r>
    </w:p>
    <w:p w14:paraId="201EA34E" w14:textId="77777777" w:rsidR="003E69DE" w:rsidRDefault="003E69DE" w:rsidP="003E69DE">
      <w:pPr>
        <w:pStyle w:val="EX"/>
      </w:pPr>
      <w:r>
        <w:t>SUID</w:t>
      </w:r>
      <w:r>
        <w:tab/>
        <w:t>Set owner User Idenification</w:t>
      </w:r>
    </w:p>
    <w:p w14:paraId="526B9B1C" w14:textId="77777777" w:rsidR="003E69DE" w:rsidRDefault="003E69DE" w:rsidP="003E69DE">
      <w:pPr>
        <w:pStyle w:val="EX"/>
      </w:pPr>
      <w:r>
        <w:t>SYN</w:t>
      </w:r>
      <w:r>
        <w:tab/>
        <w:t>Synchronous Transmission</w:t>
      </w:r>
    </w:p>
    <w:p w14:paraId="052A6EB9" w14:textId="77777777" w:rsidR="00861277" w:rsidRDefault="003E69DE" w:rsidP="003E69DE">
      <w:pPr>
        <w:pStyle w:val="EX"/>
      </w:pPr>
      <w:r>
        <w:t>TFTP</w:t>
      </w:r>
      <w:r>
        <w:tab/>
        <w:t>Trivial File Transfer Protocol</w:t>
      </w:r>
    </w:p>
    <w:p w14:paraId="47E651C0" w14:textId="77777777" w:rsidR="00291302" w:rsidRDefault="00291302" w:rsidP="005A6876">
      <w:pPr>
        <w:pStyle w:val="EX"/>
      </w:pPr>
      <w:r>
        <w:t>WAS</w:t>
      </w:r>
      <w:r>
        <w:tab/>
        <w:t>Web Application Security</w:t>
      </w:r>
    </w:p>
    <w:p w14:paraId="69DB0279" w14:textId="77777777" w:rsidR="003E69DE" w:rsidRPr="00FD4A4B" w:rsidRDefault="003E69DE" w:rsidP="005A6876">
      <w:pPr>
        <w:pStyle w:val="EX"/>
      </w:pPr>
      <w:r w:rsidRPr="00FD4A4B">
        <w:t>WebDAV</w:t>
      </w:r>
      <w:r>
        <w:tab/>
      </w:r>
      <w:r w:rsidRPr="00F3180E">
        <w:t>Web Distributed Authoring and Versioning</w:t>
      </w:r>
    </w:p>
    <w:p w14:paraId="11FABFFD" w14:textId="77777777" w:rsidR="00E2167A" w:rsidRPr="00FD4A4B" w:rsidRDefault="000E530A" w:rsidP="00E2167A">
      <w:pPr>
        <w:pStyle w:val="Heading1"/>
      </w:pPr>
      <w:bookmarkStart w:id="28" w:name="_CR4"/>
      <w:bookmarkStart w:id="29" w:name="_Toc19542353"/>
      <w:bookmarkStart w:id="30" w:name="_Toc35348355"/>
      <w:bookmarkStart w:id="31" w:name="_Toc224924924"/>
      <w:bookmarkEnd w:id="28"/>
      <w:r>
        <w:t>4</w:t>
      </w:r>
      <w:r w:rsidR="00E2167A" w:rsidRPr="00FD4A4B">
        <w:tab/>
      </w:r>
      <w:r w:rsidR="007E382B" w:rsidRPr="00FD4A4B">
        <w:t>Catalogue of s</w:t>
      </w:r>
      <w:r w:rsidR="00407F3E" w:rsidRPr="00FD4A4B">
        <w:t xml:space="preserve">ecurity </w:t>
      </w:r>
      <w:r w:rsidR="00AB176F" w:rsidRPr="00FD4A4B">
        <w:t>r</w:t>
      </w:r>
      <w:r w:rsidR="00E2167A" w:rsidRPr="00FD4A4B">
        <w:t>equirements</w:t>
      </w:r>
      <w:r w:rsidR="007E382B" w:rsidRPr="00FD4A4B">
        <w:t xml:space="preserve"> and</w:t>
      </w:r>
      <w:r w:rsidR="00D70B50" w:rsidRPr="00FD4A4B">
        <w:t xml:space="preserve"> related</w:t>
      </w:r>
      <w:r w:rsidR="007E382B" w:rsidRPr="00FD4A4B">
        <w:t xml:space="preserve"> test cases</w:t>
      </w:r>
      <w:bookmarkEnd w:id="29"/>
      <w:bookmarkEnd w:id="30"/>
      <w:bookmarkEnd w:id="31"/>
    </w:p>
    <w:p w14:paraId="5BA41331" w14:textId="77777777" w:rsidR="00BA699C" w:rsidRPr="00FD4A4B" w:rsidRDefault="000E530A" w:rsidP="00BA699C">
      <w:pPr>
        <w:pStyle w:val="Heading2"/>
      </w:pPr>
      <w:bookmarkStart w:id="32" w:name="_CR4_1"/>
      <w:bookmarkStart w:id="33" w:name="_Toc19542354"/>
      <w:bookmarkStart w:id="34" w:name="_Toc35348356"/>
      <w:bookmarkStart w:id="35" w:name="_Toc224924925"/>
      <w:bookmarkEnd w:id="32"/>
      <w:r>
        <w:t>4</w:t>
      </w:r>
      <w:r w:rsidR="00BA699C" w:rsidRPr="00FD4A4B">
        <w:t>.1</w:t>
      </w:r>
      <w:r w:rsidR="00BA699C" w:rsidRPr="00FD4A4B">
        <w:tab/>
        <w:t>Introduction</w:t>
      </w:r>
      <w:bookmarkEnd w:id="33"/>
      <w:bookmarkEnd w:id="34"/>
      <w:bookmarkEnd w:id="35"/>
    </w:p>
    <w:p w14:paraId="4081272D" w14:textId="77777777" w:rsidR="009065C8" w:rsidRPr="00FD4A4B" w:rsidRDefault="000E530A" w:rsidP="00A0771F">
      <w:pPr>
        <w:pStyle w:val="Heading3"/>
      </w:pPr>
      <w:bookmarkStart w:id="36" w:name="_CR4_1_1"/>
      <w:bookmarkStart w:id="37" w:name="_Toc19542355"/>
      <w:bookmarkStart w:id="38" w:name="_Toc35348357"/>
      <w:bookmarkStart w:id="39" w:name="_Toc224924926"/>
      <w:bookmarkEnd w:id="36"/>
      <w:r w:rsidRPr="00907F75">
        <w:t>4</w:t>
      </w:r>
      <w:r w:rsidR="009065C8" w:rsidRPr="00FD4A4B">
        <w:t>.1.</w:t>
      </w:r>
      <w:r w:rsidR="004E60C6">
        <w:t>1</w:t>
      </w:r>
      <w:r w:rsidR="009065C8" w:rsidRPr="00FD4A4B">
        <w:tab/>
        <w:t>Pre-requisites for testing</w:t>
      </w:r>
      <w:bookmarkEnd w:id="37"/>
      <w:bookmarkEnd w:id="38"/>
      <w:bookmarkEnd w:id="39"/>
      <w:r w:rsidR="009065C8" w:rsidRPr="00FD4A4B">
        <w:t xml:space="preserve"> </w:t>
      </w:r>
    </w:p>
    <w:p w14:paraId="35C8C429" w14:textId="77777777" w:rsidR="009065C8" w:rsidRPr="00FD4A4B" w:rsidRDefault="009065C8" w:rsidP="009065C8">
      <w:r w:rsidRPr="00FD4A4B">
        <w:t xml:space="preserve">The SCAS tests, as described in the present specification, are to be applied to a network product whose software and hardware has been brought into use so that the network product can provide the intended functionality, either in a real network environment or in a simulated environment. This implies that, before any testing is performed, the hardware and software has been installed correctly, the network product is powered on, and communication has been established over all standardized interfaces and </w:t>
      </w:r>
      <w:r w:rsidR="00D43B8A" w:rsidRPr="00D43B8A">
        <w:t xml:space="preserve">O&amp;M </w:t>
      </w:r>
      <w:r w:rsidRPr="00FD4A4B">
        <w:t>interfaces related with the network product</w:t>
      </w:r>
      <w:r w:rsidR="00FD4A4B">
        <w:t>'</w:t>
      </w:r>
      <w:r w:rsidRPr="00FD4A4B">
        <w:t>s functionality, as described in the vendor</w:t>
      </w:r>
      <w:r w:rsidR="00FD4A4B">
        <w:t>'</w:t>
      </w:r>
      <w:r w:rsidRPr="00FD4A4B">
        <w:t xml:space="preserve">s documentation. </w:t>
      </w:r>
    </w:p>
    <w:p w14:paraId="721A386D" w14:textId="77777777" w:rsidR="009065C8" w:rsidRPr="00FD4A4B" w:rsidRDefault="009065C8" w:rsidP="009065C8">
      <w:r w:rsidRPr="00FD4A4B">
        <w:t>Communication over external non standardized Interfaces that may exist and are marked as optional, according to the vendor</w:t>
      </w:r>
      <w:r w:rsidR="00FD4A4B">
        <w:t>'</w:t>
      </w:r>
      <w:r w:rsidRPr="00FD4A4B">
        <w:t xml:space="preserve">s documentation, shall also be established during testing unless they are explicitly marked as </w:t>
      </w:r>
      <w:r w:rsidR="00FD4A4B">
        <w:t>"</w:t>
      </w:r>
      <w:r w:rsidRPr="00FD4A4B">
        <w:t>not recommended</w:t>
      </w:r>
      <w:r w:rsidR="00FD4A4B">
        <w:t>"</w:t>
      </w:r>
      <w:r w:rsidRPr="00FD4A4B">
        <w:t xml:space="preserve"> in the vendor</w:t>
      </w:r>
      <w:r w:rsidR="00FD4A4B">
        <w:t>'</w:t>
      </w:r>
      <w:r w:rsidRPr="00FD4A4B">
        <w:t xml:space="preserve">s documentation. </w:t>
      </w:r>
    </w:p>
    <w:p w14:paraId="72F39E23" w14:textId="77777777" w:rsidR="009065C8" w:rsidRPr="00FD4A4B" w:rsidRDefault="009065C8" w:rsidP="009065C8">
      <w:r w:rsidRPr="00FD4A4B">
        <w:t xml:space="preserve">For each of the enabled external communication interfaces there may be various optional capabilities. During testing, all such capabilities shall be enabled unless they are explicitly marked </w:t>
      </w:r>
      <w:r w:rsidR="00830415" w:rsidRPr="00FD4A4B">
        <w:t>as</w:t>
      </w:r>
      <w:r w:rsidR="00830415">
        <w:t xml:space="preserve"> </w:t>
      </w:r>
      <w:r w:rsidR="00830415" w:rsidRPr="00FD4A4B">
        <w:t>"not</w:t>
      </w:r>
      <w:r w:rsidRPr="00FD4A4B">
        <w:t xml:space="preserve"> recommended</w:t>
      </w:r>
      <w:r w:rsidR="00FD4A4B">
        <w:t>"</w:t>
      </w:r>
      <w:r w:rsidRPr="00FD4A4B">
        <w:t xml:space="preserve"> in the vendor</w:t>
      </w:r>
      <w:r w:rsidR="00FD4A4B">
        <w:t>'</w:t>
      </w:r>
      <w:r w:rsidRPr="00FD4A4B">
        <w:t>s documentation.</w:t>
      </w:r>
    </w:p>
    <w:p w14:paraId="07069E54" w14:textId="77777777" w:rsidR="009065C8" w:rsidRPr="00FD4A4B" w:rsidRDefault="009065C8" w:rsidP="009065C8">
      <w:r w:rsidRPr="00FD4A4B">
        <w:t xml:space="preserve">In some cases a testcase might require configuration changes as part of the execution steps or pre-conditions. After such test is executed and prior </w:t>
      </w:r>
      <w:r w:rsidR="00FE369F">
        <w:t xml:space="preserve">to </w:t>
      </w:r>
      <w:r w:rsidRPr="00FD4A4B">
        <w:t xml:space="preserve">any further test execution it </w:t>
      </w:r>
      <w:r w:rsidR="00EC0A20">
        <w:t>needs to</w:t>
      </w:r>
      <w:r w:rsidR="00EC0A20" w:rsidRPr="00FD4A4B">
        <w:t xml:space="preserve"> </w:t>
      </w:r>
      <w:r w:rsidRPr="00FD4A4B">
        <w:t xml:space="preserve">be ensured that the state of the </w:t>
      </w:r>
      <w:r w:rsidR="00BC1C03" w:rsidRPr="00BC1C03">
        <w:t>Product under Evaluation</w:t>
      </w:r>
      <w:r w:rsidRPr="00FD4A4B">
        <w:t xml:space="preserve"> is restored back in the original state.</w:t>
      </w:r>
    </w:p>
    <w:p w14:paraId="23F4A880" w14:textId="77777777" w:rsidR="00BA699C" w:rsidRPr="00FD4A4B" w:rsidRDefault="009065C8" w:rsidP="009065C8">
      <w:r w:rsidRPr="00FD4A4B">
        <w:t xml:space="preserve">SCAS testing is not about security in operations and deployments. So, in particular, SCAS testing is independent of any </w:t>
      </w:r>
      <w:r w:rsidR="00D43B8A">
        <w:t xml:space="preserve">network </w:t>
      </w:r>
      <w:r w:rsidRPr="00FD4A4B">
        <w:t>operator guidelines or considerations on specific deployment scenarios.</w:t>
      </w:r>
      <w:r w:rsidR="00BA699C" w:rsidRPr="00FD4A4B">
        <w:t xml:space="preserve"> </w:t>
      </w:r>
    </w:p>
    <w:p w14:paraId="7BF101E0" w14:textId="77777777" w:rsidR="000F2A46" w:rsidRPr="00FD4A4B" w:rsidRDefault="000E530A" w:rsidP="00A0771F">
      <w:pPr>
        <w:pStyle w:val="Heading3"/>
      </w:pPr>
      <w:bookmarkStart w:id="40" w:name="_CR4_1_2"/>
      <w:bookmarkStart w:id="41" w:name="_Toc19542356"/>
      <w:bookmarkStart w:id="42" w:name="_Toc35348358"/>
      <w:bookmarkStart w:id="43" w:name="_Toc224924927"/>
      <w:bookmarkEnd w:id="40"/>
      <w:r w:rsidRPr="00907F75">
        <w:t>4</w:t>
      </w:r>
      <w:r w:rsidR="000F2A46" w:rsidRPr="00FD4A4B">
        <w:t>.1.</w:t>
      </w:r>
      <w:r w:rsidR="004E60C6">
        <w:t>2</w:t>
      </w:r>
      <w:r w:rsidR="000F2A46" w:rsidRPr="00FD4A4B">
        <w:tab/>
        <w:t>Use of tools in testing</w:t>
      </w:r>
      <w:bookmarkEnd w:id="41"/>
      <w:bookmarkEnd w:id="42"/>
      <w:bookmarkEnd w:id="43"/>
      <w:r w:rsidR="000F2A46" w:rsidRPr="00FD4A4B">
        <w:t xml:space="preserve"> </w:t>
      </w:r>
      <w:r w:rsidR="000F2A46" w:rsidRPr="00FD4A4B">
        <w:tab/>
      </w:r>
    </w:p>
    <w:p w14:paraId="67E1E43C" w14:textId="77777777" w:rsidR="000F2A46" w:rsidRPr="00FD4A4B" w:rsidRDefault="000F2A46" w:rsidP="000F2A46">
      <w:r w:rsidRPr="00FD4A4B">
        <w:t xml:space="preserve">The following text shall apply to all test cases described in the present </w:t>
      </w:r>
      <w:r w:rsidR="003642F9">
        <w:t>document</w:t>
      </w:r>
      <w:r w:rsidRPr="00FD4A4B">
        <w:t xml:space="preserve">: </w:t>
      </w:r>
    </w:p>
    <w:p w14:paraId="5FFDC75C" w14:textId="77777777" w:rsidR="000F2A46" w:rsidRPr="00FD4A4B" w:rsidRDefault="000F2A46" w:rsidP="000F2A46">
      <w:r w:rsidRPr="00FD4A4B">
        <w:t xml:space="preserve">The present </w:t>
      </w:r>
      <w:r w:rsidR="003642F9">
        <w:t>document</w:t>
      </w:r>
      <w:r w:rsidRPr="00FD4A4B">
        <w:t xml:space="preserve"> takes into account that the landscape of testing tools evolves more rapidly than SCAS specifications. It is therefore allowed that, for each requirement, the actual test carried out may deviate from the stepwise description of the test case in the present </w:t>
      </w:r>
      <w:r w:rsidR="003642F9">
        <w:t>document</w:t>
      </w:r>
      <w:r w:rsidRPr="00FD4A4B">
        <w:t xml:space="preserve"> if the following conditions are fulfilled: </w:t>
      </w:r>
    </w:p>
    <w:p w14:paraId="25D5EE0A" w14:textId="77777777" w:rsidR="000F2A46" w:rsidRDefault="000F2A46" w:rsidP="00EC47F1">
      <w:pPr>
        <w:pStyle w:val="B1"/>
      </w:pPr>
      <w:r w:rsidRPr="00FD4A4B">
        <w:t>(1)</w:t>
      </w:r>
      <w:r w:rsidRPr="00FD4A4B">
        <w:tab/>
        <w:t xml:space="preserve"> The test is carried out by preferably using Commercial-of-the-Shelf (COTS) and Free-Open-Source-Software (FOSS) tools that are available for other testers that may want to repeat the test. In case a tool not in any of these two categories is used then evidence of the quality assurance of the tool </w:t>
      </w:r>
      <w:r w:rsidR="00EC0A20">
        <w:t>needs to</w:t>
      </w:r>
      <w:r w:rsidR="00EC0A20" w:rsidRPr="00FD4A4B">
        <w:t xml:space="preserve"> </w:t>
      </w:r>
      <w:r w:rsidRPr="00FD4A4B">
        <w:t xml:space="preserve">be provided. This applies only to tools used to perform the actual test and not supportive tools needed for </w:t>
      </w:r>
      <w:r w:rsidR="00830415" w:rsidRPr="00FD4A4B">
        <w:t>setting</w:t>
      </w:r>
      <w:r w:rsidRPr="00FD4A4B">
        <w:t xml:space="preserve"> up the testing environment like for example traffic generators/ simulators.</w:t>
      </w:r>
    </w:p>
    <w:p w14:paraId="1B19B267" w14:textId="77777777" w:rsidR="006C17A8" w:rsidRDefault="006C17A8" w:rsidP="006C17A8">
      <w:pPr>
        <w:pStyle w:val="B1"/>
        <w:ind w:firstLine="0"/>
      </w:pPr>
      <w:r>
        <w:t>In cases where a test</w:t>
      </w:r>
      <w:r w:rsidR="00474E1F" w:rsidRPr="00474E1F">
        <w:t>er</w:t>
      </w:r>
      <w:r>
        <w:t xml:space="preserve"> is not able to obtain the necessary tools to perform the test</w:t>
      </w:r>
      <w:r w:rsidRPr="00B67F7D">
        <w:rPr>
          <w:lang w:val="en-US"/>
        </w:rPr>
        <w:t>,</w:t>
      </w:r>
      <w:r>
        <w:t xml:space="preserve"> vendor proprietary test tools may be used by the test</w:t>
      </w:r>
      <w:r w:rsidR="00474E1F" w:rsidRPr="00474E1F">
        <w:t>er</w:t>
      </w:r>
      <w:r>
        <w:t xml:space="preserve"> as long the test tool is controlled under a suitable quality management system (QMS). The test</w:t>
      </w:r>
      <w:r w:rsidR="00474E1F" w:rsidRPr="00474E1F">
        <w:t>er</w:t>
      </w:r>
      <w:r>
        <w:t xml:space="preserve"> ensure</w:t>
      </w:r>
      <w:r w:rsidRPr="00B67F7D">
        <w:t>s</w:t>
      </w:r>
      <w:r>
        <w:t xml:space="preserve"> that this QMS is in place in order to avail of a vendor’s test tool.</w:t>
      </w:r>
    </w:p>
    <w:p w14:paraId="43DDD8CF" w14:textId="77777777" w:rsidR="006C17A8" w:rsidRPr="006C17A8" w:rsidRDefault="006C17A8" w:rsidP="006C17A8">
      <w:pPr>
        <w:pStyle w:val="B1"/>
        <w:ind w:hanging="1"/>
      </w:pPr>
      <w:r>
        <w:t>Additionally in cases where the test lab does not have the necessary test environment to perform a test</w:t>
      </w:r>
      <w:r w:rsidRPr="00B67F7D">
        <w:rPr>
          <w:lang w:val="en-US"/>
        </w:rPr>
        <w:t>,</w:t>
      </w:r>
      <w:r>
        <w:t xml:space="preserve"> it </w:t>
      </w:r>
      <w:r w:rsidRPr="00B67F7D">
        <w:rPr>
          <w:lang w:val="en-US"/>
        </w:rPr>
        <w:t>shall be</w:t>
      </w:r>
      <w:r>
        <w:t xml:space="preserve"> possible for the test lab personnel to perform the test in a vendor</w:t>
      </w:r>
      <w:r w:rsidRPr="00B67F7D">
        <w:rPr>
          <w:lang w:val="en-US"/>
        </w:rPr>
        <w:t>'</w:t>
      </w:r>
      <w:r>
        <w:t xml:space="preserve">s test lab. In such cases the </w:t>
      </w:r>
      <w:r w:rsidR="00474E1F" w:rsidRPr="00474E1F">
        <w:t xml:space="preserve">tester </w:t>
      </w:r>
      <w:r w:rsidR="0082151E" w:rsidRPr="0082151E">
        <w:t xml:space="preserve">shall </w:t>
      </w:r>
      <w:r>
        <w:t>record details of test environment, test set-up used and how the test was performed.</w:t>
      </w:r>
    </w:p>
    <w:p w14:paraId="30D34A4D" w14:textId="77777777" w:rsidR="000F2A46" w:rsidRPr="00FD4A4B" w:rsidRDefault="000F2A46" w:rsidP="00EC47F1">
      <w:pPr>
        <w:pStyle w:val="B1"/>
      </w:pPr>
      <w:r w:rsidRPr="00FD4A4B">
        <w:t>(2)</w:t>
      </w:r>
      <w:r w:rsidRPr="00FD4A4B">
        <w:tab/>
        <w:t xml:space="preserve"> The tester provides evidence, e.g. by referring to the documentation of the tool, that the tool is suitable to verify the requirement, and the scope of testing is equal or larger to the one of the test case described in the present </w:t>
      </w:r>
      <w:r w:rsidR="003642F9">
        <w:t>document</w:t>
      </w:r>
      <w:r w:rsidRPr="00FD4A4B">
        <w:t xml:space="preserve">. The evidence needs to be sufficiently detailed for experts in the field of testing, not for the general public. </w:t>
      </w:r>
    </w:p>
    <w:p w14:paraId="34D6424B" w14:textId="77777777" w:rsidR="000F2A46" w:rsidRPr="00FD4A4B" w:rsidRDefault="000F2A46" w:rsidP="00EC47F1">
      <w:pPr>
        <w:pStyle w:val="B1"/>
      </w:pPr>
      <w:r w:rsidRPr="00FD4A4B">
        <w:t>(3</w:t>
      </w:r>
      <w:r w:rsidR="00865733" w:rsidRPr="00FD4A4B">
        <w:t>)</w:t>
      </w:r>
      <w:r w:rsidR="00865733">
        <w:tab/>
      </w:r>
      <w:r w:rsidRPr="00FD4A4B">
        <w:t xml:space="preserve"> The tester provides evidence that the tool has been actually used for testing the network product (e.g. by providing a trace).</w:t>
      </w:r>
    </w:p>
    <w:p w14:paraId="1AB9F451" w14:textId="77777777" w:rsidR="00E33BE1" w:rsidRPr="00FD4A4B" w:rsidRDefault="000E530A" w:rsidP="00E33BE1">
      <w:pPr>
        <w:pStyle w:val="Heading3"/>
      </w:pPr>
      <w:bookmarkStart w:id="44" w:name="_CR4_1_3"/>
      <w:bookmarkStart w:id="45" w:name="_Toc19542357"/>
      <w:bookmarkStart w:id="46" w:name="_Toc35348359"/>
      <w:bookmarkStart w:id="47" w:name="_Toc224924928"/>
      <w:bookmarkEnd w:id="44"/>
      <w:r w:rsidRPr="00907F75">
        <w:t>4</w:t>
      </w:r>
      <w:r w:rsidR="00E33BE1" w:rsidRPr="00FD4A4B">
        <w:t>.1.</w:t>
      </w:r>
      <w:r w:rsidR="004E60C6">
        <w:t>3</w:t>
      </w:r>
      <w:r w:rsidR="00E33BE1" w:rsidRPr="00FD4A4B">
        <w:tab/>
        <w:t>Documentation Requirements</w:t>
      </w:r>
      <w:bookmarkEnd w:id="45"/>
      <w:bookmarkEnd w:id="46"/>
      <w:bookmarkEnd w:id="47"/>
      <w:r w:rsidR="00E33BE1" w:rsidRPr="00FD4A4B">
        <w:tab/>
      </w:r>
    </w:p>
    <w:p w14:paraId="6ADE7C53" w14:textId="77777777" w:rsidR="000F2A46" w:rsidRPr="00FD4A4B" w:rsidRDefault="00E33BE1" w:rsidP="002A52FB">
      <w:r w:rsidRPr="00FD4A4B">
        <w:t>When a test case makes an assumption on the availability of certain items in the product documentation then this assumption is to be considered part of the requirement even if the requirements text does not mention the documentation.</w:t>
      </w:r>
    </w:p>
    <w:p w14:paraId="74545F21" w14:textId="77777777" w:rsidR="00BA699C" w:rsidRPr="00FD4A4B" w:rsidRDefault="000E530A" w:rsidP="00BA699C">
      <w:pPr>
        <w:pStyle w:val="Heading2"/>
      </w:pPr>
      <w:bookmarkStart w:id="48" w:name="_CR4_2"/>
      <w:bookmarkStart w:id="49" w:name="_Toc19542358"/>
      <w:bookmarkStart w:id="50" w:name="_Toc35348360"/>
      <w:bookmarkStart w:id="51" w:name="_Toc224924929"/>
      <w:bookmarkEnd w:id="48"/>
      <w:r>
        <w:t>4</w:t>
      </w:r>
      <w:r w:rsidR="00BA699C" w:rsidRPr="00FD4A4B">
        <w:t>.2</w:t>
      </w:r>
      <w:r w:rsidR="00BA699C" w:rsidRPr="00FD4A4B">
        <w:tab/>
      </w:r>
      <w:r w:rsidR="004E6417" w:rsidRPr="00FD4A4B">
        <w:t>Security functional requirements</w:t>
      </w:r>
      <w:r w:rsidR="008A6D35" w:rsidRPr="00FD4A4B">
        <w:t xml:space="preserve"> and </w:t>
      </w:r>
      <w:r w:rsidR="00D70B50" w:rsidRPr="00FD4A4B">
        <w:t xml:space="preserve">related </w:t>
      </w:r>
      <w:r w:rsidR="008A6D35" w:rsidRPr="00FD4A4B">
        <w:t>test cases</w:t>
      </w:r>
      <w:bookmarkEnd w:id="49"/>
      <w:bookmarkEnd w:id="50"/>
      <w:bookmarkEnd w:id="51"/>
    </w:p>
    <w:p w14:paraId="63D2733E" w14:textId="77777777" w:rsidR="00547CFF" w:rsidRDefault="000E530A" w:rsidP="004564B7">
      <w:pPr>
        <w:pStyle w:val="Heading3"/>
      </w:pPr>
      <w:bookmarkStart w:id="52" w:name="_CR4_2_1"/>
      <w:bookmarkStart w:id="53" w:name="_Toc19542359"/>
      <w:bookmarkStart w:id="54" w:name="_Toc35348361"/>
      <w:bookmarkStart w:id="55" w:name="_Toc224924930"/>
      <w:bookmarkEnd w:id="52"/>
      <w:r w:rsidRPr="00907F75">
        <w:t>4</w:t>
      </w:r>
      <w:r w:rsidR="00547CFF" w:rsidRPr="00FD4A4B">
        <w:t>.2.1</w:t>
      </w:r>
      <w:r w:rsidR="00547CFF" w:rsidRPr="00FD4A4B">
        <w:tab/>
        <w:t>Introduction</w:t>
      </w:r>
      <w:bookmarkEnd w:id="53"/>
      <w:bookmarkEnd w:id="54"/>
      <w:bookmarkEnd w:id="55"/>
    </w:p>
    <w:p w14:paraId="1B9BEDEA" w14:textId="77777777" w:rsidR="00EC0A20" w:rsidRPr="004B3F32" w:rsidRDefault="00EC0A20" w:rsidP="00EC0A20">
      <w:pPr>
        <w:rPr>
          <w:noProof/>
          <w:lang w:val="en-US"/>
        </w:rPr>
      </w:pPr>
      <w:r w:rsidRPr="004B3F32">
        <w:rPr>
          <w:noProof/>
          <w:lang w:val="en-US"/>
        </w:rPr>
        <w:t xml:space="preserve">The present clause describes the security functional requirements and the corresponding test cases, independent of a specific network product class. In particular the proposed security requirements are classified in two groups: </w:t>
      </w:r>
    </w:p>
    <w:p w14:paraId="4802DC0F" w14:textId="77777777" w:rsidR="00EC0A20" w:rsidRPr="004B3F32" w:rsidRDefault="00B97EC2" w:rsidP="00B97EC2">
      <w:pPr>
        <w:pStyle w:val="B1"/>
        <w:rPr>
          <w:noProof/>
        </w:rPr>
      </w:pPr>
      <w:r>
        <w:rPr>
          <w:noProof/>
        </w:rPr>
        <w:t>-</w:t>
      </w:r>
      <w:r>
        <w:rPr>
          <w:noProof/>
        </w:rPr>
        <w:tab/>
      </w:r>
      <w:r w:rsidR="00EC0A20" w:rsidRPr="004B3F32">
        <w:rPr>
          <w:noProof/>
        </w:rPr>
        <w:t>Security functional requirements deriving from 3GPP specifications and detailed in clause 4.2.2</w:t>
      </w:r>
    </w:p>
    <w:p w14:paraId="30C1122D" w14:textId="77777777" w:rsidR="003642F9" w:rsidRPr="00EC0A20" w:rsidRDefault="00B97EC2" w:rsidP="00B97EC2">
      <w:pPr>
        <w:pStyle w:val="B1"/>
      </w:pPr>
      <w:r>
        <w:rPr>
          <w:noProof/>
        </w:rPr>
        <w:t>-</w:t>
      </w:r>
      <w:r>
        <w:rPr>
          <w:noProof/>
        </w:rPr>
        <w:tab/>
      </w:r>
      <w:r w:rsidR="00EC0A20" w:rsidRPr="00EC0A20">
        <w:rPr>
          <w:noProof/>
        </w:rPr>
        <w:t>General security functional requirements which include requirements not already addressed in the 3GPP specifications but whose support is also important to ensure a network product conforms to a common security baseline detailed in clau</w:t>
      </w:r>
      <w:r w:rsidR="00FE369F" w:rsidRPr="00747EEA">
        <w:rPr>
          <w:noProof/>
          <w:lang w:val="en-US"/>
        </w:rPr>
        <w:t>s</w:t>
      </w:r>
      <w:r w:rsidR="00EC0A20" w:rsidRPr="00EC0A20">
        <w:rPr>
          <w:noProof/>
        </w:rPr>
        <w:t>e 4.2.3.</w:t>
      </w:r>
    </w:p>
    <w:p w14:paraId="79E3234F" w14:textId="77777777" w:rsidR="007E382B" w:rsidRPr="00FD4A4B" w:rsidRDefault="000E530A" w:rsidP="004564B7">
      <w:pPr>
        <w:pStyle w:val="Heading3"/>
      </w:pPr>
      <w:bookmarkStart w:id="56" w:name="_CR4_2_2"/>
      <w:bookmarkStart w:id="57" w:name="_Toc19542360"/>
      <w:bookmarkStart w:id="58" w:name="_Toc35348362"/>
      <w:bookmarkStart w:id="59" w:name="_Toc224924931"/>
      <w:bookmarkEnd w:id="56"/>
      <w:r w:rsidRPr="00907F75">
        <w:t>4</w:t>
      </w:r>
      <w:r w:rsidR="00547CFF" w:rsidRPr="00FD4A4B">
        <w:t>.2.2</w:t>
      </w:r>
      <w:r w:rsidR="007E382B" w:rsidRPr="00FD4A4B">
        <w:tab/>
        <w:t>Security functional requirements deriv</w:t>
      </w:r>
      <w:r w:rsidR="0042139A" w:rsidRPr="00FD4A4B">
        <w:t>ing</w:t>
      </w:r>
      <w:r w:rsidR="007E382B" w:rsidRPr="00FD4A4B">
        <w:t xml:space="preserve"> from 3GPP specifications</w:t>
      </w:r>
      <w:r w:rsidR="008A6D35" w:rsidRPr="00FD4A4B">
        <w:t xml:space="preserve"> and </w:t>
      </w:r>
      <w:r w:rsidR="00D70B50" w:rsidRPr="00FD4A4B">
        <w:t xml:space="preserve">related </w:t>
      </w:r>
      <w:r w:rsidR="008A6D35" w:rsidRPr="00FD4A4B">
        <w:t>test cases</w:t>
      </w:r>
      <w:bookmarkEnd w:id="57"/>
      <w:bookmarkEnd w:id="58"/>
      <w:bookmarkEnd w:id="59"/>
    </w:p>
    <w:p w14:paraId="19CE7B2C" w14:textId="77777777" w:rsidR="00884E77" w:rsidRPr="00FD4A4B" w:rsidRDefault="000E530A" w:rsidP="00884E77">
      <w:pPr>
        <w:pStyle w:val="Heading4"/>
      </w:pPr>
      <w:bookmarkStart w:id="60" w:name="_CR4_2_2_1"/>
      <w:bookmarkStart w:id="61" w:name="_Toc19542361"/>
      <w:bookmarkStart w:id="62" w:name="_Toc35348363"/>
      <w:bookmarkStart w:id="63" w:name="_Toc224924932"/>
      <w:bookmarkEnd w:id="60"/>
      <w:r w:rsidRPr="00907F75">
        <w:t>4</w:t>
      </w:r>
      <w:r w:rsidR="00884E77" w:rsidRPr="00FD4A4B">
        <w:t>.2.2.1</w:t>
      </w:r>
      <w:r w:rsidR="00884E77" w:rsidRPr="00FD4A4B">
        <w:tab/>
        <w:t>Security functional requirements deriving from 3GPP specifications – general approach</w:t>
      </w:r>
      <w:bookmarkEnd w:id="61"/>
      <w:bookmarkEnd w:id="62"/>
      <w:bookmarkEnd w:id="63"/>
    </w:p>
    <w:p w14:paraId="21580900" w14:textId="77777777" w:rsidR="00884E77" w:rsidRPr="00FD4A4B" w:rsidRDefault="00884E77" w:rsidP="00884E77">
      <w:r w:rsidRPr="00FD4A4B">
        <w:t xml:space="preserve">The present clause describes the general approach taken towards security functional requirements deriving from 3GPP specifications and the corresponding test cases, independent of a specific network product class. </w:t>
      </w:r>
    </w:p>
    <w:p w14:paraId="495DF973" w14:textId="77777777" w:rsidR="00884E77" w:rsidRPr="00FD4A4B" w:rsidRDefault="00884E77" w:rsidP="00884E77">
      <w:r w:rsidRPr="00FD4A4B">
        <w:t>It is assumed for the purpose of the present SCAS that a network product conforms to all mandatory security-related provisions in 3GPP specifications pertaining to it, in particular</w:t>
      </w:r>
      <w:r w:rsidR="000A5A5E" w:rsidRPr="00FD4A4B">
        <w:t>:</w:t>
      </w:r>
      <w:r w:rsidRPr="00FD4A4B">
        <w:t xml:space="preserve"> </w:t>
      </w:r>
    </w:p>
    <w:p w14:paraId="35379050" w14:textId="77777777" w:rsidR="00884E77" w:rsidRPr="00FD4A4B" w:rsidRDefault="00153AE5" w:rsidP="00153AE5">
      <w:pPr>
        <w:pStyle w:val="B1"/>
      </w:pPr>
      <w:r w:rsidRPr="00FD4A4B">
        <w:t>-</w:t>
      </w:r>
      <w:r w:rsidRPr="00FD4A4B">
        <w:tab/>
      </w:r>
      <w:r w:rsidR="00884E77" w:rsidRPr="00FD4A4B">
        <w:t>all 3GPP specifications of the 33-series (security specifications) that are pertinent to the network product class;</w:t>
      </w:r>
    </w:p>
    <w:p w14:paraId="2FA8173E" w14:textId="77777777" w:rsidR="00884E77" w:rsidRPr="00FD4A4B" w:rsidRDefault="00153AE5" w:rsidP="0094445D">
      <w:pPr>
        <w:pStyle w:val="B1"/>
      </w:pPr>
      <w:r w:rsidRPr="00FD4A4B">
        <w:t>-</w:t>
      </w:r>
      <w:r w:rsidRPr="00FD4A4B">
        <w:tab/>
      </w:r>
      <w:r w:rsidR="00884E77" w:rsidRPr="00FD4A4B">
        <w:t xml:space="preserve">other 3GPP specifications that make reference to security specifications or are referred to from one of them. </w:t>
      </w:r>
    </w:p>
    <w:p w14:paraId="5E90789E" w14:textId="77777777" w:rsidR="00884E77" w:rsidRPr="00FD4A4B" w:rsidRDefault="00884E77" w:rsidP="0094445D">
      <w:r w:rsidRPr="00FD4A4B">
        <w:t>3GPP has decided to develop test specifications for the UE in the TSs of the 34-series under the responsibility of Working Group RAN5. 3GPP saw, however, no need to develop test specifications for network elements. For network elements, 3GPP rather trusts that tests are run under the responsibility of the vendors.</w:t>
      </w:r>
    </w:p>
    <w:p w14:paraId="67703018" w14:textId="77777777" w:rsidR="00884E77" w:rsidRPr="00FD4A4B" w:rsidRDefault="00884E77" w:rsidP="00884E77">
      <w:r w:rsidRPr="00FD4A4B">
        <w:t xml:space="preserve">Security procedures pertaining to a network product are typically embedded in non-security procedures and are hence assumed to be tested together with them. </w:t>
      </w:r>
    </w:p>
    <w:p w14:paraId="55F1FBBC" w14:textId="77777777" w:rsidR="00884E77" w:rsidRPr="00FD4A4B" w:rsidRDefault="00884E77" w:rsidP="00884E77">
      <w:r w:rsidRPr="00FD4A4B">
        <w:t xml:space="preserve">It is the purpose of the present SCAS to identify security requirements from the EPS </w:t>
      </w:r>
      <w:r w:rsidR="002E382C">
        <w:t xml:space="preserve">and 5G </w:t>
      </w:r>
      <w:r w:rsidRPr="00FD4A4B">
        <w:t xml:space="preserve">security architecture that require special attention in testing as they </w:t>
      </w:r>
      <w:r w:rsidR="0082151E" w:rsidRPr="0082151E">
        <w:t>can</w:t>
      </w:r>
      <w:r w:rsidR="00614893" w:rsidRPr="00FD4A4B">
        <w:t>:</w:t>
      </w:r>
    </w:p>
    <w:p w14:paraId="3F532E2B" w14:textId="77777777" w:rsidR="00884E77" w:rsidRPr="00FD4A4B" w:rsidRDefault="00884E77" w:rsidP="00153AE5">
      <w:pPr>
        <w:pStyle w:val="B1"/>
      </w:pPr>
      <w:r w:rsidRPr="00FD4A4B">
        <w:t>(a) lead to vulnerabilities when not satisfied;</w:t>
      </w:r>
    </w:p>
    <w:p w14:paraId="751EFD69" w14:textId="77777777" w:rsidR="00884E77" w:rsidRPr="00FD4A4B" w:rsidRDefault="00884E77" w:rsidP="00153AE5">
      <w:pPr>
        <w:pStyle w:val="B1"/>
      </w:pPr>
      <w:r w:rsidRPr="00FD4A4B">
        <w:t>(b) not be captured through ordinary testing activity for non-security procedures;</w:t>
      </w:r>
    </w:p>
    <w:p w14:paraId="40ECA486" w14:textId="77777777" w:rsidR="00884E77" w:rsidRPr="00FD4A4B" w:rsidRDefault="00884E77" w:rsidP="00153AE5">
      <w:pPr>
        <w:pStyle w:val="B1"/>
      </w:pPr>
      <w:r w:rsidRPr="00FD4A4B">
        <w:t xml:space="preserve">(c) address security-relevant failure cases and exceptions or </w:t>
      </w:r>
      <w:r w:rsidR="006D5002" w:rsidRPr="00FD4A4B">
        <w:t>'</w:t>
      </w:r>
      <w:r w:rsidRPr="00FD4A4B">
        <w:t>negative</w:t>
      </w:r>
      <w:r w:rsidR="006D5002" w:rsidRPr="00FD4A4B">
        <w:t>'</w:t>
      </w:r>
      <w:r w:rsidRPr="00FD4A4B">
        <w:t xml:space="preserve"> requirements of the kind: </w:t>
      </w:r>
      <w:r w:rsidR="00D139CE" w:rsidRPr="00FD4A4B">
        <w:t>"</w:t>
      </w:r>
      <w:r w:rsidRPr="00FD4A4B">
        <w:t>The network product shall not…</w:t>
      </w:r>
      <w:r w:rsidR="00D139CE" w:rsidRPr="00FD4A4B">
        <w:t>"</w:t>
      </w:r>
    </w:p>
    <w:p w14:paraId="51707A6D" w14:textId="77777777" w:rsidR="00884E77" w:rsidRDefault="00884E77" w:rsidP="00884E77">
      <w:r w:rsidRPr="00FD4A4B">
        <w:t xml:space="preserve">It is not an intention of the present </w:t>
      </w:r>
      <w:r w:rsidR="003642F9">
        <w:t>document</w:t>
      </w:r>
      <w:r w:rsidRPr="00FD4A4B">
        <w:t xml:space="preserve"> to provide an exhaustive set of test cases that would be sufficient to demonstrate conformance of all security procedures with the above-mentioned specifications.</w:t>
      </w:r>
    </w:p>
    <w:p w14:paraId="631587F4" w14:textId="77777777" w:rsidR="00A15D67" w:rsidRPr="00FD4A4B" w:rsidRDefault="00A15D67" w:rsidP="00A15D67">
      <w:pPr>
        <w:pStyle w:val="Heading4"/>
      </w:pPr>
      <w:bookmarkStart w:id="64" w:name="_CR4_2_2_2"/>
      <w:bookmarkStart w:id="65" w:name="_Toc19542362"/>
      <w:bookmarkStart w:id="66" w:name="_Toc35348364"/>
      <w:bookmarkStart w:id="67" w:name="_Toc224924933"/>
      <w:bookmarkEnd w:id="64"/>
      <w:r w:rsidRPr="00907F75">
        <w:t>4</w:t>
      </w:r>
      <w:r w:rsidRPr="00FD4A4B">
        <w:t>.2.2.</w:t>
      </w:r>
      <w:r w:rsidRPr="00280948">
        <w:t>2</w:t>
      </w:r>
      <w:r w:rsidRPr="00FD4A4B">
        <w:tab/>
        <w:t>Security functional requirements deriv</w:t>
      </w:r>
      <w:r>
        <w:t>ed</w:t>
      </w:r>
      <w:r w:rsidRPr="00FD4A4B">
        <w:t xml:space="preserve"> from 3GPP specifications – general </w:t>
      </w:r>
      <w:r>
        <w:t>SBA/SBI aspects</w:t>
      </w:r>
      <w:bookmarkEnd w:id="65"/>
      <w:bookmarkEnd w:id="66"/>
      <w:bookmarkEnd w:id="67"/>
    </w:p>
    <w:p w14:paraId="4C0D8C1C" w14:textId="77777777" w:rsidR="00A15D67" w:rsidRPr="00FD4A4B" w:rsidRDefault="00A15D67" w:rsidP="00A15D67">
      <w:pPr>
        <w:pStyle w:val="Heading5"/>
      </w:pPr>
      <w:bookmarkStart w:id="68" w:name="_CR4_2_2_2_1"/>
      <w:bookmarkStart w:id="69" w:name="_Toc19542363"/>
      <w:bookmarkStart w:id="70" w:name="_Toc35348365"/>
      <w:bookmarkStart w:id="71" w:name="_Toc224924934"/>
      <w:bookmarkEnd w:id="68"/>
      <w:r w:rsidRPr="00907F75">
        <w:t>4</w:t>
      </w:r>
      <w:r w:rsidRPr="00FD4A4B">
        <w:t>.2.2.</w:t>
      </w:r>
      <w:r w:rsidRPr="00280948">
        <w:t>2</w:t>
      </w:r>
      <w:r>
        <w:t>.1</w:t>
      </w:r>
      <w:r w:rsidRPr="00FD4A4B">
        <w:tab/>
      </w:r>
      <w:r>
        <w:t>Introduction</w:t>
      </w:r>
      <w:bookmarkEnd w:id="69"/>
      <w:bookmarkEnd w:id="70"/>
      <w:bookmarkEnd w:id="71"/>
    </w:p>
    <w:p w14:paraId="3EC4DA4D" w14:textId="77777777" w:rsidR="00A15D67" w:rsidRDefault="00A15D67" w:rsidP="00A15D67">
      <w:r w:rsidRPr="00FD4A4B">
        <w:t xml:space="preserve">The </w:t>
      </w:r>
      <w:r>
        <w:t>purpose of the sub-</w:t>
      </w:r>
      <w:r w:rsidRPr="00FD4A4B">
        <w:t>clause</w:t>
      </w:r>
      <w:r>
        <w:t>s in 4.2.2</w:t>
      </w:r>
      <w:r>
        <w:rPr>
          <w:rFonts w:hint="eastAsia"/>
          <w:lang w:eastAsia="zh-CN"/>
        </w:rPr>
        <w:t>.</w:t>
      </w:r>
      <w:r w:rsidR="00EB7DCF">
        <w:t>2</w:t>
      </w:r>
      <w:r w:rsidRPr="00FD4A4B">
        <w:t xml:space="preserve"> </w:t>
      </w:r>
      <w:r>
        <w:t xml:space="preserve">is to identify and </w:t>
      </w:r>
      <w:r w:rsidRPr="00FD4A4B">
        <w:t xml:space="preserve">describe the general </w:t>
      </w:r>
      <w:r>
        <w:t>baseline</w:t>
      </w:r>
      <w:r w:rsidRPr="00FD4A4B">
        <w:t xml:space="preserve"> requirements</w:t>
      </w:r>
      <w:r>
        <w:t xml:space="preserve"> </w:t>
      </w:r>
      <w:r w:rsidRPr="009F4D45">
        <w:t xml:space="preserve">from </w:t>
      </w:r>
      <w:r>
        <w:t xml:space="preserve">SBA </w:t>
      </w:r>
      <w:r w:rsidRPr="009F4D45">
        <w:t>security architecture</w:t>
      </w:r>
      <w:r w:rsidRPr="00791FB4">
        <w:t xml:space="preserve"> </w:t>
      </w:r>
      <w:r w:rsidRPr="00FD4A4B">
        <w:t>and the corresponding test cases</w:t>
      </w:r>
      <w:r>
        <w:t>.</w:t>
      </w:r>
      <w:r w:rsidRPr="00FD4A4B">
        <w:t xml:space="preserve"> </w:t>
      </w:r>
      <w:r>
        <w:t xml:space="preserve">The </w:t>
      </w:r>
      <w:r w:rsidRPr="00FD4A4B">
        <w:t xml:space="preserve">general </w:t>
      </w:r>
      <w:r>
        <w:t>baseline</w:t>
      </w:r>
      <w:r w:rsidRPr="00FD4A4B">
        <w:t xml:space="preserve"> requirements</w:t>
      </w:r>
      <w:r>
        <w:t xml:space="preserve"> are applicable to all Network Function (NF) within the 5G Core (5GC) utilizing Service-Based Interfaces (SBI), </w:t>
      </w:r>
      <w:r w:rsidRPr="00FD4A4B">
        <w:t xml:space="preserve">independent of a specific network product class. </w:t>
      </w:r>
    </w:p>
    <w:p w14:paraId="20F7846E" w14:textId="77777777" w:rsidR="00A15D67" w:rsidRPr="00FD4A4B" w:rsidRDefault="00A15D67" w:rsidP="00A15D67">
      <w:pPr>
        <w:pStyle w:val="Heading5"/>
      </w:pPr>
      <w:bookmarkStart w:id="72" w:name="_CR4_2_2_2_2"/>
      <w:bookmarkStart w:id="73" w:name="_Toc19542364"/>
      <w:bookmarkStart w:id="74" w:name="_Toc35348366"/>
      <w:bookmarkStart w:id="75" w:name="_Toc224924935"/>
      <w:bookmarkEnd w:id="72"/>
      <w:r w:rsidRPr="00907F75">
        <w:t>4</w:t>
      </w:r>
      <w:r w:rsidRPr="00FD4A4B">
        <w:t>.2.2.</w:t>
      </w:r>
      <w:r w:rsidRPr="00280948">
        <w:t>2</w:t>
      </w:r>
      <w:r>
        <w:t>.2</w:t>
      </w:r>
      <w:r w:rsidRPr="00FD4A4B">
        <w:tab/>
      </w:r>
      <w:r w:rsidRPr="003B1DCD">
        <w:t>Protection at the transport layer</w:t>
      </w:r>
      <w:bookmarkEnd w:id="73"/>
      <w:bookmarkEnd w:id="74"/>
      <w:bookmarkEnd w:id="75"/>
    </w:p>
    <w:p w14:paraId="52A03C3D" w14:textId="77777777" w:rsidR="00A15D67" w:rsidRPr="003D6A26" w:rsidRDefault="00A15D67" w:rsidP="00A15D67">
      <w:pPr>
        <w:rPr>
          <w:rFonts w:eastAsia="SimSun"/>
          <w:strike/>
        </w:rPr>
      </w:pPr>
      <w:bookmarkStart w:id="76" w:name="_Hlk535235311"/>
      <w:r w:rsidRPr="003D6A26">
        <w:rPr>
          <w:rFonts w:eastAsia="SimSun"/>
          <w:i/>
        </w:rPr>
        <w:t>Requirement Name:</w:t>
      </w:r>
      <w:r w:rsidRPr="003D6A26">
        <w:rPr>
          <w:rFonts w:eastAsia="SimSun"/>
        </w:rPr>
        <w:t xml:space="preserve"> </w:t>
      </w:r>
      <w:bookmarkStart w:id="77" w:name="_Hlk535238405"/>
      <w:r>
        <w:rPr>
          <w:rFonts w:eastAsia="SimSun"/>
        </w:rPr>
        <w:t>Protection at the transport layer</w:t>
      </w:r>
      <w:bookmarkEnd w:id="77"/>
    </w:p>
    <w:p w14:paraId="6833C68D" w14:textId="77777777" w:rsidR="00A15D67" w:rsidRPr="008317A4" w:rsidRDefault="00A15D67" w:rsidP="00A15D67">
      <w:r w:rsidRPr="008317A4">
        <w:rPr>
          <w:i/>
        </w:rPr>
        <w:t xml:space="preserve">Requirement Reference: </w:t>
      </w:r>
      <w:r w:rsidRPr="003F6D72">
        <w:rPr>
          <w:lang w:eastAsia="zh-CN"/>
        </w:rPr>
        <w:t>TS 33.501</w:t>
      </w:r>
      <w:r>
        <w:rPr>
          <w:lang w:eastAsia="zh-CN"/>
        </w:rPr>
        <w:t xml:space="preserve"> [10]</w:t>
      </w:r>
      <w:r w:rsidRPr="003F6D72">
        <w:rPr>
          <w:lang w:eastAsia="zh-CN"/>
        </w:rPr>
        <w:t xml:space="preserve">, </w:t>
      </w:r>
      <w:r w:rsidR="00EB7DCF" w:rsidRPr="003F6D72">
        <w:rPr>
          <w:lang w:eastAsia="zh-CN"/>
        </w:rPr>
        <w:t>clause</w:t>
      </w:r>
      <w:r w:rsidR="00EB7DCF">
        <w:rPr>
          <w:lang w:eastAsia="zh-CN"/>
        </w:rPr>
        <w:t xml:space="preserve"> 5.9.2.1, </w:t>
      </w:r>
      <w:r w:rsidRPr="003F6D72">
        <w:rPr>
          <w:lang w:eastAsia="zh-CN"/>
        </w:rPr>
        <w:t xml:space="preserve">clause </w:t>
      </w:r>
      <w:r>
        <w:rPr>
          <w:lang w:eastAsia="zh-CN"/>
        </w:rPr>
        <w:t>13.1</w:t>
      </w:r>
      <w:r w:rsidR="00EB7DCF">
        <w:rPr>
          <w:lang w:eastAsia="zh-CN"/>
        </w:rPr>
        <w:t xml:space="preserve">, </w:t>
      </w:r>
      <w:r w:rsidR="00EB7DCF" w:rsidRPr="003F6D72">
        <w:rPr>
          <w:lang w:eastAsia="zh-CN"/>
        </w:rPr>
        <w:t xml:space="preserve">clause </w:t>
      </w:r>
      <w:r w:rsidR="00EB7DCF">
        <w:rPr>
          <w:lang w:eastAsia="zh-CN"/>
        </w:rPr>
        <w:t>13.3.2</w:t>
      </w:r>
      <w:r w:rsidR="00EB7DCF" w:rsidRPr="008317A4">
        <w:t xml:space="preserve"> </w:t>
      </w:r>
      <w:r w:rsidRPr="008317A4">
        <w:t xml:space="preserve"> </w:t>
      </w:r>
    </w:p>
    <w:p w14:paraId="2554F99F" w14:textId="77777777" w:rsidR="00A15D67" w:rsidRPr="00FD4A4B" w:rsidRDefault="00A15D67" w:rsidP="00A15D67">
      <w:pPr>
        <w:tabs>
          <w:tab w:val="left" w:pos="5674"/>
        </w:tabs>
      </w:pPr>
      <w:r w:rsidRPr="00FD4A4B">
        <w:rPr>
          <w:i/>
        </w:rPr>
        <w:t>Requirement Description</w:t>
      </w:r>
      <w:r w:rsidRPr="00FD4A4B">
        <w:t>:</w:t>
      </w:r>
    </w:p>
    <w:p w14:paraId="6423B3DA" w14:textId="315023FC" w:rsidR="0049389E" w:rsidRDefault="0049389E" w:rsidP="0049389E">
      <w:bookmarkStart w:id="78" w:name="_Hlk535235382"/>
      <w:bookmarkEnd w:id="76"/>
      <w:r>
        <w:t>All network functions support mutually authenticated TLS and HTTPS</w:t>
      </w:r>
      <w:r>
        <w:rPr>
          <w:lang w:val="en-US"/>
        </w:rPr>
        <w:t xml:space="preserve"> </w:t>
      </w:r>
      <w:r>
        <w:t>as specified in RFC 9113 [</w:t>
      </w:r>
      <w:r>
        <w:rPr>
          <w:lang w:val="en-US"/>
        </w:rPr>
        <w:t>23</w:t>
      </w:r>
      <w:r>
        <w:t>] and RFC</w:t>
      </w:r>
      <w:r>
        <w:rPr>
          <w:lang w:val="en-US"/>
        </w:rPr>
        <w:t xml:space="preserve"> </w:t>
      </w:r>
      <w:r>
        <w:t xml:space="preserve">9110 [22]. The identities in the end entity certificates </w:t>
      </w:r>
      <w:r>
        <w:rPr>
          <w:lang w:val="en-US"/>
        </w:rPr>
        <w:t xml:space="preserve">are </w:t>
      </w:r>
      <w:r>
        <w:t>used for authentication and policy checks. Network</w:t>
      </w:r>
      <w:r>
        <w:rPr>
          <w:lang w:val="en-US"/>
        </w:rPr>
        <w:t xml:space="preserve"> </w:t>
      </w:r>
      <w:r>
        <w:t>functions support</w:t>
      </w:r>
      <w:r>
        <w:rPr>
          <w:lang w:val="en-US"/>
        </w:rPr>
        <w:t>s</w:t>
      </w:r>
      <w:r>
        <w:t xml:space="preserve"> both server-side and client-side certificates. TLS client and server certificates </w:t>
      </w:r>
      <w:r>
        <w:rPr>
          <w:lang w:val="en-US"/>
        </w:rPr>
        <w:t>are</w:t>
      </w:r>
      <w:r>
        <w:t xml:space="preserve"> compliant</w:t>
      </w:r>
      <w:r>
        <w:rPr>
          <w:lang w:val="en-US"/>
        </w:rPr>
        <w:t xml:space="preserve"> </w:t>
      </w:r>
      <w:r>
        <w:t>with the SBA certificate profile specified in clause 6.1.3c of TS 33.310 [</w:t>
      </w:r>
      <w:r>
        <w:rPr>
          <w:lang w:val="en-US"/>
        </w:rPr>
        <w:t>9</w:t>
      </w:r>
      <w:r>
        <w:t>].</w:t>
      </w:r>
      <w:r>
        <w:rPr>
          <w:lang w:val="en-US"/>
        </w:rPr>
        <w:t xml:space="preserve"> </w:t>
      </w:r>
    </w:p>
    <w:p w14:paraId="3B49C446" w14:textId="2D1A7A5B" w:rsidR="00A15D67" w:rsidRDefault="0049389E" w:rsidP="00A15D67">
      <w:pPr>
        <w:rPr>
          <w:lang w:eastAsia="zh-CN"/>
        </w:rPr>
      </w:pPr>
      <w:r>
        <w:t>The TLS profile follow</w:t>
      </w:r>
      <w:r>
        <w:rPr>
          <w:lang w:val="en-US"/>
        </w:rPr>
        <w:t>s</w:t>
      </w:r>
      <w:r>
        <w:t xml:space="preserve"> the profile given in clause 6.2 of TS 33.210 [</w:t>
      </w:r>
      <w:r>
        <w:rPr>
          <w:lang w:val="en-US"/>
        </w:rPr>
        <w:t>15</w:t>
      </w:r>
      <w:r>
        <w:t xml:space="preserve">] with the restriction that it </w:t>
      </w:r>
      <w:r>
        <w:rPr>
          <w:lang w:val="en-US"/>
        </w:rPr>
        <w:t xml:space="preserve">is </w:t>
      </w:r>
      <w:r>
        <w:t>compliant with the profile given by HTTP/2 as defined in RFC 9113 [</w:t>
      </w:r>
      <w:r>
        <w:rPr>
          <w:lang w:val="en-US"/>
        </w:rPr>
        <w:t>23</w:t>
      </w:r>
      <w:r>
        <w:t>]</w:t>
      </w:r>
      <w:r w:rsidR="00A15D67">
        <w:rPr>
          <w:lang w:eastAsia="zh-CN"/>
        </w:rPr>
        <w:t xml:space="preserve"> as </w:t>
      </w:r>
      <w:r w:rsidR="00A15D67" w:rsidRPr="003F6D72">
        <w:rPr>
          <w:lang w:eastAsia="zh-CN"/>
        </w:rPr>
        <w:t>specified in TS 33.501</w:t>
      </w:r>
      <w:r w:rsidR="00A15D67">
        <w:rPr>
          <w:lang w:eastAsia="zh-CN"/>
        </w:rPr>
        <w:t xml:space="preserve"> [10]</w:t>
      </w:r>
      <w:r w:rsidR="00A15D67" w:rsidRPr="003F6D72">
        <w:rPr>
          <w:lang w:eastAsia="zh-CN"/>
        </w:rPr>
        <w:t xml:space="preserve">, clause </w:t>
      </w:r>
      <w:r w:rsidR="00A15D67">
        <w:rPr>
          <w:lang w:eastAsia="zh-CN"/>
        </w:rPr>
        <w:t>13.1.</w:t>
      </w:r>
    </w:p>
    <w:bookmarkEnd w:id="78"/>
    <w:p w14:paraId="17FB85BA" w14:textId="77777777" w:rsidR="00A15D67" w:rsidRDefault="00A15D67" w:rsidP="00A15D67">
      <w:r>
        <w:t>Authentication between network functions within one PLMN use</w:t>
      </w:r>
      <w:r w:rsidR="004734D7" w:rsidRPr="004734D7">
        <w:t>s</w:t>
      </w:r>
      <w:r>
        <w:t xml:space="preserve"> one of the following methods:</w:t>
      </w:r>
    </w:p>
    <w:p w14:paraId="2745F14F" w14:textId="6A2BEEE8" w:rsidR="00A15D67" w:rsidRDefault="00A15D67" w:rsidP="00A15D67">
      <w:pPr>
        <w:rPr>
          <w:lang w:eastAsia="zh-CN"/>
        </w:rPr>
      </w:pPr>
      <w:r w:rsidRPr="00B769DF">
        <w:t>If the PLMN uses protection at the transport layer</w:t>
      </w:r>
      <w:r>
        <w:t xml:space="preserve"> as described in clause 13.1</w:t>
      </w:r>
      <w:r w:rsidRPr="00B769DF">
        <w:t xml:space="preserve">, authentication provided by the transport layer protection solution </w:t>
      </w:r>
      <w:r w:rsidR="004734D7" w:rsidRPr="004734D7">
        <w:t>is</w:t>
      </w:r>
      <w:r w:rsidRPr="00B769DF">
        <w:t xml:space="preserve"> used for authentication </w:t>
      </w:r>
      <w:r>
        <w:t xml:space="preserve">between </w:t>
      </w:r>
      <w:r w:rsidRPr="00B769DF">
        <w:t>NF</w:t>
      </w:r>
      <w:r>
        <w:t>s</w:t>
      </w:r>
      <w:r w:rsidR="0049389E">
        <w:t>,</w:t>
      </w:r>
      <w:r>
        <w:rPr>
          <w:lang w:eastAsia="zh-CN"/>
        </w:rPr>
        <w:t xml:space="preserve"> as </w:t>
      </w:r>
      <w:r w:rsidRPr="003F6D72">
        <w:rPr>
          <w:lang w:eastAsia="zh-CN"/>
        </w:rPr>
        <w:t>specified in TS 33.501</w:t>
      </w:r>
      <w:r>
        <w:rPr>
          <w:lang w:eastAsia="zh-CN"/>
        </w:rPr>
        <w:t xml:space="preserve"> [10]</w:t>
      </w:r>
      <w:r w:rsidRPr="003F6D72">
        <w:rPr>
          <w:lang w:eastAsia="zh-CN"/>
        </w:rPr>
        <w:t xml:space="preserve">, clause </w:t>
      </w:r>
      <w:r>
        <w:rPr>
          <w:lang w:eastAsia="zh-CN"/>
        </w:rPr>
        <w:t>13.3.2.</w:t>
      </w:r>
    </w:p>
    <w:p w14:paraId="41473B24" w14:textId="77777777" w:rsidR="00396536" w:rsidRDefault="00396536" w:rsidP="00396536">
      <w:pPr>
        <w:pStyle w:val="NO"/>
        <w:rPr>
          <w:lang w:eastAsia="zh-CN"/>
        </w:rPr>
      </w:pPr>
      <w:r>
        <w:t>NOTE 1:</w:t>
      </w:r>
      <w:r>
        <w:tab/>
      </w:r>
      <w:r w:rsidRPr="00221674">
        <w:t>This test case only applies to service-based interfaces.</w:t>
      </w:r>
    </w:p>
    <w:p w14:paraId="64B4ACF1" w14:textId="77777777" w:rsidR="00A15D67" w:rsidRDefault="00A15D67" w:rsidP="00A15D67">
      <w:pPr>
        <w:pStyle w:val="B1"/>
        <w:ind w:left="0" w:firstLine="0"/>
      </w:pPr>
      <w:r w:rsidRPr="001A7701">
        <w:rPr>
          <w:i/>
        </w:rPr>
        <w:t>Threat References</w:t>
      </w:r>
      <w:r w:rsidRPr="001A7701">
        <w:t xml:space="preserve">: </w:t>
      </w:r>
      <w:r>
        <w:t>TR 33.926 [4], clause 5.3.6.3, Weak cryptographic algorithms</w:t>
      </w:r>
    </w:p>
    <w:p w14:paraId="025B83BA" w14:textId="77777777" w:rsidR="00A15D67" w:rsidRPr="00FD4A4B" w:rsidRDefault="00A15D67" w:rsidP="00A15D67">
      <w:pPr>
        <w:pStyle w:val="B1"/>
        <w:ind w:left="0" w:firstLine="0"/>
        <w:rPr>
          <w:lang w:eastAsia="zh-CN"/>
        </w:rPr>
      </w:pPr>
      <w:r w:rsidRPr="00FD4A4B">
        <w:rPr>
          <w:i/>
        </w:rPr>
        <w:t>Test case</w:t>
      </w:r>
      <w:r w:rsidRPr="00FD4A4B">
        <w:t xml:space="preserve">: </w:t>
      </w:r>
    </w:p>
    <w:p w14:paraId="0BD938CF" w14:textId="77777777" w:rsidR="00A15D67" w:rsidRPr="00FD4A4B" w:rsidRDefault="00A15D67" w:rsidP="00A15D67">
      <w:pPr>
        <w:rPr>
          <w:rFonts w:cs="Arial"/>
          <w:b/>
          <w:i/>
          <w:color w:val="000000"/>
        </w:rPr>
      </w:pPr>
      <w:r w:rsidRPr="00FD4A4B">
        <w:rPr>
          <w:rFonts w:cs="Arial"/>
          <w:b/>
          <w:color w:val="000000"/>
        </w:rPr>
        <w:t xml:space="preserve">Test Name: </w:t>
      </w:r>
      <w:bookmarkStart w:id="79" w:name="_Hlk535238432"/>
      <w:r w:rsidRPr="00E32DBA">
        <w:t>TC_PROTECT_</w:t>
      </w:r>
      <w:r>
        <w:t>TRANS</w:t>
      </w:r>
      <w:r>
        <w:rPr>
          <w:rFonts w:hint="eastAsia"/>
          <w:lang w:eastAsia="zh-CN"/>
        </w:rPr>
        <w:t>PORT</w:t>
      </w:r>
      <w:r>
        <w:t>_</w:t>
      </w:r>
      <w:r>
        <w:rPr>
          <w:rFonts w:hint="eastAsia"/>
          <w:lang w:eastAsia="zh-CN"/>
        </w:rPr>
        <w:t>LAYER</w:t>
      </w:r>
      <w:bookmarkEnd w:id="79"/>
    </w:p>
    <w:p w14:paraId="2765268F" w14:textId="77777777" w:rsidR="00A15D67" w:rsidRPr="00FD4A4B" w:rsidRDefault="00A15D67" w:rsidP="00A15D67">
      <w:pPr>
        <w:rPr>
          <w:rFonts w:cs="Arial"/>
          <w:b/>
          <w:color w:val="000000"/>
        </w:rPr>
      </w:pPr>
      <w:bookmarkStart w:id="80" w:name="_Hlk535236767"/>
      <w:r w:rsidRPr="00FD4A4B">
        <w:rPr>
          <w:rFonts w:cs="Arial"/>
          <w:b/>
          <w:color w:val="000000"/>
        </w:rPr>
        <w:t>Purpose:</w:t>
      </w:r>
    </w:p>
    <w:p w14:paraId="6E84FFBF" w14:textId="6BD4B5DF" w:rsidR="00A15D67" w:rsidRDefault="00A15D67" w:rsidP="00A15D67">
      <w:pPr>
        <w:rPr>
          <w:lang w:eastAsia="zh-CN"/>
        </w:rPr>
      </w:pPr>
      <w:bookmarkStart w:id="81" w:name="_Hlk535236761"/>
      <w:bookmarkEnd w:id="80"/>
      <w:r>
        <w:rPr>
          <w:lang w:eastAsia="zh-CN"/>
        </w:rPr>
        <w:t>V</w:t>
      </w:r>
      <w:r>
        <w:rPr>
          <w:rFonts w:hint="eastAsia"/>
          <w:lang w:eastAsia="zh-CN"/>
        </w:rPr>
        <w:t xml:space="preserve">erify </w:t>
      </w:r>
      <w:r>
        <w:rPr>
          <w:lang w:eastAsia="zh-CN"/>
        </w:rPr>
        <w:t xml:space="preserve">that TLS protocol for NF </w:t>
      </w:r>
      <w:r w:rsidRPr="000933AA">
        <w:rPr>
          <w:lang w:eastAsia="zh-CN"/>
        </w:rPr>
        <w:t xml:space="preserve">mutual authentication </w:t>
      </w:r>
      <w:r>
        <w:rPr>
          <w:lang w:eastAsia="zh-CN"/>
        </w:rPr>
        <w:t xml:space="preserve">and NF transport layer protection is implemented in the network products based on the </w:t>
      </w:r>
      <w:r w:rsidR="0049389E" w:rsidRPr="0049389E">
        <w:rPr>
          <w:lang w:eastAsia="zh-CN"/>
        </w:rPr>
        <w:t xml:space="preserve">required TLS </w:t>
      </w:r>
      <w:r>
        <w:rPr>
          <w:lang w:eastAsia="zh-CN"/>
        </w:rPr>
        <w:t>profile</w:t>
      </w:r>
      <w:r w:rsidR="0049389E" w:rsidRPr="0049389E">
        <w:rPr>
          <w:lang w:eastAsia="zh-CN"/>
        </w:rPr>
        <w:t>,</w:t>
      </w:r>
      <w:r>
        <w:rPr>
          <w:lang w:eastAsia="zh-CN"/>
        </w:rPr>
        <w:t xml:space="preserve"> </w:t>
      </w:r>
      <w:r w:rsidR="0049389E" w:rsidRPr="0049389E">
        <w:rPr>
          <w:lang w:eastAsia="zh-CN"/>
        </w:rPr>
        <w:t>and that peer endpoint identities and trust anchors are correctly enforced</w:t>
      </w:r>
      <w:r>
        <w:rPr>
          <w:lang w:eastAsia="zh-CN"/>
        </w:rPr>
        <w:t>.</w:t>
      </w:r>
      <w:bookmarkEnd w:id="81"/>
    </w:p>
    <w:p w14:paraId="5E78BD7B" w14:textId="77777777" w:rsidR="00A15D67" w:rsidRPr="00FD4A4B" w:rsidRDefault="00A15D67" w:rsidP="00A15D67">
      <w:pPr>
        <w:rPr>
          <w:rFonts w:cs="Arial"/>
          <w:b/>
          <w:color w:val="000000"/>
        </w:rPr>
      </w:pPr>
      <w:r w:rsidRPr="00FD4A4B">
        <w:rPr>
          <w:rFonts w:cs="Arial"/>
          <w:b/>
          <w:color w:val="000000"/>
        </w:rPr>
        <w:t>Pre-Conditions:</w:t>
      </w:r>
    </w:p>
    <w:p w14:paraId="5909F006" w14:textId="77777777" w:rsidR="00A15D67" w:rsidRDefault="00A15D67" w:rsidP="00A15D67">
      <w:bookmarkStart w:id="82" w:name="_Hlk535236965"/>
      <w:r>
        <w:rPr>
          <w:lang w:eastAsia="zh-CN"/>
        </w:rPr>
        <w:t>N</w:t>
      </w:r>
      <w:r w:rsidRPr="00FD4A4B">
        <w:rPr>
          <w:lang w:eastAsia="zh-CN"/>
        </w:rPr>
        <w:t>etwork product document</w:t>
      </w:r>
      <w:r>
        <w:rPr>
          <w:lang w:eastAsia="zh-CN"/>
        </w:rPr>
        <w:t>ation</w:t>
      </w:r>
      <w:r w:rsidRPr="00FD4A4B">
        <w:rPr>
          <w:lang w:eastAsia="zh-CN"/>
        </w:rPr>
        <w:t xml:space="preserve"> containing information</w:t>
      </w:r>
      <w:r>
        <w:rPr>
          <w:lang w:eastAsia="zh-CN"/>
        </w:rPr>
        <w:t xml:space="preserve"> about supported TLS protocol and certificates is provided by the vendor.</w:t>
      </w:r>
    </w:p>
    <w:p w14:paraId="6D49F5F0" w14:textId="77777777" w:rsidR="00A15D67" w:rsidRPr="00FD4A4B" w:rsidRDefault="00A15D67" w:rsidP="00A15D67">
      <w:r w:rsidRPr="00FD4A4B">
        <w:t xml:space="preserve">A peer implementing the </w:t>
      </w:r>
      <w:r>
        <w:t>TLS</w:t>
      </w:r>
      <w:r w:rsidRPr="00FD4A4B">
        <w:t xml:space="preserve"> protocol configured by the vendor </w:t>
      </w:r>
      <w:r w:rsidR="004B275E" w:rsidRPr="004B275E">
        <w:t>is</w:t>
      </w:r>
      <w:r w:rsidRPr="00FD4A4B">
        <w:t xml:space="preserve"> available.</w:t>
      </w:r>
    </w:p>
    <w:p w14:paraId="496CD745" w14:textId="1BD91E5A" w:rsidR="00A15D67" w:rsidRPr="00FD4A4B" w:rsidRDefault="00A15D67" w:rsidP="00A15D67">
      <w:r>
        <w:t>T</w:t>
      </w:r>
      <w:r w:rsidRPr="00FD4A4B">
        <w:t>he tester base</w:t>
      </w:r>
      <w:r w:rsidR="004B275E" w:rsidRPr="004B275E">
        <w:t>s</w:t>
      </w:r>
      <w:r w:rsidRPr="00FD4A4B">
        <w:t xml:space="preserve"> the tests on</w:t>
      </w:r>
      <w:r>
        <w:t xml:space="preserve"> the profile defined by 3GPP in</w:t>
      </w:r>
      <w:r w:rsidRPr="00D74614">
        <w:t xml:space="preserve"> Annex E of </w:t>
      </w:r>
      <w:r w:rsidRPr="00FD4A4B">
        <w:t>TS 33.310</w:t>
      </w:r>
      <w:r>
        <w:t xml:space="preserve"> [9]</w:t>
      </w:r>
      <w:r w:rsidRPr="00700740">
        <w:t xml:space="preserve"> </w:t>
      </w:r>
      <w:r w:rsidRPr="007B0C8B">
        <w:t xml:space="preserve">with the restriction that it </w:t>
      </w:r>
      <w:r w:rsidR="004B275E" w:rsidRPr="004B275E">
        <w:t>is</w:t>
      </w:r>
      <w:r w:rsidRPr="007B0C8B">
        <w:t xml:space="preserve"> compliant with the profile given by HTTP/</w:t>
      </w:r>
      <w:r w:rsidRPr="00970275">
        <w:t xml:space="preserve">2 </w:t>
      </w:r>
      <w:r>
        <w:t xml:space="preserve">as defined in RFC </w:t>
      </w:r>
      <w:r w:rsidR="0049389E" w:rsidRPr="0049389E">
        <w:t xml:space="preserve">9113 </w:t>
      </w:r>
      <w:r>
        <w:t>[</w:t>
      </w:r>
      <w:r w:rsidR="0049389E">
        <w:t>23</w:t>
      </w:r>
      <w:r>
        <w:t>]</w:t>
      </w:r>
      <w:r w:rsidRPr="00FD4A4B">
        <w:t>.</w:t>
      </w:r>
    </w:p>
    <w:p w14:paraId="6F8B5F3C" w14:textId="77777777" w:rsidR="00A15D67" w:rsidRPr="00FD4A4B" w:rsidRDefault="00A15D67" w:rsidP="00A15D67">
      <w:pPr>
        <w:jc w:val="both"/>
      </w:pPr>
      <w:bookmarkStart w:id="83" w:name="_Hlk535236955"/>
      <w:bookmarkEnd w:id="82"/>
      <w:r w:rsidRPr="00FD4A4B">
        <w:rPr>
          <w:rFonts w:cs="Arial"/>
          <w:b/>
          <w:color w:val="000000"/>
        </w:rPr>
        <w:t xml:space="preserve">Execution Steps </w:t>
      </w:r>
    </w:p>
    <w:bookmarkEnd w:id="83"/>
    <w:p w14:paraId="50D17396" w14:textId="77777777" w:rsidR="00A15D67" w:rsidRPr="00FD4A4B" w:rsidRDefault="00A15D67" w:rsidP="00A15D67">
      <w:pPr>
        <w:pStyle w:val="B1"/>
      </w:pPr>
      <w:r w:rsidRPr="00FD4A4B">
        <w:t>1.</w:t>
      </w:r>
      <w:r w:rsidRPr="00FD4A4B">
        <w:tab/>
        <w:t>The tester check</w:t>
      </w:r>
      <w:r w:rsidR="004B275E" w:rsidRPr="004B275E">
        <w:t>s</w:t>
      </w:r>
      <w:r w:rsidRPr="00FD4A4B">
        <w:t xml:space="preserve"> that compliance with the </w:t>
      </w:r>
      <w:r>
        <w:t>TLS</w:t>
      </w:r>
      <w:r w:rsidRPr="00FD4A4B">
        <w:t xml:space="preserve"> profile can be inferred from detailed provisions in the</w:t>
      </w:r>
      <w:r>
        <w:t xml:space="preserve"> network</w:t>
      </w:r>
      <w:r w:rsidRPr="00FD4A4B">
        <w:t xml:space="preserve"> product documentation.</w:t>
      </w:r>
    </w:p>
    <w:p w14:paraId="0E4C25D3" w14:textId="77777777" w:rsidR="00A15D67" w:rsidRPr="00FD4A4B" w:rsidRDefault="00A15D67" w:rsidP="00A15D67">
      <w:pPr>
        <w:pStyle w:val="B1"/>
      </w:pPr>
      <w:r w:rsidRPr="00FD4A4B">
        <w:t>2.</w:t>
      </w:r>
      <w:r>
        <w:tab/>
      </w:r>
      <w:r w:rsidRPr="00FD4A4B">
        <w:t xml:space="preserve">The tester </w:t>
      </w:r>
      <w:r w:rsidR="004B275E" w:rsidRPr="004B275E">
        <w:t>e</w:t>
      </w:r>
      <w:r w:rsidRPr="00FD4A4B">
        <w:t>stablish</w:t>
      </w:r>
      <w:r w:rsidR="004B275E" w:rsidRPr="004B275E">
        <w:t>es</w:t>
      </w:r>
      <w:r w:rsidRPr="00FD4A4B">
        <w:t xml:space="preserve"> a secure connection between the network product </w:t>
      </w:r>
      <w:r>
        <w:t>under test</w:t>
      </w:r>
      <w:r w:rsidRPr="00FD4A4B">
        <w:t xml:space="preserve"> and the peer and verify that all </w:t>
      </w:r>
      <w:r>
        <w:t xml:space="preserve">TLS </w:t>
      </w:r>
      <w:r w:rsidRPr="00FD4A4B">
        <w:t xml:space="preserve">protocol versions and combinations of cryptographic algorithms that are mandated by the </w:t>
      </w:r>
      <w:r>
        <w:t>TLS</w:t>
      </w:r>
      <w:r w:rsidRPr="00FD4A4B">
        <w:t xml:space="preserve"> profile are supported by the network product</w:t>
      </w:r>
      <w:r w:rsidRPr="00C06847">
        <w:t xml:space="preserve"> </w:t>
      </w:r>
      <w:r>
        <w:t>under test</w:t>
      </w:r>
      <w:r w:rsidRPr="00FD4A4B">
        <w:t>.</w:t>
      </w:r>
    </w:p>
    <w:p w14:paraId="75FEA0B7" w14:textId="77777777" w:rsidR="0049389E" w:rsidRDefault="00A15D67" w:rsidP="00A15D67">
      <w:pPr>
        <w:pStyle w:val="B1"/>
      </w:pPr>
      <w:r w:rsidRPr="00FD4A4B">
        <w:t>3.</w:t>
      </w:r>
      <w:r w:rsidRPr="00FD4A4B">
        <w:tab/>
        <w:t>The tester t</w:t>
      </w:r>
      <w:r w:rsidR="004B275E" w:rsidRPr="004B275E">
        <w:t>ries</w:t>
      </w:r>
      <w:r w:rsidRPr="00FD4A4B">
        <w:t xml:space="preserve"> to establish a secure connection between the network product </w:t>
      </w:r>
      <w:r>
        <w:t>under test</w:t>
      </w:r>
      <w:r w:rsidRPr="00FD4A4B">
        <w:t xml:space="preserve"> and the peer and verify that this is not possible when the peer only offers a feature, including protocol version and combination of cryptographic algorithms, that is forbidden by the </w:t>
      </w:r>
      <w:r>
        <w:t>TLS</w:t>
      </w:r>
      <w:r w:rsidRPr="00FD4A4B">
        <w:t xml:space="preserve"> profile.</w:t>
      </w:r>
    </w:p>
    <w:p w14:paraId="1A53CB73" w14:textId="0F096F9C" w:rsidR="00A15D67" w:rsidRPr="00FD4A4B" w:rsidRDefault="0049389E" w:rsidP="00A15D67">
      <w:pPr>
        <w:pStyle w:val="B1"/>
      </w:pPr>
      <w:r>
        <w:rPr>
          <w:lang w:val="en-US"/>
        </w:rPr>
        <w:t>4.</w:t>
      </w:r>
      <w:r>
        <w:rPr>
          <w:lang w:val="en-US"/>
        </w:rPr>
        <w:tab/>
      </w:r>
      <w:r>
        <w:t>The tester tries to establish a secure TLS connection between the network product under test and the peer using certificates that do not represent the intended peer or are not anchored in a trusted certification path</w:t>
      </w:r>
      <w:r>
        <w:rPr>
          <w:lang w:val="de-DE"/>
        </w:rPr>
        <w:t>.</w:t>
      </w:r>
      <w:r w:rsidR="00A15D67" w:rsidRPr="00FD4A4B">
        <w:t xml:space="preserve"> </w:t>
      </w:r>
    </w:p>
    <w:p w14:paraId="1BB0AC4F" w14:textId="77777777" w:rsidR="00A15D67" w:rsidRPr="00FD4A4B" w:rsidRDefault="00A15D67" w:rsidP="00A15D67">
      <w:pPr>
        <w:rPr>
          <w:rFonts w:cs="Arial"/>
          <w:b/>
          <w:color w:val="000000"/>
        </w:rPr>
      </w:pPr>
      <w:r w:rsidRPr="00FD4A4B">
        <w:rPr>
          <w:rFonts w:cs="Arial"/>
          <w:b/>
          <w:color w:val="000000"/>
        </w:rPr>
        <w:t>Expected Results:</w:t>
      </w:r>
    </w:p>
    <w:p w14:paraId="63CF08A5" w14:textId="0067B3BF" w:rsidR="00995847" w:rsidRDefault="00995847" w:rsidP="00D3544D">
      <w:pPr>
        <w:pStyle w:val="B1"/>
      </w:pPr>
      <w:r w:rsidRPr="00995847">
        <w:t>-</w:t>
      </w:r>
      <w:r w:rsidRPr="00995847">
        <w:tab/>
        <w:t xml:space="preserve">The vendor documentation on TLS profiles used by the network product is compliant with the profile requirements in TS 33.310 [9] Annex E </w:t>
      </w:r>
      <w:r w:rsidR="0049389E">
        <w:t>and</w:t>
      </w:r>
      <w:r w:rsidR="0049389E" w:rsidRPr="00995847">
        <w:t xml:space="preserve"> </w:t>
      </w:r>
      <w:r w:rsidRPr="00995847">
        <w:t xml:space="preserve">RFC </w:t>
      </w:r>
      <w:r w:rsidR="0049389E">
        <w:t>9113</w:t>
      </w:r>
      <w:r w:rsidR="0049389E" w:rsidRPr="00995847">
        <w:t xml:space="preserve"> </w:t>
      </w:r>
      <w:r w:rsidRPr="00995847">
        <w:t>[</w:t>
      </w:r>
      <w:r w:rsidR="0049389E">
        <w:t>23</w:t>
      </w:r>
      <w:r w:rsidRPr="00995847">
        <w:t>]</w:t>
      </w:r>
      <w:r>
        <w:t>.</w:t>
      </w:r>
    </w:p>
    <w:p w14:paraId="188B99C1" w14:textId="0959A02D" w:rsidR="00A15D67" w:rsidRDefault="00A15D67" w:rsidP="00D3544D">
      <w:pPr>
        <w:pStyle w:val="B1"/>
      </w:pPr>
      <w:r>
        <w:t>-</w:t>
      </w:r>
      <w:r>
        <w:tab/>
      </w:r>
      <w:r w:rsidRPr="00FD4A4B">
        <w:rPr>
          <w:lang w:eastAsia="zh-CN"/>
        </w:rPr>
        <w:t>The</w:t>
      </w:r>
      <w:r w:rsidRPr="00A61C55">
        <w:rPr>
          <w:lang w:eastAsia="zh-CN"/>
        </w:rPr>
        <w:t xml:space="preserve"> </w:t>
      </w:r>
      <w:r>
        <w:rPr>
          <w:lang w:eastAsia="zh-CN"/>
        </w:rPr>
        <w:t>network product under test and the peer establish</w:t>
      </w:r>
      <w:r w:rsidR="004B275E" w:rsidRPr="004B275E">
        <w:rPr>
          <w:lang w:eastAsia="zh-CN"/>
        </w:rPr>
        <w:t>es</w:t>
      </w:r>
      <w:r>
        <w:rPr>
          <w:lang w:eastAsia="zh-CN"/>
        </w:rPr>
        <w:t xml:space="preserve"> TLS </w:t>
      </w:r>
      <w:r>
        <w:t>if</w:t>
      </w:r>
      <w:r w:rsidRPr="00FD4A4B">
        <w:t xml:space="preserve"> the </w:t>
      </w:r>
      <w:r>
        <w:t>TLS</w:t>
      </w:r>
      <w:r w:rsidRPr="00FD4A4B">
        <w:t xml:space="preserve"> profile</w:t>
      </w:r>
      <w:r>
        <w:t xml:space="preserve">s used by the peer are compliant with the profile requirements </w:t>
      </w:r>
      <w:r w:rsidRPr="00967388">
        <w:t>in TS 33.310</w:t>
      </w:r>
      <w:r>
        <w:t xml:space="preserve"> [9] </w:t>
      </w:r>
      <w:r w:rsidRPr="00967388">
        <w:t xml:space="preserve">Annex E </w:t>
      </w:r>
      <w:r>
        <w:t xml:space="preserve">and </w:t>
      </w:r>
      <w:r w:rsidRPr="00250CB0">
        <w:t xml:space="preserve">RFC </w:t>
      </w:r>
      <w:r w:rsidR="0049389E">
        <w:t>9113</w:t>
      </w:r>
      <w:r>
        <w:t xml:space="preserve"> [</w:t>
      </w:r>
      <w:r w:rsidR="0049389E">
        <w:t>23</w:t>
      </w:r>
      <w:r>
        <w:t>]</w:t>
      </w:r>
      <w:r w:rsidRPr="00E32DBA">
        <w:t xml:space="preserve">. </w:t>
      </w:r>
    </w:p>
    <w:p w14:paraId="3E964599" w14:textId="4B0B22C9" w:rsidR="006F26AF" w:rsidRDefault="00A15D67" w:rsidP="00D3544D">
      <w:pPr>
        <w:pStyle w:val="B1"/>
        <w:rPr>
          <w:lang w:eastAsia="zh-CN"/>
        </w:rPr>
      </w:pPr>
      <w:r>
        <w:rPr>
          <w:lang w:eastAsia="zh-CN"/>
        </w:rPr>
        <w:t xml:space="preserve">- </w:t>
      </w:r>
      <w:r>
        <w:rPr>
          <w:lang w:eastAsia="zh-CN"/>
        </w:rPr>
        <w:tab/>
        <w:t xml:space="preserve">The network product under test and the peer fail to establish TLS </w:t>
      </w:r>
      <w:r>
        <w:t>if</w:t>
      </w:r>
      <w:r w:rsidRPr="00FD4A4B">
        <w:t xml:space="preserve"> the </w:t>
      </w:r>
      <w:r>
        <w:t>TLS</w:t>
      </w:r>
      <w:r w:rsidRPr="00FD4A4B">
        <w:t xml:space="preserve"> profile</w:t>
      </w:r>
      <w:r>
        <w:t>s used by the peer are</w:t>
      </w:r>
      <w:r w:rsidRPr="00FD4A4B">
        <w:t xml:space="preserve"> </w:t>
      </w:r>
      <w:r>
        <w:t xml:space="preserve">forbidden </w:t>
      </w:r>
      <w:r w:rsidRPr="00967388">
        <w:t>in TS 33.310</w:t>
      </w:r>
      <w:r>
        <w:t xml:space="preserve"> [9] </w:t>
      </w:r>
      <w:r w:rsidRPr="00967388">
        <w:t xml:space="preserve">Annex E </w:t>
      </w:r>
      <w:r w:rsidR="0049389E">
        <w:t xml:space="preserve">and </w:t>
      </w:r>
      <w:r w:rsidRPr="00250CB0">
        <w:t xml:space="preserve">RFC </w:t>
      </w:r>
      <w:r w:rsidR="0049389E">
        <w:t>9113</w:t>
      </w:r>
      <w:r>
        <w:t xml:space="preserve"> [</w:t>
      </w:r>
      <w:r w:rsidR="0049389E">
        <w:t>23</w:t>
      </w:r>
      <w:r>
        <w:t>]</w:t>
      </w:r>
      <w:r>
        <w:rPr>
          <w:lang w:eastAsia="zh-CN"/>
        </w:rPr>
        <w:t>.</w:t>
      </w:r>
    </w:p>
    <w:p w14:paraId="55E885A3" w14:textId="5083E913" w:rsidR="0049389E" w:rsidRDefault="0049389E" w:rsidP="00D3544D">
      <w:pPr>
        <w:pStyle w:val="B1"/>
        <w:rPr>
          <w:lang w:eastAsia="zh-CN"/>
        </w:rPr>
      </w:pPr>
      <w:r>
        <w:rPr>
          <w:lang w:val="en-US"/>
        </w:rPr>
        <w:t>-</w:t>
      </w:r>
      <w:r>
        <w:rPr>
          <w:lang w:val="en-US"/>
        </w:rPr>
        <w:tab/>
      </w:r>
      <w:r>
        <w:t>The network product under test rejects the TLS connection attempts described in step 4 i.e. TLS is not successfully established when the peer certificate identity does not match the intended peer or when the certification path does not terminate at a configured trust anchor.</w:t>
      </w:r>
    </w:p>
    <w:p w14:paraId="25F8D92C" w14:textId="77777777" w:rsidR="00A15D67" w:rsidRPr="00747EEA" w:rsidRDefault="00A15D67" w:rsidP="00747EEA">
      <w:pPr>
        <w:rPr>
          <w:b/>
        </w:rPr>
      </w:pPr>
      <w:r w:rsidRPr="00747EEA">
        <w:rPr>
          <w:b/>
        </w:rPr>
        <w:t>Expected format of evidence:</w:t>
      </w:r>
    </w:p>
    <w:p w14:paraId="56B0379D" w14:textId="77777777" w:rsidR="00A15D67" w:rsidRDefault="00A15D67" w:rsidP="00A15D67">
      <w:r w:rsidRPr="00E32DBA">
        <w:t>Provide evidence of the check of the product documentation in plain text. Save the logs and the communication flow in a .pcap file.</w:t>
      </w:r>
    </w:p>
    <w:p w14:paraId="41525894" w14:textId="77777777" w:rsidR="00A15D67" w:rsidRPr="008317A4" w:rsidRDefault="00A15D67" w:rsidP="00A15D67">
      <w:pPr>
        <w:pStyle w:val="Heading5"/>
      </w:pPr>
      <w:bookmarkStart w:id="84" w:name="_CR4_2_2_2_3"/>
      <w:bookmarkStart w:id="85" w:name="_Toc19542365"/>
      <w:bookmarkStart w:id="86" w:name="_Toc35348367"/>
      <w:bookmarkStart w:id="87" w:name="_Toc224924936"/>
      <w:bookmarkEnd w:id="84"/>
      <w:r w:rsidRPr="008317A4">
        <w:t>4.2.</w:t>
      </w:r>
      <w:r>
        <w:t>2</w:t>
      </w:r>
      <w:r w:rsidRPr="008317A4">
        <w:t>.</w:t>
      </w:r>
      <w:r w:rsidRPr="00280948">
        <w:t>2</w:t>
      </w:r>
      <w:r>
        <w:t>.3</w:t>
      </w:r>
      <w:r w:rsidRPr="008317A4">
        <w:tab/>
        <w:t>Authorization of NF service access</w:t>
      </w:r>
      <w:bookmarkEnd w:id="85"/>
      <w:bookmarkEnd w:id="86"/>
      <w:bookmarkEnd w:id="87"/>
    </w:p>
    <w:p w14:paraId="0F1CF7BE" w14:textId="77777777" w:rsidR="00A15D67" w:rsidRPr="008317A4" w:rsidRDefault="00A15D67" w:rsidP="00A15D67">
      <w:pPr>
        <w:pStyle w:val="Heading6"/>
        <w:rPr>
          <w:i/>
        </w:rPr>
      </w:pPr>
      <w:bookmarkStart w:id="88" w:name="_CR4_2_2_2_3_1"/>
      <w:bookmarkStart w:id="89" w:name="_Hlk19541387"/>
      <w:bookmarkStart w:id="90" w:name="_Toc19542366"/>
      <w:bookmarkStart w:id="91" w:name="_Toc35348368"/>
      <w:bookmarkStart w:id="92" w:name="_Toc224924937"/>
      <w:bookmarkEnd w:id="88"/>
      <w:r w:rsidRPr="008317A4">
        <w:t>4.2.2.</w:t>
      </w:r>
      <w:r w:rsidRPr="00280948">
        <w:t>2</w:t>
      </w:r>
      <w:r w:rsidRPr="008317A4">
        <w:t>.</w:t>
      </w:r>
      <w:r>
        <w:t>3.1</w:t>
      </w:r>
      <w:bookmarkEnd w:id="89"/>
      <w:r w:rsidRPr="008317A4">
        <w:tab/>
        <w:t>Authorization token verification failure handling</w:t>
      </w:r>
      <w:r w:rsidRPr="001D7DF2">
        <w:t xml:space="preserve"> </w:t>
      </w:r>
      <w:r>
        <w:t>w</w:t>
      </w:r>
      <w:r w:rsidR="00BC1C03" w:rsidRPr="00BC1C03">
        <w:t>i</w:t>
      </w:r>
      <w:r>
        <w:t>thin one PLMN</w:t>
      </w:r>
      <w:bookmarkEnd w:id="90"/>
      <w:bookmarkEnd w:id="91"/>
      <w:bookmarkEnd w:id="92"/>
    </w:p>
    <w:p w14:paraId="6558DC8F" w14:textId="77777777" w:rsidR="00A15D67" w:rsidRPr="008317A4" w:rsidRDefault="00A15D67" w:rsidP="00A15D67">
      <w:pPr>
        <w:rPr>
          <w:lang w:eastAsia="zh-CN"/>
        </w:rPr>
      </w:pPr>
      <w:r w:rsidRPr="008317A4">
        <w:rPr>
          <w:i/>
        </w:rPr>
        <w:t>Requirement Name</w:t>
      </w:r>
      <w:r w:rsidRPr="008317A4">
        <w:t>: Authorization token verification failure handling</w:t>
      </w:r>
      <w:r>
        <w:t xml:space="preserve"> w</w:t>
      </w:r>
      <w:r w:rsidR="00BC1C03" w:rsidRPr="00BC1C03">
        <w:t>i</w:t>
      </w:r>
      <w:r>
        <w:t>thin one PLMN</w:t>
      </w:r>
    </w:p>
    <w:p w14:paraId="1D123E0E" w14:textId="77777777" w:rsidR="00A15D67" w:rsidRPr="008317A4" w:rsidRDefault="00A15D67" w:rsidP="00A15D67">
      <w:r w:rsidRPr="008317A4">
        <w:rPr>
          <w:i/>
        </w:rPr>
        <w:t xml:space="preserve">Requirement Reference: </w:t>
      </w:r>
      <w:r w:rsidRPr="001A7701">
        <w:t>TS 33.</w:t>
      </w:r>
      <w:r>
        <w:t>5</w:t>
      </w:r>
      <w:r w:rsidRPr="001A7701">
        <w:t>01</w:t>
      </w:r>
      <w:r>
        <w:t xml:space="preserve"> [</w:t>
      </w:r>
      <w:r w:rsidR="00C416F9" w:rsidRPr="00C416F9">
        <w:t>10</w:t>
      </w:r>
      <w:r>
        <w:t>]</w:t>
      </w:r>
      <w:r w:rsidRPr="001A7701">
        <w:t xml:space="preserve">, clause </w:t>
      </w:r>
      <w:r>
        <w:t>13.4.1.1</w:t>
      </w:r>
    </w:p>
    <w:p w14:paraId="5FE36C56" w14:textId="77777777" w:rsidR="00A15D67" w:rsidRPr="008317A4" w:rsidRDefault="00A15D67" w:rsidP="00A15D67">
      <w:r w:rsidRPr="008317A4">
        <w:rPr>
          <w:i/>
        </w:rPr>
        <w:t>Requirement Description</w:t>
      </w:r>
      <w:r w:rsidRPr="008317A4">
        <w:t xml:space="preserve">: </w:t>
      </w:r>
    </w:p>
    <w:p w14:paraId="32C0037F" w14:textId="77777777" w:rsidR="00C416F9" w:rsidRDefault="00C416F9" w:rsidP="00A15D67">
      <w:pPr>
        <w:pStyle w:val="B2"/>
      </w:pPr>
      <w:r w:rsidRPr="00C416F9">
        <w:t>According to TS 33.501 [10], clause 13.4.1.1, t</w:t>
      </w:r>
      <w:r w:rsidR="00A15D67" w:rsidRPr="008317A4">
        <w:t>he NF Service producer verif</w:t>
      </w:r>
      <w:r w:rsidRPr="00C416F9">
        <w:t>ies</w:t>
      </w:r>
      <w:r w:rsidR="00A15D67" w:rsidRPr="008317A4">
        <w:t xml:space="preserve"> </w:t>
      </w:r>
      <w:r w:rsidR="00A15D67">
        <w:t>the access token</w:t>
      </w:r>
      <w:r w:rsidR="00A15D67" w:rsidRPr="008317A4">
        <w:t xml:space="preserve"> as follows: </w:t>
      </w:r>
    </w:p>
    <w:p w14:paraId="0B52FA54" w14:textId="77777777" w:rsidR="00A15D67" w:rsidRPr="008317A4" w:rsidRDefault="00A15D67" w:rsidP="00B263CE">
      <w:pPr>
        <w:pStyle w:val="B1"/>
      </w:pPr>
      <w:r w:rsidRPr="008317A4">
        <w:t>-</w:t>
      </w:r>
      <w:r w:rsidRPr="008317A4">
        <w:tab/>
        <w:t xml:space="preserve">The NF Service producer ensures the integrity of </w:t>
      </w:r>
      <w:r>
        <w:t>the access token</w:t>
      </w:r>
      <w:r w:rsidRPr="008317A4">
        <w:t xml:space="preserve"> by verifying the signature using NRF’s public key or checking the MAC value using the shared secret. If integrity check is successful, the NF Service producer </w:t>
      </w:r>
      <w:r w:rsidR="00C416F9" w:rsidRPr="008317A4">
        <w:t>verif</w:t>
      </w:r>
      <w:r w:rsidR="00C416F9">
        <w:t>ies</w:t>
      </w:r>
      <w:r w:rsidR="00C416F9" w:rsidRPr="008317A4">
        <w:t xml:space="preserve"> </w:t>
      </w:r>
      <w:r w:rsidRPr="008317A4">
        <w:t xml:space="preserve">the claims in </w:t>
      </w:r>
      <w:r>
        <w:t>the access token</w:t>
      </w:r>
      <w:r w:rsidRPr="008317A4">
        <w:t xml:space="preserve"> as follows:</w:t>
      </w:r>
    </w:p>
    <w:p w14:paraId="095A1E2B" w14:textId="77777777" w:rsidR="00A15D67" w:rsidRPr="008317A4" w:rsidRDefault="00A15D67" w:rsidP="00A15D67">
      <w:pPr>
        <w:pStyle w:val="NO"/>
      </w:pPr>
      <w:r w:rsidRPr="008317A4">
        <w:t xml:space="preserve">NOTE: </w:t>
      </w:r>
      <w:r>
        <w:t>Void</w:t>
      </w:r>
      <w:r w:rsidRPr="008317A4">
        <w:t>.</w:t>
      </w:r>
    </w:p>
    <w:p w14:paraId="61440D31" w14:textId="77777777" w:rsidR="00995847" w:rsidRDefault="00995847" w:rsidP="00280948">
      <w:pPr>
        <w:pStyle w:val="B1"/>
      </w:pPr>
      <w:r>
        <w:t>-</w:t>
      </w:r>
      <w:r>
        <w:tab/>
        <w:t>In the direct communication case, it checks that the NF Instance ID in the subject claim within the access token matches the NF Instance ID in the subjectAltName in the NF Service Consumer's TLS client certificate.</w:t>
      </w:r>
    </w:p>
    <w:p w14:paraId="0ABB0C23" w14:textId="77777777" w:rsidR="005C7B99" w:rsidRDefault="00A15D67" w:rsidP="00280948">
      <w:pPr>
        <w:pStyle w:val="B1"/>
      </w:pPr>
      <w:r w:rsidRPr="008317A4">
        <w:t>-</w:t>
      </w:r>
      <w:r w:rsidRPr="008317A4">
        <w:tab/>
        <w:t>It checks that the audience claim in the access token matches its own identity or the type of NF service producer.</w:t>
      </w:r>
      <w:r w:rsidR="005C7B99">
        <w:t xml:space="preserve"> If a list of NSSAIs or list of NSI IDs is present, the NF service producer check</w:t>
      </w:r>
      <w:r w:rsidR="00C416F9">
        <w:t>s</w:t>
      </w:r>
      <w:r w:rsidR="005C7B99">
        <w:t xml:space="preserve"> that it serves the corresponding slice(s).</w:t>
      </w:r>
    </w:p>
    <w:p w14:paraId="44CD4D71" w14:textId="77777777" w:rsidR="005C7B99" w:rsidRDefault="005C7B99" w:rsidP="00280948">
      <w:pPr>
        <w:pStyle w:val="B1"/>
      </w:pPr>
      <w:r>
        <w:t>-</w:t>
      </w:r>
      <w:r>
        <w:tab/>
        <w:t>If an NF Set ID present, the NF Service Producer check</w:t>
      </w:r>
      <w:r w:rsidR="00C416F9">
        <w:t>s</w:t>
      </w:r>
      <w:r>
        <w:t xml:space="preserve"> the NF Set ID in the claim matches its own NF Set ID.</w:t>
      </w:r>
    </w:p>
    <w:p w14:paraId="1320C0C5" w14:textId="77777777" w:rsidR="00A15D67" w:rsidRPr="008317A4" w:rsidRDefault="005C7B99" w:rsidP="00280948">
      <w:pPr>
        <w:pStyle w:val="B1"/>
      </w:pPr>
      <w:r>
        <w:t xml:space="preserve">- </w:t>
      </w:r>
      <w:r>
        <w:tab/>
        <w:t>If the access token contains "additional scope" information (i.e. allowed resources and allowed actions (service operations) on the resources), it checks that the additional scope matches the requested service operation.</w:t>
      </w:r>
    </w:p>
    <w:p w14:paraId="6A8FFB70" w14:textId="77777777" w:rsidR="00A15D67" w:rsidRPr="008317A4" w:rsidRDefault="00A15D67" w:rsidP="00280948">
      <w:pPr>
        <w:pStyle w:val="B1"/>
      </w:pPr>
      <w:r w:rsidRPr="008317A4">
        <w:t>-</w:t>
      </w:r>
      <w:r w:rsidRPr="008317A4">
        <w:tab/>
        <w:t>If scope is present, it checks that the scope matches the requested service operation.</w:t>
      </w:r>
    </w:p>
    <w:p w14:paraId="30ADE888" w14:textId="77777777" w:rsidR="00A15D67" w:rsidRDefault="00A15D67" w:rsidP="00280948">
      <w:pPr>
        <w:pStyle w:val="B1"/>
      </w:pPr>
      <w:r w:rsidRPr="008317A4">
        <w:t>-</w:t>
      </w:r>
      <w:r w:rsidRPr="008317A4">
        <w:tab/>
        <w:t>It checks that the access token has not expired by verifying the expiration time in the access token against the current data/time.</w:t>
      </w:r>
    </w:p>
    <w:p w14:paraId="1ABE7204" w14:textId="77777777" w:rsidR="00995847" w:rsidRPr="008317A4" w:rsidRDefault="00995847" w:rsidP="00280948">
      <w:pPr>
        <w:pStyle w:val="B1"/>
      </w:pPr>
      <w:r>
        <w:t>-</w:t>
      </w:r>
      <w:r>
        <w:tab/>
        <w:t>If the CCA is present in the service request, it can verify the CCA as specified in clause 13.3.8.3 and that the subject claim (i.e., the NF Instance Id of the NF Service Consumer) in the access token matches the subject claim in the CCA.</w:t>
      </w:r>
    </w:p>
    <w:p w14:paraId="1728B74E" w14:textId="77777777" w:rsidR="00A15D67" w:rsidRDefault="00B263CE" w:rsidP="00280948">
      <w:pPr>
        <w:pStyle w:val="B1"/>
      </w:pPr>
      <w:r>
        <w:t>-</w:t>
      </w:r>
      <w:r>
        <w:tab/>
      </w:r>
      <w:r w:rsidR="00A15D67" w:rsidRPr="008317A4">
        <w:t>If the verification is successful, the NF Service producer execute</w:t>
      </w:r>
      <w:r>
        <w:t>s</w:t>
      </w:r>
      <w:r w:rsidR="00A15D67" w:rsidRPr="008317A4">
        <w:t xml:space="preserve"> the requested service and responds back to the NF Service consumer.</w:t>
      </w:r>
      <w:r w:rsidR="00A15D67" w:rsidRPr="008317A4">
        <w:rPr>
          <w:rFonts w:hint="eastAsia"/>
        </w:rPr>
        <w:t xml:space="preserve"> Otherwise</w:t>
      </w:r>
      <w:r w:rsidR="00280948">
        <w:t>,</w:t>
      </w:r>
      <w:r w:rsidR="00A15D67" w:rsidRPr="008317A4">
        <w:rPr>
          <w:rFonts w:hint="eastAsia"/>
        </w:rPr>
        <w:t xml:space="preserve"> it </w:t>
      </w:r>
      <w:r w:rsidRPr="008317A4">
        <w:rPr>
          <w:rFonts w:hint="eastAsia"/>
        </w:rPr>
        <w:t>repl</w:t>
      </w:r>
      <w:r>
        <w:t>ies</w:t>
      </w:r>
      <w:r w:rsidRPr="008317A4">
        <w:rPr>
          <w:rFonts w:hint="eastAsia"/>
        </w:rPr>
        <w:t xml:space="preserve"> </w:t>
      </w:r>
      <w:r w:rsidR="00A15D67" w:rsidRPr="008317A4">
        <w:rPr>
          <w:rFonts w:hint="eastAsia"/>
        </w:rPr>
        <w:t xml:space="preserve">based on </w:t>
      </w:r>
      <w:r w:rsidR="00280948" w:rsidRPr="00CF71C3">
        <w:rPr>
          <w:rFonts w:hint="eastAsia"/>
        </w:rPr>
        <w:t>O</w:t>
      </w:r>
      <w:r w:rsidR="00280948" w:rsidRPr="00CF71C3">
        <w:t>A</w:t>
      </w:r>
      <w:r w:rsidR="00280948" w:rsidRPr="00CF71C3">
        <w:rPr>
          <w:rFonts w:hint="eastAsia"/>
        </w:rPr>
        <w:t>uth</w:t>
      </w:r>
      <w:r w:rsidR="00A15D67" w:rsidRPr="008317A4">
        <w:rPr>
          <w:rFonts w:hint="eastAsia"/>
        </w:rPr>
        <w:t xml:space="preserve"> 2.0 error response defined in RFC</w:t>
      </w:r>
      <w:r w:rsidR="00A15D67" w:rsidRPr="008317A4">
        <w:t xml:space="preserve"> </w:t>
      </w:r>
      <w:r w:rsidR="00A15D67" w:rsidRPr="008317A4">
        <w:rPr>
          <w:rFonts w:hint="eastAsia"/>
        </w:rPr>
        <w:t>6749</w:t>
      </w:r>
      <w:r w:rsidR="00A15D67" w:rsidRPr="008317A4">
        <w:t xml:space="preserve"> [</w:t>
      </w:r>
      <w:r>
        <w:t>12</w:t>
      </w:r>
      <w:r w:rsidR="00A15D67" w:rsidRPr="008317A4">
        <w:t>]</w:t>
      </w:r>
      <w:r w:rsidR="00A15D67" w:rsidRPr="008317A4">
        <w:rPr>
          <w:rFonts w:hint="eastAsia"/>
        </w:rPr>
        <w:t>.</w:t>
      </w:r>
      <w:r w:rsidR="005C7B99" w:rsidRPr="005C7B99">
        <w:t xml:space="preserve"> </w:t>
      </w:r>
      <w:r w:rsidR="005C7B99">
        <w:t>T</w:t>
      </w:r>
      <w:r w:rsidR="005C7B99" w:rsidRPr="00117C89">
        <w:t xml:space="preserve">he NF service consumer </w:t>
      </w:r>
      <w:r>
        <w:t>optionally</w:t>
      </w:r>
      <w:r w:rsidRPr="00117C89">
        <w:t xml:space="preserve"> </w:t>
      </w:r>
      <w:r w:rsidR="005C7B99" w:rsidRPr="00117C89">
        <w:t>store</w:t>
      </w:r>
      <w:r>
        <w:t>s</w:t>
      </w:r>
      <w:r w:rsidR="005C7B99" w:rsidRPr="00117C89">
        <w:t xml:space="preserve"> the received token(s). Stored tokens may be re-used for accessing service(s) from producer NF type listed in claims (scope, audience) during their validity time.</w:t>
      </w:r>
    </w:p>
    <w:p w14:paraId="100CF97D" w14:textId="77777777" w:rsidR="00A15D67" w:rsidRPr="008317A4" w:rsidRDefault="00A15D67" w:rsidP="00A15D67">
      <w:bookmarkStart w:id="93" w:name="_Hlk19541373"/>
      <w:r w:rsidRPr="008317A4">
        <w:rPr>
          <w:i/>
        </w:rPr>
        <w:t>Threat References</w:t>
      </w:r>
      <w:r w:rsidRPr="008317A4">
        <w:t xml:space="preserve">: </w:t>
      </w:r>
      <w:r>
        <w:t xml:space="preserve">TR 33.926 [4], clause </w:t>
      </w:r>
      <w:r w:rsidR="006F26AF">
        <w:t>6</w:t>
      </w:r>
      <w:r>
        <w:t xml:space="preserve">.3.3.1, </w:t>
      </w:r>
      <w:r>
        <w:rPr>
          <w:lang w:eastAsia="zh-CN"/>
        </w:rPr>
        <w:t xml:space="preserve">Incorrect Verification of Access </w:t>
      </w:r>
      <w:r w:rsidRPr="005C2822">
        <w:rPr>
          <w:lang w:eastAsia="zh-CN"/>
        </w:rPr>
        <w:t>Token</w:t>
      </w:r>
      <w:r>
        <w:rPr>
          <w:lang w:eastAsia="zh-CN"/>
        </w:rPr>
        <w:t>s</w:t>
      </w:r>
    </w:p>
    <w:bookmarkEnd w:id="93"/>
    <w:p w14:paraId="5CCBF531" w14:textId="77777777" w:rsidR="00A15D67" w:rsidRPr="008317A4" w:rsidRDefault="00A15D67" w:rsidP="00A15D67">
      <w:pPr>
        <w:rPr>
          <w:b/>
          <w:lang w:eastAsia="zh-CN"/>
        </w:rPr>
      </w:pPr>
      <w:r w:rsidRPr="008317A4">
        <w:rPr>
          <w:i/>
        </w:rPr>
        <w:t>Test Case</w:t>
      </w:r>
      <w:r w:rsidRPr="008317A4">
        <w:t xml:space="preserve">: </w:t>
      </w:r>
    </w:p>
    <w:p w14:paraId="178A4F44" w14:textId="77777777" w:rsidR="00A15D67" w:rsidRPr="008317A4" w:rsidRDefault="00A15D67" w:rsidP="00A15D67">
      <w:pPr>
        <w:rPr>
          <w:b/>
        </w:rPr>
      </w:pPr>
      <w:r w:rsidRPr="008317A4">
        <w:rPr>
          <w:b/>
        </w:rPr>
        <w:t xml:space="preserve">Test Name: </w:t>
      </w:r>
      <w:r w:rsidRPr="008317A4">
        <w:t>TC_AUTHORIZATION_TOKEN_VERIFICATION_FAILURE</w:t>
      </w:r>
      <w:r>
        <w:t>_ONE_PLMN</w:t>
      </w:r>
    </w:p>
    <w:p w14:paraId="300F9DD9" w14:textId="77777777" w:rsidR="00A15D67" w:rsidRPr="008317A4" w:rsidRDefault="00A15D67" w:rsidP="00A15D67">
      <w:pPr>
        <w:rPr>
          <w:b/>
          <w:lang w:eastAsia="zh-CN"/>
        </w:rPr>
      </w:pPr>
      <w:r w:rsidRPr="008317A4">
        <w:rPr>
          <w:b/>
          <w:lang w:eastAsia="zh-CN"/>
        </w:rPr>
        <w:t>Purpose:</w:t>
      </w:r>
    </w:p>
    <w:p w14:paraId="622765DF" w14:textId="77777777" w:rsidR="00A15D67" w:rsidRPr="008317A4" w:rsidRDefault="00A15D67" w:rsidP="00280948">
      <w:pPr>
        <w:rPr>
          <w:lang w:eastAsia="zh-CN"/>
        </w:rPr>
      </w:pPr>
      <w:r w:rsidRPr="008317A4">
        <w:rPr>
          <w:lang w:eastAsia="zh-CN"/>
        </w:rPr>
        <w:t xml:space="preserve">Verify that </w:t>
      </w:r>
      <w:r w:rsidRPr="008317A4">
        <w:t xml:space="preserve">the NF service </w:t>
      </w:r>
      <w:bookmarkStart w:id="94" w:name="_Hlk2183828"/>
      <w:r>
        <w:rPr>
          <w:lang w:eastAsia="zh-CN"/>
        </w:rPr>
        <w:t>producer</w:t>
      </w:r>
      <w:r>
        <w:t xml:space="preserve"> does not grant service access</w:t>
      </w:r>
      <w:bookmarkEnd w:id="94"/>
      <w:r>
        <w:t xml:space="preserve"> if the verification of</w:t>
      </w:r>
      <w:r w:rsidRPr="008317A4">
        <w:t xml:space="preserve"> authorization token </w:t>
      </w:r>
      <w:r>
        <w:t>from a NF service consumer in the same PLMN</w:t>
      </w:r>
      <w:r w:rsidRPr="008317A4">
        <w:t xml:space="preserve"> fail</w:t>
      </w:r>
      <w:r>
        <w:t>s.</w:t>
      </w:r>
    </w:p>
    <w:p w14:paraId="1C7C0643" w14:textId="7F6E1728" w:rsidR="00A15D67" w:rsidRPr="008317A4" w:rsidRDefault="00A15D67" w:rsidP="00A15D67">
      <w:pPr>
        <w:rPr>
          <w:b/>
          <w:bCs/>
        </w:rPr>
      </w:pPr>
    </w:p>
    <w:p w14:paraId="5D09018B" w14:textId="77777777" w:rsidR="00A15D67" w:rsidRDefault="00A15D67" w:rsidP="00280948">
      <w:pPr>
        <w:rPr>
          <w:b/>
          <w:lang w:eastAsia="zh-CN"/>
        </w:rPr>
      </w:pPr>
      <w:r w:rsidRPr="008317A4">
        <w:rPr>
          <w:b/>
          <w:lang w:eastAsia="zh-CN"/>
        </w:rPr>
        <w:t>Pre-Conditions:</w:t>
      </w:r>
    </w:p>
    <w:p w14:paraId="3D8D1D18" w14:textId="77777777" w:rsidR="004B275E" w:rsidRPr="00D33256" w:rsidRDefault="004B275E" w:rsidP="004B275E">
      <w:pPr>
        <w:pStyle w:val="B1"/>
      </w:pPr>
      <w:r w:rsidRPr="00D33256">
        <w:t>-</w:t>
      </w:r>
      <w:r w:rsidRPr="00D33256">
        <w:tab/>
        <w:t>The tester shall know if the network product supports the following optional access token verification claims. If an optional claim is not supported, the associated sub-test case does not apply:</w:t>
      </w:r>
    </w:p>
    <w:p w14:paraId="69A1F543" w14:textId="3D7B62BA" w:rsidR="004B275E" w:rsidRPr="00D33256" w:rsidRDefault="004B275E" w:rsidP="004B275E">
      <w:pPr>
        <w:pStyle w:val="B3"/>
      </w:pPr>
      <w:r w:rsidRPr="00D33256">
        <w:t>-</w:t>
      </w:r>
      <w:r w:rsidRPr="00D33256">
        <w:tab/>
        <w:t xml:space="preserve">S-NSSAI (Test Case </w:t>
      </w:r>
      <w:r w:rsidR="008B1B0C" w:rsidRPr="008B1B0C">
        <w:t>H</w:t>
      </w:r>
      <w:r w:rsidRPr="00D33256">
        <w:t>)</w:t>
      </w:r>
    </w:p>
    <w:p w14:paraId="054AF97D" w14:textId="41874386" w:rsidR="004B275E" w:rsidRPr="00D33256" w:rsidRDefault="004B275E" w:rsidP="004B275E">
      <w:pPr>
        <w:pStyle w:val="B3"/>
      </w:pPr>
      <w:r w:rsidRPr="00D33256">
        <w:t>-</w:t>
      </w:r>
      <w:r w:rsidRPr="00D33256">
        <w:tab/>
        <w:t xml:space="preserve">NSI (Test Case </w:t>
      </w:r>
      <w:r w:rsidR="008B1B0C" w:rsidRPr="008B1B0C">
        <w:t>I</w:t>
      </w:r>
      <w:r w:rsidRPr="00D33256">
        <w:t>)</w:t>
      </w:r>
    </w:p>
    <w:p w14:paraId="2851E456" w14:textId="7D36503B" w:rsidR="004B275E" w:rsidRPr="00D33256" w:rsidRDefault="004B275E" w:rsidP="004B275E">
      <w:pPr>
        <w:pStyle w:val="B3"/>
      </w:pPr>
      <w:r w:rsidRPr="00D33256">
        <w:t>-</w:t>
      </w:r>
      <w:r w:rsidRPr="00D33256">
        <w:tab/>
        <w:t xml:space="preserve">NF Set ID (Test Case </w:t>
      </w:r>
      <w:r w:rsidR="008B1B0C" w:rsidRPr="008B1B0C">
        <w:t>J</w:t>
      </w:r>
      <w:r w:rsidRPr="00D33256">
        <w:t>)</w:t>
      </w:r>
    </w:p>
    <w:p w14:paraId="68B18C5C" w14:textId="27B0DE7F" w:rsidR="004B275E" w:rsidRDefault="004B275E" w:rsidP="004B275E">
      <w:pPr>
        <w:pStyle w:val="B3"/>
        <w:rPr>
          <w:b/>
          <w:lang w:eastAsia="zh-CN"/>
        </w:rPr>
      </w:pPr>
      <w:r w:rsidRPr="00D33256">
        <w:t>-</w:t>
      </w:r>
      <w:r w:rsidRPr="00D33256">
        <w:tab/>
        <w:t xml:space="preserve">additional scope (Test Case </w:t>
      </w:r>
      <w:r w:rsidR="008B1B0C" w:rsidRPr="008B1B0C">
        <w:t>K</w:t>
      </w:r>
      <w:r w:rsidRPr="00D33256">
        <w:t>)</w:t>
      </w:r>
    </w:p>
    <w:p w14:paraId="7E628C72" w14:textId="77777777" w:rsidR="00A15D67" w:rsidRDefault="00A15D67" w:rsidP="00A15D67">
      <w:pPr>
        <w:pStyle w:val="B1"/>
        <w:rPr>
          <w:lang w:eastAsia="zh-CN"/>
        </w:rPr>
      </w:pPr>
      <w:r>
        <w:rPr>
          <w:lang w:eastAsia="zh-CN"/>
        </w:rPr>
        <w:t>-</w:t>
      </w:r>
      <w:r>
        <w:rPr>
          <w:lang w:eastAsia="zh-CN"/>
        </w:rPr>
        <w:tab/>
      </w:r>
      <w:r w:rsidRPr="007216D1">
        <w:rPr>
          <w:lang w:eastAsia="zh-CN"/>
        </w:rPr>
        <w:t xml:space="preserve">Test environment with a </w:t>
      </w:r>
      <w:r>
        <w:rPr>
          <w:lang w:eastAsia="zh-CN"/>
        </w:rPr>
        <w:t>NF service consumer</w:t>
      </w:r>
      <w:r w:rsidRPr="007216D1">
        <w:rPr>
          <w:lang w:eastAsia="zh-CN"/>
        </w:rPr>
        <w:t>.</w:t>
      </w:r>
    </w:p>
    <w:p w14:paraId="25B2E841" w14:textId="77777777" w:rsidR="00A15D67" w:rsidRDefault="00A15D67" w:rsidP="00A15D67">
      <w:pPr>
        <w:pStyle w:val="B1"/>
        <w:rPr>
          <w:lang w:eastAsia="ja-JP"/>
        </w:rPr>
      </w:pPr>
      <w:r>
        <w:rPr>
          <w:lang w:eastAsia="zh-CN"/>
        </w:rPr>
        <w:t>-</w:t>
      </w:r>
      <w:r>
        <w:rPr>
          <w:lang w:eastAsia="zh-CN"/>
        </w:rPr>
        <w:tab/>
        <w:t>The NF service consumer may be simulated.</w:t>
      </w:r>
    </w:p>
    <w:p w14:paraId="5B84BC62" w14:textId="0ECF2C11" w:rsidR="008B1B0C" w:rsidRDefault="00A15D67" w:rsidP="008B1B0C">
      <w:pPr>
        <w:pStyle w:val="B1"/>
      </w:pPr>
      <w:bookmarkStart w:id="95" w:name="_Hlk2184045"/>
      <w:r>
        <w:rPr>
          <w:lang w:eastAsia="zh-CN"/>
        </w:rPr>
        <w:t>-</w:t>
      </w:r>
      <w:r>
        <w:rPr>
          <w:lang w:eastAsia="zh-CN"/>
        </w:rPr>
        <w:tab/>
      </w:r>
      <w:r>
        <w:t>The network product under test has already authenticated the NF service consumer.</w:t>
      </w:r>
    </w:p>
    <w:p w14:paraId="0E3BF357" w14:textId="77777777" w:rsidR="008B1B0C" w:rsidRDefault="008B1B0C" w:rsidP="008B1B0C">
      <w:pPr>
        <w:pStyle w:val="B1"/>
      </w:pPr>
      <w:r>
        <w:t>-</w:t>
      </w:r>
      <w:r>
        <w:tab/>
        <w:t>If either of the following pre-conditions are met, the associated sub-test case applies:</w:t>
      </w:r>
    </w:p>
    <w:p w14:paraId="2CF30E20" w14:textId="77777777" w:rsidR="008B1B0C" w:rsidRDefault="008B1B0C" w:rsidP="008B1B0C">
      <w:pPr>
        <w:pStyle w:val="B2"/>
      </w:pPr>
      <w:r>
        <w:t>-</w:t>
      </w:r>
      <w:r>
        <w:tab/>
        <w:t>The network product under test has already mutually authenticated with the NF service consumer using TLS certificate, as specified in TS 33.501[10] clause 13.1.0 (Test Case F).</w:t>
      </w:r>
    </w:p>
    <w:p w14:paraId="037199FA" w14:textId="77777777" w:rsidR="00A15D67" w:rsidRDefault="008B1B0C" w:rsidP="008B1B0C">
      <w:pPr>
        <w:pStyle w:val="B2"/>
      </w:pPr>
      <w:r>
        <w:t>-</w:t>
      </w:r>
      <w:r>
        <w:tab/>
        <w:t>A Client Credentials Assertion (CCA) is present in the service request and verified as specified in TS 33.501[10] clause 13.3.8.3, and the Network product supports CCA based authentication (Test Case G).</w:t>
      </w:r>
    </w:p>
    <w:bookmarkEnd w:id="95"/>
    <w:p w14:paraId="382CAFB6" w14:textId="77777777" w:rsidR="00A15D67" w:rsidRDefault="00A15D67" w:rsidP="00A15D67">
      <w:pPr>
        <w:pStyle w:val="B1"/>
        <w:rPr>
          <w:lang w:val="en-IN" w:eastAsia="ja-JP"/>
        </w:rPr>
      </w:pPr>
      <w:r>
        <w:rPr>
          <w:lang w:val="en-IN" w:eastAsia="ja-JP"/>
        </w:rPr>
        <w:t>-</w:t>
      </w:r>
      <w:r>
        <w:rPr>
          <w:lang w:val="en-IN" w:eastAsia="ja-JP"/>
        </w:rPr>
        <w:tab/>
      </w:r>
      <w:r w:rsidRPr="007216D1">
        <w:rPr>
          <w:lang w:val="en-IN" w:eastAsia="ja-JP"/>
        </w:rPr>
        <w:t>The tester ha</w:t>
      </w:r>
      <w:r w:rsidR="004B275E" w:rsidRPr="004B275E">
        <w:rPr>
          <w:lang w:val="en-IN" w:eastAsia="ja-JP"/>
        </w:rPr>
        <w:t>s</w:t>
      </w:r>
      <w:r w:rsidRPr="007216D1">
        <w:rPr>
          <w:lang w:val="en-IN" w:eastAsia="ja-JP"/>
        </w:rPr>
        <w:t xml:space="preserve"> access to the interface</w:t>
      </w:r>
      <w:r>
        <w:rPr>
          <w:lang w:val="en-IN" w:eastAsia="ja-JP"/>
        </w:rPr>
        <w:t xml:space="preserve"> between the</w:t>
      </w:r>
      <w:r w:rsidRPr="00282C73">
        <w:rPr>
          <w:lang w:eastAsia="zh-CN"/>
        </w:rPr>
        <w:t xml:space="preserve"> </w:t>
      </w:r>
      <w:r>
        <w:rPr>
          <w:lang w:eastAsia="zh-CN"/>
        </w:rPr>
        <w:t>NF service consumer</w:t>
      </w:r>
      <w:r w:rsidRPr="007216D1">
        <w:rPr>
          <w:lang w:eastAsia="zh-CN"/>
        </w:rPr>
        <w:t xml:space="preserve"> and</w:t>
      </w:r>
      <w:r>
        <w:rPr>
          <w:lang w:eastAsia="zh-CN"/>
        </w:rPr>
        <w:t xml:space="preserve"> </w:t>
      </w:r>
      <w:r>
        <w:t>the network product under test</w:t>
      </w:r>
      <w:r w:rsidRPr="007216D1">
        <w:rPr>
          <w:lang w:val="en-IN" w:eastAsia="ja-JP"/>
        </w:rPr>
        <w:t>.</w:t>
      </w:r>
    </w:p>
    <w:p w14:paraId="255DB32F" w14:textId="77777777" w:rsidR="00A15D67" w:rsidRDefault="00A15D67" w:rsidP="00A15D67">
      <w:pPr>
        <w:pStyle w:val="B1"/>
        <w:rPr>
          <w:lang w:val="en-IN" w:eastAsia="ja-JP"/>
        </w:rPr>
      </w:pPr>
      <w:r>
        <w:rPr>
          <w:lang w:val="en-IN" w:eastAsia="ja-JP"/>
        </w:rPr>
        <w:t>-</w:t>
      </w:r>
      <w:r>
        <w:rPr>
          <w:lang w:val="en-IN" w:eastAsia="ja-JP"/>
        </w:rPr>
        <w:tab/>
        <w:t>The tester has the NRF’s private key or the shared key.</w:t>
      </w:r>
    </w:p>
    <w:p w14:paraId="16AFD24A" w14:textId="77777777" w:rsidR="00A15D67" w:rsidRDefault="00A15D67" w:rsidP="00280948">
      <w:pPr>
        <w:pStyle w:val="B1"/>
      </w:pPr>
      <w:r>
        <w:rPr>
          <w:lang w:eastAsia="ja-JP"/>
        </w:rPr>
        <w:t>-</w:t>
      </w:r>
      <w:r>
        <w:rPr>
          <w:lang w:eastAsia="ja-JP"/>
        </w:rPr>
        <w:tab/>
        <w:t xml:space="preserve">The </w:t>
      </w:r>
      <w:bookmarkStart w:id="96" w:name="_Hlk2184110"/>
      <w:r>
        <w:t>network product under test</w:t>
      </w:r>
      <w:bookmarkEnd w:id="96"/>
      <w:r>
        <w:rPr>
          <w:lang w:eastAsia="ja-JP"/>
        </w:rPr>
        <w:t xml:space="preserve"> is preconfigured with the NRF’s public key or the shared key.</w:t>
      </w:r>
    </w:p>
    <w:p w14:paraId="72232DE8" w14:textId="77777777" w:rsidR="00A15D67" w:rsidRPr="008317A4" w:rsidRDefault="00A15D67" w:rsidP="00280948">
      <w:pPr>
        <w:rPr>
          <w:b/>
          <w:lang w:eastAsia="zh-CN"/>
        </w:rPr>
      </w:pPr>
      <w:r w:rsidRPr="008317A4">
        <w:rPr>
          <w:b/>
          <w:lang w:eastAsia="zh-CN"/>
        </w:rPr>
        <w:t>Execution Steps</w:t>
      </w:r>
    </w:p>
    <w:p w14:paraId="4AA512FE" w14:textId="77777777" w:rsidR="00A15D67" w:rsidRDefault="00A15D67" w:rsidP="00280948">
      <w:pPr>
        <w:spacing w:after="200" w:line="276" w:lineRule="auto"/>
        <w:contextualSpacing/>
        <w:rPr>
          <w:lang w:val="en-IN" w:eastAsia="ja-JP"/>
        </w:rPr>
      </w:pPr>
      <w:r w:rsidRPr="00A95C04">
        <w:rPr>
          <w:lang w:val="en-IN" w:eastAsia="ja-JP"/>
        </w:rPr>
        <w:t xml:space="preserve">The </w:t>
      </w:r>
      <w:r>
        <w:t>network product under test</w:t>
      </w:r>
      <w:r w:rsidRPr="00A95C04">
        <w:rPr>
          <w:lang w:val="en-IN" w:eastAsia="ja-JP"/>
        </w:rPr>
        <w:t xml:space="preserve"> receives the access token sent from the NF service consumer, verifies the access token based on</w:t>
      </w:r>
      <w:r w:rsidR="004B275E" w:rsidRPr="004B275E">
        <w:rPr>
          <w:lang w:val="en-IN" w:eastAsia="ja-JP"/>
        </w:rPr>
        <w:t xml:space="preserve"> OAuth 2.0</w:t>
      </w:r>
      <w:r w:rsidRPr="00A95C04">
        <w:rPr>
          <w:lang w:val="en-IN" w:eastAsia="ja-JP"/>
        </w:rPr>
        <w:t>.</w:t>
      </w:r>
    </w:p>
    <w:p w14:paraId="39D681E6" w14:textId="133D676C" w:rsidR="0025434E" w:rsidRPr="00A95C04" w:rsidRDefault="0025434E" w:rsidP="00280948">
      <w:pPr>
        <w:spacing w:after="200" w:line="276" w:lineRule="auto"/>
        <w:contextualSpacing/>
        <w:rPr>
          <w:lang w:val="en-IN" w:eastAsia="ja-JP"/>
        </w:rPr>
      </w:pPr>
      <w:r>
        <w:rPr>
          <w:lang w:eastAsia="zh-CN"/>
        </w:rPr>
        <w:t xml:space="preserve">Test Cases </w:t>
      </w:r>
      <w:r w:rsidR="004B275E" w:rsidRPr="004B275E">
        <w:rPr>
          <w:lang w:eastAsia="zh-CN"/>
        </w:rPr>
        <w:t>A</w:t>
      </w:r>
      <w:r>
        <w:rPr>
          <w:lang w:eastAsia="zh-CN"/>
        </w:rPr>
        <w:t>~</w:t>
      </w:r>
      <w:r w:rsidR="008B1B0C" w:rsidRPr="008B1B0C">
        <w:rPr>
          <w:lang w:eastAsia="zh-CN"/>
        </w:rPr>
        <w:t xml:space="preserve">G </w:t>
      </w:r>
      <w:r>
        <w:rPr>
          <w:lang w:eastAsia="zh-CN"/>
        </w:rPr>
        <w:t xml:space="preserve">are tests on failure handling by the </w:t>
      </w:r>
      <w:r>
        <w:t xml:space="preserve">network product </w:t>
      </w:r>
      <w:r>
        <w:rPr>
          <w:lang w:eastAsia="zh-CN"/>
        </w:rPr>
        <w:t>under test when the mandatory claims in access token failed verification.</w:t>
      </w:r>
    </w:p>
    <w:p w14:paraId="75423668" w14:textId="77777777" w:rsidR="004B275E" w:rsidRDefault="004B275E" w:rsidP="003D7296">
      <w:pPr>
        <w:pStyle w:val="B1"/>
        <w:rPr>
          <w:lang w:eastAsia="zh-CN"/>
        </w:rPr>
      </w:pPr>
      <w:r>
        <w:rPr>
          <w:lang w:eastAsia="zh-CN"/>
        </w:rPr>
        <w:t>Test Case A: No access token</w:t>
      </w:r>
    </w:p>
    <w:p w14:paraId="082E3C87" w14:textId="77777777" w:rsidR="004B275E" w:rsidRDefault="004B275E" w:rsidP="004B275E">
      <w:pPr>
        <w:pStyle w:val="B2"/>
        <w:rPr>
          <w:lang w:eastAsia="zh-CN"/>
        </w:rPr>
      </w:pPr>
      <w:r>
        <w:rPr>
          <w:lang w:eastAsia="zh-CN"/>
        </w:rPr>
        <w:t>1)</w:t>
      </w:r>
      <w:r w:rsidR="00280948">
        <w:rPr>
          <w:lang w:eastAsia="zh-CN"/>
        </w:rPr>
        <w:tab/>
      </w:r>
      <w:r>
        <w:rPr>
          <w:lang w:eastAsia="zh-CN"/>
        </w:rPr>
        <w:t>The tester sends a request without a token to the network product under test.</w:t>
      </w:r>
    </w:p>
    <w:p w14:paraId="70D4CD8C" w14:textId="77777777" w:rsidR="004B275E" w:rsidRDefault="004B275E" w:rsidP="004B275E">
      <w:pPr>
        <w:pStyle w:val="B2"/>
        <w:rPr>
          <w:lang w:eastAsia="zh-CN"/>
        </w:rPr>
      </w:pPr>
      <w:r>
        <w:rPr>
          <w:lang w:eastAsia="zh-CN"/>
        </w:rPr>
        <w:t>2)</w:t>
      </w:r>
      <w:r w:rsidR="00280948">
        <w:rPr>
          <w:lang w:eastAsia="zh-CN"/>
        </w:rPr>
        <w:tab/>
      </w:r>
      <w:r>
        <w:rPr>
          <w:lang w:eastAsia="zh-CN"/>
        </w:rPr>
        <w:t>The network product under test recognized the absence of the access token and the verification of the access token  fails.</w:t>
      </w:r>
    </w:p>
    <w:p w14:paraId="2EDE7124" w14:textId="77777777" w:rsidR="00A15D67" w:rsidRDefault="00A15D67" w:rsidP="003D7296">
      <w:pPr>
        <w:pStyle w:val="B1"/>
        <w:rPr>
          <w:lang w:eastAsia="zh-CN"/>
        </w:rPr>
      </w:pPr>
      <w:r>
        <w:rPr>
          <w:lang w:eastAsia="zh-CN"/>
        </w:rPr>
        <w:t xml:space="preserve">Test Case </w:t>
      </w:r>
      <w:r w:rsidR="00534EDA" w:rsidRPr="00534EDA">
        <w:rPr>
          <w:lang w:eastAsia="zh-CN"/>
        </w:rPr>
        <w:t>B</w:t>
      </w:r>
      <w:r w:rsidRPr="008317A4">
        <w:rPr>
          <w:lang w:eastAsia="zh-CN"/>
        </w:rPr>
        <w:t xml:space="preserve">: </w:t>
      </w:r>
      <w:r>
        <w:rPr>
          <w:lang w:eastAsia="zh-CN"/>
        </w:rPr>
        <w:t>V</w:t>
      </w:r>
      <w:r w:rsidRPr="008317A4">
        <w:rPr>
          <w:lang w:eastAsia="zh-CN"/>
        </w:rPr>
        <w:t xml:space="preserve">erification failure of </w:t>
      </w:r>
      <w:r>
        <w:rPr>
          <w:lang w:eastAsia="zh-CN"/>
        </w:rPr>
        <w:t>the access token</w:t>
      </w:r>
      <w:r w:rsidRPr="008317A4">
        <w:rPr>
          <w:lang w:eastAsia="zh-CN"/>
        </w:rPr>
        <w:t xml:space="preserve"> </w:t>
      </w:r>
      <w:r>
        <w:rPr>
          <w:lang w:eastAsia="zh-CN"/>
        </w:rPr>
        <w:t>i</w:t>
      </w:r>
      <w:r w:rsidRPr="008317A4">
        <w:rPr>
          <w:lang w:eastAsia="zh-CN"/>
        </w:rPr>
        <w:t>ntegrity</w:t>
      </w:r>
    </w:p>
    <w:p w14:paraId="26A74088" w14:textId="77777777" w:rsidR="00A15D67" w:rsidRDefault="00A15D67" w:rsidP="00D3544D">
      <w:pPr>
        <w:pStyle w:val="B2"/>
        <w:rPr>
          <w:lang w:eastAsia="zh-CN"/>
        </w:rPr>
      </w:pPr>
      <w:r>
        <w:rPr>
          <w:lang w:eastAsia="zh-CN"/>
        </w:rPr>
        <w:t>1)</w:t>
      </w:r>
      <w:r>
        <w:rPr>
          <w:lang w:eastAsia="zh-CN"/>
        </w:rPr>
        <w:tab/>
        <w:t>The tester computes an access token</w:t>
      </w:r>
      <w:r w:rsidRPr="00B13802">
        <w:rPr>
          <w:lang w:eastAsia="zh-CN"/>
        </w:rPr>
        <w:t xml:space="preserve"> </w:t>
      </w:r>
      <w:r>
        <w:rPr>
          <w:lang w:eastAsia="zh-CN"/>
        </w:rPr>
        <w:t>correctly, except that the signature or the MAC is incorrect, e.g., the signature or the MAC is randomly selected, and then includes the access token in the NF Service Request sent from the NF service consumer to the</w:t>
      </w:r>
      <w:r w:rsidRPr="005704FD">
        <w:t xml:space="preserve"> </w:t>
      </w:r>
      <w:r>
        <w:t>network product under test</w:t>
      </w:r>
      <w:r>
        <w:rPr>
          <w:lang w:eastAsia="zh-CN"/>
        </w:rPr>
        <w:t>.</w:t>
      </w:r>
    </w:p>
    <w:p w14:paraId="79635BB3" w14:textId="77777777" w:rsidR="00A15D67" w:rsidRPr="008317A4" w:rsidRDefault="00A15D67" w:rsidP="00D3544D">
      <w:pPr>
        <w:pStyle w:val="B2"/>
        <w:rPr>
          <w:lang w:eastAsia="zh-CN"/>
        </w:rPr>
      </w:pPr>
      <w:r>
        <w:rPr>
          <w:lang w:eastAsia="zh-CN"/>
        </w:rPr>
        <w:t>2)</w:t>
      </w:r>
      <w:r>
        <w:rPr>
          <w:lang w:eastAsia="zh-CN"/>
        </w:rPr>
        <w:tab/>
        <w:t xml:space="preserve">The integrity verification of the access token by the </w:t>
      </w:r>
      <w:r>
        <w:t>network product under test</w:t>
      </w:r>
      <w:r>
        <w:rPr>
          <w:lang w:eastAsia="zh-CN"/>
        </w:rPr>
        <w:t xml:space="preserve"> fails.</w:t>
      </w:r>
    </w:p>
    <w:p w14:paraId="73C1C800" w14:textId="77777777" w:rsidR="00A15D67" w:rsidRDefault="00A15D67" w:rsidP="003D7296">
      <w:pPr>
        <w:pStyle w:val="B1"/>
        <w:rPr>
          <w:lang w:eastAsia="zh-CN"/>
        </w:rPr>
      </w:pPr>
      <w:r w:rsidRPr="008317A4">
        <w:rPr>
          <w:lang w:eastAsia="zh-CN"/>
        </w:rPr>
        <w:t xml:space="preserve">Test Case </w:t>
      </w:r>
      <w:r w:rsidR="00534EDA" w:rsidRPr="00534EDA">
        <w:rPr>
          <w:lang w:eastAsia="zh-CN"/>
        </w:rPr>
        <w:t>C</w:t>
      </w:r>
      <w:r w:rsidRPr="008317A4">
        <w:rPr>
          <w:lang w:eastAsia="zh-CN"/>
        </w:rPr>
        <w:t xml:space="preserve">: </w:t>
      </w:r>
      <w:r>
        <w:rPr>
          <w:lang w:eastAsia="zh-CN"/>
        </w:rPr>
        <w:t>Incorrect a</w:t>
      </w:r>
      <w:r w:rsidRPr="008317A4">
        <w:rPr>
          <w:lang w:eastAsia="zh-CN"/>
        </w:rPr>
        <w:t xml:space="preserve">udience claim </w:t>
      </w:r>
      <w:r>
        <w:rPr>
          <w:lang w:eastAsia="zh-CN"/>
        </w:rPr>
        <w:t>in</w:t>
      </w:r>
      <w:r w:rsidRPr="008317A4">
        <w:rPr>
          <w:lang w:eastAsia="zh-CN"/>
        </w:rPr>
        <w:t xml:space="preserve"> </w:t>
      </w:r>
      <w:r>
        <w:rPr>
          <w:lang w:eastAsia="zh-CN"/>
        </w:rPr>
        <w:t>the access token</w:t>
      </w:r>
    </w:p>
    <w:p w14:paraId="6C22B071" w14:textId="77777777" w:rsidR="00A15D67" w:rsidRDefault="00A15D67" w:rsidP="00D3544D">
      <w:pPr>
        <w:pStyle w:val="B2"/>
        <w:rPr>
          <w:lang w:eastAsia="zh-CN"/>
        </w:rPr>
      </w:pPr>
      <w:r>
        <w:rPr>
          <w:lang w:eastAsia="zh-CN"/>
        </w:rPr>
        <w:t>1)</w:t>
      </w:r>
      <w:r>
        <w:rPr>
          <w:lang w:eastAsia="zh-CN"/>
        </w:rPr>
        <w:tab/>
        <w:t xml:space="preserve">The tester computes an access token correctly, except that the audience claim is incorrect, i.e., </w:t>
      </w:r>
      <w:r w:rsidRPr="008317A4">
        <w:rPr>
          <w:lang w:eastAsia="zh-CN"/>
        </w:rPr>
        <w:t xml:space="preserve">the audience claim in the access token </w:t>
      </w:r>
      <w:r>
        <w:rPr>
          <w:lang w:eastAsia="zh-CN"/>
        </w:rPr>
        <w:t xml:space="preserve">does not </w:t>
      </w:r>
      <w:r w:rsidRPr="008317A4">
        <w:rPr>
          <w:lang w:eastAsia="zh-CN"/>
        </w:rPr>
        <w:t xml:space="preserve">match </w:t>
      </w:r>
      <w:r>
        <w:rPr>
          <w:lang w:eastAsia="zh-CN"/>
        </w:rPr>
        <w:t>the</w:t>
      </w:r>
      <w:r w:rsidRPr="008317A4">
        <w:rPr>
          <w:lang w:eastAsia="zh-CN"/>
        </w:rPr>
        <w:t xml:space="preserve"> identity or </w:t>
      </w:r>
      <w:r>
        <w:rPr>
          <w:lang w:eastAsia="zh-CN"/>
        </w:rPr>
        <w:t>the type of</w:t>
      </w:r>
      <w:r w:rsidRPr="004C12B4">
        <w:rPr>
          <w:lang w:eastAsia="zh-CN"/>
        </w:rPr>
        <w:t xml:space="preserve"> </w:t>
      </w:r>
      <w:r>
        <w:rPr>
          <w:lang w:eastAsia="zh-CN"/>
        </w:rPr>
        <w:t xml:space="preserve">the </w:t>
      </w:r>
      <w:r>
        <w:t>network product under test</w:t>
      </w:r>
      <w:r>
        <w:rPr>
          <w:lang w:eastAsia="zh-CN"/>
        </w:rPr>
        <w:t>, and then includes the access token in the NF Service Request sent from NF service consumer to the</w:t>
      </w:r>
      <w:r w:rsidRPr="004C12B4">
        <w:t xml:space="preserve"> </w:t>
      </w:r>
      <w:r>
        <w:t>network product under test</w:t>
      </w:r>
      <w:r>
        <w:rPr>
          <w:lang w:eastAsia="zh-CN"/>
        </w:rPr>
        <w:t>.</w:t>
      </w:r>
    </w:p>
    <w:p w14:paraId="09D7D66A" w14:textId="77777777" w:rsidR="00A15D67" w:rsidRPr="008317A4" w:rsidRDefault="00A15D67" w:rsidP="00D3544D">
      <w:pPr>
        <w:pStyle w:val="B2"/>
        <w:rPr>
          <w:lang w:eastAsia="zh-CN"/>
        </w:rPr>
      </w:pPr>
      <w:r>
        <w:rPr>
          <w:lang w:eastAsia="zh-CN"/>
        </w:rPr>
        <w:t>2)</w:t>
      </w:r>
      <w:r>
        <w:rPr>
          <w:lang w:eastAsia="zh-CN"/>
        </w:rPr>
        <w:tab/>
        <w:t xml:space="preserve">The </w:t>
      </w:r>
      <w:r>
        <w:t>network product under test</w:t>
      </w:r>
      <w:r>
        <w:rPr>
          <w:lang w:eastAsia="zh-CN"/>
        </w:rPr>
        <w:t xml:space="preserve"> verifies that </w:t>
      </w:r>
      <w:r w:rsidR="0025434E">
        <w:rPr>
          <w:lang w:eastAsia="zh-CN"/>
        </w:rPr>
        <w:t xml:space="preserve">the integrity of the access token is valid. However, </w:t>
      </w:r>
      <w:r w:rsidRPr="008317A4">
        <w:rPr>
          <w:lang w:eastAsia="zh-CN"/>
        </w:rPr>
        <w:t xml:space="preserve">the audience claim in the access token </w:t>
      </w:r>
      <w:r>
        <w:rPr>
          <w:lang w:eastAsia="zh-CN"/>
        </w:rPr>
        <w:t xml:space="preserve">does not </w:t>
      </w:r>
      <w:r w:rsidRPr="008317A4">
        <w:rPr>
          <w:lang w:eastAsia="zh-CN"/>
        </w:rPr>
        <w:t xml:space="preserve">match </w:t>
      </w:r>
      <w:r>
        <w:rPr>
          <w:lang w:eastAsia="zh-CN"/>
        </w:rPr>
        <w:t>its</w:t>
      </w:r>
      <w:r w:rsidRPr="008317A4">
        <w:rPr>
          <w:lang w:eastAsia="zh-CN"/>
        </w:rPr>
        <w:t xml:space="preserve"> identity or </w:t>
      </w:r>
      <w:r>
        <w:rPr>
          <w:lang w:eastAsia="zh-CN"/>
        </w:rPr>
        <w:t>type.</w:t>
      </w:r>
      <w:r w:rsidRPr="008317A4">
        <w:rPr>
          <w:lang w:eastAsia="zh-CN"/>
        </w:rPr>
        <w:t xml:space="preserve"> </w:t>
      </w:r>
    </w:p>
    <w:p w14:paraId="3849619F" w14:textId="77777777" w:rsidR="00A15D67" w:rsidRDefault="00A15D67" w:rsidP="003D7296">
      <w:pPr>
        <w:pStyle w:val="B1"/>
        <w:rPr>
          <w:lang w:eastAsia="zh-CN"/>
        </w:rPr>
      </w:pPr>
      <w:r w:rsidRPr="008317A4">
        <w:rPr>
          <w:lang w:eastAsia="zh-CN"/>
        </w:rPr>
        <w:t xml:space="preserve">Test Case </w:t>
      </w:r>
      <w:r w:rsidR="00534EDA" w:rsidRPr="00534EDA">
        <w:rPr>
          <w:lang w:eastAsia="zh-CN"/>
        </w:rPr>
        <w:t>D</w:t>
      </w:r>
      <w:r w:rsidRPr="008317A4">
        <w:rPr>
          <w:lang w:eastAsia="zh-CN"/>
        </w:rPr>
        <w:t xml:space="preserve">: </w:t>
      </w:r>
      <w:r>
        <w:rPr>
          <w:lang w:eastAsia="zh-CN"/>
        </w:rPr>
        <w:t>Incorrect</w:t>
      </w:r>
      <w:r w:rsidRPr="008317A4">
        <w:rPr>
          <w:lang w:eastAsia="zh-CN"/>
        </w:rPr>
        <w:t xml:space="preserve"> </w:t>
      </w:r>
      <w:r>
        <w:rPr>
          <w:lang w:eastAsia="zh-CN"/>
        </w:rPr>
        <w:t>s</w:t>
      </w:r>
      <w:r w:rsidRPr="008317A4">
        <w:rPr>
          <w:lang w:eastAsia="zh-CN"/>
        </w:rPr>
        <w:t xml:space="preserve">cope claim </w:t>
      </w:r>
      <w:r>
        <w:rPr>
          <w:lang w:eastAsia="zh-CN"/>
        </w:rPr>
        <w:t>in</w:t>
      </w:r>
      <w:r w:rsidRPr="008317A4">
        <w:rPr>
          <w:lang w:eastAsia="zh-CN"/>
        </w:rPr>
        <w:t xml:space="preserve"> </w:t>
      </w:r>
      <w:r>
        <w:rPr>
          <w:lang w:eastAsia="zh-CN"/>
        </w:rPr>
        <w:t>the access token</w:t>
      </w:r>
    </w:p>
    <w:p w14:paraId="7232E4AE" w14:textId="77777777" w:rsidR="00A15D67" w:rsidRDefault="00A15D67" w:rsidP="00D3544D">
      <w:pPr>
        <w:pStyle w:val="B2"/>
        <w:rPr>
          <w:lang w:eastAsia="zh-CN"/>
        </w:rPr>
      </w:pPr>
      <w:r>
        <w:rPr>
          <w:lang w:eastAsia="zh-CN"/>
        </w:rPr>
        <w:t>1)</w:t>
      </w:r>
      <w:r>
        <w:rPr>
          <w:lang w:eastAsia="zh-CN"/>
        </w:rPr>
        <w:tab/>
        <w:t>The tester computes an access token correctly, except that the scope is incorrect, i.e.,</w:t>
      </w:r>
      <w:r w:rsidRPr="00FD3046">
        <w:rPr>
          <w:lang w:eastAsia="zh-CN"/>
        </w:rPr>
        <w:t xml:space="preserve"> </w:t>
      </w:r>
      <w:r w:rsidRPr="008317A4">
        <w:rPr>
          <w:lang w:eastAsia="zh-CN"/>
        </w:rPr>
        <w:t xml:space="preserve">the scope </w:t>
      </w:r>
      <w:r>
        <w:rPr>
          <w:lang w:eastAsia="zh-CN"/>
        </w:rPr>
        <w:t xml:space="preserve">does not </w:t>
      </w:r>
      <w:r w:rsidRPr="008317A4">
        <w:rPr>
          <w:lang w:eastAsia="zh-CN"/>
        </w:rPr>
        <w:t>match the requested service operation</w:t>
      </w:r>
      <w:r>
        <w:rPr>
          <w:lang w:eastAsia="zh-CN"/>
        </w:rPr>
        <w:t xml:space="preserve">, and then includes the access token in the NF Service Request sent from the NF service consumer to the </w:t>
      </w:r>
      <w:r>
        <w:t>network product under test</w:t>
      </w:r>
      <w:r>
        <w:rPr>
          <w:lang w:eastAsia="zh-CN"/>
        </w:rPr>
        <w:t>.</w:t>
      </w:r>
    </w:p>
    <w:p w14:paraId="257BD1D6" w14:textId="77777777" w:rsidR="00A15D67" w:rsidRPr="008317A4" w:rsidRDefault="00A15D67" w:rsidP="00D3544D">
      <w:pPr>
        <w:pStyle w:val="B2"/>
        <w:rPr>
          <w:lang w:eastAsia="zh-CN"/>
        </w:rPr>
      </w:pPr>
      <w:r>
        <w:rPr>
          <w:lang w:eastAsia="zh-CN"/>
        </w:rPr>
        <w:t>2)</w:t>
      </w:r>
      <w:r>
        <w:rPr>
          <w:lang w:eastAsia="zh-CN"/>
        </w:rPr>
        <w:tab/>
        <w:t xml:space="preserve">The </w:t>
      </w:r>
      <w:r>
        <w:t xml:space="preserve">network product under test </w:t>
      </w:r>
      <w:r>
        <w:rPr>
          <w:lang w:eastAsia="zh-CN"/>
        </w:rPr>
        <w:t>verifies that the integrity of the access token and</w:t>
      </w:r>
      <w:r w:rsidR="0025434E" w:rsidRPr="0025434E">
        <w:rPr>
          <w:lang w:eastAsia="zh-CN"/>
        </w:rPr>
        <w:t xml:space="preserve"> the</w:t>
      </w:r>
      <w:r>
        <w:rPr>
          <w:lang w:eastAsia="zh-CN"/>
        </w:rPr>
        <w:t xml:space="preserve"> audience claim are </w:t>
      </w:r>
      <w:r w:rsidR="0025434E" w:rsidRPr="0025434E">
        <w:rPr>
          <w:lang w:eastAsia="zh-CN"/>
        </w:rPr>
        <w:t>valid</w:t>
      </w:r>
      <w:r>
        <w:rPr>
          <w:lang w:eastAsia="zh-CN"/>
        </w:rPr>
        <w:t>. However, t</w:t>
      </w:r>
      <w:r w:rsidRPr="008317A4">
        <w:rPr>
          <w:lang w:eastAsia="zh-CN"/>
        </w:rPr>
        <w:t xml:space="preserve">he scope </w:t>
      </w:r>
      <w:r>
        <w:rPr>
          <w:lang w:eastAsia="zh-CN"/>
        </w:rPr>
        <w:t xml:space="preserve">does not </w:t>
      </w:r>
      <w:r w:rsidRPr="008317A4">
        <w:rPr>
          <w:lang w:eastAsia="zh-CN"/>
        </w:rPr>
        <w:t>match the requested service operation</w:t>
      </w:r>
      <w:r>
        <w:rPr>
          <w:lang w:eastAsia="zh-CN"/>
        </w:rPr>
        <w:t>.</w:t>
      </w:r>
      <w:r w:rsidRPr="008317A4">
        <w:rPr>
          <w:lang w:eastAsia="zh-CN"/>
        </w:rPr>
        <w:t xml:space="preserve"> </w:t>
      </w:r>
    </w:p>
    <w:p w14:paraId="1A2DC481" w14:textId="77777777" w:rsidR="00A15D67" w:rsidRDefault="00A15D67" w:rsidP="003D7296">
      <w:pPr>
        <w:pStyle w:val="B1"/>
        <w:rPr>
          <w:lang w:eastAsia="zh-CN"/>
        </w:rPr>
      </w:pPr>
      <w:r w:rsidRPr="008317A4">
        <w:rPr>
          <w:lang w:eastAsia="zh-CN"/>
        </w:rPr>
        <w:t xml:space="preserve">Test Case </w:t>
      </w:r>
      <w:r w:rsidR="00534EDA" w:rsidRPr="00534EDA">
        <w:rPr>
          <w:lang w:eastAsia="zh-CN"/>
        </w:rPr>
        <w:t>E</w:t>
      </w:r>
      <w:r w:rsidRPr="008317A4">
        <w:rPr>
          <w:lang w:eastAsia="zh-CN"/>
        </w:rPr>
        <w:t>: Expir</w:t>
      </w:r>
      <w:r>
        <w:rPr>
          <w:lang w:eastAsia="zh-CN"/>
        </w:rPr>
        <w:t>ed access token</w:t>
      </w:r>
    </w:p>
    <w:p w14:paraId="68D84075" w14:textId="77777777" w:rsidR="00A15D67" w:rsidRDefault="00A15D67" w:rsidP="00D3544D">
      <w:pPr>
        <w:pStyle w:val="B2"/>
        <w:rPr>
          <w:lang w:eastAsia="zh-CN"/>
        </w:rPr>
      </w:pPr>
      <w:r>
        <w:rPr>
          <w:lang w:eastAsia="zh-CN"/>
        </w:rPr>
        <w:t>1)</w:t>
      </w:r>
      <w:r>
        <w:rPr>
          <w:lang w:eastAsia="zh-CN"/>
        </w:rPr>
        <w:tab/>
        <w:t>The tester computes an access token correctly, except that the expiration time has expired a</w:t>
      </w:r>
      <w:r w:rsidRPr="008317A4">
        <w:rPr>
          <w:lang w:eastAsia="zh-CN"/>
        </w:rPr>
        <w:t>gainst the current data/time</w:t>
      </w:r>
      <w:r>
        <w:rPr>
          <w:lang w:eastAsia="zh-CN"/>
        </w:rPr>
        <w:t>, and then includes the access token in the NF Service Request sent from the NF service consumer to the</w:t>
      </w:r>
      <w:r w:rsidRPr="007B48D4">
        <w:t xml:space="preserve"> </w:t>
      </w:r>
      <w:r>
        <w:t>network product under test</w:t>
      </w:r>
      <w:r>
        <w:rPr>
          <w:lang w:eastAsia="zh-CN"/>
        </w:rPr>
        <w:t>.</w:t>
      </w:r>
    </w:p>
    <w:p w14:paraId="4B2DC02A" w14:textId="77777777" w:rsidR="00A15D67" w:rsidRPr="008317A4" w:rsidRDefault="00A15D67" w:rsidP="00D3544D">
      <w:pPr>
        <w:pStyle w:val="B2"/>
        <w:rPr>
          <w:lang w:eastAsia="zh-CN"/>
        </w:rPr>
      </w:pPr>
      <w:r>
        <w:rPr>
          <w:lang w:eastAsia="zh-CN"/>
        </w:rPr>
        <w:t>2)</w:t>
      </w:r>
      <w:r>
        <w:rPr>
          <w:lang w:eastAsia="zh-CN"/>
        </w:rPr>
        <w:tab/>
        <w:t xml:space="preserve">The </w:t>
      </w:r>
      <w:r>
        <w:t>network product under test</w:t>
      </w:r>
      <w:r>
        <w:rPr>
          <w:lang w:eastAsia="zh-CN"/>
        </w:rPr>
        <w:t xml:space="preserve"> verifies</w:t>
      </w:r>
      <w:r w:rsidRPr="008317A4">
        <w:rPr>
          <w:lang w:eastAsia="zh-CN"/>
        </w:rPr>
        <w:t xml:space="preserve"> </w:t>
      </w:r>
      <w:r>
        <w:rPr>
          <w:lang w:eastAsia="zh-CN"/>
        </w:rPr>
        <w:t xml:space="preserve">that </w:t>
      </w:r>
      <w:r w:rsidR="0025434E" w:rsidRPr="0025434E">
        <w:rPr>
          <w:lang w:eastAsia="zh-CN"/>
        </w:rPr>
        <w:t xml:space="preserve">the integrity of the access token, the audience and scope claims are all valid. However, </w:t>
      </w:r>
      <w:r w:rsidRPr="008317A4">
        <w:rPr>
          <w:lang w:eastAsia="zh-CN"/>
        </w:rPr>
        <w:t>the expiration time in the access token</w:t>
      </w:r>
      <w:r>
        <w:rPr>
          <w:lang w:eastAsia="zh-CN"/>
        </w:rPr>
        <w:t xml:space="preserve"> has expired </w:t>
      </w:r>
      <w:r w:rsidRPr="008317A4">
        <w:rPr>
          <w:lang w:eastAsia="zh-CN"/>
        </w:rPr>
        <w:t>against the current data/time</w:t>
      </w:r>
      <w:r>
        <w:rPr>
          <w:lang w:eastAsia="zh-CN"/>
        </w:rPr>
        <w:t>.</w:t>
      </w:r>
    </w:p>
    <w:p w14:paraId="3531E82B" w14:textId="77777777" w:rsidR="008B1B0C" w:rsidRDefault="008B1B0C" w:rsidP="008B1B0C">
      <w:pPr>
        <w:pStyle w:val="B1"/>
        <w:rPr>
          <w:lang w:eastAsia="zh-CN"/>
        </w:rPr>
      </w:pPr>
      <w:r>
        <w:rPr>
          <w:lang w:eastAsia="zh-CN"/>
        </w:rPr>
        <w:t>Test Case F: Access token subject claim does not match the TLS certificate</w:t>
      </w:r>
    </w:p>
    <w:p w14:paraId="56A49C73" w14:textId="77777777" w:rsidR="008B1B0C" w:rsidRDefault="008B1B0C" w:rsidP="008B1B0C">
      <w:pPr>
        <w:pStyle w:val="B2"/>
        <w:rPr>
          <w:lang w:eastAsia="zh-CN"/>
        </w:rPr>
      </w:pPr>
      <w:r>
        <w:t>1)</w:t>
      </w:r>
      <w:r>
        <w:tab/>
        <w:t>The tester computes an access token correctly, except that the subject claim does not match the corresponding field in the TLS certificate, i.e., the NF Instance ID in the subject claim within the access token does not match the NF Instance ID in the subjectAltName in the NF Service Consumer's TLS client certificate (which was used to establish the TLS connection), and then includes the access token in the NF Service Request sent from the NF service consumer to the network product under test</w:t>
      </w:r>
      <w:r>
        <w:rPr>
          <w:lang w:eastAsia="zh-CN"/>
        </w:rPr>
        <w:t>.</w:t>
      </w:r>
    </w:p>
    <w:p w14:paraId="0412D806" w14:textId="77777777" w:rsidR="008B1B0C" w:rsidRDefault="008B1B0C" w:rsidP="008B1B0C">
      <w:pPr>
        <w:pStyle w:val="B2"/>
        <w:rPr>
          <w:lang w:eastAsia="zh-CN"/>
        </w:rPr>
      </w:pPr>
      <w:r>
        <w:rPr>
          <w:lang w:eastAsia="zh-CN"/>
        </w:rPr>
        <w:t>2)</w:t>
      </w:r>
      <w:r>
        <w:rPr>
          <w:lang w:eastAsia="zh-CN"/>
        </w:rPr>
        <w:tab/>
        <w:t xml:space="preserve">The </w:t>
      </w:r>
      <w:r>
        <w:t>network product under test</w:t>
      </w:r>
      <w:r>
        <w:rPr>
          <w:lang w:eastAsia="zh-CN"/>
        </w:rPr>
        <w:t xml:space="preserve"> verifies that the integrity of the access token, the audience, scope, and expiration time claims are all valid. However, the subject claim in the access token does not match the subjectAltName in the TLS certificate of the NF service consumer.</w:t>
      </w:r>
    </w:p>
    <w:p w14:paraId="61F61566" w14:textId="77777777" w:rsidR="008B1B0C" w:rsidRDefault="008B1B0C" w:rsidP="008B1B0C">
      <w:pPr>
        <w:pStyle w:val="NO"/>
        <w:rPr>
          <w:lang w:eastAsia="zh-CN"/>
        </w:rPr>
      </w:pPr>
      <w:r>
        <w:rPr>
          <w:lang w:eastAsia="zh-CN"/>
        </w:rPr>
        <w:t>NOTE:</w:t>
      </w:r>
      <w:r>
        <w:rPr>
          <w:lang w:eastAsia="zh-CN"/>
        </w:rPr>
        <w:tab/>
        <w:t>Test case F is applicable only for direct communication case.</w:t>
      </w:r>
    </w:p>
    <w:p w14:paraId="389FE53D" w14:textId="77777777" w:rsidR="008B1B0C" w:rsidRDefault="008B1B0C" w:rsidP="008B1B0C">
      <w:pPr>
        <w:pStyle w:val="B1"/>
        <w:rPr>
          <w:lang w:eastAsia="zh-CN"/>
        </w:rPr>
      </w:pPr>
      <w:r>
        <w:rPr>
          <w:lang w:eastAsia="zh-CN"/>
        </w:rPr>
        <w:t>Test Case G: Access token subject claim does not match the CCA</w:t>
      </w:r>
    </w:p>
    <w:p w14:paraId="692A2050" w14:textId="77777777" w:rsidR="008B1B0C" w:rsidRDefault="008B1B0C" w:rsidP="008B1B0C">
      <w:pPr>
        <w:pStyle w:val="B2"/>
        <w:rPr>
          <w:lang w:eastAsia="zh-CN"/>
        </w:rPr>
      </w:pPr>
      <w:r>
        <w:rPr>
          <w:lang w:eastAsia="zh-CN"/>
        </w:rPr>
        <w:t>1)</w:t>
      </w:r>
      <w:r>
        <w:rPr>
          <w:lang w:eastAsia="zh-CN"/>
        </w:rPr>
        <w:tab/>
        <w:t>The tester computes a Client Credentials Assertion (CCA) correctly for the NF Service Request from the NF service consumer to the</w:t>
      </w:r>
      <w:r>
        <w:t xml:space="preserve"> network product under test</w:t>
      </w:r>
      <w:r>
        <w:rPr>
          <w:lang w:eastAsia="zh-CN"/>
        </w:rPr>
        <w:t>.</w:t>
      </w:r>
    </w:p>
    <w:p w14:paraId="10267E06" w14:textId="77777777" w:rsidR="008B1B0C" w:rsidRDefault="008B1B0C" w:rsidP="008B1B0C">
      <w:pPr>
        <w:pStyle w:val="B2"/>
        <w:rPr>
          <w:lang w:eastAsia="zh-CN"/>
        </w:rPr>
      </w:pPr>
      <w:r>
        <w:rPr>
          <w:lang w:eastAsia="zh-CN"/>
        </w:rPr>
        <w:t>2)</w:t>
      </w:r>
      <w:r>
        <w:rPr>
          <w:lang w:eastAsia="zh-CN"/>
        </w:rPr>
        <w:tab/>
        <w:t>The tester computes an access token correctly, except that the subject claim (i.e., the NF Instance Id of the NF Service Consumer) in the access token does not match the subject claim in the CCA, and then includes the access token and the CCA in the NF Service Request sent from the NF service consumer to the</w:t>
      </w:r>
      <w:r>
        <w:t xml:space="preserve"> network product under test</w:t>
      </w:r>
      <w:r>
        <w:rPr>
          <w:lang w:eastAsia="zh-CN"/>
        </w:rPr>
        <w:t xml:space="preserve">. </w:t>
      </w:r>
    </w:p>
    <w:p w14:paraId="2FBD614E" w14:textId="77777777" w:rsidR="008B1B0C" w:rsidRPr="00213B32" w:rsidRDefault="008B1B0C" w:rsidP="008B1B0C">
      <w:pPr>
        <w:pStyle w:val="B2"/>
        <w:rPr>
          <w:lang w:eastAsia="zh-CN"/>
        </w:rPr>
      </w:pPr>
      <w:r>
        <w:rPr>
          <w:lang w:eastAsia="zh-CN"/>
        </w:rPr>
        <w:t>3)</w:t>
      </w:r>
      <w:r>
        <w:rPr>
          <w:lang w:eastAsia="zh-CN"/>
        </w:rPr>
        <w:tab/>
        <w:t xml:space="preserve">The </w:t>
      </w:r>
      <w:r>
        <w:t>network product under test</w:t>
      </w:r>
      <w:r>
        <w:rPr>
          <w:lang w:eastAsia="zh-CN"/>
        </w:rPr>
        <w:t xml:space="preserve"> verifies that the integrity of the access token, the audience, scope, and expiration time claims are all valid. However, the subject claim in the access token does not match the subject claim in the CCA.</w:t>
      </w:r>
    </w:p>
    <w:p w14:paraId="0F4ABEDC" w14:textId="07AC8E35" w:rsidR="0025434E" w:rsidRDefault="0025434E" w:rsidP="003D7296">
      <w:pPr>
        <w:rPr>
          <w:lang w:eastAsia="zh-CN"/>
        </w:rPr>
      </w:pPr>
      <w:r>
        <w:rPr>
          <w:lang w:eastAsia="zh-CN"/>
        </w:rPr>
        <w:t xml:space="preserve">Test Cases </w:t>
      </w:r>
      <w:r w:rsidR="008B1B0C" w:rsidRPr="008B1B0C">
        <w:rPr>
          <w:lang w:eastAsia="zh-CN"/>
        </w:rPr>
        <w:t>H</w:t>
      </w:r>
      <w:r>
        <w:rPr>
          <w:lang w:eastAsia="zh-CN"/>
        </w:rPr>
        <w:t>~</w:t>
      </w:r>
      <w:r w:rsidR="008B1B0C" w:rsidRPr="008B1B0C">
        <w:rPr>
          <w:lang w:eastAsia="zh-CN"/>
        </w:rPr>
        <w:t xml:space="preserve">K </w:t>
      </w:r>
      <w:r>
        <w:rPr>
          <w:lang w:eastAsia="zh-CN"/>
        </w:rPr>
        <w:t xml:space="preserve">are tests on failure handling by the </w:t>
      </w:r>
      <w:r>
        <w:t xml:space="preserve">network product </w:t>
      </w:r>
      <w:r>
        <w:rPr>
          <w:lang w:eastAsia="zh-CN"/>
        </w:rPr>
        <w:t>under test when the optional claims in access token failed verification.</w:t>
      </w:r>
    </w:p>
    <w:p w14:paraId="4188C960" w14:textId="77777777" w:rsidR="0025434E" w:rsidRDefault="0025434E" w:rsidP="00D4344A">
      <w:pPr>
        <w:pStyle w:val="NO"/>
      </w:pPr>
      <w:r>
        <w:rPr>
          <w:lang w:eastAsia="zh-CN"/>
        </w:rPr>
        <w:t>NOTE:</w:t>
      </w:r>
      <w:r>
        <w:rPr>
          <w:lang w:eastAsia="zh-CN"/>
        </w:rPr>
        <w:tab/>
        <w:t xml:space="preserve">The test cases below only apply to the NFs which support identifying and understanding the </w:t>
      </w:r>
      <w:r w:rsidR="003D7296">
        <w:rPr>
          <w:lang w:eastAsia="zh-CN"/>
        </w:rPr>
        <w:t xml:space="preserve">optional </w:t>
      </w:r>
      <w:r>
        <w:rPr>
          <w:lang w:eastAsia="zh-CN"/>
        </w:rPr>
        <w:t>claims in the received access token.</w:t>
      </w:r>
    </w:p>
    <w:p w14:paraId="37A23E58" w14:textId="01D83497" w:rsidR="0025434E" w:rsidRDefault="0025434E" w:rsidP="003D7296">
      <w:pPr>
        <w:pStyle w:val="B1"/>
        <w:rPr>
          <w:lang w:eastAsia="zh-CN"/>
        </w:rPr>
      </w:pPr>
      <w:r>
        <w:rPr>
          <w:lang w:eastAsia="zh-CN"/>
        </w:rPr>
        <w:t xml:space="preserve">Test Case </w:t>
      </w:r>
      <w:r w:rsidR="008B1B0C" w:rsidRPr="008B1B0C">
        <w:rPr>
          <w:lang w:eastAsia="zh-CN"/>
        </w:rPr>
        <w:t>H</w:t>
      </w:r>
      <w:r>
        <w:rPr>
          <w:lang w:eastAsia="zh-CN"/>
        </w:rPr>
        <w:t>: Incorrect list of S-NSSAIs in the access token</w:t>
      </w:r>
    </w:p>
    <w:p w14:paraId="663E80F8" w14:textId="77777777" w:rsidR="0025434E" w:rsidRDefault="0025434E" w:rsidP="0025434E">
      <w:pPr>
        <w:pStyle w:val="B2"/>
        <w:rPr>
          <w:lang w:eastAsia="zh-CN"/>
        </w:rPr>
      </w:pPr>
      <w:r>
        <w:rPr>
          <w:lang w:eastAsia="zh-CN"/>
        </w:rPr>
        <w:t>1)</w:t>
      </w:r>
      <w:r>
        <w:rPr>
          <w:lang w:eastAsia="zh-CN"/>
        </w:rPr>
        <w:tab/>
        <w:t xml:space="preserve">The tester computes an access token correctly, except that the list of S-NSSAIs is incorrect, i.e., the </w:t>
      </w:r>
      <w:r>
        <w:t>network product under test does not</w:t>
      </w:r>
      <w:r>
        <w:rPr>
          <w:lang w:eastAsia="zh-CN"/>
        </w:rPr>
        <w:t xml:space="preserve"> serve the slices indicated in the list of S-NSSAIs, and then includes the access token in the NF Service Request sent from NF service consumer to the</w:t>
      </w:r>
      <w:r>
        <w:t xml:space="preserve"> network product under test</w:t>
      </w:r>
      <w:r>
        <w:rPr>
          <w:lang w:eastAsia="zh-CN"/>
        </w:rPr>
        <w:t>.</w:t>
      </w:r>
    </w:p>
    <w:p w14:paraId="06E6A37B" w14:textId="77777777" w:rsidR="0025434E" w:rsidRDefault="0025434E" w:rsidP="0025434E">
      <w:pPr>
        <w:pStyle w:val="B2"/>
        <w:rPr>
          <w:lang w:eastAsia="zh-CN"/>
        </w:rPr>
      </w:pPr>
      <w:r>
        <w:rPr>
          <w:lang w:eastAsia="zh-CN"/>
        </w:rPr>
        <w:t>2)</w:t>
      </w:r>
      <w:r>
        <w:rPr>
          <w:lang w:eastAsia="zh-CN"/>
        </w:rPr>
        <w:tab/>
        <w:t xml:space="preserve">The </w:t>
      </w:r>
      <w:r>
        <w:t>network product under test</w:t>
      </w:r>
      <w:r>
        <w:rPr>
          <w:lang w:eastAsia="zh-CN"/>
        </w:rPr>
        <w:t xml:space="preserve"> verifies that the integrity of the access token,</w:t>
      </w:r>
      <w:r>
        <w:t xml:space="preserve"> </w:t>
      </w:r>
      <w:r>
        <w:rPr>
          <w:lang w:eastAsia="zh-CN"/>
        </w:rPr>
        <w:t xml:space="preserve">the audience, scope and expiration time claims are all valid. Then it further checks the list of S--NSSAIs included in the access token. </w:t>
      </w:r>
    </w:p>
    <w:p w14:paraId="591A630C" w14:textId="5E663435" w:rsidR="0025434E" w:rsidRDefault="0025434E" w:rsidP="003D7296">
      <w:pPr>
        <w:pStyle w:val="B1"/>
        <w:rPr>
          <w:lang w:eastAsia="zh-CN"/>
        </w:rPr>
      </w:pPr>
      <w:r>
        <w:rPr>
          <w:lang w:eastAsia="zh-CN"/>
        </w:rPr>
        <w:t xml:space="preserve">Test Case </w:t>
      </w:r>
      <w:r w:rsidR="008B1B0C" w:rsidRPr="008B1B0C">
        <w:rPr>
          <w:lang w:eastAsia="zh-CN"/>
        </w:rPr>
        <w:t>I</w:t>
      </w:r>
      <w:r>
        <w:rPr>
          <w:lang w:eastAsia="zh-CN"/>
        </w:rPr>
        <w:t>: Incorrect list of NSIs in the access token</w:t>
      </w:r>
    </w:p>
    <w:p w14:paraId="6456BA7E" w14:textId="77777777" w:rsidR="0025434E" w:rsidRDefault="0025434E" w:rsidP="0025434E">
      <w:pPr>
        <w:pStyle w:val="B2"/>
        <w:rPr>
          <w:lang w:eastAsia="zh-CN"/>
        </w:rPr>
      </w:pPr>
      <w:r>
        <w:rPr>
          <w:lang w:eastAsia="zh-CN"/>
        </w:rPr>
        <w:t>1)</w:t>
      </w:r>
      <w:r>
        <w:rPr>
          <w:lang w:eastAsia="zh-CN"/>
        </w:rPr>
        <w:tab/>
        <w:t xml:space="preserve">The tester computes an access token correctly, except that the list of NSIs is incorrect, i.e., the </w:t>
      </w:r>
      <w:r>
        <w:t>network product under test does not</w:t>
      </w:r>
      <w:r>
        <w:rPr>
          <w:lang w:eastAsia="zh-CN"/>
        </w:rPr>
        <w:t xml:space="preserve"> serve the slices indicated in the list of NSIs, and then includes the access token in the NF Service Request sent from NF service consumer to the</w:t>
      </w:r>
      <w:r>
        <w:t xml:space="preserve"> network product under test</w:t>
      </w:r>
      <w:r>
        <w:rPr>
          <w:lang w:eastAsia="zh-CN"/>
        </w:rPr>
        <w:t>.</w:t>
      </w:r>
    </w:p>
    <w:p w14:paraId="6E3D6CA1" w14:textId="77777777" w:rsidR="0025434E" w:rsidRDefault="0025434E" w:rsidP="0025434E">
      <w:pPr>
        <w:pStyle w:val="B2"/>
        <w:rPr>
          <w:lang w:eastAsia="zh-CN"/>
        </w:rPr>
      </w:pPr>
      <w:r>
        <w:rPr>
          <w:lang w:eastAsia="zh-CN"/>
        </w:rPr>
        <w:t>2)</w:t>
      </w:r>
      <w:r>
        <w:rPr>
          <w:lang w:eastAsia="zh-CN"/>
        </w:rPr>
        <w:tab/>
        <w:t xml:space="preserve">The </w:t>
      </w:r>
      <w:r>
        <w:t>network product under test</w:t>
      </w:r>
      <w:r>
        <w:rPr>
          <w:lang w:eastAsia="zh-CN"/>
        </w:rPr>
        <w:t xml:space="preserve"> verifies that the integrity of the access token,</w:t>
      </w:r>
      <w:r>
        <w:t xml:space="preserve"> </w:t>
      </w:r>
      <w:r>
        <w:rPr>
          <w:lang w:eastAsia="zh-CN"/>
        </w:rPr>
        <w:t xml:space="preserve">the audience, scope and expiration time claims are all valid. Then it further checks the list of NSIs included in the access token. </w:t>
      </w:r>
    </w:p>
    <w:p w14:paraId="457D5C2B" w14:textId="11EDCDAB" w:rsidR="0025434E" w:rsidRDefault="0025434E" w:rsidP="003D7296">
      <w:pPr>
        <w:pStyle w:val="B1"/>
        <w:rPr>
          <w:lang w:eastAsia="zh-CN"/>
        </w:rPr>
      </w:pPr>
      <w:r>
        <w:rPr>
          <w:lang w:eastAsia="zh-CN"/>
        </w:rPr>
        <w:t xml:space="preserve">Test Case </w:t>
      </w:r>
      <w:r w:rsidR="008B1B0C" w:rsidRPr="008B1B0C">
        <w:rPr>
          <w:lang w:eastAsia="zh-CN"/>
        </w:rPr>
        <w:t>J</w:t>
      </w:r>
      <w:r>
        <w:rPr>
          <w:lang w:eastAsia="zh-CN"/>
        </w:rPr>
        <w:t xml:space="preserve">: Incorrect </w:t>
      </w:r>
      <w:r>
        <w:t xml:space="preserve">NF Set ID </w:t>
      </w:r>
      <w:r>
        <w:rPr>
          <w:lang w:eastAsia="zh-CN"/>
        </w:rPr>
        <w:t>in the access token</w:t>
      </w:r>
    </w:p>
    <w:p w14:paraId="7545A4E0" w14:textId="77777777" w:rsidR="0025434E" w:rsidRDefault="0025434E" w:rsidP="0025434E">
      <w:pPr>
        <w:pStyle w:val="B2"/>
        <w:rPr>
          <w:lang w:eastAsia="zh-CN"/>
        </w:rPr>
      </w:pPr>
      <w:r>
        <w:rPr>
          <w:lang w:eastAsia="zh-CN"/>
        </w:rPr>
        <w:t>1)</w:t>
      </w:r>
      <w:r>
        <w:rPr>
          <w:lang w:eastAsia="zh-CN"/>
        </w:rPr>
        <w:tab/>
        <w:t xml:space="preserve">The tester computes an access token correctly, except that the </w:t>
      </w:r>
      <w:r>
        <w:t xml:space="preserve">NF Set ID </w:t>
      </w:r>
      <w:r>
        <w:rPr>
          <w:lang w:eastAsia="zh-CN"/>
        </w:rPr>
        <w:t xml:space="preserve">is incorrect, i.e. the NF Set ID in the claim does not match the NF Set ID of the </w:t>
      </w:r>
      <w:r>
        <w:t>network product under test</w:t>
      </w:r>
      <w:r>
        <w:rPr>
          <w:lang w:eastAsia="zh-CN"/>
        </w:rPr>
        <w:t>, and then includes the access token in the NF Service Request sent from NF service consumer to the</w:t>
      </w:r>
      <w:r>
        <w:t xml:space="preserve"> network product under test</w:t>
      </w:r>
      <w:r>
        <w:rPr>
          <w:lang w:eastAsia="zh-CN"/>
        </w:rPr>
        <w:t>.</w:t>
      </w:r>
    </w:p>
    <w:p w14:paraId="0BD31B9E" w14:textId="77777777" w:rsidR="0025434E" w:rsidRDefault="0025434E" w:rsidP="0025434E">
      <w:pPr>
        <w:pStyle w:val="B2"/>
        <w:rPr>
          <w:lang w:eastAsia="zh-CN"/>
        </w:rPr>
      </w:pPr>
      <w:r>
        <w:rPr>
          <w:lang w:eastAsia="zh-CN"/>
        </w:rPr>
        <w:t>2)</w:t>
      </w:r>
      <w:r>
        <w:rPr>
          <w:lang w:eastAsia="zh-CN"/>
        </w:rPr>
        <w:tab/>
        <w:t xml:space="preserve">The </w:t>
      </w:r>
      <w:r>
        <w:t>network product under test</w:t>
      </w:r>
      <w:r>
        <w:rPr>
          <w:lang w:eastAsia="zh-CN"/>
        </w:rPr>
        <w:t xml:space="preserve"> verifies that the integrity of the access token,</w:t>
      </w:r>
      <w:r>
        <w:t xml:space="preserve"> </w:t>
      </w:r>
      <w:r>
        <w:rPr>
          <w:lang w:eastAsia="zh-CN"/>
        </w:rPr>
        <w:t xml:space="preserve">the audience, scope and expiration time claims are all valid. Then it further checks the NF Set ID included in the access token. </w:t>
      </w:r>
    </w:p>
    <w:p w14:paraId="3CD721CA" w14:textId="6AF7DFA0" w:rsidR="0025434E" w:rsidRDefault="0025434E" w:rsidP="003D7296">
      <w:pPr>
        <w:pStyle w:val="B1"/>
        <w:rPr>
          <w:lang w:eastAsia="zh-CN"/>
        </w:rPr>
      </w:pPr>
      <w:r>
        <w:rPr>
          <w:lang w:eastAsia="zh-CN"/>
        </w:rPr>
        <w:t xml:space="preserve">Test Case </w:t>
      </w:r>
      <w:r w:rsidR="008B1B0C" w:rsidRPr="008B1B0C">
        <w:rPr>
          <w:lang w:eastAsia="zh-CN"/>
        </w:rPr>
        <w:t>K</w:t>
      </w:r>
      <w:r>
        <w:rPr>
          <w:lang w:eastAsia="zh-CN"/>
        </w:rPr>
        <w:t xml:space="preserve">: Incorrect </w:t>
      </w:r>
      <w:r>
        <w:t>additional scope</w:t>
      </w:r>
      <w:r>
        <w:rPr>
          <w:lang w:eastAsia="zh-CN"/>
        </w:rPr>
        <w:t xml:space="preserve"> in the access token</w:t>
      </w:r>
    </w:p>
    <w:p w14:paraId="24380E5D" w14:textId="77777777" w:rsidR="0025434E" w:rsidRDefault="0025434E" w:rsidP="0025434E">
      <w:pPr>
        <w:pStyle w:val="B2"/>
        <w:rPr>
          <w:lang w:eastAsia="zh-CN"/>
        </w:rPr>
      </w:pPr>
      <w:r>
        <w:rPr>
          <w:lang w:eastAsia="zh-CN"/>
        </w:rPr>
        <w:t>1)</w:t>
      </w:r>
      <w:r>
        <w:rPr>
          <w:lang w:eastAsia="zh-CN"/>
        </w:rPr>
        <w:tab/>
        <w:t xml:space="preserve">The tester computes an access token correctly, except that the </w:t>
      </w:r>
      <w:r>
        <w:t>additional scope information</w:t>
      </w:r>
      <w:r>
        <w:rPr>
          <w:lang w:eastAsia="zh-CN"/>
        </w:rPr>
        <w:t xml:space="preserve"> is incorrect, i.e. the </w:t>
      </w:r>
      <w:r>
        <w:t xml:space="preserve">allowed resources and allowed actions on the resources </w:t>
      </w:r>
      <w:r>
        <w:rPr>
          <w:lang w:eastAsia="zh-CN"/>
        </w:rPr>
        <w:t xml:space="preserve">do not match the requested service operations, and then includes the access token in the NF Service Request sent from the NF service consumer to the </w:t>
      </w:r>
      <w:r>
        <w:t>network product under test</w:t>
      </w:r>
      <w:r>
        <w:rPr>
          <w:lang w:eastAsia="zh-CN"/>
        </w:rPr>
        <w:t>.</w:t>
      </w:r>
    </w:p>
    <w:p w14:paraId="158BC04F" w14:textId="77777777" w:rsidR="0025434E" w:rsidRDefault="0025434E" w:rsidP="00D4344A">
      <w:pPr>
        <w:pStyle w:val="B2"/>
        <w:rPr>
          <w:b/>
          <w:lang w:eastAsia="zh-CN"/>
        </w:rPr>
      </w:pPr>
      <w:r>
        <w:rPr>
          <w:lang w:eastAsia="zh-CN"/>
        </w:rPr>
        <w:t>2)</w:t>
      </w:r>
      <w:r>
        <w:rPr>
          <w:lang w:eastAsia="zh-CN"/>
        </w:rPr>
        <w:tab/>
        <w:t xml:space="preserve">The </w:t>
      </w:r>
      <w:r>
        <w:t>network product under test</w:t>
      </w:r>
      <w:r>
        <w:rPr>
          <w:lang w:eastAsia="zh-CN"/>
        </w:rPr>
        <w:t xml:space="preserve"> verifies that the integrity of the access token,</w:t>
      </w:r>
      <w:r>
        <w:t xml:space="preserve"> </w:t>
      </w:r>
      <w:r>
        <w:rPr>
          <w:lang w:eastAsia="zh-CN"/>
        </w:rPr>
        <w:t xml:space="preserve">the audience, scope and expiration time claims are all valid. Then it further checks the </w:t>
      </w:r>
      <w:r>
        <w:t>additional scope</w:t>
      </w:r>
      <w:r>
        <w:rPr>
          <w:lang w:eastAsia="zh-CN"/>
        </w:rPr>
        <w:t xml:space="preserve"> included in the access token.</w:t>
      </w:r>
    </w:p>
    <w:p w14:paraId="2D5D44DB" w14:textId="77777777" w:rsidR="00A15D67" w:rsidRPr="008317A4" w:rsidRDefault="00A15D67" w:rsidP="00A15D67">
      <w:pPr>
        <w:rPr>
          <w:b/>
          <w:lang w:eastAsia="zh-CN"/>
        </w:rPr>
      </w:pPr>
      <w:r w:rsidRPr="008317A4">
        <w:rPr>
          <w:b/>
          <w:lang w:eastAsia="zh-CN"/>
        </w:rPr>
        <w:t>Expected Results:</w:t>
      </w:r>
    </w:p>
    <w:p w14:paraId="6E275B33" w14:textId="424AFA68" w:rsidR="00A15D67" w:rsidRDefault="00A15D67" w:rsidP="00A15D67">
      <w:r w:rsidRPr="008317A4">
        <w:rPr>
          <w:noProof/>
          <w:lang w:eastAsia="zh-CN"/>
        </w:rPr>
        <w:t>F</w:t>
      </w:r>
      <w:r w:rsidRPr="008317A4">
        <w:rPr>
          <w:rFonts w:hint="eastAsia"/>
          <w:noProof/>
          <w:lang w:eastAsia="zh-CN"/>
        </w:rPr>
        <w:t xml:space="preserve">or </w:t>
      </w:r>
      <w:r w:rsidRPr="008317A4">
        <w:rPr>
          <w:noProof/>
          <w:lang w:eastAsia="zh-CN"/>
        </w:rPr>
        <w:t>test case</w:t>
      </w:r>
      <w:r>
        <w:rPr>
          <w:noProof/>
          <w:lang w:eastAsia="zh-CN"/>
        </w:rPr>
        <w:t>s</w:t>
      </w:r>
      <w:r w:rsidRPr="008317A4">
        <w:rPr>
          <w:noProof/>
          <w:lang w:eastAsia="zh-CN"/>
        </w:rPr>
        <w:t xml:space="preserve"> </w:t>
      </w:r>
      <w:r w:rsidR="00534EDA" w:rsidRPr="00534EDA">
        <w:rPr>
          <w:noProof/>
          <w:lang w:eastAsia="zh-CN"/>
        </w:rPr>
        <w:t>A</w:t>
      </w:r>
      <w:r w:rsidRPr="008317A4">
        <w:rPr>
          <w:noProof/>
          <w:lang w:eastAsia="zh-CN"/>
        </w:rPr>
        <w:t>~</w:t>
      </w:r>
      <w:r w:rsidR="008B1B0C" w:rsidRPr="008B1B0C">
        <w:t xml:space="preserve">G </w:t>
      </w:r>
      <w:r w:rsidR="003A5619" w:rsidRPr="003A5619">
        <w:rPr>
          <w:noProof/>
          <w:lang w:eastAsia="zh-CN"/>
        </w:rPr>
        <w:t>on verification failure of mandatory claims in the access token</w:t>
      </w:r>
      <w:r w:rsidRPr="008317A4">
        <w:rPr>
          <w:noProof/>
          <w:lang w:eastAsia="zh-CN"/>
        </w:rPr>
        <w:t xml:space="preserve">, the </w:t>
      </w:r>
      <w:bookmarkStart w:id="97" w:name="_Hlk2185017"/>
      <w:r>
        <w:t>network product under test</w:t>
      </w:r>
      <w:bookmarkEnd w:id="97"/>
      <w:r w:rsidRPr="008317A4">
        <w:t xml:space="preserve"> reject</w:t>
      </w:r>
      <w:r>
        <w:t>s</w:t>
      </w:r>
      <w:r w:rsidRPr="008317A4">
        <w:t xml:space="preserve"> the NF</w:t>
      </w:r>
      <w:r>
        <w:t xml:space="preserve"> service</w:t>
      </w:r>
      <w:r w:rsidRPr="008317A4">
        <w:t xml:space="preserve"> consumer’s service request</w:t>
      </w:r>
      <w:r w:rsidRPr="008317A4">
        <w:rPr>
          <w:rFonts w:hint="eastAsia"/>
        </w:rPr>
        <w:t xml:space="preserve"> based on </w:t>
      </w:r>
      <w:r w:rsidR="00534EDA" w:rsidRPr="00534EDA">
        <w:t xml:space="preserve">OAuth </w:t>
      </w:r>
      <w:r w:rsidRPr="008317A4">
        <w:rPr>
          <w:rFonts w:hint="eastAsia"/>
        </w:rPr>
        <w:t>2.0 error response defined in RFC</w:t>
      </w:r>
      <w:r w:rsidRPr="008317A4">
        <w:t xml:space="preserve"> </w:t>
      </w:r>
      <w:r w:rsidRPr="008317A4">
        <w:rPr>
          <w:rFonts w:hint="eastAsia"/>
        </w:rPr>
        <w:t>6749</w:t>
      </w:r>
      <w:r>
        <w:t xml:space="preserve"> [12].</w:t>
      </w:r>
    </w:p>
    <w:p w14:paraId="76E2A4F7" w14:textId="18AE5618" w:rsidR="003A5619" w:rsidRDefault="003A5619" w:rsidP="00A15D67">
      <w:r>
        <w:rPr>
          <w:noProof/>
          <w:lang w:eastAsia="zh-CN"/>
        </w:rPr>
        <w:t xml:space="preserve">For test cases </w:t>
      </w:r>
      <w:r w:rsidR="008B1B0C" w:rsidRPr="008B1B0C">
        <w:rPr>
          <w:noProof/>
          <w:lang w:eastAsia="zh-CN"/>
        </w:rPr>
        <w:t>H</w:t>
      </w:r>
      <w:r>
        <w:rPr>
          <w:noProof/>
          <w:lang w:eastAsia="zh-CN"/>
        </w:rPr>
        <w:t>~</w:t>
      </w:r>
      <w:r w:rsidR="008B1B0C" w:rsidRPr="008B1B0C">
        <w:rPr>
          <w:noProof/>
          <w:lang w:eastAsia="zh-CN"/>
        </w:rPr>
        <w:t>K</w:t>
      </w:r>
      <w:r w:rsidR="00534EDA" w:rsidRPr="00534EDA">
        <w:rPr>
          <w:noProof/>
          <w:lang w:eastAsia="zh-CN"/>
        </w:rPr>
        <w:t xml:space="preserve"> </w:t>
      </w:r>
      <w:r>
        <w:rPr>
          <w:noProof/>
          <w:lang w:eastAsia="zh-CN"/>
        </w:rPr>
        <w:t xml:space="preserve">on verification failure of optional claims in the access token, if the </w:t>
      </w:r>
      <w:r>
        <w:t xml:space="preserve">network product under test understands these optional claims (list of S-NSSAIs, list of NSIs, NF Set ID, additional scope), it rejects the NF service consumer’s service request based on </w:t>
      </w:r>
      <w:r w:rsidR="00534EDA" w:rsidRPr="00534EDA">
        <w:t xml:space="preserve">OAuth </w:t>
      </w:r>
      <w:r>
        <w:t>2.0 error response defined in RFC 6749 [12].</w:t>
      </w:r>
    </w:p>
    <w:p w14:paraId="6FDF983B" w14:textId="77777777" w:rsidR="00A15D67" w:rsidRPr="00327B4C" w:rsidRDefault="00A15D67" w:rsidP="00A15D67">
      <w:pPr>
        <w:rPr>
          <w:b/>
        </w:rPr>
      </w:pPr>
      <w:r w:rsidRPr="00327B4C">
        <w:rPr>
          <w:b/>
        </w:rPr>
        <w:t>Expected format of evidence:</w:t>
      </w:r>
    </w:p>
    <w:p w14:paraId="6FDFFD0D" w14:textId="77777777" w:rsidR="00A15D67" w:rsidRDefault="00A15D67" w:rsidP="00A15D67">
      <w:r w:rsidRPr="00327B4C">
        <w:t>Evidence suitable for the interface, e.g.,</w:t>
      </w:r>
      <w:r w:rsidR="00534EDA" w:rsidRPr="00534EDA">
        <w:t xml:space="preserve"> packet trace (pcap file)</w:t>
      </w:r>
      <w:r w:rsidRPr="00327B4C">
        <w:t>.</w:t>
      </w:r>
    </w:p>
    <w:p w14:paraId="7EFBD208" w14:textId="77777777" w:rsidR="00A15D67" w:rsidRPr="001A78F9" w:rsidRDefault="00A15D67" w:rsidP="00A15D67">
      <w:pPr>
        <w:pStyle w:val="Heading6"/>
      </w:pPr>
      <w:bookmarkStart w:id="98" w:name="_CR4_2_2_2_3_2"/>
      <w:bookmarkStart w:id="99" w:name="_Toc19542367"/>
      <w:bookmarkStart w:id="100" w:name="_Toc35348369"/>
      <w:bookmarkStart w:id="101" w:name="_Toc224924938"/>
      <w:bookmarkEnd w:id="98"/>
      <w:r w:rsidRPr="008317A4">
        <w:t>4.2.2.</w:t>
      </w:r>
      <w:r>
        <w:t>2</w:t>
      </w:r>
      <w:r w:rsidRPr="008317A4">
        <w:t>.</w:t>
      </w:r>
      <w:r>
        <w:t>3.2</w:t>
      </w:r>
      <w:r w:rsidRPr="008317A4">
        <w:tab/>
      </w:r>
      <w:r>
        <w:t>Authorization token</w:t>
      </w:r>
      <w:r w:rsidRPr="008317A4">
        <w:t xml:space="preserve"> verification failure handling</w:t>
      </w:r>
      <w:r w:rsidRPr="001D7DF2">
        <w:t xml:space="preserve"> </w:t>
      </w:r>
      <w:r>
        <w:t>in different PLMNs</w:t>
      </w:r>
      <w:bookmarkEnd w:id="99"/>
      <w:bookmarkEnd w:id="100"/>
      <w:bookmarkEnd w:id="101"/>
    </w:p>
    <w:p w14:paraId="1DB575EB" w14:textId="77777777" w:rsidR="00A15D67" w:rsidRPr="008317A4" w:rsidRDefault="00A15D67" w:rsidP="00A15D67">
      <w:pPr>
        <w:rPr>
          <w:lang w:eastAsia="zh-CN"/>
        </w:rPr>
      </w:pPr>
      <w:r w:rsidRPr="008317A4">
        <w:rPr>
          <w:i/>
        </w:rPr>
        <w:t>Requirement Name</w:t>
      </w:r>
      <w:r w:rsidRPr="008317A4">
        <w:t xml:space="preserve">: </w:t>
      </w:r>
      <w:r>
        <w:t>Authorization token</w:t>
      </w:r>
      <w:r w:rsidRPr="008317A4">
        <w:t xml:space="preserve"> verification failure handling</w:t>
      </w:r>
      <w:r w:rsidRPr="001D7DF2">
        <w:t xml:space="preserve"> </w:t>
      </w:r>
      <w:r>
        <w:t>in different PLMNs</w:t>
      </w:r>
    </w:p>
    <w:p w14:paraId="55797955" w14:textId="77777777" w:rsidR="00A15D67" w:rsidRPr="008317A4" w:rsidRDefault="00A15D67" w:rsidP="00A15D67">
      <w:r w:rsidRPr="008317A4">
        <w:rPr>
          <w:i/>
        </w:rPr>
        <w:t xml:space="preserve">Requirement Reference: </w:t>
      </w:r>
      <w:r w:rsidRPr="001A7701">
        <w:t>TS 33.</w:t>
      </w:r>
      <w:r>
        <w:t>5</w:t>
      </w:r>
      <w:r w:rsidRPr="001A7701">
        <w:t>01</w:t>
      </w:r>
      <w:r>
        <w:t xml:space="preserve"> [10]</w:t>
      </w:r>
      <w:r w:rsidRPr="001A7701">
        <w:t xml:space="preserve">, clause </w:t>
      </w:r>
      <w:r>
        <w:t>13.4.1.2</w:t>
      </w:r>
    </w:p>
    <w:p w14:paraId="30309E3A" w14:textId="77777777" w:rsidR="00A15D67" w:rsidRPr="008317A4" w:rsidRDefault="00A15D67" w:rsidP="00A15D67">
      <w:r w:rsidRPr="008317A4">
        <w:rPr>
          <w:i/>
        </w:rPr>
        <w:t>Requirement Description</w:t>
      </w:r>
      <w:r w:rsidRPr="008317A4">
        <w:t xml:space="preserve">: </w:t>
      </w:r>
    </w:p>
    <w:p w14:paraId="5432E392" w14:textId="77777777" w:rsidR="00A15D67" w:rsidRDefault="00A15D67" w:rsidP="00A15D67">
      <w:r>
        <w:t xml:space="preserve">The NF service producer </w:t>
      </w:r>
      <w:r w:rsidRPr="006B3427">
        <w:t>check</w:t>
      </w:r>
      <w:r w:rsidR="00B263CE" w:rsidRPr="00B263CE">
        <w:t>s</w:t>
      </w:r>
      <w:r w:rsidRPr="006B3427">
        <w:t xml:space="preserve"> that the </w:t>
      </w:r>
      <w:r>
        <w:t>home PLMN ID of audience</w:t>
      </w:r>
      <w:r w:rsidRPr="006B3427">
        <w:t xml:space="preserve"> claim in the access token matches its own</w:t>
      </w:r>
      <w:r>
        <w:t xml:space="preserve"> PLMN</w:t>
      </w:r>
      <w:r w:rsidRPr="006B3427">
        <w:t xml:space="preserve"> identity</w:t>
      </w:r>
      <w:r w:rsidRPr="00CF51CE">
        <w:t>.</w:t>
      </w:r>
    </w:p>
    <w:p w14:paraId="3F514356" w14:textId="77777777" w:rsidR="00A15D67" w:rsidRDefault="00A15D67" w:rsidP="00A15D67">
      <w:pPr>
        <w:rPr>
          <w:lang w:eastAsia="zh-CN"/>
        </w:rPr>
      </w:pPr>
      <w:r w:rsidRPr="008317A4">
        <w:rPr>
          <w:i/>
        </w:rPr>
        <w:t>Threat References</w:t>
      </w:r>
      <w:r w:rsidRPr="008317A4">
        <w:t xml:space="preserve">: </w:t>
      </w:r>
      <w:r w:rsidRPr="005C2822">
        <w:t xml:space="preserve"> </w:t>
      </w:r>
      <w:r>
        <w:t xml:space="preserve">TR 33.926 [4], clause </w:t>
      </w:r>
      <w:r w:rsidR="006F26AF">
        <w:t>6</w:t>
      </w:r>
      <w:r>
        <w:t xml:space="preserve">.3.3.1, </w:t>
      </w:r>
      <w:r>
        <w:rPr>
          <w:lang w:eastAsia="zh-CN"/>
        </w:rPr>
        <w:t>Incorrect Verification of Access Tokens</w:t>
      </w:r>
    </w:p>
    <w:p w14:paraId="2B911847" w14:textId="77777777" w:rsidR="001F7BF7" w:rsidRPr="008317A4" w:rsidRDefault="001F7BF7" w:rsidP="0015730E">
      <w:pPr>
        <w:pStyle w:val="NO"/>
      </w:pPr>
      <w:r>
        <w:rPr>
          <w:lang w:eastAsia="zh-CN"/>
        </w:rPr>
        <w:t>NOTE:</w:t>
      </w:r>
      <w:r>
        <w:rPr>
          <w:lang w:eastAsia="zh-CN"/>
        </w:rPr>
        <w:tab/>
        <w:t>The test case below only applies to the NFs which support identifying and understanding the producerPlmnId claim.</w:t>
      </w:r>
    </w:p>
    <w:p w14:paraId="785D340E" w14:textId="77777777" w:rsidR="00A15D67" w:rsidRPr="008317A4" w:rsidRDefault="00A15D67" w:rsidP="00A15D67">
      <w:pPr>
        <w:rPr>
          <w:b/>
          <w:lang w:eastAsia="zh-CN"/>
        </w:rPr>
      </w:pPr>
      <w:r w:rsidRPr="008317A4">
        <w:rPr>
          <w:i/>
        </w:rPr>
        <w:t>Test Case</w:t>
      </w:r>
      <w:r w:rsidRPr="008317A4">
        <w:t xml:space="preserve">: </w:t>
      </w:r>
    </w:p>
    <w:p w14:paraId="2AA2FC3E" w14:textId="77777777" w:rsidR="00A15D67" w:rsidRPr="008317A4" w:rsidRDefault="00A15D67" w:rsidP="00A15D67">
      <w:pPr>
        <w:rPr>
          <w:b/>
        </w:rPr>
      </w:pPr>
      <w:r w:rsidRPr="008317A4">
        <w:rPr>
          <w:b/>
        </w:rPr>
        <w:t xml:space="preserve">Test Name: </w:t>
      </w:r>
      <w:r w:rsidRPr="008317A4">
        <w:t>TC_AUTHORIZATION</w:t>
      </w:r>
      <w:r>
        <w:t>_TOKEN</w:t>
      </w:r>
      <w:r w:rsidRPr="008317A4">
        <w:t>_VERIFICATION_FAILURE</w:t>
      </w:r>
      <w:r>
        <w:t>_DIFF_PLMN</w:t>
      </w:r>
    </w:p>
    <w:p w14:paraId="49B39371" w14:textId="77777777" w:rsidR="00A15D67" w:rsidRPr="008317A4" w:rsidRDefault="00A15D67" w:rsidP="00A15D67">
      <w:pPr>
        <w:rPr>
          <w:b/>
          <w:lang w:eastAsia="zh-CN"/>
        </w:rPr>
      </w:pPr>
      <w:r w:rsidRPr="008317A4">
        <w:rPr>
          <w:b/>
          <w:lang w:eastAsia="zh-CN"/>
        </w:rPr>
        <w:t>Purpose:</w:t>
      </w:r>
    </w:p>
    <w:p w14:paraId="092C2361" w14:textId="77777777" w:rsidR="00A15D67" w:rsidRPr="008317A4" w:rsidRDefault="00A15D67" w:rsidP="00A00C77">
      <w:pPr>
        <w:rPr>
          <w:lang w:eastAsia="zh-CN"/>
        </w:rPr>
      </w:pPr>
      <w:r w:rsidRPr="008317A4">
        <w:rPr>
          <w:lang w:eastAsia="zh-CN"/>
        </w:rPr>
        <w:t xml:space="preserve">Verify that </w:t>
      </w:r>
      <w:r w:rsidRPr="008317A4">
        <w:t xml:space="preserve">the NF service </w:t>
      </w:r>
      <w:r>
        <w:rPr>
          <w:lang w:eastAsia="zh-CN"/>
        </w:rPr>
        <w:t>producer</w:t>
      </w:r>
      <w:r>
        <w:t xml:space="preserve"> does not grant service access if the </w:t>
      </w:r>
      <w:r w:rsidRPr="008317A4">
        <w:t>verification</w:t>
      </w:r>
      <w:r>
        <w:t xml:space="preserve"> of authorization token</w:t>
      </w:r>
      <w:r w:rsidRPr="008317A4">
        <w:t xml:space="preserve"> </w:t>
      </w:r>
      <w:r w:rsidRPr="00301F0B">
        <w:t xml:space="preserve">from </w:t>
      </w:r>
      <w:r>
        <w:t>a</w:t>
      </w:r>
      <w:r w:rsidRPr="00301F0B">
        <w:t xml:space="preserve"> NF service consumer in </w:t>
      </w:r>
      <w:r>
        <w:t>a different</w:t>
      </w:r>
      <w:r w:rsidRPr="00301F0B">
        <w:t xml:space="preserve"> PLMN</w:t>
      </w:r>
      <w:r w:rsidRPr="008317A4">
        <w:t xml:space="preserve"> fail</w:t>
      </w:r>
      <w:r>
        <w:t>s.</w:t>
      </w:r>
    </w:p>
    <w:p w14:paraId="7D560518" w14:textId="77777777" w:rsidR="00A15D67" w:rsidRPr="008317A4" w:rsidRDefault="00A15D67" w:rsidP="00A15D67">
      <w:pPr>
        <w:rPr>
          <w:b/>
          <w:bCs/>
        </w:rPr>
      </w:pPr>
      <w:r w:rsidRPr="008317A4">
        <w:rPr>
          <w:b/>
          <w:bCs/>
        </w:rPr>
        <w:t>Procedure and execution steps:</w:t>
      </w:r>
    </w:p>
    <w:p w14:paraId="680E6726" w14:textId="77777777" w:rsidR="00A15D67" w:rsidRDefault="00A15D67" w:rsidP="00A00C77">
      <w:pPr>
        <w:rPr>
          <w:b/>
          <w:lang w:eastAsia="zh-CN"/>
        </w:rPr>
      </w:pPr>
      <w:r w:rsidRPr="008317A4">
        <w:rPr>
          <w:b/>
          <w:lang w:eastAsia="zh-CN"/>
        </w:rPr>
        <w:t>Pre-Conditions:</w:t>
      </w:r>
    </w:p>
    <w:p w14:paraId="0B97F958" w14:textId="77777777" w:rsidR="00A15D67" w:rsidRDefault="00A15D67" w:rsidP="00A00C77">
      <w:pPr>
        <w:pStyle w:val="B1"/>
        <w:rPr>
          <w:lang w:eastAsia="zh-CN"/>
        </w:rPr>
      </w:pPr>
      <w:r>
        <w:rPr>
          <w:lang w:eastAsia="zh-CN"/>
        </w:rPr>
        <w:t>-</w:t>
      </w:r>
      <w:r>
        <w:rPr>
          <w:lang w:eastAsia="zh-CN"/>
        </w:rPr>
        <w:tab/>
      </w:r>
      <w:r w:rsidRPr="007216D1">
        <w:rPr>
          <w:lang w:eastAsia="zh-CN"/>
        </w:rPr>
        <w:t xml:space="preserve">Test environment with a </w:t>
      </w:r>
      <w:r>
        <w:rPr>
          <w:lang w:eastAsia="zh-CN"/>
        </w:rPr>
        <w:t>NF service consumer</w:t>
      </w:r>
      <w:r w:rsidRPr="007216D1">
        <w:rPr>
          <w:lang w:eastAsia="zh-CN"/>
        </w:rPr>
        <w:t xml:space="preserve"> and</w:t>
      </w:r>
      <w:r w:rsidRPr="00713261">
        <w:rPr>
          <w:lang w:eastAsia="zh-CN"/>
        </w:rPr>
        <w:t xml:space="preserve"> </w:t>
      </w:r>
      <w:r>
        <w:rPr>
          <w:lang w:eastAsia="zh-CN"/>
        </w:rPr>
        <w:t>two SEPPs (one cSEPP, one pSEPP)</w:t>
      </w:r>
      <w:r w:rsidRPr="007216D1">
        <w:rPr>
          <w:lang w:eastAsia="zh-CN"/>
        </w:rPr>
        <w:t>.</w:t>
      </w:r>
    </w:p>
    <w:p w14:paraId="604564F5" w14:textId="77777777" w:rsidR="00A15D67" w:rsidRDefault="00A15D67" w:rsidP="00A00C77">
      <w:pPr>
        <w:pStyle w:val="B1"/>
        <w:rPr>
          <w:lang w:eastAsia="zh-CN"/>
        </w:rPr>
      </w:pPr>
      <w:r>
        <w:rPr>
          <w:lang w:eastAsia="zh-CN"/>
        </w:rPr>
        <w:t>-</w:t>
      </w:r>
      <w:r>
        <w:rPr>
          <w:lang w:eastAsia="zh-CN"/>
        </w:rPr>
        <w:tab/>
        <w:t>The NF service consumer and SEPPs may be simulated.</w:t>
      </w:r>
    </w:p>
    <w:p w14:paraId="613EE97D" w14:textId="77777777" w:rsidR="00A15D67" w:rsidRDefault="00A15D67" w:rsidP="00A00C77">
      <w:pPr>
        <w:pStyle w:val="B1"/>
      </w:pPr>
      <w:r>
        <w:rPr>
          <w:lang w:eastAsia="zh-CN"/>
        </w:rPr>
        <w:t>-</w:t>
      </w:r>
      <w:r>
        <w:rPr>
          <w:lang w:eastAsia="zh-CN"/>
        </w:rPr>
        <w:tab/>
      </w:r>
      <w:r>
        <w:t>The network product under test has already mutually authenticated with the NF service consumer in a different PLMN via the SEPPs.</w:t>
      </w:r>
    </w:p>
    <w:p w14:paraId="45903C1F" w14:textId="77777777" w:rsidR="00A15D67" w:rsidRDefault="00A15D67" w:rsidP="00A00C77">
      <w:pPr>
        <w:pStyle w:val="B1"/>
        <w:rPr>
          <w:lang w:val="en-IN" w:eastAsia="ja-JP"/>
        </w:rPr>
      </w:pPr>
      <w:r>
        <w:rPr>
          <w:lang w:eastAsia="zh-CN"/>
        </w:rPr>
        <w:t>-</w:t>
      </w:r>
      <w:r>
        <w:rPr>
          <w:lang w:eastAsia="zh-CN"/>
        </w:rPr>
        <w:tab/>
      </w:r>
      <w:r>
        <w:rPr>
          <w:lang w:val="en-IN" w:eastAsia="ja-JP"/>
        </w:rPr>
        <w:t>The tester has the NRF’s private key or the shared key.</w:t>
      </w:r>
    </w:p>
    <w:p w14:paraId="495F57B0" w14:textId="77777777" w:rsidR="00A15D67" w:rsidRDefault="00A15D67" w:rsidP="00A00C77">
      <w:pPr>
        <w:pStyle w:val="B1"/>
      </w:pPr>
      <w:r>
        <w:rPr>
          <w:lang w:eastAsia="zh-CN"/>
        </w:rPr>
        <w:t>-</w:t>
      </w:r>
      <w:r>
        <w:rPr>
          <w:lang w:eastAsia="zh-CN"/>
        </w:rPr>
        <w:tab/>
      </w:r>
      <w:r>
        <w:rPr>
          <w:lang w:val="en-IN" w:eastAsia="ja-JP"/>
        </w:rPr>
        <w:t xml:space="preserve">The </w:t>
      </w:r>
      <w:r>
        <w:t>network product under test</w:t>
      </w:r>
      <w:r>
        <w:rPr>
          <w:lang w:val="en-IN" w:eastAsia="ja-JP"/>
        </w:rPr>
        <w:t xml:space="preserve"> is preconfigured with the NRF’s public key or the shared key.</w:t>
      </w:r>
    </w:p>
    <w:p w14:paraId="69B3E063" w14:textId="77777777" w:rsidR="00A15D67" w:rsidRDefault="00A15D67" w:rsidP="00A00C77">
      <w:pPr>
        <w:pStyle w:val="B1"/>
        <w:rPr>
          <w:lang w:val="en-IN" w:eastAsia="ja-JP"/>
        </w:rPr>
      </w:pPr>
      <w:r>
        <w:rPr>
          <w:lang w:eastAsia="zh-CN"/>
        </w:rPr>
        <w:t>-</w:t>
      </w:r>
      <w:r>
        <w:rPr>
          <w:lang w:eastAsia="zh-CN"/>
        </w:rPr>
        <w:tab/>
      </w:r>
      <w:r w:rsidRPr="007216D1">
        <w:rPr>
          <w:lang w:val="en-IN" w:eastAsia="ja-JP"/>
        </w:rPr>
        <w:t>The tester shall have access to the interface</w:t>
      </w:r>
      <w:r>
        <w:rPr>
          <w:lang w:val="en-IN" w:eastAsia="ja-JP"/>
        </w:rPr>
        <w:t>s of the</w:t>
      </w:r>
      <w:r w:rsidRPr="00282C73">
        <w:rPr>
          <w:lang w:eastAsia="zh-CN"/>
        </w:rPr>
        <w:t xml:space="preserve"> </w:t>
      </w:r>
      <w:r>
        <w:rPr>
          <w:lang w:eastAsia="zh-CN"/>
        </w:rPr>
        <w:t>NF service consumer</w:t>
      </w:r>
      <w:r w:rsidRPr="007216D1">
        <w:rPr>
          <w:lang w:eastAsia="zh-CN"/>
        </w:rPr>
        <w:t xml:space="preserve"> and</w:t>
      </w:r>
      <w:r>
        <w:rPr>
          <w:lang w:eastAsia="zh-CN"/>
        </w:rPr>
        <w:t xml:space="preserve"> </w:t>
      </w:r>
      <w:r>
        <w:t>the network product under test</w:t>
      </w:r>
      <w:r w:rsidRPr="007216D1">
        <w:rPr>
          <w:lang w:val="en-IN" w:eastAsia="ja-JP"/>
        </w:rPr>
        <w:t>.</w:t>
      </w:r>
    </w:p>
    <w:p w14:paraId="34B433EC" w14:textId="77777777" w:rsidR="00A15D67" w:rsidRPr="00A00C77" w:rsidRDefault="00A15D67" w:rsidP="00A00C77">
      <w:pPr>
        <w:rPr>
          <w:b/>
          <w:bCs/>
        </w:rPr>
      </w:pPr>
      <w:r w:rsidRPr="00A00C77">
        <w:rPr>
          <w:b/>
          <w:bCs/>
          <w:lang w:eastAsia="zh-CN"/>
        </w:rPr>
        <w:t>Execution Steps</w:t>
      </w:r>
      <w:r w:rsidRPr="00A00C77">
        <w:rPr>
          <w:b/>
          <w:bCs/>
        </w:rPr>
        <w:t xml:space="preserve"> </w:t>
      </w:r>
    </w:p>
    <w:p w14:paraId="0038A52D" w14:textId="77777777" w:rsidR="00A15D67" w:rsidRPr="00D94BD4" w:rsidRDefault="00A15D67" w:rsidP="00A00C77">
      <w:pPr>
        <w:rPr>
          <w:lang w:eastAsia="zh-CN"/>
        </w:rPr>
      </w:pPr>
      <w:r w:rsidRPr="00D94BD4">
        <w:rPr>
          <w:lang w:eastAsia="zh-CN"/>
        </w:rPr>
        <w:t xml:space="preserve">The </w:t>
      </w:r>
      <w:r>
        <w:rPr>
          <w:lang w:eastAsia="zh-CN"/>
        </w:rPr>
        <w:t>network product under test</w:t>
      </w:r>
      <w:r w:rsidRPr="00D94BD4">
        <w:rPr>
          <w:lang w:eastAsia="zh-CN"/>
        </w:rPr>
        <w:t xml:space="preserve"> receives the access token sent from the NF service consumer, verifies the access token </w:t>
      </w:r>
      <w:r>
        <w:rPr>
          <w:lang w:eastAsia="zh-CN"/>
        </w:rPr>
        <w:t xml:space="preserve">in accordance with the execution steps in </w:t>
      </w:r>
      <w:r w:rsidR="00BC1C03" w:rsidRPr="00BC1C03">
        <w:rPr>
          <w:lang w:eastAsia="zh-CN"/>
        </w:rPr>
        <w:t>4.2.2.2.3.1</w:t>
      </w:r>
      <w:r>
        <w:rPr>
          <w:lang w:eastAsia="zh-CN"/>
        </w:rPr>
        <w:t>, with the following additional test cases:</w:t>
      </w:r>
    </w:p>
    <w:p w14:paraId="18256AEB" w14:textId="77777777" w:rsidR="00A15D67" w:rsidRDefault="00A15D67" w:rsidP="00A00C77">
      <w:pPr>
        <w:pStyle w:val="B1"/>
        <w:rPr>
          <w:lang w:eastAsia="zh-CN"/>
        </w:rPr>
      </w:pPr>
      <w:r>
        <w:rPr>
          <w:lang w:eastAsia="zh-CN"/>
        </w:rPr>
        <w:t>Test Case 1</w:t>
      </w:r>
      <w:r w:rsidRPr="008317A4">
        <w:rPr>
          <w:lang w:eastAsia="zh-CN"/>
        </w:rPr>
        <w:t xml:space="preserve">: </w:t>
      </w:r>
      <w:r>
        <w:rPr>
          <w:lang w:eastAsia="zh-CN"/>
        </w:rPr>
        <w:t>incorrect PLMN ID</w:t>
      </w:r>
      <w:r w:rsidR="00FC6CBB">
        <w:rPr>
          <w:lang w:eastAsia="zh-CN"/>
        </w:rPr>
        <w:t xml:space="preserve"> of </w:t>
      </w:r>
      <w:r w:rsidR="00FC6CBB">
        <w:t xml:space="preserve">the NF service </w:t>
      </w:r>
      <w:r w:rsidR="00FC6CBB">
        <w:rPr>
          <w:lang w:eastAsia="zh-CN"/>
        </w:rPr>
        <w:t>producer</w:t>
      </w:r>
      <w:r>
        <w:rPr>
          <w:lang w:eastAsia="zh-CN"/>
        </w:rPr>
        <w:t xml:space="preserve"> in the access token</w:t>
      </w:r>
    </w:p>
    <w:p w14:paraId="6E837C5B" w14:textId="77777777" w:rsidR="00A15D67" w:rsidRDefault="00A15D67" w:rsidP="00D3544D">
      <w:pPr>
        <w:pStyle w:val="B2"/>
        <w:rPr>
          <w:lang w:eastAsia="zh-CN"/>
        </w:rPr>
      </w:pPr>
      <w:r>
        <w:rPr>
          <w:lang w:eastAsia="zh-CN"/>
        </w:rPr>
        <w:t>1)</w:t>
      </w:r>
      <w:r>
        <w:rPr>
          <w:lang w:eastAsia="zh-CN"/>
        </w:rPr>
        <w:tab/>
      </w:r>
      <w:r>
        <w:rPr>
          <w:rFonts w:hint="eastAsia"/>
          <w:lang w:eastAsia="zh-CN"/>
        </w:rPr>
        <w:t>T</w:t>
      </w:r>
      <w:r>
        <w:rPr>
          <w:lang w:eastAsia="zh-CN"/>
        </w:rPr>
        <w:t>he test computes an access token correctly, except that t</w:t>
      </w:r>
      <w:r>
        <w:t xml:space="preserve">he PLMN ID </w:t>
      </w:r>
      <w:r w:rsidRPr="006E47F0">
        <w:t>in the</w:t>
      </w:r>
      <w:r>
        <w:t xml:space="preserve"> </w:t>
      </w:r>
      <w:r w:rsidR="00FC6CBB">
        <w:rPr>
          <w:lang w:val="en-US"/>
        </w:rPr>
        <w:t>producer</w:t>
      </w:r>
      <w:r>
        <w:rPr>
          <w:rFonts w:hint="eastAsia"/>
          <w:lang w:val="en-US"/>
        </w:rPr>
        <w:t>PlmnId</w:t>
      </w:r>
      <w:r>
        <w:rPr>
          <w:lang w:val="en-US"/>
        </w:rPr>
        <w:t xml:space="preserve"> </w:t>
      </w:r>
      <w:r w:rsidRPr="006B3427">
        <w:t xml:space="preserve">claim </w:t>
      </w:r>
      <w:r>
        <w:t>of</w:t>
      </w:r>
      <w:r w:rsidRPr="006B3427">
        <w:t xml:space="preserve"> the access token </w:t>
      </w:r>
      <w:r>
        <w:t xml:space="preserve">is </w:t>
      </w:r>
      <w:r w:rsidR="001F7BF7">
        <w:t xml:space="preserve">empty or </w:t>
      </w:r>
      <w:r>
        <w:t xml:space="preserve">different from the </w:t>
      </w:r>
      <w:r w:rsidRPr="003D37C6">
        <w:t>home</w:t>
      </w:r>
      <w:r>
        <w:t xml:space="preserve"> PLMN </w:t>
      </w:r>
      <w:r w:rsidRPr="003D37C6">
        <w:t>ID of the network product under test</w:t>
      </w:r>
      <w:r>
        <w:t>,</w:t>
      </w:r>
      <w:r>
        <w:rPr>
          <w:lang w:eastAsia="zh-CN"/>
        </w:rPr>
        <w:t xml:space="preserve"> and then includes the access token in the NF Service Request sent from the NF service consumer to the</w:t>
      </w:r>
      <w:r w:rsidRPr="005C4262">
        <w:t xml:space="preserve"> </w:t>
      </w:r>
      <w:r w:rsidRPr="003D37C6">
        <w:t>network product under test through the SEPPs</w:t>
      </w:r>
      <w:r>
        <w:rPr>
          <w:lang w:eastAsia="zh-CN"/>
        </w:rPr>
        <w:t>.</w:t>
      </w:r>
    </w:p>
    <w:p w14:paraId="4546A61A" w14:textId="77777777" w:rsidR="00A15D67" w:rsidRDefault="00A15D67" w:rsidP="00D3544D">
      <w:pPr>
        <w:pStyle w:val="B2"/>
        <w:rPr>
          <w:b/>
          <w:lang w:eastAsia="zh-CN"/>
        </w:rPr>
      </w:pPr>
      <w:r>
        <w:rPr>
          <w:lang w:eastAsia="zh-CN"/>
        </w:rPr>
        <w:t>2)</w:t>
      </w:r>
      <w:r>
        <w:rPr>
          <w:lang w:eastAsia="zh-CN"/>
        </w:rPr>
        <w:tab/>
        <w:t xml:space="preserve">The </w:t>
      </w:r>
      <w:r w:rsidRPr="003D37C6">
        <w:t>network product under test</w:t>
      </w:r>
      <w:r>
        <w:rPr>
          <w:lang w:eastAsia="zh-CN"/>
        </w:rPr>
        <w:t xml:space="preserve"> receives the access token sent from the</w:t>
      </w:r>
      <w:r w:rsidRPr="005C4262">
        <w:rPr>
          <w:lang w:eastAsia="zh-CN"/>
        </w:rPr>
        <w:t xml:space="preserve"> </w:t>
      </w:r>
      <w:r w:rsidRPr="003D2719">
        <w:rPr>
          <w:lang w:eastAsia="zh-CN"/>
        </w:rPr>
        <w:t>NF service consumer</w:t>
      </w:r>
      <w:r w:rsidRPr="003D2719">
        <w:t xml:space="preserve"> through </w:t>
      </w:r>
      <w:r w:rsidRPr="00AD48B6">
        <w:t>the SEPPs</w:t>
      </w:r>
      <w:r>
        <w:rPr>
          <w:lang w:eastAsia="zh-CN"/>
        </w:rPr>
        <w:t xml:space="preserve">, verifies that </w:t>
      </w:r>
      <w:r>
        <w:t>t</w:t>
      </w:r>
      <w:r w:rsidRPr="006B3427">
        <w:t xml:space="preserve">he </w:t>
      </w:r>
      <w:r>
        <w:t xml:space="preserve">PLMN ID </w:t>
      </w:r>
      <w:r w:rsidRPr="00AD48B6">
        <w:t>in the</w:t>
      </w:r>
      <w:r>
        <w:t xml:space="preserve"> </w:t>
      </w:r>
      <w:r w:rsidR="00FC6CBB">
        <w:rPr>
          <w:lang w:val="en-US"/>
        </w:rPr>
        <w:t>producer</w:t>
      </w:r>
      <w:r>
        <w:rPr>
          <w:rFonts w:hint="eastAsia"/>
          <w:lang w:val="en-US"/>
        </w:rPr>
        <w:t>PlmnId</w:t>
      </w:r>
      <w:r w:rsidRPr="006B3427">
        <w:t xml:space="preserve"> claim </w:t>
      </w:r>
      <w:r>
        <w:t>of</w:t>
      </w:r>
      <w:r w:rsidRPr="006B3427">
        <w:t xml:space="preserve"> the access token </w:t>
      </w:r>
      <w:r>
        <w:t>is different from its</w:t>
      </w:r>
      <w:r w:rsidRPr="006B3427">
        <w:t xml:space="preserve"> own</w:t>
      </w:r>
      <w:r>
        <w:t xml:space="preserve"> </w:t>
      </w:r>
      <w:r w:rsidRPr="00AD48B6">
        <w:t>home</w:t>
      </w:r>
      <w:r>
        <w:t xml:space="preserve"> PLMN</w:t>
      </w:r>
      <w:r w:rsidRPr="006B3427">
        <w:t xml:space="preserve"> identity</w:t>
      </w:r>
      <w:r>
        <w:rPr>
          <w:b/>
          <w:lang w:eastAsia="zh-CN"/>
        </w:rPr>
        <w:t>.</w:t>
      </w:r>
    </w:p>
    <w:p w14:paraId="425F06D7" w14:textId="77777777" w:rsidR="00A15D67" w:rsidRDefault="00A15D67" w:rsidP="00A00C77">
      <w:pPr>
        <w:pStyle w:val="B1"/>
        <w:rPr>
          <w:lang w:eastAsia="zh-CN"/>
        </w:rPr>
      </w:pPr>
      <w:r>
        <w:rPr>
          <w:lang w:eastAsia="zh-CN"/>
        </w:rPr>
        <w:t>Test Case 2</w:t>
      </w:r>
      <w:r w:rsidRPr="008317A4">
        <w:rPr>
          <w:lang w:eastAsia="zh-CN"/>
        </w:rPr>
        <w:t xml:space="preserve">: </w:t>
      </w:r>
      <w:r>
        <w:rPr>
          <w:lang w:eastAsia="zh-CN"/>
        </w:rPr>
        <w:t>absent PLMN ID</w:t>
      </w:r>
      <w:r w:rsidR="00FC6CBB">
        <w:rPr>
          <w:lang w:eastAsia="zh-CN"/>
        </w:rPr>
        <w:t xml:space="preserve"> of </w:t>
      </w:r>
      <w:r w:rsidR="00FC6CBB">
        <w:t xml:space="preserve">the NF service </w:t>
      </w:r>
      <w:r w:rsidR="00FC6CBB">
        <w:rPr>
          <w:lang w:eastAsia="zh-CN"/>
        </w:rPr>
        <w:t>producer</w:t>
      </w:r>
      <w:r>
        <w:rPr>
          <w:lang w:eastAsia="zh-CN"/>
        </w:rPr>
        <w:t xml:space="preserve"> in</w:t>
      </w:r>
      <w:r w:rsidRPr="008317A4">
        <w:rPr>
          <w:lang w:eastAsia="zh-CN"/>
        </w:rPr>
        <w:t xml:space="preserve"> </w:t>
      </w:r>
      <w:r>
        <w:rPr>
          <w:lang w:eastAsia="zh-CN"/>
        </w:rPr>
        <w:t>the access token</w:t>
      </w:r>
    </w:p>
    <w:p w14:paraId="52964650" w14:textId="77777777" w:rsidR="00A15D67" w:rsidRPr="00AD48B6" w:rsidRDefault="00A15D67" w:rsidP="00D3544D">
      <w:pPr>
        <w:pStyle w:val="B2"/>
        <w:rPr>
          <w:lang w:eastAsia="zh-CN"/>
        </w:rPr>
      </w:pPr>
      <w:r>
        <w:rPr>
          <w:lang w:eastAsia="zh-CN"/>
        </w:rPr>
        <w:t>1)</w:t>
      </w:r>
      <w:r>
        <w:rPr>
          <w:lang w:eastAsia="zh-CN"/>
        </w:rPr>
        <w:tab/>
      </w:r>
      <w:r w:rsidRPr="006E47F0">
        <w:rPr>
          <w:rFonts w:hint="eastAsia"/>
          <w:lang w:eastAsia="zh-CN"/>
        </w:rPr>
        <w:t>T</w:t>
      </w:r>
      <w:r w:rsidRPr="006E47F0">
        <w:rPr>
          <w:lang w:eastAsia="zh-CN"/>
        </w:rPr>
        <w:t xml:space="preserve">he test computes an access token correctly, except that no </w:t>
      </w:r>
      <w:r w:rsidR="00FC6CBB">
        <w:rPr>
          <w:lang w:eastAsia="zh-CN"/>
        </w:rPr>
        <w:t>producerPlmnId claim is included in the access token</w:t>
      </w:r>
      <w:r w:rsidRPr="006E47F0">
        <w:t>,</w:t>
      </w:r>
      <w:r w:rsidRPr="006E47F0">
        <w:rPr>
          <w:lang w:eastAsia="zh-CN"/>
        </w:rPr>
        <w:t xml:space="preserve"> and then </w:t>
      </w:r>
      <w:r>
        <w:rPr>
          <w:lang w:eastAsia="zh-CN"/>
        </w:rPr>
        <w:t>includes</w:t>
      </w:r>
      <w:r w:rsidRPr="006E47F0">
        <w:rPr>
          <w:lang w:eastAsia="zh-CN"/>
        </w:rPr>
        <w:t xml:space="preserve"> the access token </w:t>
      </w:r>
      <w:r>
        <w:rPr>
          <w:lang w:eastAsia="zh-CN"/>
        </w:rPr>
        <w:t xml:space="preserve">in the NF Service Request sent </w:t>
      </w:r>
      <w:r w:rsidRPr="006E47F0">
        <w:rPr>
          <w:lang w:eastAsia="zh-CN"/>
        </w:rPr>
        <w:t xml:space="preserve">from the NF service consumer to the </w:t>
      </w:r>
      <w:r w:rsidRPr="003D59A3">
        <w:t xml:space="preserve">network product under test through the </w:t>
      </w:r>
      <w:r w:rsidRPr="003D2719">
        <w:t>SEPPs</w:t>
      </w:r>
      <w:r w:rsidRPr="003D2719">
        <w:rPr>
          <w:lang w:eastAsia="zh-CN"/>
        </w:rPr>
        <w:t>.</w:t>
      </w:r>
    </w:p>
    <w:p w14:paraId="6A144D97" w14:textId="77777777" w:rsidR="00A15D67" w:rsidRPr="006E47F0" w:rsidRDefault="00A15D67" w:rsidP="00D3544D">
      <w:pPr>
        <w:pStyle w:val="B2"/>
        <w:rPr>
          <w:lang w:eastAsia="zh-CN"/>
        </w:rPr>
      </w:pPr>
      <w:r>
        <w:rPr>
          <w:lang w:eastAsia="zh-CN"/>
        </w:rPr>
        <w:t>2)</w:t>
      </w:r>
      <w:r>
        <w:rPr>
          <w:lang w:eastAsia="zh-CN"/>
        </w:rPr>
        <w:tab/>
      </w:r>
      <w:r w:rsidRPr="00AD48B6">
        <w:rPr>
          <w:lang w:eastAsia="zh-CN"/>
        </w:rPr>
        <w:t xml:space="preserve">The </w:t>
      </w:r>
      <w:r w:rsidRPr="00AD48B6">
        <w:t>network product under test</w:t>
      </w:r>
      <w:r w:rsidRPr="00AD48B6">
        <w:rPr>
          <w:lang w:eastAsia="zh-CN"/>
        </w:rPr>
        <w:t xml:space="preserve"> receives the access token sent from the NF service consumer</w:t>
      </w:r>
      <w:r w:rsidRPr="00AD48B6">
        <w:t xml:space="preserve"> through the SEPPs</w:t>
      </w:r>
      <w:r w:rsidRPr="00AD48B6">
        <w:rPr>
          <w:lang w:eastAsia="zh-CN"/>
        </w:rPr>
        <w:t xml:space="preserve">, verifies that </w:t>
      </w:r>
      <w:r w:rsidRPr="00AD48B6">
        <w:t xml:space="preserve">the access token is not a token to be used by </w:t>
      </w:r>
      <w:r w:rsidRPr="00AD48B6">
        <w:rPr>
          <w:lang w:eastAsia="zh-CN"/>
        </w:rPr>
        <w:t>the NF service consumer</w:t>
      </w:r>
      <w:r w:rsidRPr="00AD48B6">
        <w:t xml:space="preserve"> in a different PLMN</w:t>
      </w:r>
      <w:r w:rsidRPr="00AD48B6">
        <w:rPr>
          <w:lang w:eastAsia="zh-CN"/>
        </w:rPr>
        <w:t>, based on the absence of PLMN ID</w:t>
      </w:r>
      <w:r w:rsidR="00FC6CBB" w:rsidRPr="009F4631">
        <w:rPr>
          <w:lang w:eastAsia="zh-CN"/>
        </w:rPr>
        <w:t xml:space="preserve"> </w:t>
      </w:r>
      <w:r w:rsidR="00FC6CBB">
        <w:rPr>
          <w:lang w:eastAsia="zh-CN"/>
        </w:rPr>
        <w:t xml:space="preserve">of </w:t>
      </w:r>
      <w:r w:rsidR="00FC6CBB">
        <w:t xml:space="preserve">the NF service </w:t>
      </w:r>
      <w:r w:rsidR="00FC6CBB">
        <w:rPr>
          <w:lang w:eastAsia="zh-CN"/>
        </w:rPr>
        <w:t>producer</w:t>
      </w:r>
      <w:r w:rsidRPr="00AD48B6">
        <w:rPr>
          <w:lang w:eastAsia="zh-CN"/>
        </w:rPr>
        <w:t xml:space="preserve"> in the access token.</w:t>
      </w:r>
    </w:p>
    <w:p w14:paraId="27F19497" w14:textId="77777777" w:rsidR="00A15D67" w:rsidRPr="008317A4" w:rsidRDefault="00A15D67" w:rsidP="00A00C77">
      <w:pPr>
        <w:rPr>
          <w:b/>
          <w:lang w:eastAsia="zh-CN"/>
        </w:rPr>
      </w:pPr>
      <w:r w:rsidRPr="008317A4">
        <w:rPr>
          <w:b/>
          <w:lang w:eastAsia="zh-CN"/>
        </w:rPr>
        <w:t>Expected Results:</w:t>
      </w:r>
    </w:p>
    <w:p w14:paraId="79DE2C8F" w14:textId="77777777" w:rsidR="00A15D67" w:rsidRDefault="00A15D67" w:rsidP="00A15D67">
      <w:r w:rsidRPr="008317A4">
        <w:rPr>
          <w:noProof/>
          <w:lang w:eastAsia="zh-CN"/>
        </w:rPr>
        <w:t>F</w:t>
      </w:r>
      <w:r w:rsidRPr="008317A4">
        <w:rPr>
          <w:rFonts w:hint="eastAsia"/>
          <w:noProof/>
          <w:lang w:eastAsia="zh-CN"/>
        </w:rPr>
        <w:t xml:space="preserve">or </w:t>
      </w:r>
      <w:r>
        <w:rPr>
          <w:noProof/>
          <w:lang w:eastAsia="zh-CN"/>
        </w:rPr>
        <w:t xml:space="preserve">both </w:t>
      </w:r>
      <w:r w:rsidRPr="008317A4">
        <w:rPr>
          <w:noProof/>
          <w:lang w:eastAsia="zh-CN"/>
        </w:rPr>
        <w:t>test case</w:t>
      </w:r>
      <w:r>
        <w:rPr>
          <w:noProof/>
          <w:lang w:eastAsia="zh-CN"/>
        </w:rPr>
        <w:t>s</w:t>
      </w:r>
      <w:r w:rsidRPr="008317A4">
        <w:rPr>
          <w:noProof/>
          <w:lang w:eastAsia="zh-CN"/>
        </w:rPr>
        <w:t xml:space="preserve"> 1</w:t>
      </w:r>
      <w:r>
        <w:rPr>
          <w:noProof/>
          <w:lang w:eastAsia="zh-CN"/>
        </w:rPr>
        <w:t xml:space="preserve"> and 2</w:t>
      </w:r>
      <w:r w:rsidRPr="008317A4">
        <w:rPr>
          <w:noProof/>
          <w:lang w:eastAsia="zh-CN"/>
        </w:rPr>
        <w:t>,</w:t>
      </w:r>
      <w:r>
        <w:rPr>
          <w:noProof/>
          <w:lang w:eastAsia="zh-CN"/>
        </w:rPr>
        <w:t xml:space="preserve"> t</w:t>
      </w:r>
      <w:r w:rsidRPr="008317A4">
        <w:rPr>
          <w:noProof/>
          <w:lang w:eastAsia="zh-CN"/>
        </w:rPr>
        <w:t xml:space="preserve">he </w:t>
      </w:r>
      <w:r w:rsidRPr="00064CB9">
        <w:rPr>
          <w:noProof/>
          <w:lang w:eastAsia="zh-CN"/>
        </w:rPr>
        <w:t>network product under test</w:t>
      </w:r>
      <w:r w:rsidRPr="008317A4">
        <w:t xml:space="preserve"> reject</w:t>
      </w:r>
      <w:r>
        <w:t>s</w:t>
      </w:r>
      <w:r w:rsidRPr="008317A4">
        <w:t xml:space="preserve"> the NF</w:t>
      </w:r>
      <w:r>
        <w:t xml:space="preserve"> service</w:t>
      </w:r>
      <w:r w:rsidRPr="008317A4">
        <w:t xml:space="preserve"> consumer’s service request</w:t>
      </w:r>
      <w:r w:rsidRPr="000F1174">
        <w:rPr>
          <w:rFonts w:hint="eastAsia"/>
        </w:rPr>
        <w:t xml:space="preserve"> </w:t>
      </w:r>
      <w:r w:rsidRPr="008317A4">
        <w:rPr>
          <w:rFonts w:hint="eastAsia"/>
        </w:rPr>
        <w:t xml:space="preserve">based on </w:t>
      </w:r>
      <w:r w:rsidR="00A00C77" w:rsidRPr="008317A4">
        <w:rPr>
          <w:rFonts w:hint="eastAsia"/>
        </w:rPr>
        <w:t>O</w:t>
      </w:r>
      <w:r w:rsidR="00A00C77">
        <w:t>A</w:t>
      </w:r>
      <w:r w:rsidR="00A00C77" w:rsidRPr="008317A4">
        <w:rPr>
          <w:rFonts w:hint="eastAsia"/>
        </w:rPr>
        <w:t xml:space="preserve">uth </w:t>
      </w:r>
      <w:r w:rsidRPr="008317A4">
        <w:rPr>
          <w:rFonts w:hint="eastAsia"/>
        </w:rPr>
        <w:t>2.0 error response defined in RFC</w:t>
      </w:r>
      <w:r w:rsidRPr="008317A4">
        <w:t xml:space="preserve"> </w:t>
      </w:r>
      <w:r w:rsidRPr="008317A4">
        <w:rPr>
          <w:rFonts w:hint="eastAsia"/>
        </w:rPr>
        <w:t>6749</w:t>
      </w:r>
      <w:r>
        <w:t xml:space="preserve"> [12].</w:t>
      </w:r>
    </w:p>
    <w:p w14:paraId="5B6063A2" w14:textId="77777777" w:rsidR="00A15D67" w:rsidRPr="00327B4C" w:rsidRDefault="00A15D67" w:rsidP="00A15D67">
      <w:pPr>
        <w:rPr>
          <w:b/>
        </w:rPr>
      </w:pPr>
      <w:r w:rsidRPr="00327B4C">
        <w:rPr>
          <w:b/>
        </w:rPr>
        <w:t>Expected format of evidence:</w:t>
      </w:r>
    </w:p>
    <w:p w14:paraId="1BDB1718" w14:textId="77777777" w:rsidR="00A15D67" w:rsidRDefault="00A15D67" w:rsidP="00A15D67">
      <w:r w:rsidRPr="00327B4C">
        <w:t>Evidence suitable for the interface, e.g., Screenshot containing the operational results.</w:t>
      </w:r>
    </w:p>
    <w:p w14:paraId="3F11B402" w14:textId="77777777" w:rsidR="00870AC8" w:rsidRDefault="00870AC8" w:rsidP="00870AC8">
      <w:pPr>
        <w:pStyle w:val="Heading5"/>
      </w:pPr>
      <w:bookmarkStart w:id="102" w:name="_CR4_2_2_2_4"/>
      <w:bookmarkStart w:id="103" w:name="_Toc224924939"/>
      <w:bookmarkStart w:id="104" w:name="_Toc35533607"/>
      <w:bookmarkStart w:id="105" w:name="_Toc26886971"/>
      <w:bookmarkStart w:id="106" w:name="_Toc19783187"/>
      <w:bookmarkEnd w:id="102"/>
      <w:r>
        <w:t>4.2.2.2.4</w:t>
      </w:r>
      <w:r>
        <w:tab/>
        <w:t>Authentication for Indirect Communication</w:t>
      </w:r>
      <w:bookmarkEnd w:id="103"/>
    </w:p>
    <w:p w14:paraId="253384B9" w14:textId="77777777" w:rsidR="00870AC8" w:rsidRDefault="00870AC8" w:rsidP="00870AC8">
      <w:pPr>
        <w:pStyle w:val="Heading6"/>
      </w:pPr>
      <w:bookmarkStart w:id="107" w:name="_CR4_2_2_2_4_1"/>
      <w:bookmarkStart w:id="108" w:name="_Toc224924940"/>
      <w:bookmarkEnd w:id="107"/>
      <w:r>
        <w:t>4.2.2.2.4.1</w:t>
      </w:r>
      <w:r>
        <w:tab/>
        <w:t>Correct handling of client credentials assertion validation failure</w:t>
      </w:r>
      <w:bookmarkEnd w:id="108"/>
      <w:r>
        <w:t xml:space="preserve"> </w:t>
      </w:r>
    </w:p>
    <w:bookmarkEnd w:id="104"/>
    <w:bookmarkEnd w:id="105"/>
    <w:bookmarkEnd w:id="106"/>
    <w:p w14:paraId="4477786F" w14:textId="77777777" w:rsidR="00870AC8" w:rsidRDefault="00870AC8" w:rsidP="00870AC8">
      <w:pPr>
        <w:rPr>
          <w:lang w:eastAsia="zh-CN"/>
        </w:rPr>
      </w:pPr>
      <w:r>
        <w:rPr>
          <w:i/>
        </w:rPr>
        <w:t>Requirement Name</w:t>
      </w:r>
      <w:r>
        <w:t>: Correct handling of client credentials assertion validation failure</w:t>
      </w:r>
    </w:p>
    <w:p w14:paraId="36542240" w14:textId="77777777" w:rsidR="00870AC8" w:rsidRDefault="00870AC8" w:rsidP="00870AC8">
      <w:r>
        <w:rPr>
          <w:i/>
        </w:rPr>
        <w:t xml:space="preserve">Requirement Reference: </w:t>
      </w:r>
      <w:r>
        <w:t>TS 33.501 [</w:t>
      </w:r>
      <w:r w:rsidR="00B263CE" w:rsidRPr="00B263CE">
        <w:t>10</w:t>
      </w:r>
      <w:r>
        <w:t>], clause 13.3.8.3</w:t>
      </w:r>
    </w:p>
    <w:p w14:paraId="54B2C89E" w14:textId="77777777" w:rsidR="00870AC8" w:rsidRDefault="00870AC8" w:rsidP="00870AC8">
      <w:r>
        <w:rPr>
          <w:i/>
        </w:rPr>
        <w:t>Requirement Description</w:t>
      </w:r>
      <w:r>
        <w:t xml:space="preserve">: </w:t>
      </w:r>
    </w:p>
    <w:p w14:paraId="69C7274B" w14:textId="77777777" w:rsidR="00870AC8" w:rsidRDefault="00870AC8" w:rsidP="00870AC8">
      <w:r>
        <w:t xml:space="preserve">The verification of the Client credentials assertion </w:t>
      </w:r>
      <w:r w:rsidR="00B263CE" w:rsidRPr="00B263CE">
        <w:t>is</w:t>
      </w:r>
      <w:r>
        <w:t xml:space="preserve"> performed by the receiving node, i.e., NRF or NF Service Producer in the following way:</w:t>
      </w:r>
    </w:p>
    <w:p w14:paraId="183B568B" w14:textId="77777777" w:rsidR="00870AC8" w:rsidRDefault="00870AC8" w:rsidP="00D4344A">
      <w:pPr>
        <w:pStyle w:val="B1"/>
      </w:pPr>
      <w:r>
        <w:t>-</w:t>
      </w:r>
      <w:r>
        <w:tab/>
        <w:t>It validates the signature of the JWS as described in RFC 7515 [</w:t>
      </w:r>
      <w:r w:rsidR="00B263CE">
        <w:t>16</w:t>
      </w:r>
      <w:r>
        <w:t>].</w:t>
      </w:r>
    </w:p>
    <w:p w14:paraId="3773D45C" w14:textId="05424513" w:rsidR="00870AC8" w:rsidRDefault="00870AC8" w:rsidP="00D4344A">
      <w:pPr>
        <w:pStyle w:val="B1"/>
      </w:pPr>
      <w:r>
        <w:t>-</w:t>
      </w:r>
      <w:r>
        <w:tab/>
        <w:t>I</w:t>
      </w:r>
      <w:r w:rsidR="00C77755" w:rsidRPr="00C77755">
        <w:t>t</w:t>
      </w:r>
      <w:r>
        <w:t xml:space="preserve"> validates the timestamp (iat) and/or the expiration time (exp) as specified in RFC 7519 [</w:t>
      </w:r>
      <w:r w:rsidR="00B263CE">
        <w:t>17</w:t>
      </w:r>
      <w:r>
        <w:t xml:space="preserve">]. </w:t>
      </w:r>
    </w:p>
    <w:p w14:paraId="71A69A4C" w14:textId="5A60AB63" w:rsidR="00870AC8" w:rsidRDefault="007F1E52" w:rsidP="007F1E52">
      <w:pPr>
        <w:pStyle w:val="B2"/>
      </w:pPr>
      <w:r>
        <w:t>-</w:t>
      </w:r>
      <w:r>
        <w:tab/>
      </w:r>
      <w:r w:rsidR="00870AC8">
        <w:t xml:space="preserve">If the receiving node is the NRF, the NRF validates </w:t>
      </w:r>
      <w:bookmarkStart w:id="109" w:name="_Hlk47020727"/>
      <w:r w:rsidR="00870AC8">
        <w:t xml:space="preserve">the timestamp </w:t>
      </w:r>
      <w:bookmarkStart w:id="110" w:name="_Hlk47021392"/>
      <w:r w:rsidR="00870AC8">
        <w:t xml:space="preserve">(iat) and the expiration time </w:t>
      </w:r>
      <w:bookmarkEnd w:id="109"/>
      <w:r w:rsidR="00870AC8">
        <w:t>(exp).</w:t>
      </w:r>
      <w:bookmarkEnd w:id="110"/>
    </w:p>
    <w:p w14:paraId="1F7A3D63" w14:textId="77777777" w:rsidR="00870AC8" w:rsidRDefault="007F1E52" w:rsidP="007F1E52">
      <w:pPr>
        <w:pStyle w:val="B2"/>
      </w:pPr>
      <w:r>
        <w:t>-</w:t>
      </w:r>
      <w:r>
        <w:tab/>
      </w:r>
      <w:r w:rsidR="00870AC8">
        <w:t>If the receiving node is the NF Service Producer, the NF service Producer validates the expiration time and it may validate the timestamp.</w:t>
      </w:r>
    </w:p>
    <w:p w14:paraId="2F91C879" w14:textId="77777777" w:rsidR="00870AC8" w:rsidRDefault="00870AC8" w:rsidP="00D4344A">
      <w:pPr>
        <w:pStyle w:val="B1"/>
      </w:pPr>
      <w:r>
        <w:t>-</w:t>
      </w:r>
      <w:r>
        <w:tab/>
        <w:t xml:space="preserve">It checks that the </w:t>
      </w:r>
      <w:bookmarkStart w:id="111" w:name="_Hlk47022388"/>
      <w:r>
        <w:t xml:space="preserve">audience claim in the client credentials assertion </w:t>
      </w:r>
      <w:bookmarkEnd w:id="111"/>
      <w:r>
        <w:t>matches its own type.</w:t>
      </w:r>
    </w:p>
    <w:p w14:paraId="06C484B4" w14:textId="77777777" w:rsidR="00870AC8" w:rsidRDefault="008B1B0C" w:rsidP="008B1B0C">
      <w:pPr>
        <w:pStyle w:val="B1"/>
      </w:pPr>
      <w:r>
        <w:t>-</w:t>
      </w:r>
      <w:r>
        <w:tab/>
      </w:r>
      <w:r w:rsidR="00870AC8">
        <w:t>It verifies that the NF instance ID in the client credentials assertion matches the NF instance ID in the public key certificate used for signing the assertion</w:t>
      </w:r>
      <w:r w:rsidR="00870AC8">
        <w:rPr>
          <w:lang w:eastAsia="zh-CN"/>
        </w:rPr>
        <w:t>.</w:t>
      </w:r>
      <w:r w:rsidR="00870AC8">
        <w:t xml:space="preserve"> </w:t>
      </w:r>
    </w:p>
    <w:p w14:paraId="3C23B074" w14:textId="77777777" w:rsidR="00870AC8" w:rsidRDefault="00870AC8" w:rsidP="00870AC8">
      <w:r>
        <w:rPr>
          <w:i/>
        </w:rPr>
        <w:t>Threat References</w:t>
      </w:r>
      <w:r>
        <w:t>: TR 33.926 [4], clause 6.3.</w:t>
      </w:r>
      <w:r w:rsidR="00F11E90" w:rsidRPr="00F11E90">
        <w:t>4</w:t>
      </w:r>
      <w:r>
        <w:t xml:space="preserve">.1, </w:t>
      </w:r>
      <w:r>
        <w:rPr>
          <w:lang w:eastAsia="zh-CN"/>
        </w:rPr>
        <w:t>Incorrect validation of client credentials assertion</w:t>
      </w:r>
    </w:p>
    <w:p w14:paraId="40351B6C" w14:textId="77777777" w:rsidR="00870AC8" w:rsidRDefault="002575A9" w:rsidP="00870AC8">
      <w:pPr>
        <w:pStyle w:val="NO"/>
        <w:rPr>
          <w:lang w:eastAsia="zh-CN"/>
        </w:rPr>
      </w:pPr>
      <w:r>
        <w:rPr>
          <w:lang w:eastAsia="zh-CN"/>
        </w:rPr>
        <w:t>NOTE</w:t>
      </w:r>
      <w:r w:rsidR="007F37B8">
        <w:rPr>
          <w:lang w:eastAsia="zh-CN"/>
        </w:rPr>
        <w:t>:</w:t>
      </w:r>
      <w:r w:rsidR="007F37B8">
        <w:rPr>
          <w:lang w:eastAsia="zh-CN"/>
        </w:rPr>
        <w:tab/>
      </w:r>
      <w:r w:rsidR="00870AC8">
        <w:rPr>
          <w:lang w:eastAsia="zh-CN"/>
        </w:rPr>
        <w:t>The following test case only applies if the NF under test implements verification of client credentials assertions.</w:t>
      </w:r>
    </w:p>
    <w:p w14:paraId="5069CA70" w14:textId="77777777" w:rsidR="00870AC8" w:rsidRDefault="00870AC8" w:rsidP="00870AC8">
      <w:pPr>
        <w:rPr>
          <w:b/>
          <w:lang w:eastAsia="zh-CN"/>
        </w:rPr>
      </w:pPr>
      <w:r>
        <w:rPr>
          <w:i/>
        </w:rPr>
        <w:t>Test Case</w:t>
      </w:r>
      <w:r>
        <w:t xml:space="preserve">: </w:t>
      </w:r>
    </w:p>
    <w:p w14:paraId="0587FA1E" w14:textId="77777777" w:rsidR="00870AC8" w:rsidRDefault="00870AC8" w:rsidP="00870AC8">
      <w:pPr>
        <w:rPr>
          <w:b/>
        </w:rPr>
      </w:pPr>
      <w:r>
        <w:rPr>
          <w:b/>
        </w:rPr>
        <w:t xml:space="preserve">Test Name: </w:t>
      </w:r>
      <w:r>
        <w:t>TC_CLIENT_CREDENTIALS_ASSERTION_VALIDATION</w:t>
      </w:r>
    </w:p>
    <w:p w14:paraId="4C92F2B1" w14:textId="77777777" w:rsidR="00870AC8" w:rsidRDefault="00870AC8" w:rsidP="00870AC8">
      <w:pPr>
        <w:rPr>
          <w:b/>
          <w:lang w:eastAsia="zh-CN"/>
        </w:rPr>
      </w:pPr>
      <w:r>
        <w:rPr>
          <w:b/>
          <w:lang w:eastAsia="zh-CN"/>
        </w:rPr>
        <w:t>Purpose:</w:t>
      </w:r>
    </w:p>
    <w:p w14:paraId="3C754711" w14:textId="77777777" w:rsidR="00870AC8" w:rsidRDefault="00870AC8" w:rsidP="007F37B8">
      <w:r>
        <w:rPr>
          <w:lang w:eastAsia="zh-CN"/>
        </w:rPr>
        <w:t xml:space="preserve">Verify that </w:t>
      </w:r>
      <w:r>
        <w:t>the NF under test correctly handles client credentials assertion validation failure.</w:t>
      </w:r>
    </w:p>
    <w:p w14:paraId="413D619F" w14:textId="77777777" w:rsidR="00870AC8" w:rsidRDefault="00870AC8" w:rsidP="007F37B8">
      <w:pPr>
        <w:rPr>
          <w:b/>
          <w:lang w:eastAsia="zh-CN"/>
        </w:rPr>
      </w:pPr>
      <w:r>
        <w:rPr>
          <w:b/>
          <w:lang w:eastAsia="zh-CN"/>
        </w:rPr>
        <w:t>Pre-Conditions:</w:t>
      </w:r>
    </w:p>
    <w:p w14:paraId="6AD6F5FD" w14:textId="77777777" w:rsidR="00870AC8" w:rsidRDefault="00870AC8" w:rsidP="00870AC8">
      <w:pPr>
        <w:pStyle w:val="B1"/>
        <w:rPr>
          <w:lang w:eastAsia="ja-JP"/>
        </w:rPr>
      </w:pPr>
      <w:r>
        <w:rPr>
          <w:lang w:eastAsia="zh-CN"/>
        </w:rPr>
        <w:t>-</w:t>
      </w:r>
      <w:r>
        <w:rPr>
          <w:lang w:eastAsia="zh-CN"/>
        </w:rPr>
        <w:tab/>
        <w:t>Test environment with a consumer NF and a SCP, which may be simulated. (Potentially simulated) consumer NF and (potentially simulated) SCP can be combined for the testing purpose.</w:t>
      </w:r>
    </w:p>
    <w:p w14:paraId="53A7D3F5" w14:textId="77777777" w:rsidR="00870AC8" w:rsidRDefault="00870AC8" w:rsidP="00870AC8">
      <w:pPr>
        <w:pStyle w:val="B1"/>
        <w:rPr>
          <w:lang w:eastAsia="ja-JP"/>
        </w:rPr>
      </w:pPr>
      <w:r>
        <w:rPr>
          <w:lang w:eastAsia="ja-JP"/>
        </w:rPr>
        <w:t>-</w:t>
      </w:r>
      <w:r>
        <w:rPr>
          <w:lang w:eastAsia="ja-JP"/>
        </w:rPr>
        <w:tab/>
        <w:t xml:space="preserve">The </w:t>
      </w:r>
      <w:r>
        <w:t>NF under test</w:t>
      </w:r>
      <w:r>
        <w:rPr>
          <w:lang w:eastAsia="ja-JP"/>
        </w:rPr>
        <w:t xml:space="preserve"> is preconfigured with the certificate of the consumer NF.</w:t>
      </w:r>
    </w:p>
    <w:p w14:paraId="687B5151" w14:textId="77777777" w:rsidR="00870AC8" w:rsidRDefault="00870AC8" w:rsidP="00870AC8">
      <w:pPr>
        <w:pStyle w:val="B1"/>
        <w:rPr>
          <w:lang w:eastAsia="ja-JP"/>
        </w:rPr>
      </w:pPr>
      <w:r>
        <w:rPr>
          <w:lang w:eastAsia="ja-JP"/>
        </w:rPr>
        <w:t>-</w:t>
      </w:r>
      <w:r>
        <w:rPr>
          <w:lang w:eastAsia="ja-JP"/>
        </w:rPr>
        <w:tab/>
        <w:t>The NF under test is configured to require assertions for NF consumer authentication for at least one of its services.</w:t>
      </w:r>
    </w:p>
    <w:p w14:paraId="5DEB7F2B" w14:textId="77777777" w:rsidR="00474E1F" w:rsidRDefault="00474E1F" w:rsidP="00870AC8">
      <w:pPr>
        <w:pStyle w:val="B1"/>
        <w:rPr>
          <w:lang w:eastAsia="ja-JP"/>
        </w:rPr>
      </w:pPr>
      <w:r>
        <w:rPr>
          <w:lang w:eastAsia="ja-JP"/>
        </w:rPr>
        <w:t xml:space="preserve">- </w:t>
      </w:r>
      <w:r>
        <w:rPr>
          <w:lang w:eastAsia="ja-JP"/>
        </w:rPr>
        <w:tab/>
        <w:t>The NF under test has implemented the client credentials assertion (CCA) authentication method as specified in TS 33.501 [10], clause 13.3.8.3.</w:t>
      </w:r>
    </w:p>
    <w:p w14:paraId="2E7A804B" w14:textId="77777777" w:rsidR="00870AC8" w:rsidRDefault="00870AC8" w:rsidP="00870AC8">
      <w:pPr>
        <w:pStyle w:val="B1"/>
        <w:rPr>
          <w:lang w:val="en-IN" w:eastAsia="ja-JP"/>
        </w:rPr>
      </w:pPr>
      <w:r>
        <w:rPr>
          <w:lang w:val="en-IN" w:eastAsia="ja-JP"/>
        </w:rPr>
        <w:t>-</w:t>
      </w:r>
      <w:r>
        <w:rPr>
          <w:lang w:val="en-IN" w:eastAsia="ja-JP"/>
        </w:rPr>
        <w:tab/>
        <w:t>The tester has the private key of the consumer NF.</w:t>
      </w:r>
    </w:p>
    <w:p w14:paraId="2C9897C3" w14:textId="77777777" w:rsidR="00870AC8" w:rsidRDefault="00870AC8" w:rsidP="00870AC8">
      <w:pPr>
        <w:pStyle w:val="B1"/>
        <w:rPr>
          <w:lang w:val="en-IN" w:eastAsia="ja-JP"/>
        </w:rPr>
      </w:pPr>
      <w:r>
        <w:rPr>
          <w:lang w:val="en-IN" w:eastAsia="ja-JP"/>
        </w:rPr>
        <w:t>-</w:t>
      </w:r>
      <w:r>
        <w:rPr>
          <w:lang w:val="en-IN" w:eastAsia="ja-JP"/>
        </w:rPr>
        <w:tab/>
        <w:t>The tester has access to the interface between the</w:t>
      </w:r>
      <w:r>
        <w:rPr>
          <w:lang w:val="en-IN" w:eastAsia="zh-CN"/>
        </w:rPr>
        <w:t xml:space="preserve"> </w:t>
      </w:r>
      <w:r>
        <w:rPr>
          <w:lang w:eastAsia="zh-CN"/>
        </w:rPr>
        <w:t xml:space="preserve">consumer NF and </w:t>
      </w:r>
      <w:r>
        <w:t>the NF under test</w:t>
      </w:r>
      <w:r>
        <w:rPr>
          <w:lang w:val="en-IN" w:eastAsia="ja-JP"/>
        </w:rPr>
        <w:t>.</w:t>
      </w:r>
    </w:p>
    <w:p w14:paraId="7502D77F" w14:textId="77777777" w:rsidR="00870AC8" w:rsidRDefault="00870AC8" w:rsidP="007F37B8">
      <w:pPr>
        <w:rPr>
          <w:b/>
          <w:lang w:eastAsia="zh-CN"/>
        </w:rPr>
      </w:pPr>
      <w:r>
        <w:rPr>
          <w:b/>
          <w:lang w:eastAsia="zh-CN"/>
        </w:rPr>
        <w:t>Execution Steps</w:t>
      </w:r>
    </w:p>
    <w:p w14:paraId="0912242B" w14:textId="77777777" w:rsidR="00870AC8" w:rsidRDefault="00870AC8" w:rsidP="007F37B8">
      <w:pPr>
        <w:pStyle w:val="B1"/>
        <w:rPr>
          <w:lang w:eastAsia="zh-CN"/>
        </w:rPr>
      </w:pPr>
      <w:r>
        <w:rPr>
          <w:lang w:eastAsia="zh-CN"/>
        </w:rPr>
        <w:t>Test Case 1: Failed verification of the client credentials assertion integrity</w:t>
      </w:r>
    </w:p>
    <w:p w14:paraId="18023102" w14:textId="77777777" w:rsidR="00870AC8" w:rsidRDefault="00870AC8" w:rsidP="00870AC8">
      <w:pPr>
        <w:pStyle w:val="B2"/>
        <w:rPr>
          <w:lang w:eastAsia="zh-CN"/>
        </w:rPr>
      </w:pPr>
      <w:r>
        <w:rPr>
          <w:lang w:eastAsia="zh-CN"/>
        </w:rPr>
        <w:t>1)</w:t>
      </w:r>
      <w:r>
        <w:rPr>
          <w:lang w:eastAsia="zh-CN"/>
        </w:rPr>
        <w:tab/>
        <w:t>The tester computes a client credentials assertion correctly, except that the signature is incorrect, and then includes the client credentials assertion in the service request sent from the consumer NF to the</w:t>
      </w:r>
      <w:r>
        <w:t xml:space="preserve"> NF under test via the SCP</w:t>
      </w:r>
      <w:r>
        <w:rPr>
          <w:lang w:eastAsia="zh-CN"/>
        </w:rPr>
        <w:t>.</w:t>
      </w:r>
    </w:p>
    <w:p w14:paraId="271ED3B9" w14:textId="77777777" w:rsidR="00870AC8" w:rsidRDefault="00870AC8" w:rsidP="00870AC8">
      <w:pPr>
        <w:pStyle w:val="B2"/>
        <w:rPr>
          <w:lang w:eastAsia="zh-CN"/>
        </w:rPr>
      </w:pPr>
      <w:r>
        <w:rPr>
          <w:lang w:eastAsia="zh-CN"/>
        </w:rPr>
        <w:t>2)</w:t>
      </w:r>
      <w:r>
        <w:rPr>
          <w:lang w:eastAsia="zh-CN"/>
        </w:rPr>
        <w:tab/>
        <w:t xml:space="preserve">The integrity verification of the client credentials assertion by the </w:t>
      </w:r>
      <w:r>
        <w:t>NF under test</w:t>
      </w:r>
      <w:r>
        <w:rPr>
          <w:lang w:eastAsia="zh-CN"/>
        </w:rPr>
        <w:t xml:space="preserve"> fails.</w:t>
      </w:r>
    </w:p>
    <w:p w14:paraId="64AD2A4F" w14:textId="77777777" w:rsidR="00870AC8" w:rsidRDefault="00870AC8" w:rsidP="007F37B8">
      <w:pPr>
        <w:pStyle w:val="B1"/>
        <w:rPr>
          <w:lang w:eastAsia="zh-CN"/>
        </w:rPr>
      </w:pPr>
      <w:r>
        <w:rPr>
          <w:lang w:eastAsia="zh-CN"/>
        </w:rPr>
        <w:t>Test Case 2: Incorrect audience claim in the client credentials assertion</w:t>
      </w:r>
    </w:p>
    <w:p w14:paraId="623D0B30" w14:textId="77777777" w:rsidR="00870AC8" w:rsidRDefault="00870AC8" w:rsidP="00870AC8">
      <w:pPr>
        <w:pStyle w:val="B2"/>
        <w:rPr>
          <w:lang w:eastAsia="zh-CN"/>
        </w:rPr>
      </w:pPr>
      <w:r>
        <w:rPr>
          <w:lang w:eastAsia="zh-CN"/>
        </w:rPr>
        <w:t>1)</w:t>
      </w:r>
      <w:r>
        <w:rPr>
          <w:lang w:eastAsia="zh-CN"/>
        </w:rPr>
        <w:tab/>
        <w:t xml:space="preserve">The tester computes a client credentials assertion correctly, except that the audience claim is incorrect, i.e., the audience claim in the client credentials assertion does not match the type of the </w:t>
      </w:r>
      <w:r>
        <w:t>NF under test</w:t>
      </w:r>
      <w:r>
        <w:rPr>
          <w:lang w:eastAsia="zh-CN"/>
        </w:rPr>
        <w:t>, and then includes the signed client credentials assertion in the service request sent from the consumer NF to the</w:t>
      </w:r>
      <w:r>
        <w:t xml:space="preserve"> NF under test via the SCP</w:t>
      </w:r>
      <w:r>
        <w:rPr>
          <w:lang w:eastAsia="zh-CN"/>
        </w:rPr>
        <w:t>.</w:t>
      </w:r>
    </w:p>
    <w:p w14:paraId="5AE31F41" w14:textId="77777777" w:rsidR="00870AC8" w:rsidRDefault="00870AC8" w:rsidP="00870AC8">
      <w:pPr>
        <w:pStyle w:val="B2"/>
        <w:rPr>
          <w:lang w:eastAsia="zh-CN"/>
        </w:rPr>
      </w:pPr>
      <w:r>
        <w:rPr>
          <w:lang w:eastAsia="zh-CN"/>
        </w:rPr>
        <w:t>2)</w:t>
      </w:r>
      <w:r>
        <w:rPr>
          <w:lang w:eastAsia="zh-CN"/>
        </w:rPr>
        <w:tab/>
        <w:t xml:space="preserve">The </w:t>
      </w:r>
      <w:r>
        <w:t>NF under test</w:t>
      </w:r>
      <w:r>
        <w:rPr>
          <w:lang w:eastAsia="zh-CN"/>
        </w:rPr>
        <w:t xml:space="preserve"> verifies that the audience claim in the client credentials assertion does not match its type. </w:t>
      </w:r>
    </w:p>
    <w:p w14:paraId="5632F341" w14:textId="77777777" w:rsidR="00870AC8" w:rsidRDefault="00870AC8" w:rsidP="007F37B8">
      <w:pPr>
        <w:pStyle w:val="B1"/>
        <w:rPr>
          <w:lang w:eastAsia="zh-CN"/>
        </w:rPr>
      </w:pPr>
      <w:r>
        <w:rPr>
          <w:lang w:eastAsia="zh-CN"/>
        </w:rPr>
        <w:t>Test Case 3: Expired client credentials assertion</w:t>
      </w:r>
    </w:p>
    <w:p w14:paraId="7BAADB01" w14:textId="499BEBBA" w:rsidR="00870AC8" w:rsidRDefault="00870AC8" w:rsidP="00870AC8">
      <w:pPr>
        <w:pStyle w:val="B2"/>
        <w:rPr>
          <w:lang w:eastAsia="zh-CN"/>
        </w:rPr>
      </w:pPr>
      <w:r>
        <w:rPr>
          <w:lang w:eastAsia="zh-CN"/>
        </w:rPr>
        <w:t>1)</w:t>
      </w:r>
      <w:r>
        <w:rPr>
          <w:lang w:eastAsia="zh-CN"/>
        </w:rPr>
        <w:tab/>
        <w:t>The tester computes a</w:t>
      </w:r>
      <w:r w:rsidR="00C77755" w:rsidRPr="00C77755">
        <w:rPr>
          <w:lang w:eastAsia="zh-CN"/>
        </w:rPr>
        <w:t>client credential assertion</w:t>
      </w:r>
      <w:r>
        <w:rPr>
          <w:lang w:eastAsia="zh-CN"/>
        </w:rPr>
        <w:t xml:space="preserve"> correctly, except that the expiration time </w:t>
      </w:r>
      <w:r>
        <w:t xml:space="preserve">(exp) </w:t>
      </w:r>
      <w:r>
        <w:rPr>
          <w:lang w:eastAsia="zh-CN"/>
        </w:rPr>
        <w:t>has expired against the current time, and then includes the signed client credentials assertion in the service request sent from the consumer NF to the</w:t>
      </w:r>
      <w:r>
        <w:t xml:space="preserve"> NF under test via the SCP</w:t>
      </w:r>
      <w:r>
        <w:rPr>
          <w:lang w:eastAsia="zh-CN"/>
        </w:rPr>
        <w:t>.</w:t>
      </w:r>
    </w:p>
    <w:p w14:paraId="64A09FC2" w14:textId="77777777" w:rsidR="00EE2068" w:rsidRDefault="00870AC8" w:rsidP="00EE2068">
      <w:pPr>
        <w:pStyle w:val="B2"/>
        <w:rPr>
          <w:lang w:eastAsia="zh-CN"/>
        </w:rPr>
      </w:pPr>
      <w:r>
        <w:rPr>
          <w:lang w:eastAsia="zh-CN"/>
        </w:rPr>
        <w:t>2)</w:t>
      </w:r>
      <w:r>
        <w:rPr>
          <w:lang w:eastAsia="zh-CN"/>
        </w:rPr>
        <w:tab/>
        <w:t xml:space="preserve">The </w:t>
      </w:r>
      <w:r>
        <w:t>NF under test</w:t>
      </w:r>
      <w:r>
        <w:rPr>
          <w:lang w:eastAsia="zh-CN"/>
        </w:rPr>
        <w:t xml:space="preserve"> verifies that the expiration time in the client credentials assertion has expired against the current time.</w:t>
      </w:r>
    </w:p>
    <w:p w14:paraId="011DD2FC" w14:textId="77777777" w:rsidR="00EE2068" w:rsidRDefault="00EE2068" w:rsidP="00EE2068">
      <w:pPr>
        <w:pStyle w:val="B1"/>
        <w:rPr>
          <w:lang w:eastAsia="zh-CN"/>
        </w:rPr>
      </w:pPr>
      <w:r>
        <w:rPr>
          <w:lang w:eastAsia="zh-CN"/>
        </w:rPr>
        <w:t>Test Case 4: NF instance ID mismatch between assertion and certificate</w:t>
      </w:r>
    </w:p>
    <w:p w14:paraId="7033CA89" w14:textId="77777777" w:rsidR="00EE2068" w:rsidRDefault="00EE2068" w:rsidP="00EE2068">
      <w:pPr>
        <w:pStyle w:val="B2"/>
        <w:rPr>
          <w:lang w:eastAsia="zh-CN"/>
        </w:rPr>
      </w:pPr>
      <w:r>
        <w:rPr>
          <w:lang w:eastAsia="zh-CN"/>
        </w:rPr>
        <w:t>1)</w:t>
      </w:r>
      <w:r>
        <w:rPr>
          <w:lang w:eastAsia="zh-CN"/>
        </w:rPr>
        <w:tab/>
        <w:t>The tester computes a client credentials assertion correctly, except that the NF instance ID claim in the assertion does not match the NF instance ID in the certificate used to sign the assertion.</w:t>
      </w:r>
    </w:p>
    <w:p w14:paraId="0DEDE46F" w14:textId="77777777" w:rsidR="00870AC8" w:rsidRDefault="00EE2068" w:rsidP="00EE2068">
      <w:pPr>
        <w:pStyle w:val="B2"/>
        <w:rPr>
          <w:lang w:eastAsia="zh-CN"/>
        </w:rPr>
      </w:pPr>
      <w:r>
        <w:rPr>
          <w:lang w:eastAsia="zh-CN"/>
        </w:rPr>
        <w:t>2)</w:t>
      </w:r>
      <w:r>
        <w:rPr>
          <w:lang w:eastAsia="zh-CN"/>
        </w:rPr>
        <w:tab/>
        <w:t>The NF under test verifies that the NF instance ID in the assertion matches the NF instance ID in the certificate, and reject the assertion.</w:t>
      </w:r>
    </w:p>
    <w:p w14:paraId="7A611C4F" w14:textId="77777777" w:rsidR="00870AC8" w:rsidRDefault="00870AC8" w:rsidP="00870AC8">
      <w:pPr>
        <w:rPr>
          <w:b/>
          <w:lang w:eastAsia="zh-CN"/>
        </w:rPr>
      </w:pPr>
      <w:r>
        <w:rPr>
          <w:b/>
          <w:lang w:eastAsia="zh-CN"/>
        </w:rPr>
        <w:t>Expected Results:</w:t>
      </w:r>
    </w:p>
    <w:p w14:paraId="7A88066B" w14:textId="7DAF1496" w:rsidR="00870AC8" w:rsidRDefault="00870AC8" w:rsidP="00965308">
      <w:r>
        <w:rPr>
          <w:noProof/>
          <w:lang w:eastAsia="zh-CN"/>
        </w:rPr>
        <w:t>For test cases 1~</w:t>
      </w:r>
      <w:r w:rsidR="00EE2068">
        <w:rPr>
          <w:noProof/>
          <w:lang w:eastAsia="zh-CN"/>
        </w:rPr>
        <w:t>4</w:t>
      </w:r>
      <w:r>
        <w:rPr>
          <w:noProof/>
          <w:lang w:eastAsia="zh-CN"/>
        </w:rPr>
        <w:t xml:space="preserve">, the </w:t>
      </w:r>
      <w:r>
        <w:t xml:space="preserve">NF under test rejects the </w:t>
      </w:r>
      <w:r>
        <w:rPr>
          <w:lang w:eastAsia="zh-CN"/>
        </w:rPr>
        <w:t>consumer NF</w:t>
      </w:r>
      <w:r>
        <w:t>’s service request and sends back an error message</w:t>
      </w:r>
      <w:r w:rsidR="00965308" w:rsidRPr="00965308">
        <w:t xml:space="preserve"> according to the description under clause 5.2.7 of TS 29.500 [</w:t>
      </w:r>
      <w:r w:rsidR="00965308">
        <w:t>21</w:t>
      </w:r>
      <w:r w:rsidR="00965308" w:rsidRPr="00965308">
        <w:t>]</w:t>
      </w:r>
      <w:r w:rsidR="00965308">
        <w:t>.</w:t>
      </w:r>
    </w:p>
    <w:p w14:paraId="4F6B43A9" w14:textId="77777777" w:rsidR="00870AC8" w:rsidRDefault="00870AC8" w:rsidP="00870AC8">
      <w:pPr>
        <w:rPr>
          <w:b/>
        </w:rPr>
      </w:pPr>
      <w:r>
        <w:rPr>
          <w:b/>
        </w:rPr>
        <w:t>Expected format of evidence:</w:t>
      </w:r>
    </w:p>
    <w:p w14:paraId="610F8FEC" w14:textId="77777777" w:rsidR="00870AC8" w:rsidRDefault="00870AC8" w:rsidP="00870AC8">
      <w:r>
        <w:t>Evidence suitable for the interface, e.g. screenshot containing the operational results.</w:t>
      </w:r>
    </w:p>
    <w:p w14:paraId="2D112F4C" w14:textId="77777777" w:rsidR="004564B7" w:rsidRPr="00FD4A4B" w:rsidRDefault="000E530A" w:rsidP="004564B7">
      <w:pPr>
        <w:pStyle w:val="Heading3"/>
      </w:pPr>
      <w:bookmarkStart w:id="112" w:name="_CR4_2_3"/>
      <w:bookmarkStart w:id="113" w:name="_Toc19542368"/>
      <w:bookmarkStart w:id="114" w:name="_Toc35348370"/>
      <w:bookmarkStart w:id="115" w:name="_Toc224924941"/>
      <w:bookmarkEnd w:id="112"/>
      <w:r w:rsidRPr="00EE1044">
        <w:t>4</w:t>
      </w:r>
      <w:r w:rsidR="00547CFF" w:rsidRPr="00FD4A4B">
        <w:t>.2.3</w:t>
      </w:r>
      <w:r w:rsidR="004564B7" w:rsidRPr="00FD4A4B">
        <w:tab/>
      </w:r>
      <w:r w:rsidR="00547CFF" w:rsidRPr="00FD4A4B">
        <w:t>Technical b</w:t>
      </w:r>
      <w:r w:rsidR="004564B7" w:rsidRPr="00FD4A4B">
        <w:t>aseline</w:t>
      </w:r>
      <w:bookmarkEnd w:id="113"/>
      <w:bookmarkEnd w:id="114"/>
      <w:bookmarkEnd w:id="115"/>
    </w:p>
    <w:p w14:paraId="075032EE" w14:textId="77777777" w:rsidR="00547CFF" w:rsidRDefault="000E530A" w:rsidP="00547CFF">
      <w:pPr>
        <w:pStyle w:val="Heading4"/>
      </w:pPr>
      <w:bookmarkStart w:id="116" w:name="_CR4_2_3_1"/>
      <w:bookmarkStart w:id="117" w:name="_Toc19542369"/>
      <w:bookmarkStart w:id="118" w:name="_Toc35348371"/>
      <w:bookmarkStart w:id="119" w:name="_Toc224924942"/>
      <w:bookmarkEnd w:id="116"/>
      <w:r w:rsidRPr="00907F75">
        <w:t>4</w:t>
      </w:r>
      <w:r w:rsidR="00547CFF" w:rsidRPr="00FD4A4B">
        <w:t>.2.3.1</w:t>
      </w:r>
      <w:r w:rsidR="00547CFF" w:rsidRPr="00FD4A4B">
        <w:tab/>
        <w:t>Introduction</w:t>
      </w:r>
      <w:bookmarkEnd w:id="117"/>
      <w:bookmarkEnd w:id="118"/>
      <w:bookmarkEnd w:id="119"/>
    </w:p>
    <w:p w14:paraId="2ABE9068" w14:textId="77777777" w:rsidR="00EC0A20" w:rsidRDefault="00EC0A20" w:rsidP="00EC0A20">
      <w:pPr>
        <w:rPr>
          <w:noProof/>
        </w:rPr>
      </w:pPr>
      <w:r>
        <w:rPr>
          <w:noProof/>
        </w:rPr>
        <w:t>The technical baseline is a generic set of security requirements to be fulfilled by all network products.</w:t>
      </w:r>
    </w:p>
    <w:p w14:paraId="6BB6A53E" w14:textId="77777777" w:rsidR="00FE2CBB" w:rsidRPr="00227543" w:rsidRDefault="00FE2CBB" w:rsidP="00227543">
      <w:pPr>
        <w:rPr>
          <w:rFonts w:eastAsia="Times New Roman"/>
          <w:noProof/>
        </w:rPr>
      </w:pPr>
      <w:r w:rsidRPr="00227543">
        <w:rPr>
          <w:rFonts w:eastAsia="Times New Roman"/>
          <w:noProof/>
        </w:rPr>
        <w:t>In particular these requirements counter the security threats and objectives identified in the TR 33.926 [4] and they basically aim to guarantee the network product confidentiality, integrity and availability.</w:t>
      </w:r>
    </w:p>
    <w:p w14:paraId="58EE35F5" w14:textId="77777777" w:rsidR="00FE2CBB" w:rsidRPr="00FE2CBB" w:rsidRDefault="00FE2CBB" w:rsidP="00FE2CBB">
      <w:pPr>
        <w:pStyle w:val="Heading4"/>
      </w:pPr>
      <w:bookmarkStart w:id="120" w:name="_CR4_2_3_2"/>
      <w:bookmarkStart w:id="121" w:name="_Toc19542370"/>
      <w:bookmarkStart w:id="122" w:name="_Toc35348372"/>
      <w:bookmarkStart w:id="123" w:name="_Toc224924943"/>
      <w:bookmarkEnd w:id="120"/>
      <w:r>
        <w:t>4.2.3.2</w:t>
      </w:r>
      <w:r>
        <w:tab/>
        <w:t>Protecting data and information</w:t>
      </w:r>
      <w:bookmarkEnd w:id="121"/>
      <w:bookmarkEnd w:id="122"/>
      <w:bookmarkEnd w:id="123"/>
    </w:p>
    <w:p w14:paraId="4598CA5A" w14:textId="77777777" w:rsidR="00884E77" w:rsidRPr="00FD4A4B" w:rsidRDefault="000E530A" w:rsidP="004013BB">
      <w:pPr>
        <w:pStyle w:val="Heading5"/>
      </w:pPr>
      <w:bookmarkStart w:id="124" w:name="_CR4_2_3_2_1"/>
      <w:bookmarkStart w:id="125" w:name="_Toc19542371"/>
      <w:bookmarkStart w:id="126" w:name="_Toc35348373"/>
      <w:bookmarkStart w:id="127" w:name="_Toc224924944"/>
      <w:bookmarkEnd w:id="124"/>
      <w:r w:rsidRPr="00907F75">
        <w:t>4</w:t>
      </w:r>
      <w:r w:rsidR="00884E77" w:rsidRPr="00FD4A4B">
        <w:t>.2.3.2.1</w:t>
      </w:r>
      <w:r w:rsidR="00884E77" w:rsidRPr="00FD4A4B">
        <w:tab/>
        <w:t>Protecting</w:t>
      </w:r>
      <w:r w:rsidR="00884E77" w:rsidRPr="00FD4A4B">
        <w:rPr>
          <w:spacing w:val="-12"/>
        </w:rPr>
        <w:t xml:space="preserve"> </w:t>
      </w:r>
      <w:r w:rsidR="00884E77" w:rsidRPr="00FD4A4B">
        <w:t>data</w:t>
      </w:r>
      <w:r w:rsidR="00884E77" w:rsidRPr="00FD4A4B">
        <w:rPr>
          <w:spacing w:val="-5"/>
        </w:rPr>
        <w:t xml:space="preserve"> </w:t>
      </w:r>
      <w:r w:rsidR="00884E77" w:rsidRPr="00FD4A4B">
        <w:t>and</w:t>
      </w:r>
      <w:r w:rsidR="00884E77" w:rsidRPr="00FD4A4B">
        <w:rPr>
          <w:spacing w:val="-4"/>
        </w:rPr>
        <w:t xml:space="preserve"> </w:t>
      </w:r>
      <w:r w:rsidR="00884E77" w:rsidRPr="00FD4A4B">
        <w:t>information – general</w:t>
      </w:r>
      <w:bookmarkEnd w:id="125"/>
      <w:bookmarkEnd w:id="126"/>
      <w:bookmarkEnd w:id="127"/>
    </w:p>
    <w:p w14:paraId="1197AA14" w14:textId="77777777" w:rsidR="00884E77" w:rsidRPr="00FD4A4B" w:rsidRDefault="00884E77" w:rsidP="00884E77">
      <w:r w:rsidRPr="00FD4A4B">
        <w:t xml:space="preserve">Adequate security measures for protecting sensitive data shall be implemented as defined in the present </w:t>
      </w:r>
      <w:r w:rsidR="003642F9">
        <w:t>document</w:t>
      </w:r>
      <w:r w:rsidRPr="00FD4A4B">
        <w:t>. Further measure</w:t>
      </w:r>
      <w:r w:rsidR="002A52FB" w:rsidRPr="00FD4A4B">
        <w:t>s</w:t>
      </w:r>
      <w:r w:rsidRPr="00FD4A4B">
        <w:t xml:space="preserve"> (that are beyond the scope of the present </w:t>
      </w:r>
      <w:r w:rsidR="003642F9">
        <w:t>document</w:t>
      </w:r>
      <w:r w:rsidRPr="00FD4A4B">
        <w:t xml:space="preserve">) may be required by local regulation depending on the classification </w:t>
      </w:r>
      <w:r w:rsidR="002A52FB" w:rsidRPr="00FD4A4B">
        <w:t xml:space="preserve">of </w:t>
      </w:r>
      <w:r w:rsidRPr="00FD4A4B">
        <w:t>the data and other factors such as type of network used during transmission, storage location for data, etc.</w:t>
      </w:r>
    </w:p>
    <w:p w14:paraId="02646A68" w14:textId="77777777" w:rsidR="00884E77" w:rsidRPr="00FD4A4B" w:rsidRDefault="000E530A" w:rsidP="004013BB">
      <w:pPr>
        <w:pStyle w:val="Heading5"/>
      </w:pPr>
      <w:bookmarkStart w:id="128" w:name="_CR4_2_3_2_2"/>
      <w:bookmarkStart w:id="129" w:name="_Toc19542372"/>
      <w:bookmarkStart w:id="130" w:name="_Toc35348374"/>
      <w:bookmarkStart w:id="131" w:name="_Toc224924945"/>
      <w:bookmarkEnd w:id="128"/>
      <w:r w:rsidRPr="00907F75">
        <w:t>4</w:t>
      </w:r>
      <w:r w:rsidR="00884E77" w:rsidRPr="00FD4A4B">
        <w:t>.2.3.2.2</w:t>
      </w:r>
      <w:r w:rsidR="00884E77" w:rsidRPr="00FD4A4B">
        <w:tab/>
        <w:t>Protecting</w:t>
      </w:r>
      <w:r w:rsidR="00884E77" w:rsidRPr="00FD4A4B">
        <w:rPr>
          <w:spacing w:val="-12"/>
        </w:rPr>
        <w:t xml:space="preserve"> </w:t>
      </w:r>
      <w:r w:rsidR="00884E77" w:rsidRPr="00FD4A4B">
        <w:t>data</w:t>
      </w:r>
      <w:r w:rsidR="00884E77" w:rsidRPr="00FD4A4B">
        <w:rPr>
          <w:spacing w:val="-5"/>
        </w:rPr>
        <w:t xml:space="preserve"> </w:t>
      </w:r>
      <w:r w:rsidR="00884E77" w:rsidRPr="00FD4A4B">
        <w:t>and</w:t>
      </w:r>
      <w:r w:rsidR="00884E77" w:rsidRPr="00FD4A4B">
        <w:rPr>
          <w:spacing w:val="-4"/>
        </w:rPr>
        <w:t xml:space="preserve"> </w:t>
      </w:r>
      <w:r w:rsidR="00884E77" w:rsidRPr="00FD4A4B">
        <w:t xml:space="preserve">information – </w:t>
      </w:r>
      <w:r w:rsidR="00E83BC1" w:rsidRPr="00FD4A4B">
        <w:t>Confidential System Internal Data</w:t>
      </w:r>
      <w:bookmarkEnd w:id="129"/>
      <w:bookmarkEnd w:id="130"/>
      <w:bookmarkEnd w:id="131"/>
    </w:p>
    <w:p w14:paraId="6152C08A" w14:textId="77777777" w:rsidR="00BC1C03" w:rsidRDefault="00884E77" w:rsidP="00BC1C03">
      <w:r w:rsidRPr="00FD4A4B">
        <w:rPr>
          <w:i/>
        </w:rPr>
        <w:t>Requirement Name</w:t>
      </w:r>
      <w:r w:rsidRPr="00FD4A4B">
        <w:t>: Unauthorized Viewing</w:t>
      </w:r>
    </w:p>
    <w:p w14:paraId="3EB16725" w14:textId="77777777" w:rsidR="00884E77" w:rsidRPr="00FD4A4B" w:rsidRDefault="00BC1C03" w:rsidP="00BC1C03">
      <w:r>
        <w:t>Requirement Reference: In accordance with industry best practice.</w:t>
      </w:r>
    </w:p>
    <w:p w14:paraId="36CECE55" w14:textId="77777777" w:rsidR="00884E77" w:rsidRPr="00FD4A4B" w:rsidRDefault="00884E77" w:rsidP="00884E77">
      <w:r w:rsidRPr="00FD4A4B">
        <w:rPr>
          <w:i/>
        </w:rPr>
        <w:t>Requirement Description</w:t>
      </w:r>
      <w:r w:rsidRPr="00FD4A4B">
        <w:t xml:space="preserve">: </w:t>
      </w:r>
      <w:r w:rsidR="00E83BC1" w:rsidRPr="00FD4A4B">
        <w:t xml:space="preserve">When the system is not </w:t>
      </w:r>
      <w:r w:rsidR="005F14F9">
        <w:t>under</w:t>
      </w:r>
      <w:r w:rsidR="005F14F9" w:rsidRPr="00FD4A4B">
        <w:t xml:space="preserve"> </w:t>
      </w:r>
      <w:r w:rsidR="00E83BC1" w:rsidRPr="00FD4A4B">
        <w:t>maintenance, t</w:t>
      </w:r>
      <w:r w:rsidRPr="00FD4A4B">
        <w:t xml:space="preserve">here shall be no system function that reveals </w:t>
      </w:r>
      <w:r w:rsidR="00E83BC1" w:rsidRPr="00FD4A4B">
        <w:t xml:space="preserve">confidential system internal </w:t>
      </w:r>
      <w:r w:rsidRPr="00FD4A4B">
        <w:t>data in the clear</w:t>
      </w:r>
      <w:r w:rsidR="00E83BC1" w:rsidRPr="00FD4A4B">
        <w:t xml:space="preserve"> to users and administrators</w:t>
      </w:r>
      <w:r w:rsidRPr="00FD4A4B">
        <w:t xml:space="preserve">. Such functions could be, for example, local or remote </w:t>
      </w:r>
      <w:r w:rsidR="00D43B8A" w:rsidRPr="00D43B8A">
        <w:t xml:space="preserve">O&amp;M </w:t>
      </w:r>
      <w:r w:rsidRPr="00FD4A4B">
        <w:t>CLI or GUI, logging messages, alarms, configuration file exports etc.</w:t>
      </w:r>
      <w:r w:rsidR="00E8520F" w:rsidRPr="00FD4A4B">
        <w:t xml:space="preserve"> </w:t>
      </w:r>
      <w:r w:rsidR="00E83BC1" w:rsidRPr="00FD4A4B">
        <w:t>Confidential system internal data contains authentication data (i.e. PINs, cryptographic keys, passwords, cookies) as well as system internal data that is not required for systems administration and could be of advantage to attackers (i.e. stack traces in error messages).</w:t>
      </w:r>
    </w:p>
    <w:p w14:paraId="36CE6F31" w14:textId="77777777" w:rsidR="00F11E90" w:rsidRDefault="00BC1C03" w:rsidP="007F37B8">
      <w:pPr>
        <w:rPr>
          <w:i/>
        </w:rPr>
      </w:pPr>
      <w:r w:rsidRPr="00BC1C03">
        <w:rPr>
          <w:i/>
        </w:rPr>
        <w:t xml:space="preserve">Threat References: </w:t>
      </w:r>
      <w:r w:rsidRPr="00F11E90">
        <w:rPr>
          <w:iCs/>
        </w:rPr>
        <w:t>TR 33.926 [4]</w:t>
      </w:r>
      <w:r w:rsidR="00F11E90" w:rsidRPr="00F11E90">
        <w:rPr>
          <w:rFonts w:eastAsia="SimSun" w:hint="eastAsia"/>
          <w:iCs/>
          <w:lang w:val="en-US" w:eastAsia="zh-CN"/>
        </w:rPr>
        <w:t>,</w:t>
      </w:r>
      <w:r w:rsidR="00F11E90">
        <w:rPr>
          <w:rFonts w:eastAsia="SimSun" w:hint="eastAsia"/>
          <w:iCs/>
          <w:lang w:val="en-US" w:eastAsia="zh-CN"/>
        </w:rPr>
        <w:t xml:space="preserve"> clause 5.3.6.4, </w:t>
      </w:r>
      <w:r w:rsidR="00F11E90">
        <w:t>Insecure Data Storage</w:t>
      </w:r>
    </w:p>
    <w:p w14:paraId="288C7C40" w14:textId="77777777" w:rsidR="00884E77" w:rsidRPr="00FD4A4B" w:rsidRDefault="00884E77" w:rsidP="007F37B8">
      <w:r w:rsidRPr="00FD4A4B">
        <w:rPr>
          <w:i/>
        </w:rPr>
        <w:t>Test case</w:t>
      </w:r>
      <w:r w:rsidRPr="00FD4A4B">
        <w:t xml:space="preserve">: </w:t>
      </w:r>
    </w:p>
    <w:p w14:paraId="308767BC" w14:textId="77777777" w:rsidR="001D5FE7" w:rsidRPr="00FD4A4B" w:rsidRDefault="001D5FE7" w:rsidP="001D5FE7">
      <w:r w:rsidRPr="00FD4A4B">
        <w:rPr>
          <w:b/>
        </w:rPr>
        <w:t>Test Name</w:t>
      </w:r>
      <w:r w:rsidRPr="00FD4A4B">
        <w:t xml:space="preserve">: </w:t>
      </w:r>
      <w:r w:rsidRPr="00FD4A4B">
        <w:rPr>
          <w:lang w:eastAsia="zh-CN"/>
        </w:rPr>
        <w:t>TC_</w:t>
      </w:r>
      <w:r w:rsidR="00E83BC1" w:rsidRPr="00FD4A4B">
        <w:t>CONFIDENTIAL_SYSTEM_INTERNAL_DATA</w:t>
      </w:r>
    </w:p>
    <w:p w14:paraId="55A371E2" w14:textId="77777777" w:rsidR="001D5FE7" w:rsidRPr="00FD4A4B" w:rsidRDefault="001D5FE7" w:rsidP="001D5FE7">
      <w:pPr>
        <w:rPr>
          <w:b/>
        </w:rPr>
      </w:pPr>
      <w:r w:rsidRPr="00FD4A4B">
        <w:rPr>
          <w:b/>
        </w:rPr>
        <w:t>Purpose:</w:t>
      </w:r>
    </w:p>
    <w:p w14:paraId="7A54DC17" w14:textId="77777777" w:rsidR="001D5FE7" w:rsidRPr="00FD4A4B" w:rsidRDefault="001D5FE7" w:rsidP="001D5FE7">
      <w:pPr>
        <w:rPr>
          <w:lang w:eastAsia="zh-CN"/>
        </w:rPr>
      </w:pPr>
      <w:r w:rsidRPr="00FD4A4B">
        <w:rPr>
          <w:lang w:eastAsia="zh-CN"/>
        </w:rPr>
        <w:t>Verify that no system function reveals sensitive data in the clear</w:t>
      </w:r>
      <w:r w:rsidR="00B621B2">
        <w:rPr>
          <w:lang w:eastAsia="zh-CN"/>
        </w:rPr>
        <w:t xml:space="preserve"> </w:t>
      </w:r>
    </w:p>
    <w:p w14:paraId="248C5B43" w14:textId="77777777" w:rsidR="001D5FE7" w:rsidRPr="00FD4A4B" w:rsidRDefault="001D5FE7" w:rsidP="001D5FE7">
      <w:pPr>
        <w:rPr>
          <w:b/>
        </w:rPr>
      </w:pPr>
      <w:r w:rsidRPr="00FD4A4B">
        <w:rPr>
          <w:b/>
        </w:rPr>
        <w:t>Procedure and execution steps:</w:t>
      </w:r>
    </w:p>
    <w:p w14:paraId="3795EB63" w14:textId="77777777" w:rsidR="001D5FE7" w:rsidRPr="00FD4A4B" w:rsidRDefault="001D5FE7" w:rsidP="001D5FE7">
      <w:pPr>
        <w:rPr>
          <w:b/>
        </w:rPr>
      </w:pPr>
      <w:r w:rsidRPr="00FD4A4B">
        <w:rPr>
          <w:b/>
        </w:rPr>
        <w:t>Pre-Condition:</w:t>
      </w:r>
    </w:p>
    <w:p w14:paraId="0D740AD6" w14:textId="77777777" w:rsidR="001D5FE7" w:rsidRPr="00FD4A4B" w:rsidRDefault="001D5FE7" w:rsidP="003642F9">
      <w:r w:rsidRPr="00FD4A4B">
        <w:rPr>
          <w:lang w:eastAsia="zh-CN"/>
        </w:rPr>
        <w:t xml:space="preserve">The vendor shall provide documentation describing how </w:t>
      </w:r>
      <w:r w:rsidR="00E83BC1" w:rsidRPr="00FD4A4B">
        <w:rPr>
          <w:lang w:eastAsia="zh-CN"/>
        </w:rPr>
        <w:t xml:space="preserve">confidential system internal </w:t>
      </w:r>
      <w:r w:rsidRPr="00FD4A4B">
        <w:rPr>
          <w:lang w:eastAsia="zh-CN"/>
        </w:rPr>
        <w:t>information that could possibly be revealed in clear-text is handled by system functions.</w:t>
      </w:r>
    </w:p>
    <w:p w14:paraId="37D06D5D" w14:textId="77777777" w:rsidR="001D5FE7" w:rsidRPr="00FD4A4B" w:rsidRDefault="001D5FE7" w:rsidP="001D5FE7">
      <w:pPr>
        <w:rPr>
          <w:lang w:eastAsia="zh-CN"/>
        </w:rPr>
      </w:pPr>
      <w:r w:rsidRPr="00FD4A4B">
        <w:rPr>
          <w:lang w:eastAsia="zh-CN"/>
        </w:rPr>
        <w:t>A list of all system functions in the network product, information on how to enable and execute them should be provided as a part of the vendor</w:t>
      </w:r>
      <w:r w:rsidR="00FD4A4B">
        <w:rPr>
          <w:lang w:eastAsia="zh-CN"/>
        </w:rPr>
        <w:t>'</w:t>
      </w:r>
      <w:r w:rsidRPr="00FD4A4B">
        <w:rPr>
          <w:lang w:eastAsia="zh-CN"/>
        </w:rPr>
        <w:t>s documentation.</w:t>
      </w:r>
      <w:r w:rsidR="00061893">
        <w:rPr>
          <w:lang w:eastAsia="zh-CN"/>
        </w:rPr>
        <w:t xml:space="preserve"> </w:t>
      </w:r>
      <w:r w:rsidR="00061893">
        <w:t>A system function is every function implemented in the network product needed by the services/functionalities provided by the network product itself.</w:t>
      </w:r>
    </w:p>
    <w:p w14:paraId="52005669" w14:textId="77777777" w:rsidR="001D5FE7" w:rsidRPr="00FD4A4B" w:rsidRDefault="001D5FE7" w:rsidP="001D5FE7">
      <w:pPr>
        <w:rPr>
          <w:b/>
        </w:rPr>
      </w:pPr>
      <w:r w:rsidRPr="00FD4A4B">
        <w:rPr>
          <w:b/>
        </w:rPr>
        <w:t>Execution Steps</w:t>
      </w:r>
    </w:p>
    <w:p w14:paraId="71FFDAE0" w14:textId="77777777" w:rsidR="001D5FE7" w:rsidRPr="00FD4A4B" w:rsidRDefault="001D5FE7" w:rsidP="001D5FE7">
      <w:pPr>
        <w:pStyle w:val="B1"/>
      </w:pPr>
      <w:r w:rsidRPr="00FD4A4B">
        <w:t>1.</w:t>
      </w:r>
      <w:r w:rsidRPr="00FD4A4B">
        <w:tab/>
        <w:t xml:space="preserve">Review the documentation provided by the vendor describing how </w:t>
      </w:r>
      <w:r w:rsidR="00E83BC1" w:rsidRPr="00FD4A4B">
        <w:t xml:space="preserve">confidential system internal </w:t>
      </w:r>
      <w:r w:rsidRPr="00FD4A4B">
        <w:t>information is handled by system functions.</w:t>
      </w:r>
    </w:p>
    <w:p w14:paraId="7F7CB051" w14:textId="77777777" w:rsidR="001D5FE7" w:rsidRPr="00FD4A4B" w:rsidRDefault="001D5FE7" w:rsidP="001D5FE7">
      <w:pPr>
        <w:pStyle w:val="B1"/>
      </w:pPr>
      <w:r w:rsidRPr="00FD4A4B">
        <w:t>2.</w:t>
      </w:r>
      <w:r w:rsidRPr="00FD4A4B">
        <w:tab/>
        <w:t xml:space="preserve">The tester checks </w:t>
      </w:r>
      <w:r w:rsidR="00FE369F" w:rsidRPr="00747EEA">
        <w:rPr>
          <w:lang w:val="en-US"/>
        </w:rPr>
        <w:t>whether any</w:t>
      </w:r>
      <w:r w:rsidRPr="00FD4A4B">
        <w:t xml:space="preserve"> system functions as described in the product documentation </w:t>
      </w:r>
      <w:r w:rsidR="00742EA0">
        <w:t xml:space="preserve">(e.g. </w:t>
      </w:r>
      <w:r w:rsidR="00742EA0" w:rsidRPr="00FD4A4B">
        <w:t xml:space="preserve">local or remote </w:t>
      </w:r>
      <w:r w:rsidR="00D43B8A" w:rsidRPr="00D43B8A">
        <w:t xml:space="preserve">O&amp;M </w:t>
      </w:r>
      <w:r w:rsidR="00742EA0" w:rsidRPr="00FD4A4B">
        <w:t>CLI or GUI, logging messages, alarms, error messages, configuration file exports</w:t>
      </w:r>
      <w:r w:rsidR="00742EA0">
        <w:t xml:space="preserve">, stack traces) </w:t>
      </w:r>
      <w:r w:rsidRPr="00FD4A4B">
        <w:t xml:space="preserve"> reveal any </w:t>
      </w:r>
      <w:r w:rsidR="00E83BC1" w:rsidRPr="00FD4A4B">
        <w:t xml:space="preserve">confidential system internal </w:t>
      </w:r>
      <w:r w:rsidRPr="00FD4A4B">
        <w:t>data in the clear (for example, passphrases)</w:t>
      </w:r>
      <w:r w:rsidR="003642F9">
        <w:t>.</w:t>
      </w:r>
      <w:r w:rsidRPr="00FD4A4B">
        <w:t xml:space="preserve"> </w:t>
      </w:r>
    </w:p>
    <w:p w14:paraId="6D8517D2" w14:textId="77777777" w:rsidR="001D5FE7" w:rsidRPr="007F776B" w:rsidRDefault="001D5FE7" w:rsidP="007F776B">
      <w:pPr>
        <w:rPr>
          <w:b/>
          <w:bCs/>
        </w:rPr>
      </w:pPr>
      <w:r w:rsidRPr="007F776B">
        <w:rPr>
          <w:b/>
          <w:bCs/>
        </w:rPr>
        <w:t>Expected Results:</w:t>
      </w:r>
    </w:p>
    <w:p w14:paraId="25EFD1FF" w14:textId="77777777" w:rsidR="001D5FE7" w:rsidRPr="00FD4A4B" w:rsidRDefault="001D5FE7" w:rsidP="001D5FE7">
      <w:pPr>
        <w:rPr>
          <w:lang w:eastAsia="zh-CN"/>
        </w:rPr>
      </w:pPr>
      <w:r w:rsidRPr="00FD4A4B">
        <w:rPr>
          <w:lang w:eastAsia="zh-CN"/>
        </w:rPr>
        <w:t xml:space="preserve">There should be no </w:t>
      </w:r>
      <w:r w:rsidR="00E83BC1" w:rsidRPr="00FD4A4B">
        <w:t xml:space="preserve">confidential system internal </w:t>
      </w:r>
      <w:r w:rsidRPr="00FD4A4B">
        <w:rPr>
          <w:lang w:eastAsia="zh-CN"/>
        </w:rPr>
        <w:t xml:space="preserve">data revealed in the clear by </w:t>
      </w:r>
      <w:r w:rsidR="00FE369F">
        <w:rPr>
          <w:lang w:eastAsia="zh-CN"/>
        </w:rPr>
        <w:t>any</w:t>
      </w:r>
      <w:r w:rsidR="004B286E" w:rsidRPr="00FD4A4B">
        <w:rPr>
          <w:lang w:eastAsia="zh-CN"/>
        </w:rPr>
        <w:tab/>
      </w:r>
      <w:r w:rsidR="00E83BC1" w:rsidRPr="00FD4A4B">
        <w:rPr>
          <w:lang w:eastAsia="zh-CN"/>
        </w:rPr>
        <w:t xml:space="preserve"> </w:t>
      </w:r>
      <w:r w:rsidRPr="00FD4A4B">
        <w:rPr>
          <w:lang w:eastAsia="zh-CN"/>
        </w:rPr>
        <w:t>system function.</w:t>
      </w:r>
    </w:p>
    <w:p w14:paraId="7C57DD1A" w14:textId="77777777" w:rsidR="001D5FE7" w:rsidRPr="00FD4A4B" w:rsidRDefault="001D5FE7" w:rsidP="001D5FE7">
      <w:pPr>
        <w:rPr>
          <w:b/>
        </w:rPr>
      </w:pPr>
      <w:r w:rsidRPr="00FD4A4B">
        <w:rPr>
          <w:b/>
        </w:rPr>
        <w:t>Expected format of evidence:</w:t>
      </w:r>
    </w:p>
    <w:p w14:paraId="51CA3ADC" w14:textId="77777777" w:rsidR="001D5FE7" w:rsidRPr="00FD4A4B" w:rsidRDefault="001D5FE7" w:rsidP="00A0771F">
      <w:pPr>
        <w:rPr>
          <w:rFonts w:ascii="Arial" w:hAnsi="Arial"/>
          <w:sz w:val="22"/>
        </w:rPr>
      </w:pPr>
      <w:r w:rsidRPr="00FD4A4B">
        <w:rPr>
          <w:lang w:eastAsia="zh-CN"/>
        </w:rPr>
        <w:t>Evidence suitable for the interface, e.g. screenshot containing the operational results.</w:t>
      </w:r>
    </w:p>
    <w:p w14:paraId="5640F30C" w14:textId="77777777" w:rsidR="00884E77" w:rsidRPr="00FD4A4B" w:rsidRDefault="000E530A" w:rsidP="004013BB">
      <w:pPr>
        <w:pStyle w:val="Heading5"/>
      </w:pPr>
      <w:bookmarkStart w:id="132" w:name="_CR4_2_3_2_3"/>
      <w:bookmarkStart w:id="133" w:name="_Toc19542373"/>
      <w:bookmarkStart w:id="134" w:name="_Toc35348375"/>
      <w:bookmarkStart w:id="135" w:name="_Toc224924946"/>
      <w:bookmarkEnd w:id="132"/>
      <w:r w:rsidRPr="00907F75">
        <w:t>4</w:t>
      </w:r>
      <w:r w:rsidR="00884E77" w:rsidRPr="00FD4A4B">
        <w:t>.2.3.2.3</w:t>
      </w:r>
      <w:r w:rsidR="00884E77" w:rsidRPr="00FD4A4B">
        <w:tab/>
        <w:t>Protecting</w:t>
      </w:r>
      <w:r w:rsidR="00884E77" w:rsidRPr="00FD4A4B">
        <w:rPr>
          <w:spacing w:val="-12"/>
        </w:rPr>
        <w:t xml:space="preserve"> </w:t>
      </w:r>
      <w:r w:rsidR="00884E77" w:rsidRPr="00FD4A4B">
        <w:t>data</w:t>
      </w:r>
      <w:r w:rsidR="00884E77" w:rsidRPr="00FD4A4B">
        <w:rPr>
          <w:spacing w:val="-5"/>
        </w:rPr>
        <w:t xml:space="preserve"> </w:t>
      </w:r>
      <w:r w:rsidR="00884E77" w:rsidRPr="00FD4A4B">
        <w:t>and</w:t>
      </w:r>
      <w:r w:rsidR="00884E77" w:rsidRPr="00FD4A4B">
        <w:rPr>
          <w:spacing w:val="-4"/>
        </w:rPr>
        <w:t xml:space="preserve"> </w:t>
      </w:r>
      <w:r w:rsidR="00884E77" w:rsidRPr="00FD4A4B">
        <w:t>information in storage</w:t>
      </w:r>
      <w:bookmarkEnd w:id="133"/>
      <w:bookmarkEnd w:id="134"/>
      <w:bookmarkEnd w:id="135"/>
    </w:p>
    <w:p w14:paraId="14B8E722" w14:textId="77777777" w:rsidR="00BC1C03" w:rsidRDefault="00884E77" w:rsidP="00BC1C03">
      <w:r w:rsidRPr="00FD4A4B">
        <w:rPr>
          <w:i/>
        </w:rPr>
        <w:t>Requirement Name</w:t>
      </w:r>
      <w:r w:rsidRPr="00FD4A4B">
        <w:t xml:space="preserve">: </w:t>
      </w:r>
      <w:r w:rsidR="009D18EC" w:rsidRPr="00FD4A4B">
        <w:t>Protecting</w:t>
      </w:r>
      <w:r w:rsidR="009D18EC" w:rsidRPr="00E32DBA">
        <w:t xml:space="preserve"> </w:t>
      </w:r>
      <w:r w:rsidR="009D18EC" w:rsidRPr="00FD4A4B">
        <w:t>data</w:t>
      </w:r>
      <w:r w:rsidR="009D18EC" w:rsidRPr="00E32DBA">
        <w:t xml:space="preserve"> </w:t>
      </w:r>
      <w:r w:rsidR="009D18EC" w:rsidRPr="00FD4A4B">
        <w:t>and</w:t>
      </w:r>
      <w:r w:rsidR="009D18EC" w:rsidRPr="00E32DBA">
        <w:t xml:space="preserve"> </w:t>
      </w:r>
      <w:r w:rsidR="009D18EC" w:rsidRPr="00FD4A4B">
        <w:t>information in storage</w:t>
      </w:r>
      <w:r w:rsidR="00DF74D5" w:rsidRPr="00DF74D5">
        <w:t>.</w:t>
      </w:r>
    </w:p>
    <w:p w14:paraId="1487B9AD" w14:textId="77777777" w:rsidR="00884E77" w:rsidRPr="00FD4A4B" w:rsidRDefault="00BC1C03" w:rsidP="00BC1C03">
      <w:r>
        <w:t>Requirement Reference: In accordance with industry best practice</w:t>
      </w:r>
      <w:r w:rsidR="00DF74D5" w:rsidRPr="00DF74D5">
        <w:t>.</w:t>
      </w:r>
    </w:p>
    <w:p w14:paraId="35EAEFC6" w14:textId="77777777" w:rsidR="00884E77" w:rsidRPr="00FD4A4B" w:rsidRDefault="00884E77" w:rsidP="00884E77">
      <w:r w:rsidRPr="00FD4A4B">
        <w:rPr>
          <w:i/>
        </w:rPr>
        <w:t>Requirement Description</w:t>
      </w:r>
      <w:r w:rsidRPr="00FD4A4B">
        <w:t>:</w:t>
      </w:r>
    </w:p>
    <w:p w14:paraId="10FD552D" w14:textId="77777777" w:rsidR="00884E77" w:rsidRPr="00FD4A4B" w:rsidRDefault="00884E77" w:rsidP="007F37B8">
      <w:pPr>
        <w:rPr>
          <w:rFonts w:ascii="Tele-GroteskNor" w:hAnsi="Tele-GroteskNor" w:cs="Tele-GroteskNor" w:hint="eastAsia"/>
          <w:color w:val="000000"/>
          <w:spacing w:val="-8"/>
        </w:rPr>
      </w:pPr>
      <w:r w:rsidRPr="006D73A7">
        <w:t xml:space="preserve">For sensitive data in (persistent or temporary) storage </w:t>
      </w:r>
      <w:r w:rsidRPr="006D73A7">
        <w:rPr>
          <w:lang w:eastAsia="zh-CN"/>
        </w:rPr>
        <w:t xml:space="preserve">read access rights shall be </w:t>
      </w:r>
      <w:r w:rsidRPr="006D73A7">
        <w:t>restrict</w:t>
      </w:r>
      <w:r w:rsidRPr="006D73A7">
        <w:rPr>
          <w:lang w:eastAsia="zh-CN"/>
        </w:rPr>
        <w:t>ed.</w:t>
      </w:r>
      <w:r w:rsidR="00614893" w:rsidRPr="006D73A7">
        <w:rPr>
          <w:lang w:eastAsia="zh-CN"/>
        </w:rPr>
        <w:t xml:space="preserve"> </w:t>
      </w:r>
      <w:r w:rsidRPr="006D73A7">
        <w:rPr>
          <w:lang w:eastAsia="zh-CN"/>
        </w:rPr>
        <w:t>Files of a system that are needed for the functionality shall be protected against manipulation</w:t>
      </w:r>
      <w:r w:rsidRPr="00FD4A4B">
        <w:rPr>
          <w:lang w:eastAsia="zh-CN"/>
        </w:rPr>
        <w:t>.</w:t>
      </w:r>
    </w:p>
    <w:p w14:paraId="61B95572" w14:textId="77777777" w:rsidR="00884E77" w:rsidRPr="00FD4A4B" w:rsidRDefault="00884E77" w:rsidP="00884E77">
      <w:r w:rsidRPr="00FD4A4B">
        <w:t xml:space="preserve">In addition, the following rules apply for: </w:t>
      </w:r>
    </w:p>
    <w:p w14:paraId="1E0FD5CD" w14:textId="77777777" w:rsidR="00884E77" w:rsidRPr="00FD4A4B" w:rsidRDefault="00153AE5" w:rsidP="00153AE5">
      <w:pPr>
        <w:pStyle w:val="B1"/>
      </w:pPr>
      <w:r w:rsidRPr="00FD4A4B">
        <w:t>-</w:t>
      </w:r>
      <w:r w:rsidRPr="00FD4A4B">
        <w:tab/>
      </w:r>
      <w:r w:rsidR="00884E77" w:rsidRPr="00FD4A4B">
        <w:t xml:space="preserve">Systems that need access to </w:t>
      </w:r>
      <w:r w:rsidR="0026757D" w:rsidRPr="00FD4A4B">
        <w:t xml:space="preserve">identification and authentication </w:t>
      </w:r>
      <w:r w:rsidR="00884E77" w:rsidRPr="00FD4A4B">
        <w:t>data in the clear, e.g.</w:t>
      </w:r>
      <w:r w:rsidR="00DF74D5" w:rsidRPr="00DF74D5">
        <w:t>,</w:t>
      </w:r>
      <w:r w:rsidR="00884E77" w:rsidRPr="00FD4A4B">
        <w:t xml:space="preserve"> in order to perform an authentication. Such systems shall not store this data in the clear, but scramble or encrypt it by implementation-specific means.</w:t>
      </w:r>
    </w:p>
    <w:p w14:paraId="6089D5B7" w14:textId="77777777" w:rsidR="00480834" w:rsidRDefault="00153AE5" w:rsidP="00480834">
      <w:pPr>
        <w:pStyle w:val="B1"/>
      </w:pPr>
      <w:r w:rsidRPr="00FD4A4B">
        <w:t>-</w:t>
      </w:r>
      <w:r w:rsidRPr="00FD4A4B">
        <w:tab/>
      </w:r>
      <w:r w:rsidR="00884E77" w:rsidRPr="00FD4A4B">
        <w:t>Systems that do not need access to sensitive data (e.g.</w:t>
      </w:r>
      <w:r w:rsidR="00DF74D5" w:rsidRPr="00DF74D5">
        <w:t>,</w:t>
      </w:r>
      <w:r w:rsidR="00884E77" w:rsidRPr="00FD4A4B">
        <w:t xml:space="preserve"> user passwords) in the clear. Such systems shall hash this sensitive data</w:t>
      </w:r>
      <w:r w:rsidR="00480834" w:rsidRPr="00480834">
        <w:t xml:space="preserve"> with a non-broken cryptographic hash algorithm and use mechanisms to make dictionary </w:t>
      </w:r>
      <w:r w:rsidR="00DF74D5" w:rsidRPr="00DF74D5">
        <w:t xml:space="preserve">and rainbow table </w:t>
      </w:r>
      <w:r w:rsidR="00480834" w:rsidRPr="00480834">
        <w:t xml:space="preserve">attacks </w:t>
      </w:r>
      <w:r w:rsidR="00DF74D5" w:rsidRPr="00DF74D5">
        <w:t>unviable</w:t>
      </w:r>
      <w:r w:rsidR="00480834" w:rsidRPr="00480834">
        <w:t xml:space="preserve"> and prevent hash collisions when using identical sensitive data. A common mechanism is e.g., using a unique, random salt per record.</w:t>
      </w:r>
      <w:r w:rsidR="00884E77" w:rsidRPr="00FD4A4B">
        <w:t xml:space="preserve"> </w:t>
      </w:r>
    </w:p>
    <w:p w14:paraId="22D8A8D2" w14:textId="77777777" w:rsidR="00884E77" w:rsidRPr="00FD4A4B" w:rsidRDefault="00480834" w:rsidP="00480834">
      <w:pPr>
        <w:pStyle w:val="NO"/>
      </w:pPr>
      <w:r>
        <w:t>NOTE 1:</w:t>
      </w:r>
      <w:r>
        <w:tab/>
        <w:t>A "non-broken" cryptographic hash algorithm is a cryptographic hash algorithm without publicly available/published vulnerabilities.</w:t>
      </w:r>
    </w:p>
    <w:p w14:paraId="6CD143DF" w14:textId="77777777" w:rsidR="00884E77" w:rsidRPr="00FD4A4B" w:rsidRDefault="00153AE5" w:rsidP="00153AE5">
      <w:pPr>
        <w:pStyle w:val="B1"/>
        <w:rPr>
          <w:rFonts w:ascii="Tele-GroteskNor" w:hAnsi="Tele-GroteskNor" w:cs="Tele-GroteskNor" w:hint="eastAsia"/>
          <w:color w:val="000000"/>
        </w:rPr>
      </w:pPr>
      <w:r w:rsidRPr="00FD4A4B">
        <w:t>-</w:t>
      </w:r>
      <w:r w:rsidRPr="00FD4A4B">
        <w:tab/>
      </w:r>
      <w:r w:rsidR="00884E77" w:rsidRPr="00FD4A4B">
        <w:t>Stored files</w:t>
      </w:r>
      <w:r w:rsidR="00D27308">
        <w:t xml:space="preserve"> on the network product</w:t>
      </w:r>
      <w:r w:rsidR="00884E77" w:rsidRPr="00FD4A4B">
        <w:t xml:space="preserve">: </w:t>
      </w:r>
      <w:r w:rsidR="00884E77" w:rsidRPr="006D73A7">
        <w:t>examples for</w:t>
      </w:r>
      <w:r w:rsidR="00884E77" w:rsidRPr="00FD4A4B">
        <w:rPr>
          <w:rFonts w:ascii="Tele-GroteskNor" w:hAnsi="Tele-GroteskNor" w:cs="Tele-GroteskNor"/>
          <w:color w:val="000000"/>
        </w:rPr>
        <w:t xml:space="preserve"> </w:t>
      </w:r>
      <w:r w:rsidR="00884E77" w:rsidRPr="00FD4A4B">
        <w:rPr>
          <w:lang w:eastAsia="zh-CN"/>
        </w:rPr>
        <w:t xml:space="preserve">protection </w:t>
      </w:r>
      <w:r w:rsidR="00884E77" w:rsidRPr="00FD4A4B">
        <w:t>against manipulation are</w:t>
      </w:r>
      <w:r w:rsidR="00884E77" w:rsidRPr="00FD4A4B">
        <w:rPr>
          <w:rFonts w:ascii="Tele-GroteskNor" w:hAnsi="Tele-GroteskNor" w:cs="Tele-GroteskNor"/>
          <w:color w:val="000000"/>
        </w:rPr>
        <w:t xml:space="preserve"> </w:t>
      </w:r>
      <w:r w:rsidR="00884E77" w:rsidRPr="006D73A7">
        <w:t>th</w:t>
      </w:r>
      <w:r w:rsidR="00884E77" w:rsidRPr="00FD4A4B">
        <w:rPr>
          <w:rFonts w:ascii="Tele-GroteskNor" w:hAnsi="Tele-GroteskNor" w:cs="Tele-GroteskNor"/>
          <w:color w:val="000000"/>
        </w:rPr>
        <w:t>e</w:t>
      </w:r>
      <w:r w:rsidR="00884E77" w:rsidRPr="00FD4A4B">
        <w:rPr>
          <w:rFonts w:ascii="Tele-GroteskNor" w:hAnsi="Tele-GroteskNor" w:cs="Tele-GroteskNor"/>
          <w:color w:val="000000"/>
          <w:spacing w:val="-2"/>
        </w:rPr>
        <w:t xml:space="preserve"> </w:t>
      </w:r>
      <w:r w:rsidR="00884E77" w:rsidRPr="006D73A7">
        <w:t>use</w:t>
      </w:r>
      <w:r w:rsidR="00884E77" w:rsidRPr="006D73A7">
        <w:rPr>
          <w:spacing w:val="1"/>
        </w:rPr>
        <w:t xml:space="preserve"> </w:t>
      </w:r>
      <w:r w:rsidR="00884E77" w:rsidRPr="006D73A7">
        <w:t>of</w:t>
      </w:r>
      <w:r w:rsidR="00884E77" w:rsidRPr="006D73A7">
        <w:rPr>
          <w:spacing w:val="-1"/>
        </w:rPr>
        <w:t xml:space="preserve"> </w:t>
      </w:r>
      <w:r w:rsidR="00884E77" w:rsidRPr="006D73A7">
        <w:t>check</w:t>
      </w:r>
      <w:r w:rsidR="00884E77" w:rsidRPr="006D73A7">
        <w:rPr>
          <w:spacing w:val="1"/>
        </w:rPr>
        <w:t>su</w:t>
      </w:r>
      <w:r w:rsidR="00884E77" w:rsidRPr="006D73A7">
        <w:t>m</w:t>
      </w:r>
      <w:r w:rsidR="00884E77" w:rsidRPr="00FD4A4B">
        <w:rPr>
          <w:rFonts w:ascii="Tele-GroteskNor" w:hAnsi="Tele-GroteskNor" w:cs="Tele-GroteskNor"/>
          <w:color w:val="000000"/>
          <w:spacing w:val="7"/>
        </w:rPr>
        <w:t xml:space="preserve"> </w:t>
      </w:r>
      <w:r w:rsidR="00884E77" w:rsidRPr="006D73A7">
        <w:t>or cryptographic methods</w:t>
      </w:r>
      <w:r w:rsidR="00884E77" w:rsidRPr="00FD4A4B">
        <w:rPr>
          <w:rFonts w:ascii="Tele-GroteskNor" w:hAnsi="Tele-GroteskNor" w:cs="Tele-GroteskNor"/>
          <w:color w:val="000000"/>
        </w:rPr>
        <w:t>.</w:t>
      </w:r>
    </w:p>
    <w:p w14:paraId="3325BC12" w14:textId="77777777" w:rsidR="00F11E90" w:rsidRDefault="00BC1C03" w:rsidP="00153AE5">
      <w:pPr>
        <w:rPr>
          <w:i/>
        </w:rPr>
      </w:pPr>
      <w:r w:rsidRPr="00BC1C03">
        <w:rPr>
          <w:i/>
        </w:rPr>
        <w:t xml:space="preserve">Threat References: </w:t>
      </w:r>
      <w:r w:rsidRPr="00F11E90">
        <w:rPr>
          <w:iCs/>
        </w:rPr>
        <w:t>TR 33.926 [4]</w:t>
      </w:r>
      <w:r w:rsidR="00F11E90" w:rsidRPr="00F11E90">
        <w:rPr>
          <w:rFonts w:eastAsia="SimSun" w:hint="eastAsia"/>
          <w:iCs/>
          <w:lang w:val="en-US" w:eastAsia="zh-CN"/>
        </w:rPr>
        <w:t>,</w:t>
      </w:r>
      <w:r w:rsidR="00F11E90">
        <w:rPr>
          <w:rFonts w:eastAsia="SimSun" w:hint="eastAsia"/>
          <w:iCs/>
          <w:lang w:val="en-US" w:eastAsia="zh-CN"/>
        </w:rPr>
        <w:t xml:space="preserve"> clause 5.3.6.4, </w:t>
      </w:r>
      <w:r w:rsidR="00F11E90">
        <w:t>Insecure Data Storage</w:t>
      </w:r>
      <w:r w:rsidR="006D73A7">
        <w:t>.</w:t>
      </w:r>
    </w:p>
    <w:p w14:paraId="49ACD455" w14:textId="77777777" w:rsidR="00884E77" w:rsidRPr="00FD4A4B" w:rsidRDefault="00884E77" w:rsidP="00153AE5">
      <w:pPr>
        <w:rPr>
          <w:lang w:eastAsia="zh-CN"/>
        </w:rPr>
      </w:pPr>
      <w:r w:rsidRPr="00FD4A4B">
        <w:rPr>
          <w:i/>
        </w:rPr>
        <w:t>Test case:</w:t>
      </w:r>
      <w:r w:rsidRPr="00FD4A4B">
        <w:t xml:space="preserve"> </w:t>
      </w:r>
    </w:p>
    <w:p w14:paraId="065A99E6" w14:textId="77777777" w:rsidR="006D5A5E" w:rsidRPr="00FD4A4B" w:rsidRDefault="006D5A5E" w:rsidP="006D5A5E">
      <w:r w:rsidRPr="00FD4A4B">
        <w:rPr>
          <w:b/>
        </w:rPr>
        <w:t>Test Name</w:t>
      </w:r>
      <w:r w:rsidRPr="00FD4A4B">
        <w:t>: TC_PSW_STOR_SUPPORT</w:t>
      </w:r>
    </w:p>
    <w:p w14:paraId="5CCEB7F0" w14:textId="77777777" w:rsidR="006D5A5E" w:rsidRPr="007F776B" w:rsidRDefault="006D5A5E" w:rsidP="007F776B">
      <w:pPr>
        <w:rPr>
          <w:b/>
          <w:bCs/>
          <w:lang w:eastAsia="zh-CN"/>
        </w:rPr>
      </w:pPr>
      <w:r w:rsidRPr="007F776B">
        <w:rPr>
          <w:b/>
          <w:bCs/>
          <w:lang w:eastAsia="zh-CN"/>
        </w:rPr>
        <w:t>Purpose:</w:t>
      </w:r>
    </w:p>
    <w:p w14:paraId="0173528D" w14:textId="77777777" w:rsidR="006D5A5E" w:rsidRDefault="006D5A5E" w:rsidP="006D5A5E">
      <w:pPr>
        <w:spacing w:after="0"/>
        <w:jc w:val="both"/>
      </w:pPr>
      <w:r w:rsidRPr="00FD4A4B">
        <w:t>Verify that Password storage use</w:t>
      </w:r>
      <w:r w:rsidR="00480834" w:rsidRPr="00480834">
        <w:t>s a non-broken</w:t>
      </w:r>
      <w:r w:rsidRPr="00FD4A4B">
        <w:t xml:space="preserve"> one-way</w:t>
      </w:r>
      <w:r w:rsidR="00480834" w:rsidRPr="00480834">
        <w:t xml:space="preserve"> cryptographic</w:t>
      </w:r>
      <w:r w:rsidRPr="00FD4A4B">
        <w:t xml:space="preserve"> hash algorithm.</w:t>
      </w:r>
      <w:r w:rsidR="00DF74D5" w:rsidRPr="00DF74D5">
        <w:t xml:space="preserve"> and is safe against dictionary and rainbow table attacks</w:t>
      </w:r>
      <w:r w:rsidR="006D73A7">
        <w:t>.</w:t>
      </w:r>
    </w:p>
    <w:p w14:paraId="40328EF7" w14:textId="77777777" w:rsidR="007F776B" w:rsidRPr="00FD4A4B" w:rsidRDefault="007F776B" w:rsidP="006D5A5E">
      <w:pPr>
        <w:spacing w:after="0"/>
        <w:jc w:val="both"/>
      </w:pPr>
    </w:p>
    <w:p w14:paraId="0D877CD8" w14:textId="77777777" w:rsidR="006D5A5E" w:rsidRPr="006D73A7" w:rsidRDefault="006D5A5E" w:rsidP="006D73A7">
      <w:pPr>
        <w:rPr>
          <w:b/>
          <w:bCs/>
          <w:lang w:eastAsia="zh-CN"/>
        </w:rPr>
      </w:pPr>
      <w:r w:rsidRPr="006D73A7">
        <w:rPr>
          <w:b/>
          <w:bCs/>
          <w:lang w:eastAsia="zh-CN"/>
        </w:rPr>
        <w:t>Pre-Conditions:</w:t>
      </w:r>
    </w:p>
    <w:p w14:paraId="21CD2EBB" w14:textId="77777777" w:rsidR="006D5A5E" w:rsidRPr="00FD4A4B" w:rsidRDefault="006D5A5E" w:rsidP="009D1E7D">
      <w:pPr>
        <w:pStyle w:val="B1"/>
      </w:pPr>
      <w:r w:rsidRPr="00FD4A4B">
        <w:t>-</w:t>
      </w:r>
      <w:r w:rsidRPr="00FD4A4B">
        <w:tab/>
        <w:t xml:space="preserve">The tester can access the storage of own user account password. </w:t>
      </w:r>
    </w:p>
    <w:p w14:paraId="5786819E" w14:textId="77777777" w:rsidR="006D5A5E" w:rsidRPr="00FD4A4B" w:rsidRDefault="006D5A5E" w:rsidP="009D1E7D">
      <w:pPr>
        <w:pStyle w:val="B1"/>
      </w:pPr>
      <w:r w:rsidRPr="00FD4A4B">
        <w:t>-</w:t>
      </w:r>
      <w:r w:rsidRPr="00FD4A4B">
        <w:tab/>
        <w:t xml:space="preserve">The tester has privileges to change </w:t>
      </w:r>
      <w:r w:rsidRPr="00FD4A4B">
        <w:rPr>
          <w:rFonts w:hint="eastAsia"/>
          <w:lang w:eastAsia="zh-CN"/>
        </w:rPr>
        <w:t xml:space="preserve">the </w:t>
      </w:r>
      <w:r w:rsidRPr="00FD4A4B">
        <w:t>password.</w:t>
      </w:r>
    </w:p>
    <w:p w14:paraId="5E276163" w14:textId="77777777" w:rsidR="00480834" w:rsidRDefault="006D5A5E" w:rsidP="00480834">
      <w:pPr>
        <w:pStyle w:val="B1"/>
      </w:pPr>
      <w:r w:rsidRPr="00FD4A4B">
        <w:t>-</w:t>
      </w:r>
      <w:r w:rsidRPr="00FD4A4B">
        <w:tab/>
        <w:t>The original password is P1</w:t>
      </w:r>
      <w:r w:rsidR="000A5A5E" w:rsidRPr="00FD4A4B">
        <w:t>.</w:t>
      </w:r>
    </w:p>
    <w:p w14:paraId="27D00EC0" w14:textId="77777777" w:rsidR="006D5A5E" w:rsidRPr="00FD4A4B" w:rsidRDefault="00480834" w:rsidP="00480834">
      <w:pPr>
        <w:pStyle w:val="B1"/>
      </w:pPr>
      <w:r>
        <w:t>-</w:t>
      </w:r>
      <w:r>
        <w:tab/>
        <w:t>New passwords are represented by the variable P2.</w:t>
      </w:r>
    </w:p>
    <w:p w14:paraId="73D291EC" w14:textId="77777777" w:rsidR="006D5A5E" w:rsidRPr="006D73A7" w:rsidRDefault="006D5A5E" w:rsidP="006D73A7">
      <w:pPr>
        <w:rPr>
          <w:b/>
          <w:bCs/>
          <w:lang w:eastAsia="zh-CN"/>
        </w:rPr>
      </w:pPr>
      <w:r w:rsidRPr="006D73A7">
        <w:rPr>
          <w:b/>
          <w:bCs/>
          <w:lang w:eastAsia="zh-CN"/>
        </w:rPr>
        <w:t>Execution Steps</w:t>
      </w:r>
    </w:p>
    <w:p w14:paraId="7034F115" w14:textId="77777777" w:rsidR="006D5A5E" w:rsidRPr="00FD4A4B" w:rsidRDefault="006D5A5E" w:rsidP="009D1E7D">
      <w:pPr>
        <w:pStyle w:val="B1"/>
      </w:pPr>
      <w:r w:rsidRPr="00FD4A4B">
        <w:t>1.</w:t>
      </w:r>
      <w:r w:rsidRPr="00FD4A4B">
        <w:tab/>
        <w:t xml:space="preserve">The tester accesses the storage </w:t>
      </w:r>
      <w:r w:rsidR="004B286E" w:rsidRPr="00FD4A4B">
        <w:t>where the result of P1 is</w:t>
      </w:r>
      <w:r w:rsidR="00B621B2">
        <w:t>,</w:t>
      </w:r>
      <w:r w:rsidRPr="00FD4A4B">
        <w:t xml:space="preserve"> and the corresponding hash value is recorded as A</w:t>
      </w:r>
      <w:r w:rsidR="006D73A7">
        <w:t>.</w:t>
      </w:r>
    </w:p>
    <w:p w14:paraId="3A11B7A1" w14:textId="77777777" w:rsidR="006D5A5E" w:rsidRPr="00FD4A4B" w:rsidRDefault="006D5A5E" w:rsidP="009D1E7D">
      <w:pPr>
        <w:pStyle w:val="B1"/>
      </w:pPr>
      <w:r w:rsidRPr="00FD4A4B">
        <w:t>2.</w:t>
      </w:r>
      <w:r w:rsidRPr="00FD4A4B">
        <w:tab/>
        <w:t>The tester changes the password with P2, then the tester record</w:t>
      </w:r>
      <w:r w:rsidR="00FE369F" w:rsidRPr="00747EEA">
        <w:rPr>
          <w:lang w:val="en-US"/>
        </w:rPr>
        <w:t>s</w:t>
      </w:r>
      <w:r w:rsidRPr="00FD4A4B">
        <w:t xml:space="preserve"> the storage hash value of the new password as B</w:t>
      </w:r>
      <w:r w:rsidR="006D73A7">
        <w:t>.</w:t>
      </w:r>
    </w:p>
    <w:p w14:paraId="54BE5ED9" w14:textId="77777777" w:rsidR="00480834" w:rsidRDefault="006D5A5E" w:rsidP="00480834">
      <w:pPr>
        <w:pStyle w:val="B1"/>
      </w:pPr>
      <w:r w:rsidRPr="00FD4A4B">
        <w:t>3.</w:t>
      </w:r>
      <w:r w:rsidRPr="00FD4A4B">
        <w:tab/>
        <w:t xml:space="preserve">The tester </w:t>
      </w:r>
      <w:r w:rsidR="004B286E" w:rsidRPr="00FD4A4B">
        <w:t>repeats the step 2 to get other records</w:t>
      </w:r>
      <w:r w:rsidR="00480834" w:rsidRPr="00480834">
        <w:t xml:space="preserve"> with the following requirements for password P2:</w:t>
      </w:r>
    </w:p>
    <w:p w14:paraId="26498FFD" w14:textId="77777777" w:rsidR="00480834" w:rsidRDefault="00480834" w:rsidP="00480834">
      <w:pPr>
        <w:pStyle w:val="B2"/>
      </w:pPr>
      <w:r>
        <w:t>-</w:t>
      </w:r>
      <w:r>
        <w:tab/>
        <w:t>at least one new password P2 differs from P1 by exactly one bit</w:t>
      </w:r>
      <w:r w:rsidR="006D73A7">
        <w:t>.</w:t>
      </w:r>
    </w:p>
    <w:p w14:paraId="6F2598A0" w14:textId="77777777" w:rsidR="00480834" w:rsidRDefault="00480834" w:rsidP="00480834">
      <w:pPr>
        <w:pStyle w:val="B2"/>
      </w:pPr>
      <w:r>
        <w:t>-</w:t>
      </w:r>
      <w:r>
        <w:tab/>
        <w:t>at least one new password P2 shall be the same as P1</w:t>
      </w:r>
      <w:r w:rsidR="006D73A7">
        <w:t>.</w:t>
      </w:r>
    </w:p>
    <w:p w14:paraId="105D296A" w14:textId="77777777" w:rsidR="006D5A5E" w:rsidRPr="00FD4A4B" w:rsidRDefault="00480834" w:rsidP="00480834">
      <w:pPr>
        <w:pStyle w:val="B2"/>
      </w:pPr>
      <w:r>
        <w:t>-</w:t>
      </w:r>
      <w:r>
        <w:tab/>
        <w:t>at least one new password P2 shall have a different length compared to P1</w:t>
      </w:r>
      <w:r w:rsidR="006D73A7">
        <w:t>.</w:t>
      </w:r>
    </w:p>
    <w:p w14:paraId="610A8193" w14:textId="1CE0894C" w:rsidR="004B286E" w:rsidRDefault="004B286E" w:rsidP="00DF74D5">
      <w:pPr>
        <w:pStyle w:val="B1"/>
      </w:pPr>
      <w:r w:rsidRPr="00FD4A4B">
        <w:t>4</w:t>
      </w:r>
      <w:r w:rsidR="006D73A7" w:rsidRPr="00FD4A4B">
        <w:t>.</w:t>
      </w:r>
      <w:r w:rsidR="006D73A7">
        <w:tab/>
      </w:r>
      <w:r w:rsidRPr="00FD4A4B">
        <w:t xml:space="preserve">The tester verifies whether all the records comply with the characteristic of </w:t>
      </w:r>
      <w:r w:rsidR="00DF74D5" w:rsidRPr="00DF74D5">
        <w:t xml:space="preserve">a </w:t>
      </w:r>
      <w:r w:rsidR="00E37420" w:rsidRPr="00E37420">
        <w:t>o</w:t>
      </w:r>
      <w:r w:rsidRPr="00FD4A4B">
        <w:t xml:space="preserve">ne-way </w:t>
      </w:r>
      <w:r w:rsidR="00480834" w:rsidRPr="00480834">
        <w:t xml:space="preserve">cryptographic </w:t>
      </w:r>
      <w:r w:rsidRPr="00FD4A4B">
        <w:t>hash result.</w:t>
      </w:r>
      <w:r w:rsidR="00DF74D5" w:rsidRPr="00DF74D5">
        <w:t xml:space="preserve"> and are safe against dictionary and rainbow table attacks</w:t>
      </w:r>
      <w:r w:rsidR="006D73A7">
        <w:t>.</w:t>
      </w:r>
    </w:p>
    <w:p w14:paraId="6B19DBD6" w14:textId="77777777" w:rsidR="00480834" w:rsidRDefault="00480834" w:rsidP="00480834">
      <w:pPr>
        <w:pStyle w:val="B2"/>
      </w:pPr>
      <w:r>
        <w:t>a</w:t>
      </w:r>
      <w:r w:rsidR="006D73A7">
        <w:t>.</w:t>
      </w:r>
      <w:r w:rsidR="006D73A7">
        <w:tab/>
      </w:r>
      <w:r>
        <w:t>All collected records contain different hash values, even if the corresponding passwords were identical.</w:t>
      </w:r>
    </w:p>
    <w:p w14:paraId="5A138F1C" w14:textId="77777777" w:rsidR="00480834" w:rsidRDefault="00480834" w:rsidP="00480834">
      <w:pPr>
        <w:pStyle w:val="NO"/>
      </w:pPr>
      <w:r>
        <w:t>NOTE 2:</w:t>
      </w:r>
      <w:r>
        <w:tab/>
        <w:t>Even if P1 and P2 only differ by one bit, the resulting hash values should differ substantially. (Bit independence criterion)</w:t>
      </w:r>
      <w:r w:rsidR="006D73A7">
        <w:t>.</w:t>
      </w:r>
      <w:r>
        <w:t xml:space="preserve"> </w:t>
      </w:r>
    </w:p>
    <w:p w14:paraId="3B661471" w14:textId="77777777" w:rsidR="00480834" w:rsidRDefault="00480834" w:rsidP="00480834">
      <w:pPr>
        <w:pStyle w:val="B2"/>
      </w:pPr>
      <w:r>
        <w:t>b</w:t>
      </w:r>
      <w:r w:rsidR="006D73A7">
        <w:t>.</w:t>
      </w:r>
      <w:r w:rsidR="006D73A7">
        <w:tab/>
      </w:r>
      <w:r>
        <w:t>The bit length of the hash values is fixed and independent from the password length.</w:t>
      </w:r>
    </w:p>
    <w:p w14:paraId="562B02C6" w14:textId="77777777" w:rsidR="00480834" w:rsidRDefault="00480834" w:rsidP="00480834">
      <w:pPr>
        <w:pStyle w:val="B2"/>
      </w:pPr>
      <w:r>
        <w:t>c</w:t>
      </w:r>
      <w:r w:rsidR="006D73A7">
        <w:t>.</w:t>
      </w:r>
      <w:r w:rsidR="006D73A7">
        <w:tab/>
      </w:r>
      <w:r>
        <w:t>The hash value does not contain any information that could be used for password disclosure. (e.g.</w:t>
      </w:r>
      <w:r w:rsidR="00DF74D5" w:rsidRPr="00DF74D5">
        <w:t>,</w:t>
      </w:r>
      <w:r>
        <w:t xml:space="preserve"> contains part of the password in plain text or some sort of password length indicator)</w:t>
      </w:r>
      <w:r w:rsidR="006D73A7">
        <w:t>.</w:t>
      </w:r>
    </w:p>
    <w:p w14:paraId="4B1649F5" w14:textId="77777777" w:rsidR="00480834" w:rsidRPr="00FD4A4B" w:rsidRDefault="00480834" w:rsidP="00091444">
      <w:pPr>
        <w:pStyle w:val="NO"/>
      </w:pPr>
      <w:r>
        <w:t>NOTE 3:</w:t>
      </w:r>
      <w:r>
        <w:tab/>
        <w:t>Depending on the implementation the recorded hash values A and B could be stored with their salt combined in some way (e.g.</w:t>
      </w:r>
      <w:r w:rsidR="00DF74D5" w:rsidRPr="00DF74D5">
        <w:t>,</w:t>
      </w:r>
      <w:r>
        <w:t xml:space="preserve"> salt is prefix or suffix of hash value). The tester needs to exclude the salt when comparing records</w:t>
      </w:r>
      <w:r w:rsidR="00DF74D5" w:rsidRPr="00DF74D5">
        <w:t>.</w:t>
      </w:r>
      <w:r>
        <w:t xml:space="preserve"> </w:t>
      </w:r>
    </w:p>
    <w:p w14:paraId="312028A7" w14:textId="77777777" w:rsidR="006D5A5E" w:rsidRPr="006D73A7" w:rsidRDefault="006D5A5E" w:rsidP="006D73A7">
      <w:pPr>
        <w:rPr>
          <w:b/>
          <w:bCs/>
          <w:lang w:eastAsia="zh-CN"/>
        </w:rPr>
      </w:pPr>
      <w:r w:rsidRPr="006D73A7">
        <w:rPr>
          <w:b/>
          <w:bCs/>
          <w:lang w:eastAsia="zh-CN"/>
        </w:rPr>
        <w:t>Expected Results:</w:t>
      </w:r>
    </w:p>
    <w:p w14:paraId="39C450AE" w14:textId="77777777" w:rsidR="006D5A5E" w:rsidRPr="00FD4A4B" w:rsidRDefault="006D5A5E" w:rsidP="0094445D">
      <w:pPr>
        <w:rPr>
          <w:b/>
          <w:lang w:eastAsia="zh-CN"/>
        </w:rPr>
      </w:pPr>
      <w:r w:rsidRPr="00FD4A4B">
        <w:rPr>
          <w:lang w:eastAsia="zh-CN"/>
        </w:rPr>
        <w:t>All records</w:t>
      </w:r>
      <w:r w:rsidR="004B286E" w:rsidRPr="00FD4A4B">
        <w:rPr>
          <w:lang w:eastAsia="zh-CN"/>
        </w:rPr>
        <w:t xml:space="preserve"> </w:t>
      </w:r>
      <w:r w:rsidRPr="00FD4A4B">
        <w:rPr>
          <w:lang w:eastAsia="zh-CN"/>
        </w:rPr>
        <w:t xml:space="preserve">comply with the characteristic of one-way </w:t>
      </w:r>
      <w:r w:rsidR="00091444" w:rsidRPr="00091444">
        <w:rPr>
          <w:lang w:eastAsia="zh-CN"/>
        </w:rPr>
        <w:t xml:space="preserve">cryptographic </w:t>
      </w:r>
      <w:r w:rsidRPr="00FD4A4B">
        <w:rPr>
          <w:lang w:eastAsia="zh-CN"/>
        </w:rPr>
        <w:t>hash result</w:t>
      </w:r>
      <w:r w:rsidR="004B286E" w:rsidRPr="00FD4A4B">
        <w:rPr>
          <w:lang w:eastAsia="zh-CN"/>
        </w:rPr>
        <w:t>.</w:t>
      </w:r>
    </w:p>
    <w:p w14:paraId="3B57FE06" w14:textId="77777777" w:rsidR="006D5A5E" w:rsidRPr="006D73A7" w:rsidRDefault="006D5A5E" w:rsidP="006D73A7">
      <w:pPr>
        <w:rPr>
          <w:b/>
          <w:bCs/>
          <w:lang w:eastAsia="zh-CN"/>
        </w:rPr>
      </w:pPr>
      <w:r w:rsidRPr="006D73A7">
        <w:rPr>
          <w:b/>
          <w:bCs/>
          <w:lang w:eastAsia="zh-CN"/>
        </w:rPr>
        <w:t>Expected format of evidence:</w:t>
      </w:r>
    </w:p>
    <w:p w14:paraId="39B90BB7" w14:textId="77777777" w:rsidR="006D5A5E" w:rsidRPr="00FD4A4B" w:rsidRDefault="006D5A5E" w:rsidP="00153AE5">
      <w:pPr>
        <w:rPr>
          <w:lang w:eastAsia="zh-CN"/>
        </w:rPr>
      </w:pPr>
      <w:r w:rsidRPr="00FD4A4B">
        <w:rPr>
          <w:lang w:eastAsia="zh-CN"/>
        </w:rPr>
        <w:t>Evidence suitable for the interface, e.g.</w:t>
      </w:r>
      <w:r w:rsidR="00DF74D5" w:rsidRPr="00DF74D5">
        <w:rPr>
          <w:lang w:eastAsia="zh-CN"/>
        </w:rPr>
        <w:t>,</w:t>
      </w:r>
      <w:r w:rsidRPr="00FD4A4B">
        <w:rPr>
          <w:lang w:eastAsia="zh-CN"/>
        </w:rPr>
        <w:t xml:space="preserve"> screenshot contain</w:t>
      </w:r>
      <w:r w:rsidR="00FE369F">
        <w:rPr>
          <w:lang w:eastAsia="zh-CN"/>
        </w:rPr>
        <w:t>ing</w:t>
      </w:r>
      <w:r w:rsidRPr="00FD4A4B">
        <w:rPr>
          <w:lang w:eastAsia="zh-CN"/>
        </w:rPr>
        <w:t xml:space="preserve"> the operation results.</w:t>
      </w:r>
    </w:p>
    <w:p w14:paraId="0B0335AA" w14:textId="77777777" w:rsidR="00884E77" w:rsidRPr="00FD4A4B" w:rsidRDefault="000E530A" w:rsidP="004013BB">
      <w:pPr>
        <w:pStyle w:val="Heading5"/>
      </w:pPr>
      <w:bookmarkStart w:id="136" w:name="_CR4_2_3_2_4"/>
      <w:bookmarkStart w:id="137" w:name="_Toc19542374"/>
      <w:bookmarkStart w:id="138" w:name="_Toc35348376"/>
      <w:bookmarkStart w:id="139" w:name="_Toc224924947"/>
      <w:bookmarkEnd w:id="136"/>
      <w:r w:rsidRPr="00907F75">
        <w:t>4</w:t>
      </w:r>
      <w:r w:rsidR="00884E77" w:rsidRPr="00FD4A4B">
        <w:t>.2.3.2.4</w:t>
      </w:r>
      <w:r w:rsidR="00884E77" w:rsidRPr="00FD4A4B">
        <w:tab/>
        <w:t>Protecting</w:t>
      </w:r>
      <w:r w:rsidR="00884E77" w:rsidRPr="00FD4A4B">
        <w:rPr>
          <w:spacing w:val="-12"/>
        </w:rPr>
        <w:t xml:space="preserve"> </w:t>
      </w:r>
      <w:r w:rsidR="00884E77" w:rsidRPr="00FD4A4B">
        <w:t>data</w:t>
      </w:r>
      <w:r w:rsidR="00884E77" w:rsidRPr="00FD4A4B">
        <w:rPr>
          <w:spacing w:val="-5"/>
        </w:rPr>
        <w:t xml:space="preserve"> </w:t>
      </w:r>
      <w:r w:rsidR="00884E77" w:rsidRPr="00FD4A4B">
        <w:t>and</w:t>
      </w:r>
      <w:r w:rsidR="00884E77" w:rsidRPr="00FD4A4B">
        <w:rPr>
          <w:spacing w:val="-4"/>
        </w:rPr>
        <w:t xml:space="preserve"> </w:t>
      </w:r>
      <w:r w:rsidR="00884E77" w:rsidRPr="00FD4A4B">
        <w:t>information in transfer</w:t>
      </w:r>
      <w:bookmarkEnd w:id="137"/>
      <w:bookmarkEnd w:id="138"/>
      <w:bookmarkEnd w:id="139"/>
    </w:p>
    <w:p w14:paraId="152E677E" w14:textId="77777777" w:rsidR="00BC1C03" w:rsidRDefault="00884E77" w:rsidP="00BC1C03">
      <w:r w:rsidRPr="00FD4A4B">
        <w:rPr>
          <w:i/>
        </w:rPr>
        <w:t>Requirement Name</w:t>
      </w:r>
      <w:r w:rsidRPr="00FD4A4B">
        <w:t xml:space="preserve">: </w:t>
      </w:r>
      <w:r w:rsidR="00D51DE8" w:rsidRPr="00D51DE8">
        <w:t>Protecting data and information in transfer</w:t>
      </w:r>
    </w:p>
    <w:p w14:paraId="3045111C" w14:textId="77777777" w:rsidR="00884E77" w:rsidRPr="00FD4A4B" w:rsidRDefault="00BC1C03" w:rsidP="00BC1C03">
      <w:r>
        <w:t>Requirement Reference: In accordance with industry best practice</w:t>
      </w:r>
    </w:p>
    <w:p w14:paraId="64AE2BD2" w14:textId="77777777" w:rsidR="00884E77" w:rsidRPr="00FD4A4B" w:rsidRDefault="00884E77" w:rsidP="00884E77">
      <w:pPr>
        <w:tabs>
          <w:tab w:val="left" w:pos="5674"/>
        </w:tabs>
      </w:pPr>
      <w:r w:rsidRPr="00FD4A4B">
        <w:rPr>
          <w:i/>
        </w:rPr>
        <w:t>Requirement Description</w:t>
      </w:r>
      <w:r w:rsidRPr="00FD4A4B">
        <w:t>:</w:t>
      </w:r>
    </w:p>
    <w:p w14:paraId="08D41087" w14:textId="77777777" w:rsidR="00884E77" w:rsidRPr="00FD4A4B" w:rsidRDefault="00153AE5" w:rsidP="00153AE5">
      <w:pPr>
        <w:pStyle w:val="B1"/>
      </w:pPr>
      <w:r w:rsidRPr="00FD4A4B">
        <w:t>-</w:t>
      </w:r>
      <w:r w:rsidRPr="00FD4A4B">
        <w:tab/>
      </w:r>
      <w:r w:rsidR="00884E77" w:rsidRPr="00FD4A4B">
        <w:t>Usage of cryptographically protected network protocols is required.</w:t>
      </w:r>
      <w:r w:rsidR="00614893" w:rsidRPr="00FD4A4B">
        <w:t xml:space="preserve"> </w:t>
      </w:r>
    </w:p>
    <w:p w14:paraId="4A8ABA79" w14:textId="6CFFF422" w:rsidR="00884E77" w:rsidRPr="00FD4A4B" w:rsidRDefault="00153AE5" w:rsidP="00153AE5">
      <w:pPr>
        <w:pStyle w:val="B1"/>
      </w:pPr>
      <w:r w:rsidRPr="00FD4A4B">
        <w:t>-</w:t>
      </w:r>
      <w:r w:rsidRPr="00FD4A4B">
        <w:tab/>
      </w:r>
      <w:r w:rsidR="00884E77" w:rsidRPr="00FD4A4B">
        <w:t>The transmission of data with a need of protection shall use industry standard network protocols with security measures and industry accepted algorithms. In particular, a protocol version without known vulnerabilities or a secure alternative shall be used.</w:t>
      </w:r>
    </w:p>
    <w:p w14:paraId="47208CF9" w14:textId="706CC4C6" w:rsidR="00F11E90" w:rsidRDefault="00BC1C03" w:rsidP="001E5ED2">
      <w:pPr>
        <w:pStyle w:val="B1"/>
        <w:ind w:left="0" w:firstLine="0"/>
        <w:rPr>
          <w:i/>
        </w:rPr>
      </w:pPr>
      <w:r w:rsidRPr="00BC1C03">
        <w:rPr>
          <w:i/>
        </w:rPr>
        <w:t xml:space="preserve">Threat References: </w:t>
      </w:r>
      <w:r w:rsidRPr="00F11E90">
        <w:rPr>
          <w:iCs/>
        </w:rPr>
        <w:t>TR 33.926 [4]</w:t>
      </w:r>
      <w:r w:rsidR="00F11E90">
        <w:rPr>
          <w:rFonts w:eastAsia="SimSun" w:hint="eastAsia"/>
          <w:i/>
          <w:lang w:val="en-US" w:eastAsia="zh-CN"/>
        </w:rPr>
        <w:t xml:space="preserve">, </w:t>
      </w:r>
      <w:r w:rsidR="00F11E90">
        <w:rPr>
          <w:rFonts w:eastAsia="SimSun" w:hint="eastAsia"/>
          <w:iCs/>
          <w:lang w:val="en-US" w:eastAsia="zh-CN"/>
        </w:rPr>
        <w:t xml:space="preserve">clause 5.3.6, </w:t>
      </w:r>
      <w:r w:rsidR="00F11E90">
        <w:t>Information disclosure</w:t>
      </w:r>
      <w:r w:rsidR="005A6F16" w:rsidRPr="005A6F16">
        <w:t>, clause 5.3.4.5, OAM Traffic Tampering</w:t>
      </w:r>
      <w:r w:rsidR="005A6F16">
        <w:t>.</w:t>
      </w:r>
    </w:p>
    <w:p w14:paraId="46CCFE34" w14:textId="77777777" w:rsidR="001E5ED2" w:rsidRPr="00FD4A4B" w:rsidRDefault="001E5ED2" w:rsidP="001E5ED2">
      <w:pPr>
        <w:pStyle w:val="B1"/>
        <w:ind w:left="0" w:firstLine="0"/>
        <w:rPr>
          <w:lang w:eastAsia="zh-CN"/>
        </w:rPr>
      </w:pPr>
      <w:r w:rsidRPr="00FD4A4B">
        <w:rPr>
          <w:i/>
        </w:rPr>
        <w:t>Test case</w:t>
      </w:r>
      <w:r w:rsidRPr="00FD4A4B">
        <w:t xml:space="preserve">: </w:t>
      </w:r>
    </w:p>
    <w:p w14:paraId="4140F140" w14:textId="77777777" w:rsidR="001E5ED2" w:rsidRPr="00FD4A4B" w:rsidRDefault="001E5ED2" w:rsidP="001E5ED2">
      <w:pPr>
        <w:rPr>
          <w:rFonts w:cs="Arial"/>
          <w:b/>
          <w:i/>
          <w:color w:val="000000"/>
        </w:rPr>
      </w:pPr>
      <w:r w:rsidRPr="00FD4A4B">
        <w:rPr>
          <w:rFonts w:cs="Arial"/>
          <w:b/>
          <w:color w:val="000000"/>
        </w:rPr>
        <w:t xml:space="preserve">Test Name: </w:t>
      </w:r>
      <w:r w:rsidRPr="00E32DBA">
        <w:t>TC_PROTECT_DATA_INFO_TRANSFER_1</w:t>
      </w:r>
    </w:p>
    <w:p w14:paraId="7373EE5A" w14:textId="77777777" w:rsidR="001E5ED2" w:rsidRPr="00FD4A4B" w:rsidRDefault="001E5ED2" w:rsidP="001E5ED2">
      <w:pPr>
        <w:rPr>
          <w:rFonts w:cs="Arial"/>
          <w:b/>
          <w:color w:val="000000"/>
        </w:rPr>
      </w:pPr>
      <w:r w:rsidRPr="00FD4A4B">
        <w:rPr>
          <w:rFonts w:cs="Arial"/>
          <w:b/>
          <w:color w:val="000000"/>
        </w:rPr>
        <w:t>Purpose:</w:t>
      </w:r>
    </w:p>
    <w:p w14:paraId="418BE530" w14:textId="77777777" w:rsidR="001E5ED2" w:rsidRPr="00E32DBA" w:rsidRDefault="001E5ED2" w:rsidP="001E5ED2">
      <w:r w:rsidRPr="00E32DBA">
        <w:t>Verify the mechanisms implemented to protect data and information in transfer to and from the Network Product</w:t>
      </w:r>
      <w:r w:rsidR="0094445D" w:rsidRPr="00E32DBA">
        <w:t>'</w:t>
      </w:r>
      <w:r w:rsidRPr="00E32DBA">
        <w:t xml:space="preserve">s </w:t>
      </w:r>
      <w:r w:rsidR="00D43B8A" w:rsidRPr="00D43B8A">
        <w:t xml:space="preserve">O&amp;M </w:t>
      </w:r>
      <w:r w:rsidRPr="00E32DBA">
        <w:t xml:space="preserve">interface. </w:t>
      </w:r>
    </w:p>
    <w:p w14:paraId="2EE42AE5" w14:textId="77777777" w:rsidR="00B75BB9" w:rsidRPr="00FD4A4B" w:rsidRDefault="00B75BB9" w:rsidP="003642F9">
      <w:pPr>
        <w:pStyle w:val="NO"/>
      </w:pPr>
      <w:r w:rsidRPr="00E32DBA">
        <w:t xml:space="preserve">NOTE: </w:t>
      </w:r>
      <w:r w:rsidR="003642F9" w:rsidRPr="00E32DBA">
        <w:tab/>
      </w:r>
      <w:r w:rsidRPr="00E32DBA">
        <w:t xml:space="preserve">The test is limited to the </w:t>
      </w:r>
      <w:r w:rsidR="00D43B8A" w:rsidRPr="00D43B8A">
        <w:t xml:space="preserve">O&amp;M </w:t>
      </w:r>
      <w:r w:rsidRPr="00E32DBA">
        <w:t xml:space="preserve">interface although the requirement does not have this limitation because the protection of standardised interfaces will be covered by regular interoperability testing and the proprietary use of HTTPS is covered in clause </w:t>
      </w:r>
      <w:r w:rsidR="000E530A" w:rsidRPr="00E32DBA">
        <w:t>4</w:t>
      </w:r>
      <w:r w:rsidRPr="00E32DBA">
        <w:t>.2.5.1.</w:t>
      </w:r>
    </w:p>
    <w:p w14:paraId="024E5F79" w14:textId="3245C027" w:rsidR="001E5ED2" w:rsidRPr="00FD4A4B" w:rsidRDefault="001E5ED2" w:rsidP="001E5ED2">
      <w:pPr>
        <w:rPr>
          <w:rFonts w:cs="Arial"/>
          <w:b/>
          <w:color w:val="000000"/>
        </w:rPr>
      </w:pPr>
    </w:p>
    <w:p w14:paraId="13B154FD" w14:textId="77777777" w:rsidR="001E5ED2" w:rsidRPr="00FD4A4B" w:rsidRDefault="001E5ED2" w:rsidP="001E5ED2">
      <w:pPr>
        <w:rPr>
          <w:rFonts w:cs="Arial"/>
          <w:b/>
          <w:color w:val="000000"/>
        </w:rPr>
      </w:pPr>
      <w:r w:rsidRPr="00FD4A4B">
        <w:rPr>
          <w:rFonts w:cs="Arial"/>
          <w:b/>
          <w:color w:val="000000"/>
        </w:rPr>
        <w:t>Pre-Conditions:</w:t>
      </w:r>
    </w:p>
    <w:p w14:paraId="151631F3" w14:textId="77777777" w:rsidR="001C6F41" w:rsidRDefault="001C6F41" w:rsidP="001C6F41">
      <w:r>
        <w:rPr>
          <w:lang w:eastAsia="zh-CN"/>
        </w:rPr>
        <w:t>N</w:t>
      </w:r>
      <w:r w:rsidRPr="00FD4A4B">
        <w:rPr>
          <w:lang w:eastAsia="zh-CN"/>
        </w:rPr>
        <w:t>etwork product document</w:t>
      </w:r>
      <w:r>
        <w:rPr>
          <w:lang w:eastAsia="zh-CN"/>
        </w:rPr>
        <w:t>ation</w:t>
      </w:r>
      <w:r w:rsidRPr="00FD4A4B">
        <w:rPr>
          <w:lang w:eastAsia="zh-CN"/>
        </w:rPr>
        <w:t xml:space="preserve"> containing information</w:t>
      </w:r>
      <w:r>
        <w:rPr>
          <w:lang w:eastAsia="zh-CN"/>
        </w:rPr>
        <w:t xml:space="preserve"> about supported </w:t>
      </w:r>
      <w:r w:rsidR="00D43B8A" w:rsidRPr="00D43B8A">
        <w:rPr>
          <w:lang w:eastAsia="zh-CN"/>
        </w:rPr>
        <w:t xml:space="preserve">O&amp;M </w:t>
      </w:r>
      <w:r>
        <w:rPr>
          <w:lang w:eastAsia="zh-CN"/>
        </w:rPr>
        <w:t>protocols is provided by the vendor,</w:t>
      </w:r>
    </w:p>
    <w:p w14:paraId="0F86FF10" w14:textId="77777777" w:rsidR="00B8229D" w:rsidRDefault="00B75BB9" w:rsidP="00B8229D">
      <w:r w:rsidRPr="00FD4A4B">
        <w:t xml:space="preserve">A peer </w:t>
      </w:r>
      <w:r w:rsidR="001E5ED2" w:rsidRPr="00FD4A4B">
        <w:t xml:space="preserve">implementing the security protocol </w:t>
      </w:r>
      <w:r w:rsidRPr="00FD4A4B">
        <w:t xml:space="preserve">configured by the vendor </w:t>
      </w:r>
      <w:r w:rsidR="001E5ED2" w:rsidRPr="00FD4A4B">
        <w:t>(e.g</w:t>
      </w:r>
      <w:r w:rsidR="007F776B">
        <w:t>.</w:t>
      </w:r>
      <w:r w:rsidR="001E5ED2" w:rsidRPr="00FD4A4B">
        <w:t xml:space="preserve"> SSH client supporting SSHv2 or HTTPS client) shall be available.</w:t>
      </w:r>
    </w:p>
    <w:p w14:paraId="48F3BCBD" w14:textId="77777777" w:rsidR="001E5ED2" w:rsidRPr="00FD4A4B" w:rsidRDefault="00B8229D" w:rsidP="003642F9">
      <w:r>
        <w:t xml:space="preserve">Network product documentation stating </w:t>
      </w:r>
      <w:r w:rsidRPr="00BD566F">
        <w:rPr>
          <w:rFonts w:hint="eastAsia"/>
        </w:rPr>
        <w:t>which security protocols for protection of data in transit are implemented and which profiles</w:t>
      </w:r>
      <w:r>
        <w:t xml:space="preserve"> in TS 33.310 [9] and TS 33.210 [</w:t>
      </w:r>
      <w:r w:rsidR="00870AC8">
        <w:t>15</w:t>
      </w:r>
      <w:r>
        <w:t>] are applicable is provided by the vendor</w:t>
      </w:r>
    </w:p>
    <w:p w14:paraId="499C73C7" w14:textId="77777777" w:rsidR="00B75BB9" w:rsidRPr="00FD4A4B" w:rsidRDefault="00B75BB9" w:rsidP="003642F9">
      <w:r w:rsidRPr="00FD4A4B">
        <w:t>For TLS</w:t>
      </w:r>
      <w:r w:rsidR="00AD6CB8">
        <w:t>/DTLS</w:t>
      </w:r>
      <w:r w:rsidRPr="00FD4A4B">
        <w:t>, the tester shall base the tests on the profile defined by 3GPP in TS 33.310</w:t>
      </w:r>
      <w:r w:rsidR="00B8229D">
        <w:t xml:space="preserve"> [9]</w:t>
      </w:r>
      <w:r w:rsidR="00AD6CB8">
        <w:t xml:space="preserve"> </w:t>
      </w:r>
      <w:r w:rsidR="00AD6CB8" w:rsidRPr="0086729B">
        <w:t>and TS 33.210 [</w:t>
      </w:r>
      <w:r w:rsidR="00870AC8">
        <w:t>15</w:t>
      </w:r>
      <w:r w:rsidR="00AD6CB8" w:rsidRPr="0086729B">
        <w:t>]</w:t>
      </w:r>
      <w:r w:rsidRPr="00FD4A4B">
        <w:t>. For IKE and IPsec, the tester shall base the tests on the profile defined by 3GPP in TS 33.210</w:t>
      </w:r>
      <w:r w:rsidR="00B8229D">
        <w:t xml:space="preserve"> [</w:t>
      </w:r>
      <w:r w:rsidR="00870AC8">
        <w:t>15</w:t>
      </w:r>
      <w:r w:rsidR="00B8229D">
        <w:t>]</w:t>
      </w:r>
      <w:r w:rsidRPr="00FD4A4B">
        <w:t>. For protocols, for which 3GPP did not define a security profile, e.g. SSH, the tester shall base the tests on a widely recognised and publicly available security profile</w:t>
      </w:r>
      <w:r w:rsidR="00396536" w:rsidRPr="00396536">
        <w:t xml:space="preserve"> (e.g., security profile defined by IETF or NIST)</w:t>
      </w:r>
      <w:r w:rsidRPr="00FD4A4B">
        <w:t>.</w:t>
      </w:r>
    </w:p>
    <w:p w14:paraId="12128053" w14:textId="77777777" w:rsidR="001E5ED2" w:rsidRPr="00FD4A4B" w:rsidRDefault="001E5ED2" w:rsidP="003642F9">
      <w:pPr>
        <w:jc w:val="both"/>
      </w:pPr>
      <w:r w:rsidRPr="00FD4A4B">
        <w:rPr>
          <w:rFonts w:cs="Arial"/>
          <w:b/>
          <w:color w:val="000000"/>
        </w:rPr>
        <w:t xml:space="preserve">Execution Steps </w:t>
      </w:r>
    </w:p>
    <w:p w14:paraId="6AD19A42" w14:textId="77777777" w:rsidR="00B75BB9" w:rsidRDefault="00B75BB9" w:rsidP="00B75BB9">
      <w:pPr>
        <w:pStyle w:val="B1"/>
      </w:pPr>
      <w:r w:rsidRPr="00FD4A4B">
        <w:t>1.</w:t>
      </w:r>
      <w:r w:rsidRPr="00FD4A4B">
        <w:tab/>
        <w:t>The tester shall check that compliance with the selected security profile can be inferred from detailed provisions in the product documentation.</w:t>
      </w:r>
    </w:p>
    <w:p w14:paraId="0617D954" w14:textId="77777777" w:rsidR="00B6083A" w:rsidRPr="00FD4A4B" w:rsidRDefault="00B6083A" w:rsidP="00B75BB9">
      <w:pPr>
        <w:pStyle w:val="B1"/>
      </w:pPr>
      <w:r>
        <w:t>2.</w:t>
      </w:r>
      <w:r>
        <w:tab/>
      </w:r>
      <w:r>
        <w:rPr>
          <w:rFonts w:hint="eastAsia"/>
          <w:lang w:eastAsia="zh-CN"/>
        </w:rPr>
        <w:t>T</w:t>
      </w:r>
      <w:r>
        <w:rPr>
          <w:lang w:eastAsia="zh-CN"/>
        </w:rPr>
        <w:t>he tester shall check that the default security parameters are the same as those stated in the product documentation.</w:t>
      </w:r>
    </w:p>
    <w:p w14:paraId="5BF92F06" w14:textId="77777777" w:rsidR="00B75BB9" w:rsidRPr="00FD4A4B" w:rsidRDefault="00B6083A" w:rsidP="00B75BB9">
      <w:pPr>
        <w:pStyle w:val="B1"/>
      </w:pPr>
      <w:r>
        <w:t>3</w:t>
      </w:r>
      <w:r w:rsidR="007F776B" w:rsidRPr="00FD4A4B">
        <w:t>.</w:t>
      </w:r>
      <w:r w:rsidR="007F776B">
        <w:tab/>
      </w:r>
      <w:r w:rsidR="00B75BB9" w:rsidRPr="00FD4A4B">
        <w:t>The tester shall establish a secure connection between the network product and the peer and verify that all protocol versions and combinations of cryptographic algorithms that are mandated by the security profile are supported by the network product</w:t>
      </w:r>
      <w:r w:rsidRPr="00B6083A">
        <w:t xml:space="preserve"> and the network product does not use the deprecated or unsecure protocol versions and algorithms</w:t>
      </w:r>
      <w:r w:rsidR="00B75BB9" w:rsidRPr="00FD4A4B">
        <w:t>.</w:t>
      </w:r>
    </w:p>
    <w:p w14:paraId="018DEC46" w14:textId="77777777" w:rsidR="00B75BB9" w:rsidRPr="00FD4A4B" w:rsidRDefault="00B6083A" w:rsidP="00B75BB9">
      <w:pPr>
        <w:pStyle w:val="B1"/>
      </w:pPr>
      <w:r>
        <w:t>4</w:t>
      </w:r>
      <w:r w:rsidR="00B75BB9" w:rsidRPr="00FD4A4B">
        <w:t>.</w:t>
      </w:r>
      <w:r w:rsidR="00B75BB9" w:rsidRPr="00FD4A4B">
        <w:tab/>
        <w:t xml:space="preserve">The tester shall try to establish a secure connection between the network product and the peer and verify that this is not possible when the peer only offers a feature, including protocol version and combination of cryptographic algorithms, that is forbidden by the security profile. </w:t>
      </w:r>
    </w:p>
    <w:p w14:paraId="3CADECE8" w14:textId="77777777" w:rsidR="001E5ED2" w:rsidRPr="00FD4A4B" w:rsidRDefault="001E5ED2" w:rsidP="001E5ED2">
      <w:pPr>
        <w:rPr>
          <w:rFonts w:cs="Arial"/>
          <w:b/>
          <w:color w:val="000000"/>
        </w:rPr>
      </w:pPr>
      <w:r w:rsidRPr="00FD4A4B">
        <w:rPr>
          <w:rFonts w:cs="Arial"/>
          <w:b/>
          <w:color w:val="000000"/>
        </w:rPr>
        <w:t>Expected Results:</w:t>
      </w:r>
    </w:p>
    <w:p w14:paraId="776651F4" w14:textId="77777777" w:rsidR="001E5ED2" w:rsidRPr="00E32DBA" w:rsidRDefault="001E5ED2" w:rsidP="003642F9">
      <w:r w:rsidRPr="00FD4A4B">
        <w:rPr>
          <w:lang w:eastAsia="zh-CN"/>
        </w:rPr>
        <w:t>The traffic is properly protected</w:t>
      </w:r>
      <w:r w:rsidR="00614893" w:rsidRPr="00FD4A4B">
        <w:rPr>
          <w:lang w:eastAsia="zh-CN"/>
        </w:rPr>
        <w:t>,</w:t>
      </w:r>
      <w:r w:rsidRPr="00FD4A4B">
        <w:rPr>
          <w:lang w:eastAsia="zh-CN"/>
        </w:rPr>
        <w:t xml:space="preserve"> and insecure options are not accepted by the </w:t>
      </w:r>
      <w:r w:rsidRPr="00E32DBA">
        <w:t>Network Product</w:t>
      </w:r>
      <w:r w:rsidR="003642F9" w:rsidRPr="00E32DBA">
        <w:t>.</w:t>
      </w:r>
      <w:r w:rsidRPr="00E32DBA">
        <w:t xml:space="preserve"> </w:t>
      </w:r>
    </w:p>
    <w:p w14:paraId="2B62E27F" w14:textId="77777777" w:rsidR="001E5ED2" w:rsidRPr="00FD4A4B" w:rsidRDefault="001E5ED2" w:rsidP="001E5ED2">
      <w:pPr>
        <w:rPr>
          <w:rFonts w:cs="Arial"/>
          <w:b/>
          <w:color w:val="000000"/>
        </w:rPr>
      </w:pPr>
      <w:r w:rsidRPr="00FD4A4B">
        <w:rPr>
          <w:rFonts w:cs="Arial"/>
          <w:b/>
          <w:color w:val="000000"/>
        </w:rPr>
        <w:t>Expected format of evidence:</w:t>
      </w:r>
    </w:p>
    <w:p w14:paraId="0B97E87F" w14:textId="77777777" w:rsidR="001E5ED2" w:rsidRPr="00E32DBA" w:rsidRDefault="00B75BB9" w:rsidP="001E5ED2">
      <w:r w:rsidRPr="00E32DBA">
        <w:t xml:space="preserve">Provide evidence of the check of the product documentation in plain text. </w:t>
      </w:r>
      <w:r w:rsidR="001E5ED2" w:rsidRPr="00E32DBA">
        <w:t>Save the logs and the</w:t>
      </w:r>
      <w:r w:rsidR="00614893" w:rsidRPr="00E32DBA">
        <w:t xml:space="preserve"> </w:t>
      </w:r>
      <w:r w:rsidR="001E5ED2" w:rsidRPr="00E32DBA">
        <w:t>communication flow in a .pcap file.</w:t>
      </w:r>
    </w:p>
    <w:p w14:paraId="5DBF191E" w14:textId="77777777" w:rsidR="00884E77" w:rsidRPr="00FD4A4B" w:rsidRDefault="000E530A" w:rsidP="004013BB">
      <w:pPr>
        <w:pStyle w:val="Heading5"/>
      </w:pPr>
      <w:bookmarkStart w:id="140" w:name="_CR4_2_3_2_5"/>
      <w:bookmarkStart w:id="141" w:name="_Toc19542375"/>
      <w:bookmarkStart w:id="142" w:name="_Toc35348377"/>
      <w:bookmarkStart w:id="143" w:name="_Toc224924948"/>
      <w:bookmarkEnd w:id="140"/>
      <w:r w:rsidRPr="00907F75">
        <w:t>4</w:t>
      </w:r>
      <w:r w:rsidR="00884E77" w:rsidRPr="00FD4A4B">
        <w:t>.2.3.2.5</w:t>
      </w:r>
      <w:r w:rsidR="00884E77" w:rsidRPr="00FD4A4B">
        <w:tab/>
        <w:t>Logging access to personal data</w:t>
      </w:r>
      <w:bookmarkEnd w:id="141"/>
      <w:bookmarkEnd w:id="142"/>
      <w:bookmarkEnd w:id="143"/>
    </w:p>
    <w:p w14:paraId="07336A98" w14:textId="77777777" w:rsidR="00BC1C03" w:rsidRDefault="00884E77" w:rsidP="00BC1C03">
      <w:r w:rsidRPr="00FD4A4B">
        <w:rPr>
          <w:i/>
        </w:rPr>
        <w:t>Requirement Name</w:t>
      </w:r>
      <w:r w:rsidRPr="00FD4A4B">
        <w:t>: Logging access to personal data</w:t>
      </w:r>
    </w:p>
    <w:p w14:paraId="5A8D02C3" w14:textId="77777777" w:rsidR="00884E77" w:rsidRPr="00FD4A4B" w:rsidRDefault="00BC1C03" w:rsidP="00BC1C03">
      <w:pPr>
        <w:rPr>
          <w:i/>
        </w:rPr>
      </w:pPr>
      <w:r>
        <w:t>Requirement Reference: In accordance with industry best practice</w:t>
      </w:r>
    </w:p>
    <w:p w14:paraId="6EAFDFDC" w14:textId="77777777" w:rsidR="00884E77" w:rsidRPr="00FD4A4B" w:rsidRDefault="00884E77" w:rsidP="00884E77">
      <w:r w:rsidRPr="00FD4A4B">
        <w:rPr>
          <w:i/>
        </w:rPr>
        <w:t>Requirement Description</w:t>
      </w:r>
      <w:r w:rsidRPr="00FD4A4B">
        <w:t>:</w:t>
      </w:r>
    </w:p>
    <w:p w14:paraId="6C2BDFC6" w14:textId="77777777" w:rsidR="00884E77" w:rsidRPr="00FD4A4B" w:rsidRDefault="00884E77" w:rsidP="003642F9">
      <w:r w:rsidRPr="00FD4A4B">
        <w:t>In some cases</w:t>
      </w:r>
      <w:r w:rsidR="007F776B">
        <w:t>,</w:t>
      </w:r>
      <w:r w:rsidRPr="00FD4A4B">
        <w:t xml:space="preserve"> access to personal data in clear text might be required. If such access is required, access to this data shall be logged, and the log shall contain who accessed what data without revealing </w:t>
      </w:r>
      <w:r w:rsidR="00CC02B1" w:rsidRPr="00FD4A4B">
        <w:t xml:space="preserve">personal </w:t>
      </w:r>
      <w:r w:rsidRPr="00FD4A4B">
        <w:t>data in clear</w:t>
      </w:r>
      <w:r w:rsidR="00CC02B1" w:rsidRPr="00FD4A4B">
        <w:t xml:space="preserve"> text</w:t>
      </w:r>
      <w:r w:rsidRPr="00FD4A4B">
        <w:t>. When for practical purposes such logging is not available, a coarser grain logging is allowed.</w:t>
      </w:r>
    </w:p>
    <w:p w14:paraId="6A349BA6" w14:textId="77777777" w:rsidR="001F7D94" w:rsidRPr="00007A2F" w:rsidRDefault="001F7D94" w:rsidP="00E32DBA">
      <w:r w:rsidRPr="00007A2F">
        <w:t xml:space="preserve">In some cases, the personal data stored in the log files may allow the direct identification of a subscriber. In such cases, the revealed personal information </w:t>
      </w:r>
      <w:r w:rsidR="0082151E" w:rsidRPr="0082151E">
        <w:t xml:space="preserve">shall </w:t>
      </w:r>
      <w:r w:rsidRPr="00007A2F">
        <w:t xml:space="preserve">not expose the subscriber to any kind of privacy violation. </w:t>
      </w:r>
    </w:p>
    <w:p w14:paraId="7F441EB8" w14:textId="77777777" w:rsidR="00884E77" w:rsidRPr="00907F75" w:rsidRDefault="00BC1C03" w:rsidP="00D3544D">
      <w:r w:rsidRPr="00BC1C03">
        <w:t>Threat References: TR 33.926 [4]</w:t>
      </w:r>
      <w:r w:rsidR="00F11E90">
        <w:rPr>
          <w:rFonts w:eastAsia="SimSun" w:hint="eastAsia"/>
          <w:lang w:val="en-US" w:eastAsia="zh-CN"/>
        </w:rPr>
        <w:t xml:space="preserve">, clause 5.3.6, </w:t>
      </w:r>
      <w:r w:rsidR="00F11E90">
        <w:t>Information disclosure</w:t>
      </w:r>
    </w:p>
    <w:p w14:paraId="735B7CDD" w14:textId="77777777" w:rsidR="00884E77" w:rsidRPr="00FD4A4B" w:rsidRDefault="00884E77" w:rsidP="0094445D">
      <w:pPr>
        <w:pStyle w:val="B1"/>
        <w:ind w:left="0" w:firstLine="0"/>
      </w:pPr>
      <w:r w:rsidRPr="00FD4A4B">
        <w:rPr>
          <w:i/>
        </w:rPr>
        <w:t>Test case</w:t>
      </w:r>
      <w:r w:rsidRPr="00FD4A4B">
        <w:t xml:space="preserve">: </w:t>
      </w:r>
    </w:p>
    <w:p w14:paraId="17D22C97" w14:textId="77777777" w:rsidR="00CC02B1" w:rsidRPr="00FD4A4B" w:rsidRDefault="00CC02B1" w:rsidP="007F776B">
      <w:r w:rsidRPr="00FD4A4B">
        <w:rPr>
          <w:b/>
        </w:rPr>
        <w:t>Test Name</w:t>
      </w:r>
      <w:r w:rsidRPr="00FD4A4B">
        <w:t xml:space="preserve">: </w:t>
      </w:r>
      <w:r w:rsidR="00A80FBF" w:rsidRPr="00FD4A4B">
        <w:t>TC_LOGGING_AC</w:t>
      </w:r>
      <w:r w:rsidR="001F7D94" w:rsidRPr="00907F75">
        <w:t>C</w:t>
      </w:r>
      <w:r w:rsidR="00A80FBF" w:rsidRPr="00FD4A4B">
        <w:t>ESS_TO_PERSONAL_DATA</w:t>
      </w:r>
      <w:r w:rsidR="00A80FBF" w:rsidRPr="00FD4A4B">
        <w:rPr>
          <w:lang w:eastAsia="zh-CN"/>
        </w:rPr>
        <w:t xml:space="preserve"> </w:t>
      </w:r>
    </w:p>
    <w:p w14:paraId="75054B88" w14:textId="77777777" w:rsidR="00CC02B1" w:rsidRPr="007F776B" w:rsidRDefault="00CC02B1" w:rsidP="007F776B">
      <w:pPr>
        <w:rPr>
          <w:b/>
          <w:bCs/>
          <w:lang w:eastAsia="zh-CN"/>
        </w:rPr>
      </w:pPr>
      <w:r w:rsidRPr="007F776B">
        <w:rPr>
          <w:b/>
          <w:bCs/>
          <w:lang w:eastAsia="zh-CN"/>
        </w:rPr>
        <w:t>Purpose:</w:t>
      </w:r>
    </w:p>
    <w:p w14:paraId="672FA6D3" w14:textId="77777777" w:rsidR="00CC02B1" w:rsidRPr="00FD4A4B" w:rsidRDefault="00CC02B1" w:rsidP="003642F9">
      <w:pPr>
        <w:rPr>
          <w:lang w:eastAsia="zh-CN"/>
        </w:rPr>
      </w:pPr>
      <w:r w:rsidRPr="00FD4A4B">
        <w:rPr>
          <w:lang w:eastAsia="zh-CN"/>
        </w:rPr>
        <w:t>Verify that in cases where a</w:t>
      </w:r>
      <w:r w:rsidR="00B621B2">
        <w:rPr>
          <w:lang w:eastAsia="zh-CN"/>
        </w:rPr>
        <w:t xml:space="preserve"> </w:t>
      </w:r>
      <w:r w:rsidRPr="00FD4A4B">
        <w:rPr>
          <w:lang w:eastAsia="zh-CN"/>
        </w:rPr>
        <w:t>network product presents personal data in clear text</w:t>
      </w:r>
      <w:r w:rsidR="00FE369F">
        <w:rPr>
          <w:lang w:eastAsia="zh-CN"/>
        </w:rPr>
        <w:t>,</w:t>
      </w:r>
      <w:r w:rsidRPr="00FD4A4B">
        <w:rPr>
          <w:lang w:eastAsia="zh-CN"/>
        </w:rPr>
        <w:t xml:space="preserve"> access attempts to such data are logged and the log information includes the user identity that has accessed the data. The test case also verifies that the personal data itself is not included in clear text in the log.</w:t>
      </w:r>
    </w:p>
    <w:p w14:paraId="2A1FE7C3" w14:textId="77777777" w:rsidR="00CC02B1" w:rsidRPr="007F776B" w:rsidRDefault="00CC02B1" w:rsidP="007F776B">
      <w:pPr>
        <w:rPr>
          <w:b/>
          <w:bCs/>
          <w:lang w:eastAsia="zh-CN"/>
        </w:rPr>
      </w:pPr>
      <w:r w:rsidRPr="007F776B">
        <w:rPr>
          <w:b/>
          <w:bCs/>
          <w:lang w:eastAsia="zh-CN"/>
        </w:rPr>
        <w:t>Procedure and execution steps:</w:t>
      </w:r>
    </w:p>
    <w:p w14:paraId="250AE807" w14:textId="77777777" w:rsidR="00CC02B1" w:rsidRPr="007F776B" w:rsidRDefault="00CC02B1" w:rsidP="007F776B">
      <w:pPr>
        <w:rPr>
          <w:b/>
          <w:bCs/>
          <w:lang w:eastAsia="zh-CN"/>
        </w:rPr>
      </w:pPr>
      <w:r w:rsidRPr="007F776B">
        <w:rPr>
          <w:b/>
          <w:bCs/>
          <w:lang w:eastAsia="zh-CN"/>
        </w:rPr>
        <w:t>Pre-Conditions:</w:t>
      </w:r>
    </w:p>
    <w:p w14:paraId="2E741342" w14:textId="77777777" w:rsidR="00CC02B1" w:rsidRPr="00FD4A4B" w:rsidRDefault="00CC02B1" w:rsidP="003642F9">
      <w:r w:rsidRPr="00FD4A4B">
        <w:t xml:space="preserve">A document which provides </w:t>
      </w:r>
      <w:r w:rsidRPr="00FD4A4B">
        <w:rPr>
          <w:lang w:eastAsia="zh-CN"/>
        </w:rPr>
        <w:t>a description of where personal data in clear text is accessible on the network product, how it can be accessed</w:t>
      </w:r>
      <w:r w:rsidRPr="00FD4A4B">
        <w:t>, and details of where such access attempts are logged and how to view these logs.</w:t>
      </w:r>
    </w:p>
    <w:p w14:paraId="3613A617" w14:textId="77777777" w:rsidR="00CC02B1" w:rsidRPr="007F776B" w:rsidRDefault="00CC02B1" w:rsidP="007F776B">
      <w:pPr>
        <w:rPr>
          <w:b/>
          <w:bCs/>
          <w:lang w:eastAsia="zh-CN"/>
        </w:rPr>
      </w:pPr>
      <w:r w:rsidRPr="007F776B">
        <w:rPr>
          <w:b/>
          <w:bCs/>
          <w:lang w:eastAsia="zh-CN"/>
        </w:rPr>
        <w:t>Execution Steps</w:t>
      </w:r>
    </w:p>
    <w:p w14:paraId="2AD79567" w14:textId="77777777" w:rsidR="00CC02B1" w:rsidRPr="00FD4A4B" w:rsidRDefault="00EC3ED4" w:rsidP="003642F9">
      <w:pPr>
        <w:pStyle w:val="B1"/>
        <w:rPr>
          <w:lang w:eastAsia="zh-CN"/>
        </w:rPr>
      </w:pPr>
      <w:r>
        <w:rPr>
          <w:lang w:eastAsia="zh-CN"/>
        </w:rPr>
        <w:t>1.</w:t>
      </w:r>
      <w:r w:rsidR="003642F9">
        <w:rPr>
          <w:lang w:eastAsia="zh-CN"/>
        </w:rPr>
        <w:tab/>
      </w:r>
      <w:r w:rsidR="00CC02B1" w:rsidRPr="00FD4A4B">
        <w:rPr>
          <w:lang w:eastAsia="zh-CN"/>
        </w:rPr>
        <w:t>The tester verifies</w:t>
      </w:r>
      <w:r w:rsidR="00FE369F" w:rsidRPr="00747EEA">
        <w:rPr>
          <w:lang w:val="en-US" w:eastAsia="zh-CN"/>
        </w:rPr>
        <w:t>,</w:t>
      </w:r>
      <w:r w:rsidR="00CC02B1" w:rsidRPr="00FD4A4B">
        <w:rPr>
          <w:lang w:eastAsia="zh-CN"/>
        </w:rPr>
        <w:t xml:space="preserve"> for cases where personal data is accessible in clear text</w:t>
      </w:r>
      <w:r w:rsidR="00FE369F" w:rsidRPr="00747EEA">
        <w:rPr>
          <w:lang w:val="en-US" w:eastAsia="zh-CN"/>
        </w:rPr>
        <w:t>,</w:t>
      </w:r>
      <w:r w:rsidR="00CC02B1" w:rsidRPr="00FD4A4B">
        <w:rPr>
          <w:lang w:eastAsia="zh-CN"/>
        </w:rPr>
        <w:t xml:space="preserve"> that attempts to access it are recorded</w:t>
      </w:r>
      <w:r w:rsidR="00B621B2">
        <w:rPr>
          <w:lang w:eastAsia="zh-CN"/>
        </w:rPr>
        <w:t xml:space="preserve"> </w:t>
      </w:r>
      <w:r w:rsidR="00CC02B1" w:rsidRPr="00FD4A4B">
        <w:rPr>
          <w:lang w:eastAsia="zh-CN"/>
        </w:rPr>
        <w:t xml:space="preserve">in a log, that the log includes </w:t>
      </w:r>
      <w:r w:rsidR="00FE369F" w:rsidRPr="00747EEA">
        <w:rPr>
          <w:lang w:val="en-US" w:eastAsia="zh-CN"/>
        </w:rPr>
        <w:t xml:space="preserve">the identity of </w:t>
      </w:r>
      <w:r w:rsidR="00CC02B1" w:rsidRPr="00FD4A4B">
        <w:rPr>
          <w:lang w:eastAsia="zh-CN"/>
        </w:rPr>
        <w:t>the user that has attempted to access the data</w:t>
      </w:r>
      <w:r w:rsidR="00FE369F" w:rsidRPr="00747EEA">
        <w:rPr>
          <w:lang w:val="en-US" w:eastAsia="zh-CN"/>
        </w:rPr>
        <w:t>,</w:t>
      </w:r>
      <w:r w:rsidR="00CC02B1" w:rsidRPr="00FD4A4B">
        <w:rPr>
          <w:lang w:eastAsia="zh-CN"/>
        </w:rPr>
        <w:t xml:space="preserve"> and that the log does not include the actual personal data in clear-text. </w:t>
      </w:r>
    </w:p>
    <w:p w14:paraId="2B8B4A1D" w14:textId="77777777" w:rsidR="00CC02B1" w:rsidRPr="00FD4A4B" w:rsidRDefault="00EC3ED4" w:rsidP="003642F9">
      <w:pPr>
        <w:pStyle w:val="B1"/>
        <w:rPr>
          <w:lang w:eastAsia="zh-CN"/>
        </w:rPr>
      </w:pPr>
      <w:r>
        <w:rPr>
          <w:lang w:eastAsia="zh-CN"/>
        </w:rPr>
        <w:t>2.</w:t>
      </w:r>
      <w:r w:rsidR="003642F9">
        <w:rPr>
          <w:lang w:eastAsia="zh-CN"/>
        </w:rPr>
        <w:tab/>
      </w:r>
      <w:r w:rsidR="00CC02B1" w:rsidRPr="00FD4A4B">
        <w:rPr>
          <w:lang w:eastAsia="zh-CN"/>
        </w:rPr>
        <w:t>The tester repeats the check for each case where personal data is accessible</w:t>
      </w:r>
      <w:r w:rsidR="003642F9">
        <w:rPr>
          <w:lang w:eastAsia="zh-CN"/>
        </w:rPr>
        <w:t>.</w:t>
      </w:r>
      <w:r w:rsidR="00CC02B1" w:rsidRPr="00FD4A4B">
        <w:rPr>
          <w:lang w:eastAsia="zh-CN"/>
        </w:rPr>
        <w:t xml:space="preserve"> </w:t>
      </w:r>
    </w:p>
    <w:p w14:paraId="19A70F22" w14:textId="77777777" w:rsidR="00CC02B1" w:rsidRPr="0099735F" w:rsidRDefault="00CC02B1" w:rsidP="0099735F">
      <w:pPr>
        <w:rPr>
          <w:b/>
          <w:bCs/>
          <w:lang w:eastAsia="zh-CN"/>
        </w:rPr>
      </w:pPr>
      <w:r w:rsidRPr="0099735F">
        <w:rPr>
          <w:b/>
          <w:bCs/>
          <w:lang w:eastAsia="zh-CN"/>
        </w:rPr>
        <w:t>Expected Results:</w:t>
      </w:r>
    </w:p>
    <w:p w14:paraId="38FC419A" w14:textId="77777777" w:rsidR="00CC02B1" w:rsidRPr="00FD4A4B" w:rsidRDefault="00CC02B1" w:rsidP="003642F9">
      <w:pPr>
        <w:rPr>
          <w:lang w:eastAsia="zh-CN"/>
        </w:rPr>
      </w:pPr>
      <w:r w:rsidRPr="00FD4A4B">
        <w:t>All access attempts to personal data (in clear text) are recorded in the described logs, with the user identity included and no personal data visible in the log.</w:t>
      </w:r>
    </w:p>
    <w:p w14:paraId="406D77E7" w14:textId="77777777" w:rsidR="00CC02B1" w:rsidRPr="0099735F" w:rsidRDefault="00CC02B1" w:rsidP="0099735F">
      <w:pPr>
        <w:rPr>
          <w:b/>
          <w:bCs/>
          <w:lang w:eastAsia="zh-CN"/>
        </w:rPr>
      </w:pPr>
      <w:r w:rsidRPr="0099735F">
        <w:rPr>
          <w:b/>
          <w:bCs/>
          <w:lang w:eastAsia="zh-CN"/>
        </w:rPr>
        <w:t>Expected format of evidence:</w:t>
      </w:r>
    </w:p>
    <w:p w14:paraId="429DB348" w14:textId="77777777" w:rsidR="00CC02B1" w:rsidRPr="00FD4A4B" w:rsidRDefault="00CC02B1" w:rsidP="00EC3ED4">
      <w:r w:rsidRPr="00FD4A4B">
        <w:t>Sample copies of the log files.</w:t>
      </w:r>
    </w:p>
    <w:p w14:paraId="36F3AD3E" w14:textId="77777777" w:rsidR="00547CFF" w:rsidRPr="00FD4A4B" w:rsidRDefault="000E530A" w:rsidP="004013BB">
      <w:pPr>
        <w:pStyle w:val="Heading4"/>
      </w:pPr>
      <w:bookmarkStart w:id="144" w:name="_CR4_2_3_3"/>
      <w:bookmarkStart w:id="145" w:name="_Toc19542376"/>
      <w:bookmarkStart w:id="146" w:name="_Toc35348378"/>
      <w:bookmarkStart w:id="147" w:name="_Toc224924949"/>
      <w:bookmarkEnd w:id="144"/>
      <w:r w:rsidRPr="00907F75">
        <w:t>4</w:t>
      </w:r>
      <w:r w:rsidR="00547CFF" w:rsidRPr="00FD4A4B">
        <w:t>.2.3.3</w:t>
      </w:r>
      <w:r w:rsidR="00547CFF" w:rsidRPr="00FD4A4B">
        <w:tab/>
        <w:t>Protecting availability and integrity</w:t>
      </w:r>
      <w:bookmarkEnd w:id="145"/>
      <w:bookmarkEnd w:id="146"/>
      <w:bookmarkEnd w:id="147"/>
    </w:p>
    <w:p w14:paraId="3D4A066E" w14:textId="77777777" w:rsidR="00884E77" w:rsidRPr="00FD4A4B" w:rsidRDefault="000E530A" w:rsidP="00153AE5">
      <w:pPr>
        <w:pStyle w:val="Heading5"/>
        <w:rPr>
          <w:lang w:eastAsia="zh-CN"/>
        </w:rPr>
      </w:pPr>
      <w:bookmarkStart w:id="148" w:name="_CR4_2_3_3_1"/>
      <w:bookmarkStart w:id="149" w:name="_Toc19542377"/>
      <w:bookmarkStart w:id="150" w:name="_Toc35348379"/>
      <w:bookmarkStart w:id="151" w:name="_Toc224924950"/>
      <w:bookmarkEnd w:id="148"/>
      <w:r w:rsidRPr="00907F75">
        <w:t>4</w:t>
      </w:r>
      <w:r w:rsidR="00884E77" w:rsidRPr="00FD4A4B">
        <w:t>.2.3.3.1</w:t>
      </w:r>
      <w:r w:rsidR="00884E77" w:rsidRPr="00FD4A4B">
        <w:tab/>
        <w:t>System handling during overload situations</w:t>
      </w:r>
      <w:bookmarkEnd w:id="149"/>
      <w:bookmarkEnd w:id="150"/>
      <w:bookmarkEnd w:id="151"/>
      <w:r w:rsidR="00884E77" w:rsidRPr="00FD4A4B" w:rsidDel="002807AC">
        <w:rPr>
          <w:rFonts w:hint="eastAsia"/>
          <w:lang w:eastAsia="ja-JP"/>
        </w:rPr>
        <w:t xml:space="preserve"> </w:t>
      </w:r>
    </w:p>
    <w:p w14:paraId="5BE57ACF" w14:textId="77777777" w:rsidR="00884E77" w:rsidRPr="00FD4A4B" w:rsidRDefault="00884E77" w:rsidP="0094445D">
      <w:pPr>
        <w:rPr>
          <w:i/>
          <w:lang w:eastAsia="ja-JP"/>
        </w:rPr>
      </w:pPr>
      <w:r w:rsidRPr="00FD4A4B">
        <w:rPr>
          <w:i/>
          <w:lang w:eastAsia="ja-JP"/>
        </w:rPr>
        <w:t>Requirement Name</w:t>
      </w:r>
      <w:r w:rsidRPr="00FD4A4B">
        <w:rPr>
          <w:lang w:eastAsia="ja-JP"/>
        </w:rPr>
        <w:t xml:space="preserve">: </w:t>
      </w:r>
      <w:r w:rsidRPr="00FD4A4B">
        <w:t>System handling during overload situations</w:t>
      </w:r>
      <w:r w:rsidRPr="00FD4A4B" w:rsidDel="002807AC">
        <w:rPr>
          <w:rFonts w:ascii="Arial" w:hAnsi="Arial" w:hint="eastAsia"/>
          <w:sz w:val="22"/>
          <w:lang w:eastAsia="ja-JP"/>
        </w:rPr>
        <w:t xml:space="preserve"> </w:t>
      </w:r>
    </w:p>
    <w:p w14:paraId="0DA530AB" w14:textId="77777777" w:rsidR="005903A0" w:rsidRDefault="005903A0" w:rsidP="005903A0">
      <w:pPr>
        <w:rPr>
          <w:i/>
          <w:lang w:eastAsia="ja-JP"/>
        </w:rPr>
      </w:pPr>
      <w:r w:rsidRPr="005903A0">
        <w:rPr>
          <w:i/>
          <w:lang w:eastAsia="ja-JP"/>
        </w:rPr>
        <w:t xml:space="preserve">Requirement Reference: </w:t>
      </w:r>
      <w:r w:rsidRPr="005903A0">
        <w:rPr>
          <w:iCs/>
          <w:lang w:eastAsia="ja-JP"/>
        </w:rPr>
        <w:t xml:space="preserve">In accordance with industry best practice </w:t>
      </w:r>
    </w:p>
    <w:p w14:paraId="1548BEF4" w14:textId="77777777" w:rsidR="00884E77" w:rsidRPr="00FD4A4B" w:rsidRDefault="00884E77" w:rsidP="005903A0">
      <w:pPr>
        <w:rPr>
          <w:lang w:eastAsia="ja-JP"/>
        </w:rPr>
      </w:pPr>
      <w:r w:rsidRPr="00FD4A4B">
        <w:rPr>
          <w:i/>
          <w:lang w:eastAsia="ja-JP"/>
        </w:rPr>
        <w:t xml:space="preserve">Requirement Description: </w:t>
      </w:r>
    </w:p>
    <w:p w14:paraId="22D25E46" w14:textId="77777777" w:rsidR="00884E77" w:rsidRPr="00FD4A4B" w:rsidRDefault="009D6012" w:rsidP="0094445D">
      <w:pPr>
        <w:rPr>
          <w:lang w:eastAsia="ja-JP"/>
        </w:rPr>
      </w:pPr>
      <w:r>
        <w:rPr>
          <w:lang w:eastAsia="it-IT"/>
        </w:rPr>
        <w:pict w14:anchorId="59BFFE01">
          <v:shape id="_x0000_s2050" style="position:absolute;margin-left:70pt;margin-top:-2.6pt;width:465pt;height:0;z-index:-251659264;visibility:visible;mso-wrap-style:square;mso-width-percent:0;mso-height-percent:0;mso-wrap-distance-left:9pt;mso-wrap-distance-top:-8e-5mm;mso-wrap-distance-right:9pt;mso-wrap-distance-bottom:-8e-5mm;mso-position-horizontal:absolute;mso-position-horizontal-relative:page;mso-position-vertical:absolute;mso-position-vertical-relative:text;mso-width-percent:0;mso-height-percent:0;mso-width-relative:page;mso-height-relative:page;v-text-anchor:top" coordsize="93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" o:allowincell="f" path="m,l9300,e" filled="f" strokecolor="gray" strokeweight=".5pt">
            <v:path arrowok="t" o:connecttype="custom" o:connectlocs="0,0;5905500,0" o:connectangles="0,0"/>
            <w10:wrap anchorx="page"/>
          </v:shape>
        </w:pict>
      </w:r>
      <w:r w:rsidR="00884E77" w:rsidRPr="00FD4A4B">
        <w:rPr>
          <w:lang w:eastAsia="de-DE"/>
        </w:rPr>
        <w:t>The</w:t>
      </w:r>
      <w:r w:rsidR="00884E77" w:rsidRPr="00FD4A4B">
        <w:rPr>
          <w:lang w:eastAsia="ja-JP"/>
        </w:rPr>
        <w:t xml:space="preserve"> system</w:t>
      </w:r>
      <w:r w:rsidR="00884E77" w:rsidRPr="00E32DBA">
        <w:t xml:space="preserve"> </w:t>
      </w:r>
      <w:r w:rsidR="00884E77" w:rsidRPr="00FD4A4B">
        <w:rPr>
          <w:lang w:eastAsia="ja-JP"/>
        </w:rPr>
        <w:t>shall</w:t>
      </w:r>
      <w:r w:rsidR="00884E77" w:rsidRPr="00E32DBA">
        <w:t xml:space="preserve"> </w:t>
      </w:r>
      <w:r w:rsidR="00884E77" w:rsidRPr="00FD4A4B">
        <w:rPr>
          <w:lang w:eastAsia="ja-JP"/>
        </w:rPr>
        <w:t>provide</w:t>
      </w:r>
      <w:r w:rsidR="00884E77" w:rsidRPr="00E32DBA">
        <w:t xml:space="preserve"> </w:t>
      </w:r>
      <w:r w:rsidR="00884E77" w:rsidRPr="00FD4A4B">
        <w:rPr>
          <w:lang w:eastAsia="ja-JP"/>
        </w:rPr>
        <w:t>security</w:t>
      </w:r>
      <w:r w:rsidR="00884E77" w:rsidRPr="00E32DBA">
        <w:t xml:space="preserve"> </w:t>
      </w:r>
      <w:r w:rsidR="00884E77" w:rsidRPr="00FD4A4B">
        <w:rPr>
          <w:lang w:eastAsia="ja-JP"/>
        </w:rPr>
        <w:t>measures</w:t>
      </w:r>
      <w:r w:rsidR="00884E77" w:rsidRPr="00E32DBA">
        <w:t xml:space="preserve"> </w:t>
      </w:r>
      <w:r w:rsidR="00884E77" w:rsidRPr="00FD4A4B">
        <w:rPr>
          <w:lang w:eastAsia="ja-JP"/>
        </w:rPr>
        <w:t>to</w:t>
      </w:r>
      <w:r w:rsidR="00884E77" w:rsidRPr="00E32DBA">
        <w:t xml:space="preserve"> </w:t>
      </w:r>
      <w:r w:rsidR="00884E77" w:rsidRPr="00FD4A4B">
        <w:rPr>
          <w:lang w:eastAsia="ja-JP"/>
        </w:rPr>
        <w:t>deal</w:t>
      </w:r>
      <w:r w:rsidR="00884E77" w:rsidRPr="00E32DBA">
        <w:t xml:space="preserve"> </w:t>
      </w:r>
      <w:r w:rsidR="00884E77" w:rsidRPr="00FD4A4B">
        <w:rPr>
          <w:lang w:eastAsia="ja-JP"/>
        </w:rPr>
        <w:t>with</w:t>
      </w:r>
      <w:r w:rsidR="00884E77" w:rsidRPr="00E32DBA">
        <w:t xml:space="preserve"> </w:t>
      </w:r>
      <w:r w:rsidR="00884E77" w:rsidRPr="00FD4A4B">
        <w:rPr>
          <w:lang w:eastAsia="ja-JP"/>
        </w:rPr>
        <w:t>overload</w:t>
      </w:r>
      <w:r w:rsidR="00884E77" w:rsidRPr="00E32DBA">
        <w:t xml:space="preserve"> </w:t>
      </w:r>
      <w:r w:rsidR="00884E77" w:rsidRPr="00FD4A4B">
        <w:rPr>
          <w:lang w:eastAsia="ja-JP"/>
        </w:rPr>
        <w:t xml:space="preserve">situations which </w:t>
      </w:r>
      <w:r w:rsidR="0082151E" w:rsidRPr="0082151E">
        <w:rPr>
          <w:lang w:eastAsia="ja-JP"/>
        </w:rPr>
        <w:t xml:space="preserve">can </w:t>
      </w:r>
      <w:r w:rsidR="00884E77" w:rsidRPr="00FD4A4B">
        <w:rPr>
          <w:lang w:eastAsia="ja-JP"/>
        </w:rPr>
        <w:t xml:space="preserve">occur as a result of a </w:t>
      </w:r>
      <w:r w:rsidR="00EC3ED4" w:rsidRPr="00FD4A4B">
        <w:rPr>
          <w:lang w:eastAsia="ja-JP"/>
        </w:rPr>
        <w:t>denial</w:t>
      </w:r>
      <w:r w:rsidR="00EC3ED4">
        <w:rPr>
          <w:lang w:eastAsia="ja-JP"/>
        </w:rPr>
        <w:t>-</w:t>
      </w:r>
      <w:r w:rsidR="00EC3ED4" w:rsidRPr="00FD4A4B">
        <w:rPr>
          <w:lang w:eastAsia="ja-JP"/>
        </w:rPr>
        <w:t>of</w:t>
      </w:r>
      <w:r w:rsidR="00EC3ED4">
        <w:rPr>
          <w:lang w:eastAsia="ja-JP"/>
        </w:rPr>
        <w:t>-</w:t>
      </w:r>
      <w:r w:rsidR="00884E77" w:rsidRPr="00FD4A4B">
        <w:rPr>
          <w:lang w:eastAsia="ja-JP"/>
        </w:rPr>
        <w:t>service attack or during periods of increased traffic</w:t>
      </w:r>
      <w:r w:rsidR="003F28F7">
        <w:rPr>
          <w:lang w:eastAsia="ja-JP"/>
        </w:rPr>
        <w:t xml:space="preserve">, or reach the </w:t>
      </w:r>
      <w:r w:rsidR="003F28F7" w:rsidRPr="003621D8">
        <w:rPr>
          <w:lang w:eastAsia="ja-JP"/>
        </w:rPr>
        <w:t>congestion</w:t>
      </w:r>
      <w:r w:rsidR="003F28F7">
        <w:rPr>
          <w:lang w:eastAsia="ja-JP"/>
        </w:rPr>
        <w:t xml:space="preserve"> t</w:t>
      </w:r>
      <w:r w:rsidR="003F28F7" w:rsidRPr="003621D8">
        <w:rPr>
          <w:lang w:eastAsia="ja-JP"/>
        </w:rPr>
        <w:t>hreshold</w:t>
      </w:r>
      <w:r w:rsidR="00884E77" w:rsidRPr="00FD4A4B">
        <w:rPr>
          <w:lang w:eastAsia="ja-JP"/>
        </w:rPr>
        <w:t>.</w:t>
      </w:r>
      <w:r w:rsidR="00884E77" w:rsidRPr="00E32DBA">
        <w:t xml:space="preserve"> </w:t>
      </w:r>
      <w:r w:rsidR="00884E77" w:rsidRPr="00FD4A4B">
        <w:rPr>
          <w:lang w:eastAsia="ja-JP"/>
        </w:rPr>
        <w:t>In particular,</w:t>
      </w:r>
      <w:r w:rsidR="00884E77" w:rsidRPr="00E32DBA">
        <w:t xml:space="preserve"> </w:t>
      </w:r>
      <w:r w:rsidR="00884E77" w:rsidRPr="00FD4A4B">
        <w:rPr>
          <w:lang w:eastAsia="ja-JP"/>
        </w:rPr>
        <w:t>partial</w:t>
      </w:r>
      <w:r w:rsidR="00884E77" w:rsidRPr="00E32DBA">
        <w:t xml:space="preserve"> </w:t>
      </w:r>
      <w:r w:rsidR="00884E77" w:rsidRPr="00FD4A4B">
        <w:rPr>
          <w:lang w:eastAsia="ja-JP"/>
        </w:rPr>
        <w:t>or</w:t>
      </w:r>
      <w:r w:rsidR="00884E77" w:rsidRPr="00E32DBA">
        <w:t xml:space="preserve"> </w:t>
      </w:r>
      <w:r w:rsidR="00884E77" w:rsidRPr="00FD4A4B">
        <w:rPr>
          <w:lang w:eastAsia="ja-JP"/>
        </w:rPr>
        <w:t>complete</w:t>
      </w:r>
      <w:r w:rsidR="00884E77" w:rsidRPr="00E32DBA">
        <w:t xml:space="preserve"> </w:t>
      </w:r>
      <w:r w:rsidR="00884E77" w:rsidRPr="00FD4A4B">
        <w:rPr>
          <w:lang w:eastAsia="ja-JP"/>
        </w:rPr>
        <w:t>impairment of</w:t>
      </w:r>
      <w:r w:rsidR="00884E77" w:rsidRPr="00E32DBA">
        <w:t xml:space="preserve"> </w:t>
      </w:r>
      <w:r w:rsidR="00884E77" w:rsidRPr="00FD4A4B">
        <w:rPr>
          <w:lang w:eastAsia="ja-JP"/>
        </w:rPr>
        <w:t>system</w:t>
      </w:r>
      <w:r w:rsidR="00884E77" w:rsidRPr="00E32DBA">
        <w:t xml:space="preserve"> </w:t>
      </w:r>
      <w:r w:rsidR="00884E77" w:rsidRPr="00FD4A4B">
        <w:rPr>
          <w:lang w:eastAsia="ja-JP"/>
        </w:rPr>
        <w:t>availability</w:t>
      </w:r>
      <w:r w:rsidR="00884E77" w:rsidRPr="00E32DBA">
        <w:t xml:space="preserve"> </w:t>
      </w:r>
      <w:r w:rsidR="00884E77" w:rsidRPr="00FD4A4B">
        <w:rPr>
          <w:lang w:eastAsia="ja-JP"/>
        </w:rPr>
        <w:t>shall</w:t>
      </w:r>
      <w:r w:rsidR="00884E77" w:rsidRPr="00E32DBA">
        <w:t xml:space="preserve"> </w:t>
      </w:r>
      <w:r w:rsidR="00884E77" w:rsidRPr="00FD4A4B">
        <w:rPr>
          <w:lang w:eastAsia="ja-JP"/>
        </w:rPr>
        <w:t>be</w:t>
      </w:r>
      <w:r w:rsidR="00884E77" w:rsidRPr="00E32DBA">
        <w:t xml:space="preserve"> </w:t>
      </w:r>
      <w:r w:rsidR="00884E77" w:rsidRPr="00FD4A4B">
        <w:rPr>
          <w:lang w:eastAsia="ja-JP"/>
        </w:rPr>
        <w:t>avoided.</w:t>
      </w:r>
      <w:r w:rsidR="00884E77" w:rsidRPr="00E32DBA">
        <w:t xml:space="preserve"> </w:t>
      </w:r>
      <w:r w:rsidR="00884E77" w:rsidRPr="00FD4A4B">
        <w:rPr>
          <w:lang w:eastAsia="ja-JP"/>
        </w:rPr>
        <w:t>Potential</w:t>
      </w:r>
      <w:r w:rsidR="00884E77" w:rsidRPr="00E32DBA">
        <w:t xml:space="preserve"> </w:t>
      </w:r>
      <w:r w:rsidR="00884E77" w:rsidRPr="00FD4A4B">
        <w:rPr>
          <w:lang w:eastAsia="ja-JP"/>
        </w:rPr>
        <w:t>protective</w:t>
      </w:r>
      <w:r w:rsidR="00884E77" w:rsidRPr="00E32DBA">
        <w:t xml:space="preserve"> </w:t>
      </w:r>
      <w:r w:rsidR="00884E77" w:rsidRPr="00FD4A4B">
        <w:rPr>
          <w:lang w:eastAsia="ja-JP"/>
        </w:rPr>
        <w:t>measures</w:t>
      </w:r>
      <w:r w:rsidR="00884E77" w:rsidRPr="00E32DBA">
        <w:t xml:space="preserve"> </w:t>
      </w:r>
      <w:r w:rsidR="00884E77" w:rsidRPr="00FD4A4B">
        <w:rPr>
          <w:lang w:eastAsia="ja-JP"/>
        </w:rPr>
        <w:t>include:</w:t>
      </w:r>
    </w:p>
    <w:p w14:paraId="7B776FC7" w14:textId="77777777" w:rsidR="00884E77" w:rsidRPr="008575D8" w:rsidRDefault="00153AE5" w:rsidP="00153AE5">
      <w:pPr>
        <w:pStyle w:val="B1"/>
        <w:rPr>
          <w:lang w:eastAsia="ja-JP"/>
        </w:rPr>
      </w:pPr>
      <w:r w:rsidRPr="00FD4A4B">
        <w:rPr>
          <w:lang w:eastAsia="ja-JP"/>
        </w:rPr>
        <w:t>-</w:t>
      </w:r>
      <w:r w:rsidRPr="00FD4A4B">
        <w:rPr>
          <w:lang w:eastAsia="ja-JP"/>
        </w:rPr>
        <w:tab/>
      </w:r>
      <w:r w:rsidR="00884E77" w:rsidRPr="00FD4A4B">
        <w:rPr>
          <w:lang w:eastAsia="ja-JP"/>
        </w:rPr>
        <w:t>Restricting</w:t>
      </w:r>
      <w:r w:rsidR="00884E77" w:rsidRPr="00FD4A4B">
        <w:rPr>
          <w:spacing w:val="-2"/>
          <w:lang w:eastAsia="ja-JP"/>
        </w:rPr>
        <w:t xml:space="preserve"> </w:t>
      </w:r>
      <w:r w:rsidR="00884E77" w:rsidRPr="00FD4A4B">
        <w:rPr>
          <w:lang w:eastAsia="ja-JP"/>
        </w:rPr>
        <w:t>available</w:t>
      </w:r>
      <w:r w:rsidR="00884E77" w:rsidRPr="00FD4A4B">
        <w:rPr>
          <w:spacing w:val="-7"/>
          <w:lang w:eastAsia="ja-JP"/>
        </w:rPr>
        <w:t xml:space="preserve"> </w:t>
      </w:r>
      <w:r w:rsidR="00884E77" w:rsidRPr="00FD4A4B">
        <w:rPr>
          <w:lang w:eastAsia="ja-JP"/>
        </w:rPr>
        <w:t>RAM</w:t>
      </w:r>
      <w:r w:rsidR="00884E77" w:rsidRPr="00FD4A4B">
        <w:rPr>
          <w:spacing w:val="-4"/>
          <w:lang w:eastAsia="ja-JP"/>
        </w:rPr>
        <w:t xml:space="preserve"> </w:t>
      </w:r>
      <w:r w:rsidR="00884E77" w:rsidRPr="00FD4A4B">
        <w:rPr>
          <w:lang w:eastAsia="ja-JP"/>
        </w:rPr>
        <w:t>per</w:t>
      </w:r>
      <w:r w:rsidR="00884E77" w:rsidRPr="00FD4A4B">
        <w:rPr>
          <w:spacing w:val="-3"/>
          <w:lang w:eastAsia="ja-JP"/>
        </w:rPr>
        <w:t xml:space="preserve"> </w:t>
      </w:r>
      <w:r w:rsidR="00884E77" w:rsidRPr="00FD4A4B">
        <w:rPr>
          <w:lang w:eastAsia="ja-JP"/>
        </w:rPr>
        <w:t>application</w:t>
      </w:r>
      <w:r w:rsidR="003F28F7">
        <w:rPr>
          <w:lang w:eastAsia="ja-JP"/>
        </w:rPr>
        <w:t>.</w:t>
      </w:r>
    </w:p>
    <w:p w14:paraId="30082905" w14:textId="77777777" w:rsidR="00884E77" w:rsidRPr="008575D8" w:rsidRDefault="00153AE5" w:rsidP="00153AE5">
      <w:pPr>
        <w:pStyle w:val="B1"/>
        <w:rPr>
          <w:lang w:eastAsia="ja-JP"/>
        </w:rPr>
      </w:pPr>
      <w:r w:rsidRPr="00FD4A4B">
        <w:rPr>
          <w:lang w:eastAsia="ja-JP"/>
        </w:rPr>
        <w:t>-</w:t>
      </w:r>
      <w:r w:rsidRPr="00FD4A4B">
        <w:rPr>
          <w:lang w:eastAsia="ja-JP"/>
        </w:rPr>
        <w:tab/>
      </w:r>
      <w:r w:rsidR="00884E77" w:rsidRPr="00FD4A4B">
        <w:rPr>
          <w:lang w:eastAsia="ja-JP"/>
        </w:rPr>
        <w:t>Restricting</w:t>
      </w:r>
      <w:r w:rsidR="00884E77" w:rsidRPr="00FD4A4B">
        <w:rPr>
          <w:spacing w:val="-2"/>
          <w:lang w:eastAsia="ja-JP"/>
        </w:rPr>
        <w:t xml:space="preserve"> </w:t>
      </w:r>
      <w:r w:rsidR="00884E77" w:rsidRPr="00FD4A4B">
        <w:rPr>
          <w:lang w:eastAsia="ja-JP"/>
        </w:rPr>
        <w:t>maximum</w:t>
      </w:r>
      <w:r w:rsidR="00884E77" w:rsidRPr="00FD4A4B">
        <w:rPr>
          <w:spacing w:val="-8"/>
          <w:lang w:eastAsia="ja-JP"/>
        </w:rPr>
        <w:t xml:space="preserve"> </w:t>
      </w:r>
      <w:r w:rsidR="00884E77" w:rsidRPr="00FD4A4B">
        <w:rPr>
          <w:lang w:eastAsia="ja-JP"/>
        </w:rPr>
        <w:t>sessions</w:t>
      </w:r>
      <w:r w:rsidR="00884E77" w:rsidRPr="00FD4A4B">
        <w:rPr>
          <w:spacing w:val="-7"/>
          <w:lang w:eastAsia="ja-JP"/>
        </w:rPr>
        <w:t xml:space="preserve"> </w:t>
      </w:r>
      <w:r w:rsidR="00884E77" w:rsidRPr="00FD4A4B">
        <w:rPr>
          <w:lang w:eastAsia="ja-JP"/>
        </w:rPr>
        <w:t>for</w:t>
      </w:r>
      <w:r w:rsidR="00884E77" w:rsidRPr="00FD4A4B">
        <w:rPr>
          <w:spacing w:val="-2"/>
          <w:lang w:eastAsia="ja-JP"/>
        </w:rPr>
        <w:t xml:space="preserve"> </w:t>
      </w:r>
      <w:r w:rsidR="00884E77" w:rsidRPr="00FD4A4B">
        <w:rPr>
          <w:lang w:eastAsia="ja-JP"/>
        </w:rPr>
        <w:t>a</w:t>
      </w:r>
      <w:r w:rsidR="00884E77" w:rsidRPr="00FD4A4B">
        <w:rPr>
          <w:spacing w:val="-1"/>
          <w:lang w:eastAsia="ja-JP"/>
        </w:rPr>
        <w:t xml:space="preserve"> </w:t>
      </w:r>
      <w:r w:rsidR="00884E77" w:rsidRPr="00FD4A4B">
        <w:rPr>
          <w:lang w:eastAsia="ja-JP"/>
        </w:rPr>
        <w:t>Web</w:t>
      </w:r>
      <w:r w:rsidR="00884E77" w:rsidRPr="00FD4A4B">
        <w:rPr>
          <w:spacing w:val="-4"/>
          <w:lang w:eastAsia="ja-JP"/>
        </w:rPr>
        <w:t xml:space="preserve"> </w:t>
      </w:r>
      <w:r w:rsidR="00884E77" w:rsidRPr="00FD4A4B">
        <w:rPr>
          <w:lang w:eastAsia="ja-JP"/>
        </w:rPr>
        <w:t>application</w:t>
      </w:r>
      <w:r w:rsidR="003F28F7">
        <w:rPr>
          <w:lang w:eastAsia="ja-JP"/>
        </w:rPr>
        <w:t>.</w:t>
      </w:r>
    </w:p>
    <w:p w14:paraId="441A64E1" w14:textId="77777777" w:rsidR="00884E77" w:rsidRPr="008575D8" w:rsidRDefault="00153AE5" w:rsidP="00153AE5">
      <w:pPr>
        <w:pStyle w:val="B1"/>
        <w:rPr>
          <w:lang w:eastAsia="ja-JP"/>
        </w:rPr>
      </w:pPr>
      <w:r w:rsidRPr="00FD4A4B">
        <w:rPr>
          <w:lang w:eastAsia="ja-JP"/>
        </w:rPr>
        <w:t>-</w:t>
      </w:r>
      <w:r w:rsidRPr="00FD4A4B">
        <w:rPr>
          <w:lang w:eastAsia="ja-JP"/>
        </w:rPr>
        <w:tab/>
      </w:r>
      <w:r w:rsidR="00884E77" w:rsidRPr="00FD4A4B">
        <w:rPr>
          <w:lang w:eastAsia="ja-JP"/>
        </w:rPr>
        <w:t>Defining</w:t>
      </w:r>
      <w:r w:rsidR="00884E77" w:rsidRPr="00FD4A4B">
        <w:rPr>
          <w:spacing w:val="-7"/>
          <w:lang w:eastAsia="ja-JP"/>
        </w:rPr>
        <w:t xml:space="preserve"> </w:t>
      </w:r>
      <w:r w:rsidR="00884E77" w:rsidRPr="00FD4A4B">
        <w:rPr>
          <w:lang w:eastAsia="ja-JP"/>
        </w:rPr>
        <w:t>the</w:t>
      </w:r>
      <w:r w:rsidR="00884E77" w:rsidRPr="00FD4A4B">
        <w:rPr>
          <w:spacing w:val="-3"/>
          <w:lang w:eastAsia="ja-JP"/>
        </w:rPr>
        <w:t xml:space="preserve"> </w:t>
      </w:r>
      <w:r w:rsidR="00884E77" w:rsidRPr="00FD4A4B">
        <w:rPr>
          <w:lang w:eastAsia="ja-JP"/>
        </w:rPr>
        <w:t>maximum</w:t>
      </w:r>
      <w:r w:rsidR="00884E77" w:rsidRPr="00FD4A4B">
        <w:rPr>
          <w:spacing w:val="-8"/>
          <w:lang w:eastAsia="ja-JP"/>
        </w:rPr>
        <w:t xml:space="preserve"> </w:t>
      </w:r>
      <w:r w:rsidR="00884E77" w:rsidRPr="00FD4A4B">
        <w:rPr>
          <w:lang w:eastAsia="ja-JP"/>
        </w:rPr>
        <w:t>size</w:t>
      </w:r>
      <w:r w:rsidR="00884E77" w:rsidRPr="00FD4A4B">
        <w:rPr>
          <w:spacing w:val="-3"/>
          <w:lang w:eastAsia="ja-JP"/>
        </w:rPr>
        <w:t xml:space="preserve"> </w:t>
      </w:r>
      <w:r w:rsidR="00884E77" w:rsidRPr="00FD4A4B">
        <w:rPr>
          <w:lang w:eastAsia="ja-JP"/>
        </w:rPr>
        <w:t>of</w:t>
      </w:r>
      <w:r w:rsidR="00884E77" w:rsidRPr="00FD4A4B">
        <w:rPr>
          <w:spacing w:val="-2"/>
          <w:lang w:eastAsia="ja-JP"/>
        </w:rPr>
        <w:t xml:space="preserve"> </w:t>
      </w:r>
      <w:r w:rsidR="00884E77" w:rsidRPr="00FD4A4B">
        <w:rPr>
          <w:lang w:eastAsia="ja-JP"/>
        </w:rPr>
        <w:t>a</w:t>
      </w:r>
      <w:r w:rsidR="00884E77" w:rsidRPr="00FD4A4B">
        <w:rPr>
          <w:spacing w:val="-1"/>
          <w:lang w:eastAsia="ja-JP"/>
        </w:rPr>
        <w:t xml:space="preserve"> </w:t>
      </w:r>
      <w:r w:rsidR="00884E77" w:rsidRPr="00FD4A4B">
        <w:rPr>
          <w:lang w:eastAsia="ja-JP"/>
        </w:rPr>
        <w:t>dataset</w:t>
      </w:r>
      <w:r w:rsidR="003F28F7">
        <w:rPr>
          <w:lang w:eastAsia="ja-JP"/>
        </w:rPr>
        <w:t>.</w:t>
      </w:r>
    </w:p>
    <w:p w14:paraId="439CF131" w14:textId="77777777" w:rsidR="00884E77" w:rsidRPr="008575D8" w:rsidRDefault="00153AE5" w:rsidP="00153AE5">
      <w:pPr>
        <w:pStyle w:val="B1"/>
        <w:rPr>
          <w:lang w:eastAsia="ja-JP"/>
        </w:rPr>
      </w:pPr>
      <w:r w:rsidRPr="00FD4A4B">
        <w:rPr>
          <w:lang w:eastAsia="ja-JP"/>
        </w:rPr>
        <w:t>-</w:t>
      </w:r>
      <w:r w:rsidRPr="00FD4A4B">
        <w:rPr>
          <w:lang w:eastAsia="ja-JP"/>
        </w:rPr>
        <w:tab/>
      </w:r>
      <w:r w:rsidR="00884E77" w:rsidRPr="00FD4A4B">
        <w:rPr>
          <w:lang w:eastAsia="ja-JP"/>
        </w:rPr>
        <w:t>Restricting</w:t>
      </w:r>
      <w:r w:rsidR="00884E77" w:rsidRPr="00FD4A4B">
        <w:rPr>
          <w:spacing w:val="-9"/>
          <w:lang w:eastAsia="ja-JP"/>
        </w:rPr>
        <w:t xml:space="preserve"> </w:t>
      </w:r>
      <w:r w:rsidR="00884E77" w:rsidRPr="00FD4A4B">
        <w:rPr>
          <w:lang w:eastAsia="ja-JP"/>
        </w:rPr>
        <w:t>CPU resources</w:t>
      </w:r>
      <w:r w:rsidR="00884E77" w:rsidRPr="00FD4A4B">
        <w:rPr>
          <w:spacing w:val="-8"/>
          <w:lang w:eastAsia="ja-JP"/>
        </w:rPr>
        <w:t xml:space="preserve"> </w:t>
      </w:r>
      <w:r w:rsidR="00884E77" w:rsidRPr="00FD4A4B">
        <w:rPr>
          <w:lang w:eastAsia="ja-JP"/>
        </w:rPr>
        <w:t>per</w:t>
      </w:r>
      <w:r w:rsidR="00884E77" w:rsidRPr="00FD4A4B">
        <w:rPr>
          <w:spacing w:val="-3"/>
          <w:lang w:eastAsia="ja-JP"/>
        </w:rPr>
        <w:t xml:space="preserve"> </w:t>
      </w:r>
      <w:r w:rsidR="00884E77" w:rsidRPr="00FD4A4B">
        <w:rPr>
          <w:lang w:eastAsia="ja-JP"/>
        </w:rPr>
        <w:t>process</w:t>
      </w:r>
      <w:r w:rsidR="003F28F7">
        <w:rPr>
          <w:lang w:eastAsia="ja-JP"/>
        </w:rPr>
        <w:t>.</w:t>
      </w:r>
    </w:p>
    <w:p w14:paraId="76DDBC64" w14:textId="77777777" w:rsidR="00884E77" w:rsidRPr="008575D8" w:rsidRDefault="00153AE5" w:rsidP="00153AE5">
      <w:pPr>
        <w:pStyle w:val="B1"/>
        <w:rPr>
          <w:lang w:eastAsia="ja-JP"/>
        </w:rPr>
      </w:pPr>
      <w:r w:rsidRPr="00FD4A4B">
        <w:rPr>
          <w:lang w:eastAsia="ja-JP"/>
        </w:rPr>
        <w:t>-</w:t>
      </w:r>
      <w:r w:rsidRPr="00FD4A4B">
        <w:rPr>
          <w:lang w:eastAsia="ja-JP"/>
        </w:rPr>
        <w:tab/>
      </w:r>
      <w:r w:rsidR="00884E77" w:rsidRPr="00FD4A4B">
        <w:rPr>
          <w:lang w:eastAsia="ja-JP"/>
        </w:rPr>
        <w:t>Prioritizing</w:t>
      </w:r>
      <w:r w:rsidR="00884E77" w:rsidRPr="00FD4A4B">
        <w:rPr>
          <w:spacing w:val="-8"/>
          <w:lang w:eastAsia="ja-JP"/>
        </w:rPr>
        <w:t xml:space="preserve"> </w:t>
      </w:r>
      <w:r w:rsidR="00884E77" w:rsidRPr="00FD4A4B">
        <w:rPr>
          <w:lang w:eastAsia="ja-JP"/>
        </w:rPr>
        <w:t>processes</w:t>
      </w:r>
      <w:r w:rsidR="003F28F7">
        <w:rPr>
          <w:lang w:eastAsia="ja-JP"/>
        </w:rPr>
        <w:t>.</w:t>
      </w:r>
    </w:p>
    <w:p w14:paraId="33912F21" w14:textId="77777777" w:rsidR="00884E77" w:rsidRDefault="00153AE5" w:rsidP="00153AE5">
      <w:pPr>
        <w:pStyle w:val="B1"/>
        <w:rPr>
          <w:lang w:eastAsia="ja-JP"/>
        </w:rPr>
      </w:pPr>
      <w:r w:rsidRPr="00FD4A4B">
        <w:rPr>
          <w:lang w:eastAsia="ja-JP"/>
        </w:rPr>
        <w:t>-</w:t>
      </w:r>
      <w:r w:rsidRPr="00FD4A4B">
        <w:rPr>
          <w:lang w:eastAsia="ja-JP"/>
        </w:rPr>
        <w:tab/>
      </w:r>
      <w:r w:rsidR="003F28F7">
        <w:rPr>
          <w:lang w:eastAsia="ja-JP"/>
        </w:rPr>
        <w:t>Overload control method, e.g. l</w:t>
      </w:r>
      <w:r w:rsidR="003F28F7" w:rsidRPr="00FD4A4B">
        <w:rPr>
          <w:lang w:eastAsia="ja-JP"/>
        </w:rPr>
        <w:t>imiting</w:t>
      </w:r>
      <w:r w:rsidR="003F28F7" w:rsidRPr="00FD4A4B">
        <w:rPr>
          <w:spacing w:val="-6"/>
          <w:lang w:eastAsia="ja-JP"/>
        </w:rPr>
        <w:t xml:space="preserve"> </w:t>
      </w:r>
      <w:r w:rsidR="00884E77" w:rsidRPr="00FD4A4B">
        <w:rPr>
          <w:lang w:eastAsia="ja-JP"/>
        </w:rPr>
        <w:t>amount</w:t>
      </w:r>
      <w:r w:rsidR="00884E77" w:rsidRPr="00FD4A4B">
        <w:rPr>
          <w:spacing w:val="-6"/>
          <w:lang w:eastAsia="ja-JP"/>
        </w:rPr>
        <w:t xml:space="preserve"> </w:t>
      </w:r>
      <w:r w:rsidR="00884E77" w:rsidRPr="00FD4A4B">
        <w:rPr>
          <w:lang w:eastAsia="ja-JP"/>
        </w:rPr>
        <w:t>or</w:t>
      </w:r>
      <w:r w:rsidR="00884E77" w:rsidRPr="00FD4A4B">
        <w:rPr>
          <w:spacing w:val="-2"/>
          <w:lang w:eastAsia="ja-JP"/>
        </w:rPr>
        <w:t xml:space="preserve"> </w:t>
      </w:r>
      <w:r w:rsidR="00884E77" w:rsidRPr="00FD4A4B">
        <w:rPr>
          <w:lang w:eastAsia="ja-JP"/>
        </w:rPr>
        <w:t>size</w:t>
      </w:r>
      <w:r w:rsidR="00884E77" w:rsidRPr="00FD4A4B">
        <w:rPr>
          <w:spacing w:val="-3"/>
          <w:lang w:eastAsia="ja-JP"/>
        </w:rPr>
        <w:t xml:space="preserve"> </w:t>
      </w:r>
      <w:r w:rsidR="00884E77" w:rsidRPr="00FD4A4B">
        <w:rPr>
          <w:lang w:eastAsia="ja-JP"/>
        </w:rPr>
        <w:t>of</w:t>
      </w:r>
      <w:r w:rsidR="00884E77" w:rsidRPr="00FD4A4B">
        <w:rPr>
          <w:spacing w:val="-2"/>
          <w:lang w:eastAsia="ja-JP"/>
        </w:rPr>
        <w:t xml:space="preserve"> </w:t>
      </w:r>
      <w:r w:rsidR="00884E77" w:rsidRPr="00FD4A4B">
        <w:rPr>
          <w:lang w:eastAsia="ja-JP"/>
        </w:rPr>
        <w:t>transactions</w:t>
      </w:r>
      <w:r w:rsidR="00884E77" w:rsidRPr="00FD4A4B">
        <w:rPr>
          <w:spacing w:val="-10"/>
          <w:lang w:eastAsia="ja-JP"/>
        </w:rPr>
        <w:t xml:space="preserve"> </w:t>
      </w:r>
      <w:r w:rsidR="00884E77" w:rsidRPr="00FD4A4B">
        <w:rPr>
          <w:lang w:eastAsia="ja-JP"/>
        </w:rPr>
        <w:t>of</w:t>
      </w:r>
      <w:r w:rsidR="00884E77" w:rsidRPr="00FD4A4B">
        <w:rPr>
          <w:spacing w:val="-2"/>
          <w:lang w:eastAsia="ja-JP"/>
        </w:rPr>
        <w:t xml:space="preserve"> </w:t>
      </w:r>
      <w:r w:rsidR="00884E77" w:rsidRPr="00FD4A4B">
        <w:rPr>
          <w:lang w:eastAsia="ja-JP"/>
        </w:rPr>
        <w:t>a</w:t>
      </w:r>
      <w:r w:rsidR="00884E77" w:rsidRPr="00FD4A4B">
        <w:rPr>
          <w:spacing w:val="-2"/>
          <w:lang w:eastAsia="ja-JP"/>
        </w:rPr>
        <w:t xml:space="preserve"> </w:t>
      </w:r>
      <w:r w:rsidR="00884E77" w:rsidRPr="00FD4A4B">
        <w:rPr>
          <w:lang w:eastAsia="ja-JP"/>
        </w:rPr>
        <w:t>user</w:t>
      </w:r>
      <w:r w:rsidR="00884E77" w:rsidRPr="00FD4A4B">
        <w:rPr>
          <w:spacing w:val="-3"/>
          <w:lang w:eastAsia="ja-JP"/>
        </w:rPr>
        <w:t xml:space="preserve"> </w:t>
      </w:r>
      <w:r w:rsidR="00884E77" w:rsidRPr="00FD4A4B">
        <w:rPr>
          <w:lang w:eastAsia="ja-JP"/>
        </w:rPr>
        <w:t>or</w:t>
      </w:r>
      <w:r w:rsidR="00884E77" w:rsidRPr="00FD4A4B">
        <w:rPr>
          <w:spacing w:val="-2"/>
          <w:lang w:eastAsia="ja-JP"/>
        </w:rPr>
        <w:t xml:space="preserve"> </w:t>
      </w:r>
      <w:r w:rsidR="00884E77" w:rsidRPr="00FD4A4B">
        <w:rPr>
          <w:lang w:eastAsia="ja-JP"/>
        </w:rPr>
        <w:t>from</w:t>
      </w:r>
      <w:r w:rsidR="00884E77" w:rsidRPr="00FD4A4B">
        <w:rPr>
          <w:spacing w:val="-4"/>
          <w:lang w:eastAsia="ja-JP"/>
        </w:rPr>
        <w:t xml:space="preserve"> </w:t>
      </w:r>
      <w:r w:rsidR="00884E77" w:rsidRPr="00FD4A4B">
        <w:rPr>
          <w:lang w:eastAsia="ja-JP"/>
        </w:rPr>
        <w:t>an</w:t>
      </w:r>
      <w:r w:rsidR="00884E77" w:rsidRPr="00FD4A4B">
        <w:rPr>
          <w:spacing w:val="-2"/>
          <w:lang w:eastAsia="ja-JP"/>
        </w:rPr>
        <w:t xml:space="preserve"> </w:t>
      </w:r>
      <w:r w:rsidR="00884E77" w:rsidRPr="00FD4A4B">
        <w:rPr>
          <w:lang w:eastAsia="ja-JP"/>
        </w:rPr>
        <w:t>IP</w:t>
      </w:r>
      <w:r w:rsidR="00884E77" w:rsidRPr="00FD4A4B">
        <w:rPr>
          <w:spacing w:val="-2"/>
          <w:lang w:eastAsia="ja-JP"/>
        </w:rPr>
        <w:t xml:space="preserve"> </w:t>
      </w:r>
      <w:r w:rsidR="00884E77" w:rsidRPr="00FD4A4B">
        <w:rPr>
          <w:lang w:eastAsia="ja-JP"/>
        </w:rPr>
        <w:t>address</w:t>
      </w:r>
      <w:r w:rsidR="00884E77" w:rsidRPr="00FD4A4B">
        <w:rPr>
          <w:spacing w:val="-6"/>
          <w:lang w:eastAsia="ja-JP"/>
        </w:rPr>
        <w:t xml:space="preserve"> </w:t>
      </w:r>
      <w:r w:rsidR="00884E77" w:rsidRPr="00FD4A4B">
        <w:rPr>
          <w:lang w:eastAsia="ja-JP"/>
        </w:rPr>
        <w:t>in</w:t>
      </w:r>
      <w:r w:rsidR="00884E77" w:rsidRPr="00FD4A4B">
        <w:rPr>
          <w:spacing w:val="-1"/>
          <w:lang w:eastAsia="ja-JP"/>
        </w:rPr>
        <w:t xml:space="preserve"> </w:t>
      </w:r>
      <w:r w:rsidR="00884E77" w:rsidRPr="00FD4A4B">
        <w:rPr>
          <w:lang w:eastAsia="ja-JP"/>
        </w:rPr>
        <w:t>a</w:t>
      </w:r>
      <w:r w:rsidR="00884E77" w:rsidRPr="00FD4A4B">
        <w:rPr>
          <w:spacing w:val="-1"/>
          <w:lang w:eastAsia="ja-JP"/>
        </w:rPr>
        <w:t xml:space="preserve"> </w:t>
      </w:r>
      <w:r w:rsidR="00884E77" w:rsidRPr="00FD4A4B">
        <w:rPr>
          <w:lang w:eastAsia="ja-JP"/>
        </w:rPr>
        <w:t>specific</w:t>
      </w:r>
      <w:r w:rsidR="00884E77" w:rsidRPr="00FD4A4B">
        <w:rPr>
          <w:spacing w:val="-6"/>
          <w:lang w:eastAsia="ja-JP"/>
        </w:rPr>
        <w:t xml:space="preserve"> </w:t>
      </w:r>
      <w:r w:rsidR="00884E77" w:rsidRPr="00FD4A4B">
        <w:rPr>
          <w:lang w:eastAsia="ja-JP"/>
        </w:rPr>
        <w:t>time</w:t>
      </w:r>
      <w:r w:rsidR="00884E77" w:rsidRPr="00FD4A4B">
        <w:rPr>
          <w:spacing w:val="-3"/>
          <w:lang w:eastAsia="ja-JP"/>
        </w:rPr>
        <w:t xml:space="preserve"> </w:t>
      </w:r>
      <w:r w:rsidR="00884E77" w:rsidRPr="00FD4A4B">
        <w:rPr>
          <w:lang w:eastAsia="ja-JP"/>
        </w:rPr>
        <w:t>range</w:t>
      </w:r>
      <w:r w:rsidR="003F28F7">
        <w:rPr>
          <w:lang w:eastAsia="ja-JP"/>
        </w:rPr>
        <w:t>.</w:t>
      </w:r>
    </w:p>
    <w:p w14:paraId="63C9E6EB" w14:textId="77777777" w:rsidR="00884E77" w:rsidRPr="00FD4A4B" w:rsidRDefault="005903A0" w:rsidP="00884E77">
      <w:r>
        <w:rPr>
          <w:i/>
          <w:lang w:eastAsia="ja-JP"/>
        </w:rPr>
        <w:t>Threat Reference</w:t>
      </w:r>
      <w:r w:rsidR="00F11E90" w:rsidRPr="00F11E90">
        <w:rPr>
          <w:i/>
          <w:lang w:eastAsia="ja-JP"/>
        </w:rPr>
        <w:t>s</w:t>
      </w:r>
      <w:r>
        <w:rPr>
          <w:lang w:eastAsia="ja-JP"/>
        </w:rPr>
        <w:t>: TR 33.926</w:t>
      </w:r>
      <w:r>
        <w:rPr>
          <w:rFonts w:ascii="Tele-GroteskNor" w:eastAsia="SimSun" w:hAnsi="Tele-GroteskNor" w:cs="Tele-GroteskNor" w:hint="eastAsia"/>
          <w:color w:val="000000"/>
          <w:lang w:val="en-US" w:eastAsia="zh-CN"/>
        </w:rPr>
        <w:t xml:space="preserve"> [4]</w:t>
      </w:r>
      <w:r w:rsidR="00F11E90" w:rsidRPr="00F11E90">
        <w:rPr>
          <w:rFonts w:ascii="Tele-GroteskNor" w:eastAsia="SimSun" w:hAnsi="Tele-GroteskNor" w:cs="Tele-GroteskNor"/>
          <w:color w:val="000000"/>
          <w:lang w:val="en-US" w:eastAsia="zh-CN"/>
        </w:rPr>
        <w:t>, clause 5.3.7, Denial of service</w:t>
      </w:r>
    </w:p>
    <w:p w14:paraId="53ACAEB8" w14:textId="77777777" w:rsidR="00884E77" w:rsidRPr="00FD4A4B" w:rsidRDefault="00884E77" w:rsidP="002764D2">
      <w:pPr>
        <w:keepNext/>
        <w:keepLines/>
        <w:spacing w:before="120"/>
        <w:rPr>
          <w:rFonts w:ascii="Arial" w:hAnsi="Arial"/>
          <w:sz w:val="22"/>
        </w:rPr>
      </w:pPr>
      <w:r w:rsidRPr="00FD4A4B">
        <w:rPr>
          <w:i/>
        </w:rPr>
        <w:t>Test case</w:t>
      </w:r>
      <w:r w:rsidRPr="00FD4A4B">
        <w:t>: Refer to</w:t>
      </w:r>
      <w:r w:rsidR="004013BB" w:rsidRPr="00FD4A4B">
        <w:t xml:space="preserve"> </w:t>
      </w:r>
      <w:r w:rsidR="00B63A74" w:rsidRPr="00FD4A4B">
        <w:t xml:space="preserve">test case in </w:t>
      </w:r>
      <w:r w:rsidR="003642F9">
        <w:t>clause </w:t>
      </w:r>
      <w:r w:rsidR="007E4CEE">
        <w:t>4</w:t>
      </w:r>
      <w:r w:rsidR="007E4CEE" w:rsidRPr="00F25655">
        <w:t>.2.3.3.3</w:t>
      </w:r>
      <w:r w:rsidR="0014230A">
        <w:t>.</w:t>
      </w:r>
    </w:p>
    <w:p w14:paraId="22B7B185" w14:textId="77777777" w:rsidR="00884E77" w:rsidRPr="00FD4A4B" w:rsidRDefault="000E530A" w:rsidP="009D1E7D">
      <w:pPr>
        <w:pStyle w:val="Heading5"/>
      </w:pPr>
      <w:bookmarkStart w:id="152" w:name="_CR4_2_3_3_2"/>
      <w:bookmarkStart w:id="153" w:name="_Toc19542378"/>
      <w:bookmarkStart w:id="154" w:name="_Toc35348380"/>
      <w:bookmarkStart w:id="155" w:name="_Toc224924951"/>
      <w:bookmarkEnd w:id="152"/>
      <w:r w:rsidRPr="00907F75">
        <w:t>4</w:t>
      </w:r>
      <w:r w:rsidR="00884E77" w:rsidRPr="00FD4A4B">
        <w:t>.2.3.3.2</w:t>
      </w:r>
      <w:r w:rsidR="00884E77" w:rsidRPr="00FD4A4B">
        <w:tab/>
        <w:t>Boot from intended memory devices only</w:t>
      </w:r>
      <w:bookmarkEnd w:id="153"/>
      <w:bookmarkEnd w:id="154"/>
      <w:bookmarkEnd w:id="155"/>
    </w:p>
    <w:p w14:paraId="7C220BA3" w14:textId="77777777" w:rsidR="00884E77" w:rsidRPr="00FD4A4B" w:rsidRDefault="00884E77" w:rsidP="0094445D">
      <w:pPr>
        <w:rPr>
          <w:lang w:eastAsia="ja-JP"/>
        </w:rPr>
      </w:pPr>
      <w:r w:rsidRPr="00FD4A4B">
        <w:rPr>
          <w:i/>
          <w:lang w:eastAsia="ja-JP"/>
        </w:rPr>
        <w:t>Requirement name</w:t>
      </w:r>
      <w:r w:rsidRPr="00FD4A4B">
        <w:rPr>
          <w:lang w:eastAsia="ja-JP"/>
        </w:rPr>
        <w:t xml:space="preserve">: </w:t>
      </w:r>
      <w:r w:rsidRPr="00FD4A4B">
        <w:rPr>
          <w:lang w:eastAsia="zh-CN"/>
        </w:rPr>
        <w:t>B</w:t>
      </w:r>
      <w:r w:rsidRPr="00FD4A4B">
        <w:rPr>
          <w:rFonts w:hint="eastAsia"/>
          <w:lang w:eastAsia="zh-CN"/>
        </w:rPr>
        <w:t>oot</w:t>
      </w:r>
      <w:r w:rsidRPr="00FD4A4B">
        <w:rPr>
          <w:lang w:eastAsia="zh-CN"/>
        </w:rPr>
        <w:t xml:space="preserve"> from intended memory devices only</w:t>
      </w:r>
    </w:p>
    <w:p w14:paraId="412561A1" w14:textId="77777777" w:rsidR="00884E77" w:rsidRPr="00FD4A4B" w:rsidRDefault="00884E77" w:rsidP="0094445D">
      <w:pPr>
        <w:rPr>
          <w:lang w:eastAsia="ja-JP"/>
        </w:rPr>
      </w:pPr>
      <w:r w:rsidRPr="00FD4A4B">
        <w:rPr>
          <w:i/>
          <w:lang w:eastAsia="ja-JP"/>
        </w:rPr>
        <w:t>Requirement reference</w:t>
      </w:r>
      <w:r w:rsidRPr="00FD4A4B">
        <w:rPr>
          <w:lang w:eastAsia="ja-JP"/>
        </w:rPr>
        <w:t xml:space="preserve">: </w:t>
      </w:r>
      <w:r w:rsidR="005903A0" w:rsidRPr="005903A0">
        <w:rPr>
          <w:lang w:eastAsia="ja-JP"/>
        </w:rPr>
        <w:t>In accordance with industry best practice</w:t>
      </w:r>
    </w:p>
    <w:p w14:paraId="521F293D" w14:textId="77777777" w:rsidR="00884E77" w:rsidRPr="00FD4A4B" w:rsidRDefault="00884E77" w:rsidP="0094445D">
      <w:pPr>
        <w:rPr>
          <w:lang w:eastAsia="ja-JP"/>
        </w:rPr>
      </w:pPr>
      <w:r w:rsidRPr="00FD4A4B">
        <w:rPr>
          <w:i/>
          <w:lang w:eastAsia="ja-JP"/>
        </w:rPr>
        <w:t>Requirement Description</w:t>
      </w:r>
      <w:r w:rsidRPr="00FD4A4B">
        <w:rPr>
          <w:lang w:eastAsia="ja-JP"/>
        </w:rPr>
        <w:t xml:space="preserve">: </w:t>
      </w:r>
    </w:p>
    <w:p w14:paraId="107DFB81" w14:textId="77777777" w:rsidR="00884E77" w:rsidRPr="00FD4A4B" w:rsidRDefault="00884E77" w:rsidP="00F05350">
      <w:pPr>
        <w:rPr>
          <w:lang w:eastAsia="zh-CN"/>
        </w:rPr>
      </w:pPr>
      <w:r w:rsidRPr="00FD4A4B">
        <w:rPr>
          <w:lang w:eastAsia="zh-CN"/>
        </w:rPr>
        <w:t>The network product</w:t>
      </w:r>
      <w:r w:rsidRPr="00FD4A4B">
        <w:rPr>
          <w:lang w:eastAsia="ja-JP"/>
        </w:rPr>
        <w:t xml:space="preserve"> can boot only from the memory devices intended for this purpose.</w:t>
      </w:r>
    </w:p>
    <w:p w14:paraId="4C263E62" w14:textId="77777777" w:rsidR="00A80D7F" w:rsidRPr="00F05350" w:rsidRDefault="00A80D7F" w:rsidP="00F05350">
      <w:pPr>
        <w:rPr>
          <w:i/>
          <w:iCs/>
        </w:rPr>
      </w:pPr>
      <w:r w:rsidRPr="00F05350">
        <w:rPr>
          <w:i/>
          <w:iCs/>
        </w:rPr>
        <w:t xml:space="preserve">Test case: </w:t>
      </w:r>
    </w:p>
    <w:p w14:paraId="72340A1E" w14:textId="77777777" w:rsidR="00A80D7F" w:rsidRPr="00FD4A4B" w:rsidRDefault="00A80D7F" w:rsidP="00F05350">
      <w:pPr>
        <w:rPr>
          <w:b/>
          <w:lang w:eastAsia="zh-CN"/>
        </w:rPr>
      </w:pPr>
      <w:r w:rsidRPr="00FD4A4B">
        <w:rPr>
          <w:b/>
          <w:lang w:eastAsia="zh-CN"/>
        </w:rPr>
        <w:t>Test Name:</w:t>
      </w:r>
      <w:r w:rsidR="00B621B2">
        <w:rPr>
          <w:b/>
          <w:lang w:eastAsia="zh-CN"/>
        </w:rPr>
        <w:t xml:space="preserve"> </w:t>
      </w:r>
      <w:r w:rsidRPr="00FD4A4B">
        <w:rPr>
          <w:lang w:eastAsia="zh-CN"/>
        </w:rPr>
        <w:t>TC_BOOT_INT_MEM_1</w:t>
      </w:r>
    </w:p>
    <w:p w14:paraId="51751CE7" w14:textId="77777777" w:rsidR="00A80D7F" w:rsidRPr="00F05350" w:rsidRDefault="00A80D7F" w:rsidP="00F05350">
      <w:pPr>
        <w:rPr>
          <w:b/>
          <w:bCs/>
          <w:lang w:eastAsia="zh-CN"/>
        </w:rPr>
      </w:pPr>
      <w:r w:rsidRPr="00F05350">
        <w:rPr>
          <w:b/>
          <w:bCs/>
          <w:lang w:eastAsia="zh-CN"/>
        </w:rPr>
        <w:t>Purpose:</w:t>
      </w:r>
    </w:p>
    <w:p w14:paraId="14E2BB70" w14:textId="77777777" w:rsidR="00A80D7F" w:rsidRPr="00FD4A4B" w:rsidRDefault="00A80D7F" w:rsidP="003642F9">
      <w:pPr>
        <w:rPr>
          <w:b/>
          <w:lang w:eastAsia="zh-CN"/>
        </w:rPr>
      </w:pPr>
      <w:r w:rsidRPr="00FD4A4B">
        <w:rPr>
          <w:lang w:eastAsia="de-DE"/>
        </w:rPr>
        <w:t xml:space="preserve">Verify that the network product can only boot from memory </w:t>
      </w:r>
      <w:r w:rsidRPr="00FD4A4B">
        <w:rPr>
          <w:lang w:eastAsia="ja-JP"/>
        </w:rPr>
        <w:t>devices intended for this purpose</w:t>
      </w:r>
      <w:r w:rsidRPr="00FD4A4B">
        <w:rPr>
          <w:lang w:eastAsia="de-DE"/>
        </w:rPr>
        <w:t xml:space="preserve"> (e.g. not from external</w:t>
      </w:r>
      <w:r w:rsidR="00B621B2">
        <w:rPr>
          <w:lang w:eastAsia="de-DE"/>
        </w:rPr>
        <w:t xml:space="preserve"> </w:t>
      </w:r>
      <w:r w:rsidRPr="00FD4A4B">
        <w:rPr>
          <w:lang w:eastAsia="de-DE"/>
        </w:rPr>
        <w:t>memory like USB key).</w:t>
      </w:r>
    </w:p>
    <w:p w14:paraId="25560FA5" w14:textId="77777777" w:rsidR="00A80D7F" w:rsidRPr="00F05350" w:rsidRDefault="00A80D7F" w:rsidP="00F05350">
      <w:pPr>
        <w:rPr>
          <w:b/>
          <w:bCs/>
          <w:lang w:eastAsia="zh-CN"/>
        </w:rPr>
      </w:pPr>
      <w:r w:rsidRPr="00F05350">
        <w:rPr>
          <w:b/>
          <w:bCs/>
          <w:lang w:eastAsia="zh-CN"/>
        </w:rPr>
        <w:t>Pre-Conditions:</w:t>
      </w:r>
    </w:p>
    <w:p w14:paraId="71A2FE76" w14:textId="77777777" w:rsidR="00A80D7F" w:rsidRPr="00FD4A4B" w:rsidRDefault="00A80D7F" w:rsidP="003642F9">
      <w:pPr>
        <w:rPr>
          <w:lang w:eastAsia="zh-CN"/>
        </w:rPr>
      </w:pPr>
      <w:r w:rsidRPr="00FD4A4B">
        <w:rPr>
          <w:lang w:eastAsia="zh-CN"/>
        </w:rPr>
        <w:t>A document which contains information regarding the firmware access mechanism supported by the product and</w:t>
      </w:r>
      <w:r w:rsidR="003642F9">
        <w:rPr>
          <w:lang w:eastAsia="zh-CN"/>
        </w:rPr>
        <w:t xml:space="preserve"> </w:t>
      </w:r>
      <w:r w:rsidRPr="00FD4A4B">
        <w:rPr>
          <w:lang w:eastAsia="zh-CN"/>
        </w:rPr>
        <w:t>about the memory devices from which the network product can boot.</w:t>
      </w:r>
    </w:p>
    <w:p w14:paraId="1508E6B0" w14:textId="77777777" w:rsidR="00A80D7F" w:rsidRPr="00F05350" w:rsidRDefault="00A80D7F" w:rsidP="00F05350">
      <w:pPr>
        <w:rPr>
          <w:b/>
          <w:bCs/>
          <w:lang w:eastAsia="zh-CN"/>
        </w:rPr>
      </w:pPr>
      <w:r w:rsidRPr="00F05350">
        <w:rPr>
          <w:b/>
          <w:bCs/>
          <w:lang w:eastAsia="zh-CN"/>
        </w:rPr>
        <w:t>Execution Steps</w:t>
      </w:r>
    </w:p>
    <w:p w14:paraId="11869E1F" w14:textId="77777777" w:rsidR="00C242D9" w:rsidRDefault="00A80D7F" w:rsidP="00A0771F">
      <w:pPr>
        <w:pStyle w:val="B1"/>
      </w:pPr>
      <w:r w:rsidRPr="00FD4A4B">
        <w:t>1.</w:t>
      </w:r>
      <w:r w:rsidRPr="00FD4A4B">
        <w:tab/>
        <w:t>The tester verifies that the network product is configured to boot from memory devices declared in the network product document only.</w:t>
      </w:r>
    </w:p>
    <w:p w14:paraId="746CB6DE" w14:textId="77777777" w:rsidR="00C513EC" w:rsidRPr="00FD4A4B" w:rsidRDefault="00C513EC" w:rsidP="00A0771F">
      <w:pPr>
        <w:pStyle w:val="B1"/>
      </w:pPr>
      <w:r>
        <w:t>2.</w:t>
      </w:r>
      <w:r>
        <w:tab/>
        <w:t>The tester verifies that the network product does not boot from any undeclared memory device by preparing a bootable medium for every class of bootable memory device (e.g. CD, USB key, network boot) present in and accessible at the network product and trying to boot from this medium.</w:t>
      </w:r>
    </w:p>
    <w:p w14:paraId="09B057EA" w14:textId="77777777" w:rsidR="00A80D7F" w:rsidRPr="00FD4A4B" w:rsidRDefault="00C513EC" w:rsidP="00A0771F">
      <w:pPr>
        <w:pStyle w:val="B1"/>
        <w:rPr>
          <w:rFonts w:ascii="Calibri" w:hAnsi="Calibri"/>
          <w:sz w:val="22"/>
          <w:szCs w:val="22"/>
          <w:lang w:eastAsia="de-DE"/>
        </w:rPr>
      </w:pPr>
      <w:r>
        <w:t>3</w:t>
      </w:r>
      <w:r w:rsidR="00A80D7F" w:rsidRPr="00FD4A4B">
        <w:t>.</w:t>
      </w:r>
      <w:r w:rsidR="00396536">
        <w:tab/>
        <w:t>T</w:t>
      </w:r>
      <w:r w:rsidR="00396536" w:rsidRPr="00396536">
        <w:t>he tester verifies that attempts to access and modify the firmware of the network product are permitted following successful authentication but prevented without prior successful authentication.</w:t>
      </w:r>
    </w:p>
    <w:p w14:paraId="4D2969D3" w14:textId="77777777" w:rsidR="00C917A9" w:rsidRDefault="00C917A9" w:rsidP="00C917A9">
      <w:pPr>
        <w:pStyle w:val="B1"/>
        <w:rPr>
          <w:lang w:eastAsia="zh-CN"/>
        </w:rPr>
      </w:pPr>
      <w:r w:rsidRPr="00C917A9">
        <w:rPr>
          <w:lang w:eastAsia="zh-CN"/>
        </w:rPr>
        <w:t>4.</w:t>
      </w:r>
      <w:r>
        <w:rPr>
          <w:lang w:eastAsia="zh-CN"/>
        </w:rPr>
        <w:tab/>
      </w:r>
      <w:r w:rsidRPr="00C917A9">
        <w:rPr>
          <w:lang w:eastAsia="zh-CN"/>
        </w:rPr>
        <w:t>The tester verifies that the boot sources can be modified only by administrator/root user.</w:t>
      </w:r>
    </w:p>
    <w:p w14:paraId="48CD97DF" w14:textId="77777777" w:rsidR="00A80D7F" w:rsidRPr="00CA624C" w:rsidRDefault="00A80D7F" w:rsidP="00CA624C">
      <w:pPr>
        <w:rPr>
          <w:b/>
          <w:bCs/>
          <w:lang w:eastAsia="zh-CN"/>
        </w:rPr>
      </w:pPr>
      <w:r w:rsidRPr="00CA624C">
        <w:rPr>
          <w:b/>
          <w:bCs/>
          <w:lang w:eastAsia="zh-CN"/>
        </w:rPr>
        <w:t>Expected Results:</w:t>
      </w:r>
    </w:p>
    <w:p w14:paraId="12482626" w14:textId="77777777" w:rsidR="00A80D7F" w:rsidRPr="00FD4A4B" w:rsidRDefault="00A80D7F" w:rsidP="003642F9">
      <w:pPr>
        <w:rPr>
          <w:lang w:eastAsia="zh-CN"/>
        </w:rPr>
      </w:pPr>
      <w:r w:rsidRPr="00FD4A4B">
        <w:rPr>
          <w:lang w:eastAsia="zh-CN"/>
        </w:rPr>
        <w:t>The network product cannot boot from a memory device that is not configured in its firmware, and access to the firmware is only possible with the correct authentication.</w:t>
      </w:r>
    </w:p>
    <w:p w14:paraId="74EC3500" w14:textId="77777777" w:rsidR="00A80D7F" w:rsidRPr="00CA624C" w:rsidRDefault="00A80D7F" w:rsidP="00CA624C">
      <w:pPr>
        <w:rPr>
          <w:b/>
          <w:bCs/>
        </w:rPr>
      </w:pPr>
      <w:r w:rsidRPr="00CA624C">
        <w:rPr>
          <w:b/>
          <w:bCs/>
        </w:rPr>
        <w:t xml:space="preserve">Expected format of evidence: </w:t>
      </w:r>
    </w:p>
    <w:p w14:paraId="24BA3FDB" w14:textId="77777777" w:rsidR="00C513EC" w:rsidRDefault="00C513EC" w:rsidP="00C513EC">
      <w:r>
        <w:rPr>
          <w:rFonts w:cs="Arial"/>
          <w:color w:val="000000"/>
        </w:rPr>
        <w:t>Screenshot of the actual boot device configuration of the network product and firmware access mechanism/authentication.</w:t>
      </w:r>
    </w:p>
    <w:p w14:paraId="18307BF8" w14:textId="77777777" w:rsidR="00C513EC" w:rsidRPr="00FD4A4B" w:rsidRDefault="00C513EC" w:rsidP="00C513EC">
      <w:r>
        <w:rPr>
          <w:rFonts w:cs="Arial"/>
          <w:color w:val="000000"/>
        </w:rPr>
        <w:t>Textual description of the attempts of booting from prepared memory devices.</w:t>
      </w:r>
    </w:p>
    <w:p w14:paraId="1710908B" w14:textId="77777777" w:rsidR="00884E77" w:rsidRPr="00FD4A4B" w:rsidRDefault="000E530A" w:rsidP="00884E77">
      <w:pPr>
        <w:pStyle w:val="Heading5"/>
        <w:ind w:left="0" w:firstLine="0"/>
        <w:rPr>
          <w:lang w:eastAsia="zh-CN"/>
        </w:rPr>
      </w:pPr>
      <w:bookmarkStart w:id="156" w:name="_CR4_2_3_3_3"/>
      <w:bookmarkStart w:id="157" w:name="_Toc19542379"/>
      <w:bookmarkStart w:id="158" w:name="_Toc35348381"/>
      <w:bookmarkStart w:id="159" w:name="_Toc224924952"/>
      <w:bookmarkEnd w:id="156"/>
      <w:r w:rsidRPr="00907F75">
        <w:t>4</w:t>
      </w:r>
      <w:r w:rsidR="00884E77" w:rsidRPr="00FD4A4B">
        <w:t>.2.3.3.3</w:t>
      </w:r>
      <w:r w:rsidR="00884E77" w:rsidRPr="00FD4A4B">
        <w:tab/>
      </w:r>
      <w:r w:rsidR="00884E77" w:rsidRPr="00FD4A4B">
        <w:rPr>
          <w:lang w:eastAsia="zh-CN"/>
        </w:rPr>
        <w:t>System handling during excessive overload situations</w:t>
      </w:r>
      <w:bookmarkEnd w:id="157"/>
      <w:bookmarkEnd w:id="158"/>
      <w:bookmarkEnd w:id="159"/>
    </w:p>
    <w:p w14:paraId="7185E7DB" w14:textId="77777777" w:rsidR="005903A0" w:rsidRDefault="00884E77" w:rsidP="005903A0">
      <w:pPr>
        <w:rPr>
          <w:lang w:eastAsia="zh-CN"/>
        </w:rPr>
      </w:pPr>
      <w:r w:rsidRPr="00FD4A4B">
        <w:rPr>
          <w:i/>
        </w:rPr>
        <w:t>Requirement Name</w:t>
      </w:r>
      <w:r w:rsidRPr="00FD4A4B">
        <w:t xml:space="preserve">: </w:t>
      </w:r>
      <w:r w:rsidRPr="00FD4A4B">
        <w:rPr>
          <w:lang w:eastAsia="zh-CN"/>
        </w:rPr>
        <w:t xml:space="preserve">System handling during </w:t>
      </w:r>
      <w:r w:rsidR="00FE369F">
        <w:rPr>
          <w:lang w:eastAsia="zh-CN"/>
        </w:rPr>
        <w:t xml:space="preserve">excessive </w:t>
      </w:r>
      <w:r w:rsidRPr="00FD4A4B">
        <w:rPr>
          <w:lang w:eastAsia="zh-CN"/>
        </w:rPr>
        <w:t>overload situations</w:t>
      </w:r>
      <w:r w:rsidR="005903A0">
        <w:rPr>
          <w:lang w:eastAsia="zh-CN"/>
        </w:rPr>
        <w:t>.</w:t>
      </w:r>
    </w:p>
    <w:p w14:paraId="391CA1B6" w14:textId="77777777" w:rsidR="00884E77" w:rsidRPr="00FD4A4B" w:rsidRDefault="005903A0" w:rsidP="005903A0">
      <w:r w:rsidRPr="005903A0">
        <w:rPr>
          <w:i/>
          <w:iCs/>
          <w:lang w:eastAsia="zh-CN"/>
        </w:rPr>
        <w:t>Requirement Reference</w:t>
      </w:r>
      <w:r>
        <w:rPr>
          <w:lang w:eastAsia="zh-CN"/>
        </w:rPr>
        <w:t>: In accordance with industry best practice.</w:t>
      </w:r>
    </w:p>
    <w:p w14:paraId="1A74A55A" w14:textId="29417D8D" w:rsidR="00884E77" w:rsidRPr="00FD4A4B" w:rsidRDefault="00884E77" w:rsidP="00C23BA7">
      <w:pPr>
        <w:rPr>
          <w:sz w:val="24"/>
          <w:szCs w:val="24"/>
        </w:rPr>
      </w:pPr>
      <w:r w:rsidRPr="00FD4A4B">
        <w:rPr>
          <w:i/>
        </w:rPr>
        <w:t>Requirem</w:t>
      </w:r>
      <w:r w:rsidRPr="00C23BA7">
        <w:rPr>
          <w:i/>
          <w:lang w:eastAsia="zh-CN"/>
        </w:rPr>
        <w:t>ent Description</w:t>
      </w:r>
      <w:r w:rsidRPr="00FD4A4B">
        <w:rPr>
          <w:lang w:eastAsia="zh-CN"/>
        </w:rPr>
        <w:t xml:space="preserve">: </w:t>
      </w:r>
      <w:r w:rsidR="00B10AFC">
        <w:rPr>
          <w:lang w:eastAsia="zh-CN"/>
        </w:rPr>
        <w:t xml:space="preserve">The system shall act in a predictable way if an overload situation cannot be prevented. </w:t>
      </w:r>
      <w:r w:rsidR="00C23BA7">
        <w:rPr>
          <w:lang w:eastAsia="zh-CN"/>
        </w:rPr>
        <w:t xml:space="preserve">A </w:t>
      </w:r>
      <w:r w:rsidRPr="00C23BA7">
        <w:rPr>
          <w:lang w:eastAsia="zh-CN"/>
        </w:rPr>
        <w:t>syste</w:t>
      </w:r>
      <w:r w:rsidRPr="00FD4A4B">
        <w:rPr>
          <w:lang w:eastAsia="zh-CN"/>
        </w:rPr>
        <w:t>m</w:t>
      </w:r>
      <w:r w:rsidRPr="00C23BA7">
        <w:rPr>
          <w:lang w:eastAsia="zh-CN"/>
        </w:rPr>
        <w:t xml:space="preserve"> shall b</w:t>
      </w:r>
      <w:r w:rsidRPr="00FD4A4B">
        <w:rPr>
          <w:lang w:eastAsia="zh-CN"/>
        </w:rPr>
        <w:t>e</w:t>
      </w:r>
      <w:r w:rsidRPr="00C23BA7">
        <w:rPr>
          <w:lang w:eastAsia="zh-CN"/>
        </w:rPr>
        <w:t xml:space="preserve"> buil</w:t>
      </w:r>
      <w:r w:rsidRPr="00FD4A4B">
        <w:rPr>
          <w:lang w:eastAsia="zh-CN"/>
        </w:rPr>
        <w:t>t</w:t>
      </w:r>
      <w:r w:rsidRPr="00C23BA7">
        <w:rPr>
          <w:lang w:eastAsia="zh-CN"/>
        </w:rPr>
        <w:t xml:space="preserve"> i</w:t>
      </w:r>
      <w:r w:rsidRPr="00FD4A4B">
        <w:rPr>
          <w:lang w:eastAsia="zh-CN"/>
        </w:rPr>
        <w:t>n</w:t>
      </w:r>
      <w:r w:rsidRPr="00C23BA7">
        <w:rPr>
          <w:lang w:eastAsia="zh-CN"/>
        </w:rPr>
        <w:t xml:space="preserve"> thi</w:t>
      </w:r>
      <w:r w:rsidRPr="00FD4A4B">
        <w:rPr>
          <w:lang w:eastAsia="zh-CN"/>
        </w:rPr>
        <w:t>s</w:t>
      </w:r>
      <w:r w:rsidRPr="00C23BA7">
        <w:rPr>
          <w:lang w:eastAsia="zh-CN"/>
        </w:rPr>
        <w:t xml:space="preserve"> wa</w:t>
      </w:r>
      <w:r w:rsidRPr="00FD4A4B">
        <w:rPr>
          <w:lang w:eastAsia="zh-CN"/>
        </w:rPr>
        <w:t>y</w:t>
      </w:r>
      <w:r w:rsidRPr="00C23BA7">
        <w:rPr>
          <w:lang w:eastAsia="zh-CN"/>
        </w:rPr>
        <w:t xml:space="preserve"> tha</w:t>
      </w:r>
      <w:r w:rsidRPr="00FD4A4B">
        <w:rPr>
          <w:lang w:eastAsia="zh-CN"/>
        </w:rPr>
        <w:t>t</w:t>
      </w:r>
      <w:r w:rsidRPr="00C23BA7">
        <w:rPr>
          <w:lang w:eastAsia="zh-CN"/>
        </w:rPr>
        <w:t xml:space="preserve"> i</w:t>
      </w:r>
      <w:r w:rsidRPr="00FD4A4B">
        <w:rPr>
          <w:lang w:eastAsia="zh-CN"/>
        </w:rPr>
        <w:t>t</w:t>
      </w:r>
      <w:r w:rsidRPr="00C23BA7">
        <w:rPr>
          <w:lang w:eastAsia="zh-CN"/>
        </w:rPr>
        <w:t xml:space="preserve"> ca</w:t>
      </w:r>
      <w:r w:rsidRPr="00FD4A4B">
        <w:rPr>
          <w:lang w:eastAsia="zh-CN"/>
        </w:rPr>
        <w:t>n</w:t>
      </w:r>
      <w:r w:rsidRPr="00C23BA7">
        <w:rPr>
          <w:lang w:eastAsia="zh-CN"/>
        </w:rPr>
        <w:t xml:space="preserve"> reac</w:t>
      </w:r>
      <w:r w:rsidRPr="00FD4A4B">
        <w:rPr>
          <w:lang w:eastAsia="zh-CN"/>
        </w:rPr>
        <w:t>t</w:t>
      </w:r>
      <w:r w:rsidRPr="00C23BA7">
        <w:rPr>
          <w:lang w:eastAsia="zh-CN"/>
        </w:rPr>
        <w:t xml:space="preserve"> o</w:t>
      </w:r>
      <w:r w:rsidRPr="00FD4A4B">
        <w:rPr>
          <w:lang w:eastAsia="zh-CN"/>
        </w:rPr>
        <w:t>n</w:t>
      </w:r>
      <w:r w:rsidRPr="00C23BA7">
        <w:rPr>
          <w:lang w:eastAsia="zh-CN"/>
        </w:rPr>
        <w:t xml:space="preserve"> </w:t>
      </w:r>
      <w:r w:rsidR="00614893" w:rsidRPr="00FD4A4B">
        <w:rPr>
          <w:lang w:eastAsia="zh-CN"/>
        </w:rPr>
        <w:t>an</w:t>
      </w:r>
      <w:r w:rsidRPr="00C23BA7">
        <w:rPr>
          <w:lang w:eastAsia="zh-CN"/>
        </w:rPr>
        <w:t xml:space="preserve"> overloa</w:t>
      </w:r>
      <w:r w:rsidRPr="00FD4A4B">
        <w:rPr>
          <w:lang w:eastAsia="zh-CN"/>
        </w:rPr>
        <w:t xml:space="preserve">d </w:t>
      </w:r>
      <w:r w:rsidRPr="00C23BA7">
        <w:rPr>
          <w:lang w:eastAsia="zh-CN"/>
        </w:rPr>
        <w:t>situatio</w:t>
      </w:r>
      <w:r w:rsidRPr="00FD4A4B">
        <w:rPr>
          <w:lang w:eastAsia="zh-CN"/>
        </w:rPr>
        <w:t xml:space="preserve">n </w:t>
      </w:r>
      <w:r w:rsidRPr="00C23BA7">
        <w:rPr>
          <w:lang w:eastAsia="zh-CN"/>
        </w:rPr>
        <w:t>i</w:t>
      </w:r>
      <w:r w:rsidRPr="00FD4A4B">
        <w:rPr>
          <w:lang w:eastAsia="zh-CN"/>
        </w:rPr>
        <w:t>n</w:t>
      </w:r>
      <w:r w:rsidRPr="00C23BA7">
        <w:rPr>
          <w:lang w:eastAsia="zh-CN"/>
        </w:rPr>
        <w:t xml:space="preserve"> </w:t>
      </w:r>
      <w:r w:rsidRPr="00FD4A4B">
        <w:rPr>
          <w:lang w:eastAsia="zh-CN"/>
        </w:rPr>
        <w:t>a</w:t>
      </w:r>
      <w:r w:rsidRPr="00C23BA7">
        <w:rPr>
          <w:lang w:eastAsia="zh-CN"/>
        </w:rPr>
        <w:t xml:space="preserve"> controlle</w:t>
      </w:r>
      <w:r w:rsidRPr="00FD4A4B">
        <w:rPr>
          <w:lang w:eastAsia="zh-CN"/>
        </w:rPr>
        <w:t>d</w:t>
      </w:r>
      <w:r w:rsidRPr="00C23BA7">
        <w:rPr>
          <w:lang w:eastAsia="zh-CN"/>
        </w:rPr>
        <w:t xml:space="preserve"> way</w:t>
      </w:r>
      <w:r w:rsidRPr="00FD4A4B">
        <w:rPr>
          <w:lang w:eastAsia="zh-CN"/>
        </w:rPr>
        <w:t>.</w:t>
      </w:r>
      <w:r w:rsidRPr="00C23BA7">
        <w:rPr>
          <w:lang w:eastAsia="zh-CN"/>
        </w:rPr>
        <w:t xml:space="preserve"> </w:t>
      </w:r>
    </w:p>
    <w:p w14:paraId="07F82632" w14:textId="507A4FAE" w:rsidR="00884E77" w:rsidRPr="00FD4A4B" w:rsidRDefault="00E37420" w:rsidP="00153AE5">
      <w:r>
        <w:rPr>
          <w:lang w:eastAsia="zh-CN"/>
        </w:rPr>
        <w:t xml:space="preserve">However, it is possible that a situation happens where the security measures cannot prevent overload of system. </w:t>
      </w:r>
      <w:r w:rsidR="00884E77" w:rsidRPr="00FD4A4B">
        <w:rPr>
          <w:spacing w:val="1"/>
        </w:rPr>
        <w:t>I</w:t>
      </w:r>
      <w:r w:rsidR="00884E77" w:rsidRPr="00FD4A4B">
        <w:t>n</w:t>
      </w:r>
      <w:r w:rsidR="00884E77" w:rsidRPr="00FD4A4B">
        <w:rPr>
          <w:spacing w:val="5"/>
        </w:rPr>
        <w:t xml:space="preserve"> </w:t>
      </w:r>
      <w:r w:rsidR="00884E77" w:rsidRPr="00FD4A4B">
        <w:rPr>
          <w:spacing w:val="1"/>
        </w:rPr>
        <w:t>suc</w:t>
      </w:r>
      <w:r w:rsidR="00884E77" w:rsidRPr="00FD4A4B">
        <w:t>h</w:t>
      </w:r>
      <w:r w:rsidR="00884E77" w:rsidRPr="00FD4A4B">
        <w:rPr>
          <w:spacing w:val="6"/>
        </w:rPr>
        <w:t xml:space="preserve"> </w:t>
      </w:r>
      <w:r w:rsidR="00884E77" w:rsidRPr="00FD4A4B">
        <w:rPr>
          <w:spacing w:val="1"/>
        </w:rPr>
        <w:t>cas</w:t>
      </w:r>
      <w:r w:rsidR="00884E77" w:rsidRPr="00FD4A4B">
        <w:t>e</w:t>
      </w:r>
      <w:r w:rsidR="00884E77" w:rsidRPr="00FD4A4B">
        <w:rPr>
          <w:spacing w:val="2"/>
        </w:rPr>
        <w:t xml:space="preserve"> </w:t>
      </w:r>
      <w:r w:rsidR="00884E77" w:rsidRPr="00FD4A4B">
        <w:rPr>
          <w:spacing w:val="1"/>
        </w:rPr>
        <w:t>i</w:t>
      </w:r>
      <w:r w:rsidR="00884E77" w:rsidRPr="00FD4A4B">
        <w:t>t</w:t>
      </w:r>
      <w:r w:rsidR="00884E77" w:rsidRPr="00FD4A4B">
        <w:rPr>
          <w:spacing w:val="5"/>
        </w:rPr>
        <w:t xml:space="preserve"> </w:t>
      </w:r>
      <w:r w:rsidR="00884E77" w:rsidRPr="00FD4A4B">
        <w:rPr>
          <w:spacing w:val="1"/>
        </w:rPr>
        <w:t>shall</w:t>
      </w:r>
      <w:r w:rsidR="00884E77" w:rsidRPr="00FD4A4B">
        <w:rPr>
          <w:spacing w:val="2"/>
        </w:rPr>
        <w:t xml:space="preserve"> </w:t>
      </w:r>
      <w:r w:rsidR="00884E77" w:rsidRPr="00FD4A4B">
        <w:rPr>
          <w:spacing w:val="1"/>
        </w:rPr>
        <w:t>b</w:t>
      </w:r>
      <w:r w:rsidR="00884E77" w:rsidRPr="00FD4A4B">
        <w:t>e</w:t>
      </w:r>
      <w:r w:rsidR="00884E77" w:rsidRPr="00FD4A4B">
        <w:rPr>
          <w:spacing w:val="4"/>
        </w:rPr>
        <w:t xml:space="preserve"> </w:t>
      </w:r>
      <w:r w:rsidR="00884E77" w:rsidRPr="00FD4A4B">
        <w:rPr>
          <w:spacing w:val="1"/>
        </w:rPr>
        <w:t>ensure</w:t>
      </w:r>
      <w:r w:rsidR="00884E77" w:rsidRPr="00FD4A4B">
        <w:t xml:space="preserve">d </w:t>
      </w:r>
      <w:r w:rsidR="00884E77" w:rsidRPr="00FD4A4B">
        <w:rPr>
          <w:spacing w:val="1"/>
        </w:rPr>
        <w:t>tha</w:t>
      </w:r>
      <w:r w:rsidR="00884E77" w:rsidRPr="00FD4A4B">
        <w:t>t</w:t>
      </w:r>
      <w:r w:rsidR="00884E77" w:rsidRPr="00FD4A4B">
        <w:rPr>
          <w:spacing w:val="3"/>
        </w:rPr>
        <w:t xml:space="preserve"> </w:t>
      </w:r>
      <w:r w:rsidR="00884E77" w:rsidRPr="00FD4A4B">
        <w:rPr>
          <w:spacing w:val="1"/>
        </w:rPr>
        <w:t>th</w:t>
      </w:r>
      <w:r w:rsidR="00884E77" w:rsidRPr="00FD4A4B">
        <w:t>e</w:t>
      </w:r>
      <w:r w:rsidR="00884E77" w:rsidRPr="00FD4A4B">
        <w:rPr>
          <w:spacing w:val="3"/>
        </w:rPr>
        <w:t xml:space="preserve"> </w:t>
      </w:r>
      <w:r w:rsidR="00884E77" w:rsidRPr="00FD4A4B">
        <w:rPr>
          <w:spacing w:val="1"/>
        </w:rPr>
        <w:t>syste</w:t>
      </w:r>
      <w:r w:rsidR="00884E77" w:rsidRPr="00FD4A4B">
        <w:t xml:space="preserve">m </w:t>
      </w:r>
      <w:r w:rsidR="00884E77" w:rsidRPr="00FD4A4B">
        <w:rPr>
          <w:spacing w:val="1"/>
        </w:rPr>
        <w:t>canno</w:t>
      </w:r>
      <w:r w:rsidR="00884E77" w:rsidRPr="00FD4A4B">
        <w:t>t</w:t>
      </w:r>
      <w:r w:rsidR="00884E77" w:rsidRPr="00FD4A4B">
        <w:rPr>
          <w:spacing w:val="1"/>
        </w:rPr>
        <w:t xml:space="preserve"> reac</w:t>
      </w:r>
      <w:r w:rsidR="00884E77" w:rsidRPr="00FD4A4B">
        <w:t>h</w:t>
      </w:r>
      <w:r w:rsidR="00884E77" w:rsidRPr="00FD4A4B">
        <w:rPr>
          <w:spacing w:val="1"/>
        </w:rPr>
        <w:t xml:space="preserve"> a</w:t>
      </w:r>
      <w:r w:rsidR="00884E77" w:rsidRPr="00FD4A4B">
        <w:t>n</w:t>
      </w:r>
      <w:r w:rsidR="00884E77" w:rsidRPr="00FD4A4B">
        <w:rPr>
          <w:spacing w:val="4"/>
        </w:rPr>
        <w:t xml:space="preserve"> </w:t>
      </w:r>
      <w:r w:rsidR="00884E77" w:rsidRPr="00FD4A4B">
        <w:rPr>
          <w:spacing w:val="1"/>
        </w:rPr>
        <w:t>undefine</w:t>
      </w:r>
      <w:r w:rsidR="00884E77" w:rsidRPr="00FD4A4B">
        <w:t>d</w:t>
      </w:r>
      <w:r w:rsidR="00884E77" w:rsidRPr="00E32DBA">
        <w:t xml:space="preserve"> </w:t>
      </w:r>
      <w:r w:rsidR="00884E77" w:rsidRPr="00FD4A4B">
        <w:rPr>
          <w:spacing w:val="1"/>
        </w:rPr>
        <w:t>an</w:t>
      </w:r>
      <w:r w:rsidR="00884E77" w:rsidRPr="00FD4A4B">
        <w:t>d</w:t>
      </w:r>
      <w:r w:rsidR="00884E77" w:rsidRPr="00FD4A4B">
        <w:rPr>
          <w:spacing w:val="3"/>
        </w:rPr>
        <w:t xml:space="preserve"> </w:t>
      </w:r>
      <w:r w:rsidR="00884E77" w:rsidRPr="00FD4A4B">
        <w:rPr>
          <w:spacing w:val="1"/>
        </w:rPr>
        <w:t>thu</w:t>
      </w:r>
      <w:r w:rsidR="00884E77" w:rsidRPr="00FD4A4B">
        <w:t>s</w:t>
      </w:r>
      <w:r w:rsidR="00884E77" w:rsidRPr="00FD4A4B">
        <w:rPr>
          <w:spacing w:val="3"/>
        </w:rPr>
        <w:t xml:space="preserve"> </w:t>
      </w:r>
      <w:r w:rsidR="00884E77" w:rsidRPr="00FD4A4B">
        <w:rPr>
          <w:spacing w:val="1"/>
        </w:rPr>
        <w:t>potentiall</w:t>
      </w:r>
      <w:r w:rsidR="00884E77" w:rsidRPr="00FD4A4B">
        <w:t>y</w:t>
      </w:r>
      <w:r w:rsidR="00884E77" w:rsidRPr="00E32DBA">
        <w:t xml:space="preserve"> </w:t>
      </w:r>
      <w:r w:rsidR="00884E77" w:rsidRPr="00FD4A4B">
        <w:rPr>
          <w:spacing w:val="1"/>
        </w:rPr>
        <w:t>insecur</w:t>
      </w:r>
      <w:r w:rsidR="00884E77" w:rsidRPr="00FD4A4B">
        <w:t>e</w:t>
      </w:r>
      <w:r w:rsidR="00884E77" w:rsidRPr="00E32DBA">
        <w:t xml:space="preserve"> </w:t>
      </w:r>
      <w:r w:rsidR="00884E77" w:rsidRPr="00FD4A4B">
        <w:rPr>
          <w:spacing w:val="1"/>
        </w:rPr>
        <w:t>state</w:t>
      </w:r>
      <w:r w:rsidR="00884E77" w:rsidRPr="00FD4A4B">
        <w:t>.</w:t>
      </w:r>
      <w:r w:rsidR="00884E77" w:rsidRPr="00FD4A4B">
        <w:rPr>
          <w:spacing w:val="2"/>
        </w:rPr>
        <w:t xml:space="preserve"> </w:t>
      </w:r>
      <w:r w:rsidR="00884E77" w:rsidRPr="00FD4A4B">
        <w:rPr>
          <w:spacing w:val="1"/>
        </w:rPr>
        <w:t>I</w:t>
      </w:r>
      <w:r w:rsidR="00884E77" w:rsidRPr="00FD4A4B">
        <w:t>n</w:t>
      </w:r>
      <w:r w:rsidR="00884E77" w:rsidRPr="00FD4A4B">
        <w:rPr>
          <w:spacing w:val="5"/>
        </w:rPr>
        <w:t xml:space="preserve"> </w:t>
      </w:r>
      <w:r w:rsidR="00884E77" w:rsidRPr="00FD4A4B">
        <w:rPr>
          <w:spacing w:val="1"/>
        </w:rPr>
        <w:t>an extrem</w:t>
      </w:r>
      <w:r w:rsidR="00884E77" w:rsidRPr="00FD4A4B">
        <w:t>e</w:t>
      </w:r>
      <w:r w:rsidR="00884E77" w:rsidRPr="00FD4A4B">
        <w:rPr>
          <w:spacing w:val="1"/>
        </w:rPr>
        <w:t xml:space="preserve"> cas</w:t>
      </w:r>
      <w:r w:rsidR="00884E77" w:rsidRPr="00FD4A4B">
        <w:t>e</w:t>
      </w:r>
      <w:r w:rsidR="00884E77" w:rsidRPr="00FD4A4B">
        <w:rPr>
          <w:spacing w:val="3"/>
        </w:rPr>
        <w:t xml:space="preserve"> </w:t>
      </w:r>
      <w:r w:rsidR="00884E77" w:rsidRPr="00FD4A4B">
        <w:rPr>
          <w:spacing w:val="1"/>
        </w:rPr>
        <w:t>thi</w:t>
      </w:r>
      <w:r w:rsidR="00884E77" w:rsidRPr="00FD4A4B">
        <w:t>s</w:t>
      </w:r>
      <w:r w:rsidR="00884E77" w:rsidRPr="00FD4A4B">
        <w:rPr>
          <w:spacing w:val="4"/>
        </w:rPr>
        <w:t xml:space="preserve"> </w:t>
      </w:r>
      <w:r w:rsidR="00884E77" w:rsidRPr="00FD4A4B">
        <w:rPr>
          <w:spacing w:val="1"/>
        </w:rPr>
        <w:t>mean</w:t>
      </w:r>
      <w:r w:rsidR="00884E77" w:rsidRPr="00FD4A4B">
        <w:t>s</w:t>
      </w:r>
      <w:r w:rsidR="00884E77" w:rsidRPr="00FD4A4B">
        <w:rPr>
          <w:spacing w:val="2"/>
        </w:rPr>
        <w:t xml:space="preserve"> </w:t>
      </w:r>
      <w:r w:rsidR="00884E77" w:rsidRPr="00FD4A4B">
        <w:rPr>
          <w:spacing w:val="1"/>
        </w:rPr>
        <w:t>tha</w:t>
      </w:r>
      <w:r w:rsidR="00884E77" w:rsidRPr="00FD4A4B">
        <w:t>t</w:t>
      </w:r>
      <w:r w:rsidR="00884E77" w:rsidRPr="00FD4A4B">
        <w:rPr>
          <w:spacing w:val="4"/>
        </w:rPr>
        <w:t xml:space="preserve"> </w:t>
      </w:r>
      <w:r w:rsidR="00884E77" w:rsidRPr="00FD4A4B">
        <w:t>a</w:t>
      </w:r>
      <w:r w:rsidR="00884E77" w:rsidRPr="00FD4A4B">
        <w:rPr>
          <w:spacing w:val="6"/>
        </w:rPr>
        <w:t xml:space="preserve"> </w:t>
      </w:r>
      <w:r w:rsidR="00884E77" w:rsidRPr="00FD4A4B">
        <w:rPr>
          <w:spacing w:val="1"/>
        </w:rPr>
        <w:t>controlle</w:t>
      </w:r>
      <w:r w:rsidR="00884E77" w:rsidRPr="00FD4A4B">
        <w:t>d</w:t>
      </w:r>
      <w:r w:rsidR="00884E77" w:rsidRPr="00E32DBA">
        <w:t xml:space="preserve"> </w:t>
      </w:r>
      <w:r w:rsidR="00884E77" w:rsidRPr="00FD4A4B">
        <w:rPr>
          <w:spacing w:val="1"/>
        </w:rPr>
        <w:t>syste</w:t>
      </w:r>
      <w:r w:rsidR="00884E77" w:rsidRPr="00FD4A4B">
        <w:t>m</w:t>
      </w:r>
      <w:r w:rsidR="00884E77" w:rsidRPr="00FD4A4B">
        <w:rPr>
          <w:spacing w:val="1"/>
        </w:rPr>
        <w:t xml:space="preserve"> shutdow</w:t>
      </w:r>
      <w:r w:rsidR="00884E77" w:rsidRPr="00FD4A4B">
        <w:t>n</w:t>
      </w:r>
      <w:r w:rsidR="00884E77" w:rsidRPr="00E32DBA">
        <w:t xml:space="preserve"> </w:t>
      </w:r>
      <w:r w:rsidR="00884E77" w:rsidRPr="00FD4A4B">
        <w:rPr>
          <w:spacing w:val="1"/>
        </w:rPr>
        <w:t>i</w:t>
      </w:r>
      <w:r w:rsidR="00884E77" w:rsidRPr="00FD4A4B">
        <w:t>s</w:t>
      </w:r>
      <w:r w:rsidR="00884E77" w:rsidRPr="00FD4A4B">
        <w:rPr>
          <w:spacing w:val="6"/>
        </w:rPr>
        <w:t xml:space="preserve"> </w:t>
      </w:r>
      <w:r w:rsidR="00884E77" w:rsidRPr="00FD4A4B">
        <w:rPr>
          <w:spacing w:val="1"/>
        </w:rPr>
        <w:t>preferabl</w:t>
      </w:r>
      <w:r w:rsidR="00884E77" w:rsidRPr="00FD4A4B">
        <w:t>e</w:t>
      </w:r>
      <w:r w:rsidR="00884E77" w:rsidRPr="00E32DBA">
        <w:t xml:space="preserve"> </w:t>
      </w:r>
      <w:r w:rsidR="00884E77" w:rsidRPr="00FD4A4B">
        <w:rPr>
          <w:spacing w:val="1"/>
        </w:rPr>
        <w:t>t</w:t>
      </w:r>
      <w:r w:rsidR="00884E77" w:rsidRPr="00FD4A4B">
        <w:t>o</w:t>
      </w:r>
      <w:r w:rsidR="00884E77" w:rsidRPr="00FD4A4B">
        <w:rPr>
          <w:spacing w:val="5"/>
        </w:rPr>
        <w:t xml:space="preserve"> </w:t>
      </w:r>
      <w:r w:rsidR="00884E77" w:rsidRPr="00FD4A4B">
        <w:rPr>
          <w:spacing w:val="1"/>
        </w:rPr>
        <w:t>uncontrolle</w:t>
      </w:r>
      <w:r w:rsidR="00884E77" w:rsidRPr="00FD4A4B">
        <w:t>d</w:t>
      </w:r>
      <w:r w:rsidR="00884E77" w:rsidRPr="00E32DBA">
        <w:t xml:space="preserve"> </w:t>
      </w:r>
      <w:r w:rsidR="00884E77" w:rsidRPr="00FD4A4B">
        <w:rPr>
          <w:spacing w:val="1"/>
        </w:rPr>
        <w:t>failur</w:t>
      </w:r>
      <w:r w:rsidR="00884E77" w:rsidRPr="00FD4A4B">
        <w:t>e</w:t>
      </w:r>
      <w:r w:rsidR="00884E77" w:rsidRPr="00FD4A4B">
        <w:rPr>
          <w:spacing w:val="2"/>
        </w:rPr>
        <w:t xml:space="preserve"> </w:t>
      </w:r>
      <w:r w:rsidR="00884E77" w:rsidRPr="00FD4A4B">
        <w:rPr>
          <w:spacing w:val="1"/>
        </w:rPr>
        <w:t>o</w:t>
      </w:r>
      <w:r w:rsidR="00884E77" w:rsidRPr="00FD4A4B">
        <w:t>f</w:t>
      </w:r>
      <w:r w:rsidR="00884E77" w:rsidRPr="00FD4A4B">
        <w:rPr>
          <w:spacing w:val="5"/>
        </w:rPr>
        <w:t xml:space="preserve"> </w:t>
      </w:r>
      <w:r w:rsidR="00884E77" w:rsidRPr="00FD4A4B">
        <w:rPr>
          <w:spacing w:val="1"/>
        </w:rPr>
        <w:t>th</w:t>
      </w:r>
      <w:r w:rsidR="00884E77" w:rsidRPr="00FD4A4B">
        <w:t>e</w:t>
      </w:r>
      <w:r w:rsidR="00884E77" w:rsidRPr="00FD4A4B">
        <w:rPr>
          <w:spacing w:val="4"/>
        </w:rPr>
        <w:t xml:space="preserve"> </w:t>
      </w:r>
      <w:r w:rsidR="00884E77" w:rsidRPr="00FD4A4B">
        <w:rPr>
          <w:spacing w:val="1"/>
        </w:rPr>
        <w:t>securit</w:t>
      </w:r>
      <w:r w:rsidR="00884E77" w:rsidRPr="00FD4A4B">
        <w:t>y</w:t>
      </w:r>
      <w:r w:rsidR="00884E77" w:rsidRPr="00FD4A4B">
        <w:rPr>
          <w:spacing w:val="1"/>
        </w:rPr>
        <w:t xml:space="preserve"> func</w:t>
      </w:r>
      <w:r w:rsidR="00884E77" w:rsidRPr="00FD4A4B">
        <w:t>tions</w:t>
      </w:r>
      <w:r w:rsidR="00884E77" w:rsidRPr="00E32DBA">
        <w:t xml:space="preserve"> </w:t>
      </w:r>
      <w:r w:rsidR="00884E77" w:rsidRPr="00FD4A4B">
        <w:t>and</w:t>
      </w:r>
      <w:r w:rsidR="00884E77" w:rsidRPr="00E32DBA">
        <w:t xml:space="preserve"> </w:t>
      </w:r>
      <w:r w:rsidR="00884E77" w:rsidRPr="00FD4A4B">
        <w:t>thus</w:t>
      </w:r>
      <w:r w:rsidR="00884E77" w:rsidRPr="00E32DBA">
        <w:t xml:space="preserve"> </w:t>
      </w:r>
      <w:r w:rsidR="00884E77" w:rsidRPr="00FD4A4B">
        <w:t>loss</w:t>
      </w:r>
      <w:r w:rsidR="00884E77" w:rsidRPr="00E32DBA">
        <w:t xml:space="preserve"> </w:t>
      </w:r>
      <w:r w:rsidR="00884E77" w:rsidRPr="00FD4A4B">
        <w:t>of</w:t>
      </w:r>
      <w:r w:rsidR="00884E77" w:rsidRPr="00E32DBA">
        <w:t xml:space="preserve"> </w:t>
      </w:r>
      <w:r w:rsidR="00884E77" w:rsidRPr="00FD4A4B">
        <w:t>system</w:t>
      </w:r>
      <w:r w:rsidR="00884E77" w:rsidRPr="00E32DBA">
        <w:t xml:space="preserve"> </w:t>
      </w:r>
      <w:r w:rsidR="00884E77" w:rsidRPr="00FD4A4B">
        <w:t>protection.</w:t>
      </w:r>
    </w:p>
    <w:p w14:paraId="55DDFDFE" w14:textId="7F4FAEA8" w:rsidR="00884E77" w:rsidRPr="00FD4A4B" w:rsidRDefault="00884E77" w:rsidP="003642F9">
      <w:r w:rsidRPr="00FD4A4B">
        <w:t>The vendor shall provide a technical description of the network product</w:t>
      </w:r>
      <w:r w:rsidR="00FE369F" w:rsidRPr="00FD4A4B">
        <w:t>'</w:t>
      </w:r>
      <w:r w:rsidRPr="00FD4A4B">
        <w:t xml:space="preserve">s Over Load Control mechanisms </w:t>
      </w:r>
      <w:r w:rsidR="00B63A74" w:rsidRPr="00FD4A4B">
        <w:t xml:space="preserve">(especially whether these mechanisms rely on cooperation of other network elements e.g. eNodeB) </w:t>
      </w:r>
      <w:r w:rsidRPr="00FD4A4B">
        <w:t>and the accompanying test case for this requirement check</w:t>
      </w:r>
      <w:r w:rsidR="0082151E" w:rsidRPr="0082151E">
        <w:t>s</w:t>
      </w:r>
      <w:r w:rsidRPr="00FD4A4B">
        <w:t xml:space="preserve"> that the description provides detail in order for an evaluator to understand how the mechanism is designed.</w:t>
      </w:r>
    </w:p>
    <w:p w14:paraId="4065CB18" w14:textId="77777777" w:rsidR="00884E77" w:rsidRPr="00FD4A4B" w:rsidRDefault="005903A0" w:rsidP="00884E77">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Pr="00ED0369">
        <w:rPr>
          <w:rFonts w:hint="eastAsia"/>
        </w:rPr>
        <w:t>]</w:t>
      </w:r>
      <w:r w:rsidR="00F11E90" w:rsidRPr="00ED0369">
        <w:t>,</w:t>
      </w:r>
      <w:r w:rsidR="00F11E90" w:rsidRPr="00F11E90">
        <w:rPr>
          <w:rFonts w:ascii="Tele-GroteskNor" w:eastAsia="SimSun" w:hAnsi="Tele-GroteskNor" w:cs="Tele-GroteskNor"/>
          <w:color w:val="000000"/>
          <w:lang w:val="en-US" w:eastAsia="zh-CN"/>
        </w:rPr>
        <w:t xml:space="preserve"> </w:t>
      </w:r>
      <w:r w:rsidR="00F11E90" w:rsidRPr="00ED0369">
        <w:t>clause 5.3.7, Denial of service</w:t>
      </w:r>
      <w:r>
        <w:rPr>
          <w:rFonts w:ascii="Tele-GroteskNor" w:eastAsia="SimSun" w:hAnsi="Tele-GroteskNor" w:cs="Tele-GroteskNor"/>
          <w:color w:val="000000"/>
          <w:lang w:val="en-US" w:eastAsia="zh-CN"/>
        </w:rPr>
        <w:t>.</w:t>
      </w:r>
    </w:p>
    <w:p w14:paraId="1C2D3F0C" w14:textId="77777777" w:rsidR="00B63A74" w:rsidRPr="00ED0369" w:rsidRDefault="00884E77" w:rsidP="00ED0369">
      <w:pPr>
        <w:rPr>
          <w:b/>
          <w:i/>
          <w:iCs/>
        </w:rPr>
      </w:pPr>
      <w:r w:rsidRPr="00ED0369">
        <w:rPr>
          <w:i/>
          <w:iCs/>
        </w:rPr>
        <w:t xml:space="preserve">Test case: </w:t>
      </w:r>
    </w:p>
    <w:p w14:paraId="0ED87559" w14:textId="77777777" w:rsidR="00B63A74" w:rsidRPr="00FD4A4B" w:rsidRDefault="00B63A74" w:rsidP="003642F9">
      <w:r w:rsidRPr="00FD4A4B">
        <w:rPr>
          <w:b/>
        </w:rPr>
        <w:t>Test Name</w:t>
      </w:r>
      <w:r w:rsidRPr="003642F9">
        <w:rPr>
          <w:b/>
        </w:rPr>
        <w:t>:</w:t>
      </w:r>
      <w:r w:rsidRPr="00FD4A4B">
        <w:t xml:space="preserve"> TC_</w:t>
      </w:r>
      <w:r w:rsidR="00A80FBF" w:rsidRPr="00FD4A4B">
        <w:rPr>
          <w:lang w:eastAsia="zh-CN"/>
        </w:rPr>
        <w:t>SYSTEM_HANDLING_OF_OVERLOAD_SITUATIONS</w:t>
      </w:r>
    </w:p>
    <w:p w14:paraId="211A7D79" w14:textId="77777777" w:rsidR="00B63A74" w:rsidRPr="00FD4A4B" w:rsidRDefault="00B63A74" w:rsidP="003642F9">
      <w:pPr>
        <w:pStyle w:val="NO"/>
      </w:pPr>
      <w:r w:rsidRPr="00FD4A4B">
        <w:rPr>
          <w:caps/>
        </w:rPr>
        <w:t>Note</w:t>
      </w:r>
      <w:r w:rsidRPr="00FD4A4B">
        <w:t xml:space="preserve">: </w:t>
      </w:r>
      <w:r w:rsidR="0094445D" w:rsidRPr="00FD4A4B">
        <w:tab/>
      </w:r>
      <w:r w:rsidRPr="00FD4A4B">
        <w:t xml:space="preserve">This test case covers requirements </w:t>
      </w:r>
      <w:r w:rsidR="007E4CEE">
        <w:t>4</w:t>
      </w:r>
      <w:r w:rsidR="007E4CEE" w:rsidRPr="00F25655">
        <w:t>.2.3.3.1</w:t>
      </w:r>
      <w:r w:rsidRPr="00FD4A4B">
        <w:t xml:space="preserve"> and </w:t>
      </w:r>
      <w:r w:rsidR="007E4CEE">
        <w:t>4</w:t>
      </w:r>
      <w:r w:rsidR="007E4CEE" w:rsidRPr="00F25655">
        <w:t>.2.3.3.3</w:t>
      </w:r>
      <w:r w:rsidRPr="00FD4A4B">
        <w:t>.</w:t>
      </w:r>
    </w:p>
    <w:p w14:paraId="104C4FE5" w14:textId="77777777" w:rsidR="00B63A74" w:rsidRPr="003642F9" w:rsidRDefault="00B63A74" w:rsidP="003642F9">
      <w:pPr>
        <w:rPr>
          <w:b/>
          <w:lang w:eastAsia="zh-CN"/>
        </w:rPr>
      </w:pPr>
      <w:r w:rsidRPr="003642F9">
        <w:rPr>
          <w:b/>
          <w:lang w:eastAsia="zh-CN"/>
        </w:rPr>
        <w:t>Purpose:</w:t>
      </w:r>
    </w:p>
    <w:p w14:paraId="5AA1BBDD" w14:textId="77777777" w:rsidR="00B63A74" w:rsidRPr="00FD4A4B" w:rsidRDefault="00B63A74" w:rsidP="003642F9">
      <w:pPr>
        <w:rPr>
          <w:lang w:eastAsia="zh-CN"/>
        </w:rPr>
      </w:pPr>
      <w:r w:rsidRPr="00FD4A4B">
        <w:rPr>
          <w:lang w:eastAsia="zh-CN"/>
        </w:rPr>
        <w:t>Verify that the network product:</w:t>
      </w:r>
    </w:p>
    <w:p w14:paraId="09B0E58E" w14:textId="77777777" w:rsidR="00B63A74" w:rsidRPr="00FD4A4B" w:rsidRDefault="003642F9" w:rsidP="003642F9">
      <w:pPr>
        <w:pStyle w:val="B1"/>
        <w:rPr>
          <w:lang w:eastAsia="zh-CN"/>
        </w:rPr>
      </w:pPr>
      <w:r>
        <w:rPr>
          <w:lang w:eastAsia="zh-CN"/>
        </w:rPr>
        <w:t>-</w:t>
      </w:r>
      <w:r>
        <w:rPr>
          <w:lang w:eastAsia="zh-CN"/>
        </w:rPr>
        <w:tab/>
      </w:r>
      <w:r w:rsidR="00B63A74" w:rsidRPr="00FD4A4B">
        <w:rPr>
          <w:lang w:eastAsia="zh-CN"/>
        </w:rPr>
        <w:t>has a detailed technical description of the overload control mechanisms used to deal with overload scenarios;</w:t>
      </w:r>
    </w:p>
    <w:p w14:paraId="62632B03" w14:textId="77777777" w:rsidR="00B63A74" w:rsidRPr="00FD4A4B" w:rsidRDefault="003642F9" w:rsidP="003642F9">
      <w:pPr>
        <w:pStyle w:val="B1"/>
        <w:rPr>
          <w:lang w:eastAsia="zh-CN"/>
        </w:rPr>
      </w:pPr>
      <w:r>
        <w:rPr>
          <w:lang w:eastAsia="zh-CN"/>
        </w:rPr>
        <w:t>-</w:t>
      </w:r>
      <w:r>
        <w:rPr>
          <w:lang w:eastAsia="zh-CN"/>
        </w:rPr>
        <w:tab/>
      </w:r>
      <w:r w:rsidR="00B63A74" w:rsidRPr="00FD4A4B">
        <w:rPr>
          <w:lang w:eastAsia="zh-CN"/>
        </w:rPr>
        <w:t>has test results verifying the operation of</w:t>
      </w:r>
      <w:r w:rsidR="00614893" w:rsidRPr="00FD4A4B">
        <w:rPr>
          <w:lang w:eastAsia="zh-CN"/>
        </w:rPr>
        <w:t xml:space="preserve"> </w:t>
      </w:r>
      <w:r w:rsidR="00B63A74" w:rsidRPr="00FD4A4B">
        <w:rPr>
          <w:lang w:eastAsia="zh-CN"/>
        </w:rPr>
        <w:t xml:space="preserve">the overload control mechanisms. </w:t>
      </w:r>
    </w:p>
    <w:p w14:paraId="1175F54C" w14:textId="2EEC6B2D" w:rsidR="00B63A74" w:rsidRPr="003642F9" w:rsidRDefault="00B63A74" w:rsidP="003642F9">
      <w:pPr>
        <w:rPr>
          <w:b/>
          <w:lang w:eastAsia="zh-CN"/>
        </w:rPr>
      </w:pPr>
    </w:p>
    <w:p w14:paraId="75502AF7" w14:textId="77777777" w:rsidR="00B63A74" w:rsidRPr="003642F9" w:rsidRDefault="00B63A74" w:rsidP="003642F9">
      <w:pPr>
        <w:rPr>
          <w:b/>
          <w:lang w:eastAsia="zh-CN"/>
        </w:rPr>
      </w:pPr>
      <w:r w:rsidRPr="003642F9">
        <w:rPr>
          <w:b/>
          <w:lang w:eastAsia="zh-CN"/>
        </w:rPr>
        <w:t>Pre-Conditions:</w:t>
      </w:r>
    </w:p>
    <w:p w14:paraId="1F8D3514" w14:textId="3ED878D6" w:rsidR="00B63A74" w:rsidRPr="00FD4A4B" w:rsidRDefault="003642F9" w:rsidP="003642F9">
      <w:pPr>
        <w:pStyle w:val="B1"/>
      </w:pPr>
      <w:r>
        <w:t>-</w:t>
      </w:r>
      <w:r>
        <w:tab/>
      </w:r>
      <w:r w:rsidR="00890413" w:rsidRPr="00890413">
        <w:t xml:space="preserve">Vendor </w:t>
      </w:r>
      <w:r w:rsidR="00B63A74" w:rsidRPr="00FD4A4B">
        <w:t>document</w:t>
      </w:r>
      <w:r w:rsidR="00890413" w:rsidRPr="00890413">
        <w:t>ation</w:t>
      </w:r>
      <w:r w:rsidR="00B63A74" w:rsidRPr="00FD4A4B">
        <w:t xml:space="preserve"> which provide</w:t>
      </w:r>
      <w:r w:rsidR="00890413" w:rsidRPr="00890413">
        <w:t>s</w:t>
      </w:r>
      <w:r w:rsidR="00B63A74" w:rsidRPr="00FD4A4B">
        <w:t xml:space="preserve"> a detailed</w:t>
      </w:r>
      <w:r w:rsidR="00B63A74" w:rsidRPr="00FD4A4B">
        <w:rPr>
          <w:lang w:eastAsia="zh-CN"/>
        </w:rPr>
        <w:t xml:space="preserve"> technical description of the overload control mechanisms</w:t>
      </w:r>
      <w:r w:rsidR="00B63A74" w:rsidRPr="00FD4A4B">
        <w:t>.</w:t>
      </w:r>
    </w:p>
    <w:p w14:paraId="0739F0BF" w14:textId="11A07B44" w:rsidR="00B63A74" w:rsidRPr="00FD4A4B" w:rsidRDefault="003642F9" w:rsidP="003642F9">
      <w:pPr>
        <w:pStyle w:val="B1"/>
      </w:pPr>
      <w:r>
        <w:t>-</w:t>
      </w:r>
      <w:r>
        <w:tab/>
      </w:r>
      <w:r w:rsidR="00890413" w:rsidRPr="00890413">
        <w:t>Vendor provided t</w:t>
      </w:r>
      <w:r w:rsidR="00B63A74" w:rsidRPr="00FD4A4B">
        <w:t>est results from a test execution phase of overload control mechanism testing.</w:t>
      </w:r>
    </w:p>
    <w:p w14:paraId="54D596DE" w14:textId="77777777" w:rsidR="00B63A74" w:rsidRPr="003642F9" w:rsidRDefault="00B63A74" w:rsidP="003642F9">
      <w:pPr>
        <w:rPr>
          <w:b/>
          <w:lang w:eastAsia="zh-CN"/>
        </w:rPr>
      </w:pPr>
      <w:r w:rsidRPr="003642F9">
        <w:rPr>
          <w:b/>
          <w:lang w:eastAsia="zh-CN"/>
        </w:rPr>
        <w:t>Execution Steps</w:t>
      </w:r>
    </w:p>
    <w:p w14:paraId="2109A76E" w14:textId="72A3F3FF" w:rsidR="00B63A74" w:rsidRPr="00FD4A4B" w:rsidRDefault="00890413" w:rsidP="00614893">
      <w:pPr>
        <w:pStyle w:val="B1"/>
        <w:rPr>
          <w:lang w:eastAsia="zh-CN"/>
        </w:rPr>
      </w:pPr>
      <w:r>
        <w:rPr>
          <w:lang w:eastAsia="zh-CN"/>
        </w:rPr>
        <w:t>1)</w:t>
      </w:r>
      <w:r w:rsidR="00614893" w:rsidRPr="00FD4A4B">
        <w:rPr>
          <w:lang w:eastAsia="zh-CN"/>
        </w:rPr>
        <w:tab/>
      </w:r>
      <w:r w:rsidR="00B63A74" w:rsidRPr="00FD4A4B">
        <w:rPr>
          <w:lang w:eastAsia="zh-CN"/>
        </w:rPr>
        <w:t xml:space="preserve">The tester verifies that </w:t>
      </w:r>
      <w:r w:rsidRPr="00890413">
        <w:rPr>
          <w:lang w:eastAsia="zh-CN"/>
        </w:rPr>
        <w:t>the vendor documentation contains</w:t>
      </w:r>
      <w:r w:rsidR="00B63A74" w:rsidRPr="00FD4A4B">
        <w:rPr>
          <w:lang w:eastAsia="zh-CN"/>
        </w:rPr>
        <w:t>:</w:t>
      </w:r>
    </w:p>
    <w:p w14:paraId="7554180D" w14:textId="6F890F33" w:rsidR="00B63A74" w:rsidRPr="00FD4A4B" w:rsidRDefault="00890413" w:rsidP="00890413">
      <w:pPr>
        <w:pStyle w:val="B3"/>
        <w:rPr>
          <w:lang w:eastAsia="zh-CN"/>
        </w:rPr>
      </w:pPr>
      <w:r>
        <w:rPr>
          <w:lang w:eastAsia="zh-CN"/>
        </w:rPr>
        <w:t>a)</w:t>
      </w:r>
      <w:r>
        <w:rPr>
          <w:lang w:eastAsia="zh-CN"/>
        </w:rPr>
        <w:tab/>
      </w:r>
      <w:r w:rsidR="00B63A74" w:rsidRPr="00FD4A4B">
        <w:rPr>
          <w:lang w:eastAsia="zh-CN"/>
        </w:rPr>
        <w:t xml:space="preserve">An overview of the types of overload scenarios that the network product overload control mechanisms are expected to handle. </w:t>
      </w:r>
    </w:p>
    <w:p w14:paraId="362BAFA5" w14:textId="78190A8A" w:rsidR="00B63A74" w:rsidRPr="00FD4A4B" w:rsidRDefault="00890413" w:rsidP="00890413">
      <w:pPr>
        <w:pStyle w:val="B3"/>
        <w:rPr>
          <w:lang w:eastAsia="zh-CN"/>
        </w:rPr>
      </w:pPr>
      <w:r>
        <w:rPr>
          <w:lang w:eastAsia="zh-CN"/>
        </w:rPr>
        <w:t>b)</w:t>
      </w:r>
      <w:r>
        <w:rPr>
          <w:lang w:eastAsia="zh-CN"/>
        </w:rPr>
        <w:tab/>
        <w:t>A</w:t>
      </w:r>
      <w:r w:rsidR="00B63A74" w:rsidRPr="00FD4A4B">
        <w:rPr>
          <w:lang w:eastAsia="zh-CN"/>
        </w:rPr>
        <w:t>n overview of the overload control thresholds that the network product uses to trigger overload control mechanisms.</w:t>
      </w:r>
    </w:p>
    <w:p w14:paraId="44FE2FC6" w14:textId="332C50E3" w:rsidR="00B63A74" w:rsidRPr="00FD4A4B" w:rsidRDefault="00890413" w:rsidP="00890413">
      <w:pPr>
        <w:pStyle w:val="B3"/>
        <w:rPr>
          <w:lang w:eastAsia="zh-CN"/>
        </w:rPr>
      </w:pPr>
      <w:r>
        <w:rPr>
          <w:lang w:eastAsia="zh-CN"/>
        </w:rPr>
        <w:t>c)</w:t>
      </w:r>
      <w:r>
        <w:rPr>
          <w:lang w:eastAsia="zh-CN"/>
        </w:rPr>
        <w:tab/>
        <w:t>A d</w:t>
      </w:r>
      <w:r w:rsidR="00B63A74" w:rsidRPr="00FD4A4B">
        <w:rPr>
          <w:lang w:eastAsia="zh-CN"/>
        </w:rPr>
        <w:t xml:space="preserve">escription of the types of attacks that </w:t>
      </w:r>
      <w:r w:rsidR="0082151E" w:rsidRPr="0082151E">
        <w:rPr>
          <w:lang w:eastAsia="zh-CN"/>
        </w:rPr>
        <w:t xml:space="preserve">can </w:t>
      </w:r>
      <w:r w:rsidR="00B63A74" w:rsidRPr="00FD4A4B">
        <w:rPr>
          <w:lang w:eastAsia="zh-CN"/>
        </w:rPr>
        <w:t>cause an overload to the network product and how these are handled.</w:t>
      </w:r>
    </w:p>
    <w:p w14:paraId="667B88CF" w14:textId="4627F067" w:rsidR="00B63A74" w:rsidRPr="00FD4A4B" w:rsidRDefault="00890413" w:rsidP="00890413">
      <w:pPr>
        <w:pStyle w:val="B3"/>
        <w:rPr>
          <w:lang w:eastAsia="zh-CN"/>
        </w:rPr>
      </w:pPr>
      <w:r>
        <w:rPr>
          <w:lang w:eastAsia="zh-CN"/>
        </w:rPr>
        <w:t>d)</w:t>
      </w:r>
      <w:r>
        <w:rPr>
          <w:lang w:eastAsia="zh-CN"/>
        </w:rPr>
        <w:tab/>
      </w:r>
      <w:r w:rsidR="00B63A74" w:rsidRPr="00FD4A4B">
        <w:rPr>
          <w:lang w:eastAsia="zh-CN"/>
        </w:rPr>
        <w:t xml:space="preserve">A description of how the network product discards or handles input during various overload situations including excessive overloads. i.e. where the overload is significantly greater than the thresholds where overload detection is triggered. </w:t>
      </w:r>
    </w:p>
    <w:p w14:paraId="2C3C4AC9" w14:textId="053E7464" w:rsidR="00B63A74" w:rsidRPr="00FD4A4B" w:rsidRDefault="00890413" w:rsidP="00890413">
      <w:pPr>
        <w:pStyle w:val="B3"/>
        <w:rPr>
          <w:lang w:eastAsia="zh-CN"/>
        </w:rPr>
      </w:pPr>
      <w:r>
        <w:rPr>
          <w:lang w:eastAsia="zh-CN"/>
        </w:rPr>
        <w:t>e)</w:t>
      </w:r>
      <w:r>
        <w:rPr>
          <w:lang w:eastAsia="zh-CN"/>
        </w:rPr>
        <w:tab/>
      </w:r>
      <w:r w:rsidR="00B63A74" w:rsidRPr="00FD4A4B">
        <w:rPr>
          <w:lang w:eastAsia="zh-CN"/>
        </w:rPr>
        <w:t>A description of how the network product security functions operate and perform during overload.</w:t>
      </w:r>
    </w:p>
    <w:p w14:paraId="200DD5D7" w14:textId="4803D30E" w:rsidR="00B63A74" w:rsidRPr="00FD4A4B" w:rsidRDefault="00890413" w:rsidP="00890413">
      <w:pPr>
        <w:pStyle w:val="B3"/>
        <w:rPr>
          <w:lang w:eastAsia="zh-CN"/>
        </w:rPr>
      </w:pPr>
      <w:r>
        <w:rPr>
          <w:lang w:eastAsia="zh-CN"/>
        </w:rPr>
        <w:t>f)</w:t>
      </w:r>
      <w:r>
        <w:rPr>
          <w:lang w:eastAsia="zh-CN"/>
        </w:rPr>
        <w:tab/>
      </w:r>
      <w:r w:rsidR="00B63A74" w:rsidRPr="00FD4A4B">
        <w:rPr>
          <w:lang w:eastAsia="zh-CN"/>
        </w:rPr>
        <w:t>A description of how the network product shuts down or performs or takes other abatement or corrective actions during excessive overload conditions.</w:t>
      </w:r>
      <w:r w:rsidR="00614893" w:rsidRPr="00FD4A4B">
        <w:rPr>
          <w:lang w:eastAsia="zh-CN"/>
        </w:rPr>
        <w:t xml:space="preserve"> </w:t>
      </w:r>
    </w:p>
    <w:p w14:paraId="4DD16442" w14:textId="55C498CD" w:rsidR="00B63A74" w:rsidRPr="00FD4A4B" w:rsidRDefault="00890413" w:rsidP="00890413">
      <w:pPr>
        <w:pStyle w:val="B1"/>
        <w:rPr>
          <w:lang w:eastAsia="zh-CN"/>
        </w:rPr>
      </w:pPr>
      <w:r>
        <w:rPr>
          <w:lang w:eastAsia="zh-CN"/>
        </w:rPr>
        <w:t>2)</w:t>
      </w:r>
      <w:r w:rsidR="00614893" w:rsidRPr="00FD4A4B">
        <w:rPr>
          <w:lang w:eastAsia="zh-CN"/>
        </w:rPr>
        <w:tab/>
      </w:r>
      <w:r w:rsidR="00B63A74" w:rsidRPr="00FD4A4B">
        <w:rPr>
          <w:lang w:eastAsia="zh-CN"/>
        </w:rPr>
        <w:t xml:space="preserve">The tester verifies that the </w:t>
      </w:r>
      <w:r>
        <w:rPr>
          <w:lang w:eastAsia="zh-CN"/>
        </w:rPr>
        <w:t xml:space="preserve">vendor </w:t>
      </w:r>
      <w:r w:rsidR="00B63A74" w:rsidRPr="00FD4A4B">
        <w:rPr>
          <w:lang w:eastAsia="zh-CN"/>
        </w:rPr>
        <w:t>test results:</w:t>
      </w:r>
    </w:p>
    <w:p w14:paraId="750018EE" w14:textId="7226CCB5" w:rsidR="00B63A74" w:rsidRPr="00FD4A4B" w:rsidRDefault="00890413" w:rsidP="009D1E7D">
      <w:pPr>
        <w:pStyle w:val="B3"/>
        <w:rPr>
          <w:lang w:eastAsia="zh-CN"/>
        </w:rPr>
      </w:pPr>
      <w:r>
        <w:rPr>
          <w:lang w:eastAsia="zh-CN"/>
        </w:rPr>
        <w:t>a)</w:t>
      </w:r>
      <w:r w:rsidR="00B63A74" w:rsidRPr="00FD4A4B">
        <w:rPr>
          <w:lang w:eastAsia="zh-CN"/>
        </w:rPr>
        <w:tab/>
        <w:t>Contain details of the overload conditions used in the test execution that are consist</w:t>
      </w:r>
      <w:r w:rsidR="00FE369F">
        <w:rPr>
          <w:lang w:eastAsia="zh-CN"/>
        </w:rPr>
        <w:t>ent</w:t>
      </w:r>
      <w:r w:rsidR="00B63A74" w:rsidRPr="00FD4A4B">
        <w:rPr>
          <w:lang w:eastAsia="zh-CN"/>
        </w:rPr>
        <w:t xml:space="preserve"> with the technical description document</w:t>
      </w:r>
      <w:r w:rsidR="000A5A5E" w:rsidRPr="00FD4A4B">
        <w:rPr>
          <w:lang w:eastAsia="zh-CN"/>
        </w:rPr>
        <w:t>.</w:t>
      </w:r>
    </w:p>
    <w:p w14:paraId="1FC96450" w14:textId="55882C98" w:rsidR="00B63A74" w:rsidRPr="00FD4A4B" w:rsidRDefault="00890413" w:rsidP="009D1E7D">
      <w:pPr>
        <w:pStyle w:val="B3"/>
        <w:rPr>
          <w:lang w:eastAsia="zh-CN"/>
        </w:rPr>
      </w:pPr>
      <w:r>
        <w:rPr>
          <w:lang w:eastAsia="zh-CN"/>
        </w:rPr>
        <w:t>b)</w:t>
      </w:r>
      <w:r w:rsidR="00B63A74" w:rsidRPr="00FD4A4B">
        <w:rPr>
          <w:lang w:eastAsia="zh-CN"/>
        </w:rPr>
        <w:tab/>
        <w:t xml:space="preserve">Describe test procedures used to verify </w:t>
      </w:r>
      <w:r w:rsidR="000A5A5E" w:rsidRPr="00FD4A4B">
        <w:rPr>
          <w:lang w:eastAsia="zh-CN"/>
        </w:rPr>
        <w:t>the overload control mechanisms.</w:t>
      </w:r>
    </w:p>
    <w:p w14:paraId="0C1A22AA" w14:textId="6423B256" w:rsidR="00B63A74" w:rsidRPr="00FD4A4B" w:rsidRDefault="00890413" w:rsidP="009D1E7D">
      <w:pPr>
        <w:pStyle w:val="B3"/>
        <w:rPr>
          <w:lang w:eastAsia="zh-CN"/>
        </w:rPr>
      </w:pPr>
      <w:r>
        <w:rPr>
          <w:lang w:eastAsia="zh-CN"/>
        </w:rPr>
        <w:t>c)</w:t>
      </w:r>
      <w:r w:rsidR="00B63A74" w:rsidRPr="00FD4A4B">
        <w:rPr>
          <w:lang w:eastAsia="zh-CN"/>
        </w:rPr>
        <w:tab/>
        <w:t>Contain data which demonstrates/indicates that the overload control mechanisms described in the technical description document have been implemented.</w:t>
      </w:r>
    </w:p>
    <w:p w14:paraId="61B07FD0" w14:textId="487D7564" w:rsidR="00B63A74" w:rsidRPr="00FD4A4B" w:rsidRDefault="00890413" w:rsidP="009D1E7D">
      <w:pPr>
        <w:pStyle w:val="B3"/>
      </w:pPr>
      <w:r>
        <w:t>d)</w:t>
      </w:r>
      <w:r w:rsidR="00B63A74" w:rsidRPr="00FD4A4B">
        <w:tab/>
        <w:t>Contain details of the test set-up including the mechanisms for creating the overload. Where simulators and/or scripts are used to artificially create a load then details of these should also be included.</w:t>
      </w:r>
    </w:p>
    <w:p w14:paraId="4B244746" w14:textId="77777777" w:rsidR="00B63A74" w:rsidRDefault="00B63A74" w:rsidP="00217C01">
      <w:pPr>
        <w:rPr>
          <w:b/>
          <w:lang w:eastAsia="zh-CN"/>
        </w:rPr>
      </w:pPr>
      <w:r w:rsidRPr="00217C01">
        <w:rPr>
          <w:b/>
          <w:lang w:eastAsia="zh-CN"/>
        </w:rPr>
        <w:t>Expected Results:</w:t>
      </w:r>
    </w:p>
    <w:p w14:paraId="49CF13CF" w14:textId="77777777" w:rsidR="00890413" w:rsidRPr="00217C01" w:rsidRDefault="00890413" w:rsidP="00217C01">
      <w:pPr>
        <w:rPr>
          <w:b/>
          <w:lang w:eastAsia="zh-CN"/>
        </w:rPr>
      </w:pPr>
      <w:r>
        <w:t xml:space="preserve">All </w:t>
      </w:r>
      <w:r>
        <w:rPr>
          <w:lang w:val="en-US"/>
        </w:rPr>
        <w:t>contents listed above</w:t>
      </w:r>
      <w:r>
        <w:t xml:space="preserve"> are part of the corresponding </w:t>
      </w:r>
      <w:r>
        <w:rPr>
          <w:lang w:val="en-US"/>
        </w:rPr>
        <w:t xml:space="preserve">vendor </w:t>
      </w:r>
      <w:r>
        <w:t>document</w:t>
      </w:r>
      <w:r>
        <w:rPr>
          <w:lang w:val="en-US"/>
        </w:rPr>
        <w:t>ation</w:t>
      </w:r>
      <w:r>
        <w:t xml:space="preserve"> and test results.</w:t>
      </w:r>
    </w:p>
    <w:p w14:paraId="6F7C3A1B" w14:textId="77777777" w:rsidR="00B63A74" w:rsidRPr="00FD4A4B" w:rsidRDefault="00B63A74" w:rsidP="00890413">
      <w:pPr>
        <w:pStyle w:val="NO"/>
        <w:rPr>
          <w:lang w:eastAsia="zh-CN"/>
        </w:rPr>
      </w:pPr>
      <w:r w:rsidRPr="00FD4A4B">
        <w:rPr>
          <w:caps/>
        </w:rPr>
        <w:t>Note</w:t>
      </w:r>
      <w:r w:rsidRPr="00FD4A4B">
        <w:t xml:space="preserve">: </w:t>
      </w:r>
      <w:r w:rsidR="0094445D" w:rsidRPr="00FD4A4B">
        <w:tab/>
      </w:r>
      <w:r w:rsidRPr="00FD4A4B">
        <w:t>If some of the items listed above are not applicable to a network product then, in thos</w:t>
      </w:r>
      <w:r w:rsidRPr="00FD4A4B">
        <w:rPr>
          <w:lang w:eastAsia="zh-CN"/>
        </w:rPr>
        <w:t>e cases,</w:t>
      </w:r>
      <w:r w:rsidR="00614893" w:rsidRPr="00FD4A4B">
        <w:rPr>
          <w:lang w:eastAsia="zh-CN"/>
        </w:rPr>
        <w:t xml:space="preserve"> </w:t>
      </w:r>
      <w:r w:rsidRPr="00FD4A4B">
        <w:rPr>
          <w:lang w:eastAsia="zh-CN"/>
        </w:rPr>
        <w:t>it should be clarified by the vendor</w:t>
      </w:r>
      <w:r w:rsidR="00614893" w:rsidRPr="00FD4A4B">
        <w:rPr>
          <w:lang w:eastAsia="zh-CN"/>
        </w:rPr>
        <w:t xml:space="preserve"> </w:t>
      </w:r>
      <w:r w:rsidRPr="00FD4A4B">
        <w:rPr>
          <w:lang w:eastAsia="zh-CN"/>
        </w:rPr>
        <w:t>why</w:t>
      </w:r>
      <w:r w:rsidR="00614893" w:rsidRPr="00FD4A4B">
        <w:rPr>
          <w:lang w:eastAsia="zh-CN"/>
        </w:rPr>
        <w:t xml:space="preserve"> </w:t>
      </w:r>
      <w:r w:rsidRPr="00FD4A4B">
        <w:rPr>
          <w:lang w:eastAsia="zh-CN"/>
        </w:rPr>
        <w:t>these items are not applicable.</w:t>
      </w:r>
    </w:p>
    <w:p w14:paraId="0BCE3FB2" w14:textId="77777777" w:rsidR="00B63A74" w:rsidRPr="00217C01" w:rsidRDefault="00B63A74" w:rsidP="00890413">
      <w:pPr>
        <w:rPr>
          <w:lang w:eastAsia="zh-CN"/>
        </w:rPr>
      </w:pPr>
      <w:r w:rsidRPr="00890413">
        <w:rPr>
          <w:b/>
          <w:bCs/>
          <w:lang w:eastAsia="zh-CN"/>
        </w:rPr>
        <w:t>Expected format of evidence:</w:t>
      </w:r>
    </w:p>
    <w:p w14:paraId="026E5281" w14:textId="5A004301" w:rsidR="00B63A74" w:rsidRPr="00FD4A4B" w:rsidRDefault="00B63A74" w:rsidP="00217C01">
      <w:r w:rsidRPr="00FD4A4B">
        <w:t xml:space="preserve">Documentation </w:t>
      </w:r>
      <w:r w:rsidR="00164AEF">
        <w:t xml:space="preserve">and test results </w:t>
      </w:r>
      <w:r w:rsidRPr="00FD4A4B">
        <w:t>showing each of the points.</w:t>
      </w:r>
    </w:p>
    <w:p w14:paraId="5D5FD33D" w14:textId="77777777" w:rsidR="00884E77" w:rsidRPr="00FD4A4B" w:rsidRDefault="000E530A" w:rsidP="009D1E7D">
      <w:pPr>
        <w:pStyle w:val="Heading5"/>
      </w:pPr>
      <w:bookmarkStart w:id="160" w:name="_CR4_2_3_3_4"/>
      <w:bookmarkStart w:id="161" w:name="_Toc19542380"/>
      <w:bookmarkStart w:id="162" w:name="_Toc35348382"/>
      <w:bookmarkStart w:id="163" w:name="_Toc224924953"/>
      <w:bookmarkEnd w:id="160"/>
      <w:r w:rsidRPr="00907F75">
        <w:t>4</w:t>
      </w:r>
      <w:r w:rsidR="00884E77" w:rsidRPr="00FD4A4B">
        <w:t>.</w:t>
      </w:r>
      <w:r w:rsidR="00F65C42" w:rsidRPr="00FD4A4B">
        <w:t>2</w:t>
      </w:r>
      <w:r w:rsidR="00884E77" w:rsidRPr="00FD4A4B">
        <w:t>.3.3.4</w:t>
      </w:r>
      <w:r w:rsidR="00884E77" w:rsidRPr="00FD4A4B">
        <w:tab/>
        <w:t>System robustness against unexpected input</w:t>
      </w:r>
      <w:bookmarkEnd w:id="161"/>
      <w:bookmarkEnd w:id="162"/>
      <w:bookmarkEnd w:id="163"/>
    </w:p>
    <w:p w14:paraId="4037A3BA" w14:textId="77777777" w:rsidR="005903A0" w:rsidRDefault="00884E77" w:rsidP="005903A0">
      <w:pPr>
        <w:rPr>
          <w:lang w:eastAsia="ja-JP"/>
        </w:rPr>
      </w:pPr>
      <w:r w:rsidRPr="00FD4A4B">
        <w:rPr>
          <w:i/>
          <w:lang w:eastAsia="ja-JP"/>
        </w:rPr>
        <w:t>Requirement Name</w:t>
      </w:r>
      <w:r w:rsidRPr="00FD4A4B">
        <w:rPr>
          <w:lang w:eastAsia="ja-JP"/>
        </w:rPr>
        <w:t>: System</w:t>
      </w:r>
      <w:r w:rsidRPr="00E32DBA">
        <w:t xml:space="preserve"> </w:t>
      </w:r>
      <w:r w:rsidRPr="00FD4A4B">
        <w:rPr>
          <w:lang w:eastAsia="ja-JP"/>
        </w:rPr>
        <w:t>robustness</w:t>
      </w:r>
      <w:r w:rsidRPr="00E32DBA">
        <w:t xml:space="preserve"> </w:t>
      </w:r>
      <w:r w:rsidRPr="00FD4A4B">
        <w:rPr>
          <w:lang w:eastAsia="ja-JP"/>
        </w:rPr>
        <w:t>against</w:t>
      </w:r>
      <w:r w:rsidRPr="00E32DBA">
        <w:t xml:space="preserve"> u</w:t>
      </w:r>
      <w:r w:rsidRPr="00FD4A4B">
        <w:rPr>
          <w:lang w:eastAsia="ja-JP"/>
        </w:rPr>
        <w:t>nexpected</w:t>
      </w:r>
      <w:r w:rsidRPr="00E32DBA">
        <w:t xml:space="preserve"> </w:t>
      </w:r>
      <w:r w:rsidRPr="00FD4A4B">
        <w:rPr>
          <w:lang w:eastAsia="ja-JP"/>
        </w:rPr>
        <w:t>input.</w:t>
      </w:r>
    </w:p>
    <w:p w14:paraId="3190FBE0" w14:textId="77777777" w:rsidR="00884E77" w:rsidRPr="00FD4A4B" w:rsidRDefault="005903A0" w:rsidP="005903A0">
      <w:pPr>
        <w:rPr>
          <w:lang w:eastAsia="ja-JP"/>
        </w:rPr>
      </w:pPr>
      <w:r w:rsidRPr="005903A0">
        <w:rPr>
          <w:i/>
          <w:iCs/>
          <w:lang w:eastAsia="ja-JP"/>
        </w:rPr>
        <w:t>Requirement Reference</w:t>
      </w:r>
      <w:r>
        <w:rPr>
          <w:lang w:eastAsia="ja-JP"/>
        </w:rPr>
        <w:t>: In accordance with industry best practice.</w:t>
      </w:r>
    </w:p>
    <w:p w14:paraId="221B8A08" w14:textId="77777777" w:rsidR="00884E77" w:rsidRPr="00FD4A4B" w:rsidRDefault="00884E77" w:rsidP="00153AE5">
      <w:pPr>
        <w:rPr>
          <w:lang w:eastAsia="ja-JP"/>
        </w:rPr>
      </w:pPr>
      <w:r w:rsidRPr="00ED0369">
        <w:rPr>
          <w:i/>
          <w:iCs/>
        </w:rPr>
        <w:t>Requirement Description</w:t>
      </w:r>
      <w:r w:rsidRPr="00FD4A4B">
        <w:rPr>
          <w:lang w:eastAsia="ja-JP"/>
        </w:rPr>
        <w:t>:</w:t>
      </w:r>
      <w:r w:rsidRPr="00FD4A4B">
        <w:rPr>
          <w:rFonts w:ascii="Calibri" w:hAnsi="Calibri"/>
          <w:lang w:eastAsia="de-DE"/>
        </w:rPr>
        <w:t xml:space="preserve"> </w:t>
      </w:r>
      <w:r w:rsidR="009D6012">
        <w:rPr>
          <w:lang w:eastAsia="de-DE"/>
        </w:rPr>
        <w:pict w14:anchorId="35806513">
          <v:shape id="_x0000_s2052" style="position:absolute;margin-left:70pt;margin-top:-2.6pt;width:465pt;height:0;z-index:-251658240;mso-position-horizontal-relative:page;mso-position-vertical-relative:text" coordsize="9300,20" o:allowincell="f" path="m,l9300,e" filled="f" strokecolor="gray" strokeweight=".5pt">
            <v:path arrowok="t"/>
            <w10:wrap anchorx="page"/>
          </v:shape>
        </w:pict>
      </w:r>
      <w:r w:rsidRPr="00FD4A4B">
        <w:rPr>
          <w:spacing w:val="1"/>
          <w:lang w:eastAsia="ja-JP"/>
        </w:rPr>
        <w:t>Durin</w:t>
      </w:r>
      <w:r w:rsidRPr="00FD4A4B">
        <w:rPr>
          <w:lang w:eastAsia="ja-JP"/>
        </w:rPr>
        <w:t>g</w:t>
      </w:r>
      <w:r w:rsidRPr="00E32DBA">
        <w:t xml:space="preserve"> </w:t>
      </w:r>
      <w:r w:rsidRPr="00FD4A4B">
        <w:rPr>
          <w:spacing w:val="1"/>
          <w:lang w:eastAsia="ja-JP"/>
        </w:rPr>
        <w:t>transmissio</w:t>
      </w:r>
      <w:r w:rsidRPr="00FD4A4B">
        <w:rPr>
          <w:lang w:eastAsia="ja-JP"/>
        </w:rPr>
        <w:t>n</w:t>
      </w:r>
      <w:r w:rsidRPr="00E32DBA">
        <w:t xml:space="preserve"> </w:t>
      </w:r>
      <w:r w:rsidRPr="00FD4A4B">
        <w:rPr>
          <w:spacing w:val="1"/>
          <w:lang w:eastAsia="ja-JP"/>
        </w:rPr>
        <w:t>o</w:t>
      </w:r>
      <w:r w:rsidRPr="00FD4A4B">
        <w:rPr>
          <w:lang w:eastAsia="ja-JP"/>
        </w:rPr>
        <w:t>f</w:t>
      </w:r>
      <w:r w:rsidRPr="00FD4A4B">
        <w:rPr>
          <w:spacing w:val="2"/>
          <w:lang w:eastAsia="ja-JP"/>
        </w:rPr>
        <w:t xml:space="preserve"> </w:t>
      </w:r>
      <w:r w:rsidRPr="00FD4A4B">
        <w:rPr>
          <w:spacing w:val="1"/>
          <w:lang w:eastAsia="ja-JP"/>
        </w:rPr>
        <w:t>dat</w:t>
      </w:r>
      <w:r w:rsidRPr="00FD4A4B">
        <w:rPr>
          <w:lang w:eastAsia="ja-JP"/>
        </w:rPr>
        <w:t xml:space="preserve">a </w:t>
      </w:r>
      <w:r w:rsidRPr="00FD4A4B">
        <w:rPr>
          <w:spacing w:val="1"/>
          <w:lang w:eastAsia="ja-JP"/>
        </w:rPr>
        <w:t>t</w:t>
      </w:r>
      <w:r w:rsidRPr="00FD4A4B">
        <w:rPr>
          <w:lang w:eastAsia="ja-JP"/>
        </w:rPr>
        <w:t>o</w:t>
      </w:r>
      <w:r w:rsidRPr="00FD4A4B">
        <w:rPr>
          <w:spacing w:val="2"/>
          <w:lang w:eastAsia="ja-JP"/>
        </w:rPr>
        <w:t xml:space="preserve"> </w:t>
      </w:r>
      <w:r w:rsidRPr="00FD4A4B">
        <w:rPr>
          <w:lang w:eastAsia="ja-JP"/>
        </w:rPr>
        <w:t>a</w:t>
      </w:r>
      <w:r w:rsidRPr="00FD4A4B">
        <w:rPr>
          <w:spacing w:val="3"/>
          <w:lang w:eastAsia="ja-JP"/>
        </w:rPr>
        <w:t xml:space="preserve"> </w:t>
      </w:r>
      <w:r w:rsidRPr="00FD4A4B">
        <w:rPr>
          <w:spacing w:val="1"/>
          <w:lang w:eastAsia="ja-JP"/>
        </w:rPr>
        <w:t>syste</w:t>
      </w:r>
      <w:r w:rsidRPr="00FD4A4B">
        <w:rPr>
          <w:lang w:eastAsia="ja-JP"/>
        </w:rPr>
        <w:t>m</w:t>
      </w:r>
      <w:r w:rsidRPr="00E32DBA">
        <w:t xml:space="preserve"> </w:t>
      </w:r>
      <w:r w:rsidRPr="00FD4A4B">
        <w:rPr>
          <w:spacing w:val="1"/>
          <w:lang w:eastAsia="ja-JP"/>
        </w:rPr>
        <w:t>i</w:t>
      </w:r>
      <w:r w:rsidRPr="00FD4A4B">
        <w:rPr>
          <w:lang w:eastAsia="ja-JP"/>
        </w:rPr>
        <w:t>t</w:t>
      </w:r>
      <w:r w:rsidRPr="00FD4A4B">
        <w:rPr>
          <w:spacing w:val="3"/>
          <w:lang w:eastAsia="ja-JP"/>
        </w:rPr>
        <w:t xml:space="preserve"> </w:t>
      </w:r>
      <w:r w:rsidRPr="00FD4A4B">
        <w:rPr>
          <w:spacing w:val="1"/>
          <w:lang w:eastAsia="ja-JP"/>
        </w:rPr>
        <w:t>i</w:t>
      </w:r>
      <w:r w:rsidRPr="00FD4A4B">
        <w:rPr>
          <w:lang w:eastAsia="ja-JP"/>
        </w:rPr>
        <w:t>s</w:t>
      </w:r>
      <w:r w:rsidRPr="00FD4A4B">
        <w:rPr>
          <w:spacing w:val="3"/>
          <w:lang w:eastAsia="ja-JP"/>
        </w:rPr>
        <w:t xml:space="preserve"> </w:t>
      </w:r>
      <w:r w:rsidRPr="00FD4A4B">
        <w:rPr>
          <w:spacing w:val="1"/>
          <w:lang w:eastAsia="ja-JP"/>
        </w:rPr>
        <w:t>necessar</w:t>
      </w:r>
      <w:r w:rsidRPr="00FD4A4B">
        <w:rPr>
          <w:lang w:eastAsia="ja-JP"/>
        </w:rPr>
        <w:t>y</w:t>
      </w:r>
      <w:r w:rsidRPr="00E32DBA">
        <w:t xml:space="preserve"> </w:t>
      </w:r>
      <w:r w:rsidRPr="00FD4A4B">
        <w:rPr>
          <w:spacing w:val="1"/>
          <w:lang w:eastAsia="ja-JP"/>
        </w:rPr>
        <w:t>t</w:t>
      </w:r>
      <w:r w:rsidRPr="00FD4A4B">
        <w:rPr>
          <w:lang w:eastAsia="ja-JP"/>
        </w:rPr>
        <w:t>o</w:t>
      </w:r>
      <w:r w:rsidRPr="00FD4A4B">
        <w:rPr>
          <w:spacing w:val="2"/>
          <w:lang w:eastAsia="ja-JP"/>
        </w:rPr>
        <w:t xml:space="preserve"> </w:t>
      </w:r>
      <w:r w:rsidRPr="00FD4A4B">
        <w:rPr>
          <w:spacing w:val="1"/>
          <w:lang w:eastAsia="ja-JP"/>
        </w:rPr>
        <w:t>validat</w:t>
      </w:r>
      <w:r w:rsidRPr="00FD4A4B">
        <w:rPr>
          <w:lang w:eastAsia="ja-JP"/>
        </w:rPr>
        <w:t>e input to the network product</w:t>
      </w:r>
      <w:r w:rsidRPr="00FD4A4B">
        <w:rPr>
          <w:spacing w:val="1"/>
          <w:lang w:eastAsia="ja-JP"/>
        </w:rPr>
        <w:t xml:space="preserve"> befor</w:t>
      </w:r>
      <w:r w:rsidRPr="00FD4A4B">
        <w:rPr>
          <w:lang w:eastAsia="ja-JP"/>
        </w:rPr>
        <w:t>e</w:t>
      </w:r>
      <w:r w:rsidRPr="00E32DBA">
        <w:t xml:space="preserve"> </w:t>
      </w:r>
      <w:r w:rsidRPr="00FD4A4B">
        <w:rPr>
          <w:spacing w:val="1"/>
          <w:lang w:eastAsia="ja-JP"/>
        </w:rPr>
        <w:t>processing</w:t>
      </w:r>
      <w:r w:rsidRPr="00FD4A4B">
        <w:rPr>
          <w:lang w:eastAsia="ja-JP"/>
        </w:rPr>
        <w:t>.</w:t>
      </w:r>
      <w:r w:rsidRPr="00E32DBA">
        <w:t xml:space="preserve"> </w:t>
      </w:r>
      <w:r w:rsidRPr="00FD4A4B">
        <w:rPr>
          <w:spacing w:val="1"/>
          <w:lang w:eastAsia="ja-JP"/>
        </w:rPr>
        <w:t>Thi</w:t>
      </w:r>
      <w:r w:rsidRPr="00FD4A4B">
        <w:rPr>
          <w:lang w:eastAsia="ja-JP"/>
        </w:rPr>
        <w:t>s</w:t>
      </w:r>
      <w:r w:rsidRPr="00FD4A4B">
        <w:rPr>
          <w:spacing w:val="1"/>
          <w:lang w:eastAsia="ja-JP"/>
        </w:rPr>
        <w:t xml:space="preserve"> include</w:t>
      </w:r>
      <w:r w:rsidRPr="00FD4A4B">
        <w:rPr>
          <w:lang w:eastAsia="ja-JP"/>
        </w:rPr>
        <w:t>s</w:t>
      </w:r>
      <w:r w:rsidRPr="00E32DBA">
        <w:t xml:space="preserve"> </w:t>
      </w:r>
      <w:r w:rsidRPr="00FD4A4B">
        <w:rPr>
          <w:spacing w:val="1"/>
          <w:lang w:eastAsia="ja-JP"/>
        </w:rPr>
        <w:t>al</w:t>
      </w:r>
      <w:r w:rsidRPr="00FD4A4B">
        <w:rPr>
          <w:lang w:eastAsia="ja-JP"/>
        </w:rPr>
        <w:t>l</w:t>
      </w:r>
      <w:r w:rsidRPr="00FD4A4B">
        <w:rPr>
          <w:spacing w:val="2"/>
          <w:lang w:eastAsia="ja-JP"/>
        </w:rPr>
        <w:t xml:space="preserve"> </w:t>
      </w:r>
      <w:r w:rsidRPr="00FD4A4B">
        <w:rPr>
          <w:spacing w:val="1"/>
          <w:lang w:eastAsia="ja-JP"/>
        </w:rPr>
        <w:t>dat</w:t>
      </w:r>
      <w:r w:rsidRPr="00FD4A4B">
        <w:rPr>
          <w:lang w:eastAsia="ja-JP"/>
        </w:rPr>
        <w:t xml:space="preserve">a </w:t>
      </w:r>
      <w:r w:rsidRPr="00FD4A4B">
        <w:rPr>
          <w:spacing w:val="1"/>
          <w:lang w:eastAsia="ja-JP"/>
        </w:rPr>
        <w:t xml:space="preserve">which </w:t>
      </w:r>
      <w:r w:rsidRPr="00FD4A4B">
        <w:rPr>
          <w:lang w:eastAsia="ja-JP"/>
        </w:rPr>
        <w:t>is</w:t>
      </w:r>
      <w:r w:rsidRPr="00E32DBA">
        <w:t xml:space="preserve"> </w:t>
      </w:r>
      <w:r w:rsidRPr="00FD4A4B">
        <w:rPr>
          <w:lang w:eastAsia="ja-JP"/>
        </w:rPr>
        <w:t>sent</w:t>
      </w:r>
      <w:r w:rsidRPr="00E32DBA">
        <w:t xml:space="preserve"> </w:t>
      </w:r>
      <w:r w:rsidRPr="00FD4A4B">
        <w:rPr>
          <w:lang w:eastAsia="ja-JP"/>
        </w:rPr>
        <w:t>to</w:t>
      </w:r>
      <w:r w:rsidRPr="00E32DBA">
        <w:t xml:space="preserve"> </w:t>
      </w:r>
      <w:r w:rsidRPr="00FD4A4B">
        <w:rPr>
          <w:lang w:eastAsia="ja-JP"/>
        </w:rPr>
        <w:t>the</w:t>
      </w:r>
      <w:r w:rsidRPr="00E32DBA">
        <w:t xml:space="preserve"> </w:t>
      </w:r>
      <w:r w:rsidRPr="00FD4A4B">
        <w:rPr>
          <w:lang w:eastAsia="ja-JP"/>
        </w:rPr>
        <w:t>system.</w:t>
      </w:r>
      <w:r w:rsidRPr="00E32DBA">
        <w:t xml:space="preserve"> </w:t>
      </w:r>
      <w:r w:rsidRPr="00FD4A4B">
        <w:rPr>
          <w:lang w:eastAsia="ja-JP"/>
        </w:rPr>
        <w:t>Examples</w:t>
      </w:r>
      <w:r w:rsidRPr="00E32DBA">
        <w:t xml:space="preserve"> </w:t>
      </w:r>
      <w:r w:rsidRPr="00FD4A4B">
        <w:rPr>
          <w:lang w:eastAsia="ja-JP"/>
        </w:rPr>
        <w:t>of</w:t>
      </w:r>
      <w:r w:rsidRPr="00E32DBA">
        <w:t xml:space="preserve"> </w:t>
      </w:r>
      <w:r w:rsidRPr="00FD4A4B">
        <w:rPr>
          <w:lang w:eastAsia="ja-JP"/>
        </w:rPr>
        <w:t>this</w:t>
      </w:r>
      <w:r w:rsidRPr="00E32DBA">
        <w:t xml:space="preserve"> </w:t>
      </w:r>
      <w:r w:rsidRPr="00FD4A4B">
        <w:rPr>
          <w:lang w:eastAsia="ja-JP"/>
        </w:rPr>
        <w:t>are</w:t>
      </w:r>
      <w:r w:rsidRPr="00E32DBA">
        <w:t xml:space="preserve"> </w:t>
      </w:r>
      <w:r w:rsidRPr="00FD4A4B">
        <w:rPr>
          <w:lang w:eastAsia="ja-JP"/>
        </w:rPr>
        <w:t>user</w:t>
      </w:r>
      <w:r w:rsidRPr="00E32DBA">
        <w:t xml:space="preserve"> </w:t>
      </w:r>
      <w:r w:rsidRPr="00FD4A4B">
        <w:rPr>
          <w:lang w:eastAsia="ja-JP"/>
        </w:rPr>
        <w:t>input,</w:t>
      </w:r>
      <w:r w:rsidRPr="00E32DBA">
        <w:t xml:space="preserve"> </w:t>
      </w:r>
      <w:r w:rsidRPr="00FD4A4B">
        <w:rPr>
          <w:lang w:eastAsia="ja-JP"/>
        </w:rPr>
        <w:t>values</w:t>
      </w:r>
      <w:r w:rsidRPr="00E32DBA">
        <w:t xml:space="preserve"> </w:t>
      </w:r>
      <w:r w:rsidRPr="00FD4A4B">
        <w:rPr>
          <w:lang w:eastAsia="ja-JP"/>
        </w:rPr>
        <w:t>in</w:t>
      </w:r>
      <w:r w:rsidRPr="00E32DBA">
        <w:t xml:space="preserve"> </w:t>
      </w:r>
      <w:r w:rsidRPr="00FD4A4B">
        <w:rPr>
          <w:lang w:eastAsia="ja-JP"/>
        </w:rPr>
        <w:t>arrays</w:t>
      </w:r>
      <w:r w:rsidRPr="00E32DBA">
        <w:t xml:space="preserve"> </w:t>
      </w:r>
      <w:r w:rsidRPr="00FD4A4B">
        <w:rPr>
          <w:lang w:eastAsia="ja-JP"/>
        </w:rPr>
        <w:t>and</w:t>
      </w:r>
      <w:r w:rsidRPr="00E32DBA">
        <w:t xml:space="preserve"> </w:t>
      </w:r>
      <w:r w:rsidRPr="00FD4A4B">
        <w:rPr>
          <w:lang w:eastAsia="ja-JP"/>
        </w:rPr>
        <w:t>content</w:t>
      </w:r>
      <w:r w:rsidRPr="00E32DBA">
        <w:t xml:space="preserve"> </w:t>
      </w:r>
      <w:r w:rsidRPr="00FD4A4B">
        <w:rPr>
          <w:lang w:eastAsia="ja-JP"/>
        </w:rPr>
        <w:t>in</w:t>
      </w:r>
      <w:r w:rsidRPr="00E32DBA">
        <w:t xml:space="preserve"> </w:t>
      </w:r>
      <w:r w:rsidRPr="00FD4A4B">
        <w:rPr>
          <w:lang w:eastAsia="ja-JP"/>
        </w:rPr>
        <w:t>protocols.</w:t>
      </w:r>
      <w:r w:rsidRPr="00E32DBA">
        <w:t xml:space="preserve"> </w:t>
      </w:r>
      <w:r w:rsidRPr="00FD4A4B">
        <w:rPr>
          <w:lang w:eastAsia="ja-JP"/>
        </w:rPr>
        <w:t>The</w:t>
      </w:r>
      <w:r w:rsidRPr="00E32DBA">
        <w:t xml:space="preserve"> </w:t>
      </w:r>
      <w:r w:rsidRPr="00FD4A4B">
        <w:rPr>
          <w:lang w:eastAsia="ja-JP"/>
        </w:rPr>
        <w:t>following</w:t>
      </w:r>
      <w:r w:rsidRPr="00E32DBA">
        <w:t xml:space="preserve"> </w:t>
      </w:r>
      <w:r w:rsidRPr="00FD4A4B">
        <w:rPr>
          <w:lang w:eastAsia="ja-JP"/>
        </w:rPr>
        <w:t>typical implementation</w:t>
      </w:r>
      <w:r w:rsidRPr="00E32DBA">
        <w:t xml:space="preserve"> </w:t>
      </w:r>
      <w:r w:rsidRPr="00FD4A4B">
        <w:rPr>
          <w:lang w:eastAsia="ja-JP"/>
        </w:rPr>
        <w:t>error</w:t>
      </w:r>
      <w:r w:rsidRPr="00E32DBA">
        <w:t xml:space="preserve"> </w:t>
      </w:r>
      <w:r w:rsidRPr="00FD4A4B">
        <w:rPr>
          <w:lang w:eastAsia="ja-JP"/>
        </w:rPr>
        <w:t>shall</w:t>
      </w:r>
      <w:r w:rsidRPr="00E32DBA">
        <w:t xml:space="preserve"> </w:t>
      </w:r>
      <w:r w:rsidRPr="00FD4A4B">
        <w:rPr>
          <w:lang w:eastAsia="ja-JP"/>
        </w:rPr>
        <w:t>be</w:t>
      </w:r>
      <w:r w:rsidRPr="00E32DBA">
        <w:t xml:space="preserve"> </w:t>
      </w:r>
      <w:r w:rsidRPr="00FD4A4B">
        <w:rPr>
          <w:lang w:eastAsia="ja-JP"/>
        </w:rPr>
        <w:t>avoided:</w:t>
      </w:r>
    </w:p>
    <w:p w14:paraId="158B1D97"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No</w:t>
      </w:r>
      <w:r w:rsidR="00884E77" w:rsidRPr="00FD4A4B">
        <w:rPr>
          <w:spacing w:val="-2"/>
          <w:lang w:eastAsia="ja-JP"/>
        </w:rPr>
        <w:t xml:space="preserve"> </w:t>
      </w:r>
      <w:r w:rsidR="00884E77" w:rsidRPr="00FD4A4B">
        <w:rPr>
          <w:lang w:eastAsia="ja-JP"/>
        </w:rPr>
        <w:t>validation</w:t>
      </w:r>
      <w:r w:rsidR="00884E77" w:rsidRPr="00FD4A4B">
        <w:rPr>
          <w:spacing w:val="-8"/>
          <w:lang w:eastAsia="ja-JP"/>
        </w:rPr>
        <w:t xml:space="preserve"> </w:t>
      </w:r>
      <w:r w:rsidR="00884E77" w:rsidRPr="00FD4A4B">
        <w:rPr>
          <w:lang w:eastAsia="ja-JP"/>
        </w:rPr>
        <w:t>on</w:t>
      </w:r>
      <w:r w:rsidR="00884E77" w:rsidRPr="00FD4A4B">
        <w:rPr>
          <w:spacing w:val="-2"/>
          <w:lang w:eastAsia="ja-JP"/>
        </w:rPr>
        <w:t xml:space="preserve"> </w:t>
      </w:r>
      <w:r w:rsidR="00884E77" w:rsidRPr="00FD4A4B">
        <w:rPr>
          <w:lang w:eastAsia="ja-JP"/>
        </w:rPr>
        <w:t>the</w:t>
      </w:r>
      <w:r w:rsidR="00884E77" w:rsidRPr="00FD4A4B">
        <w:rPr>
          <w:spacing w:val="-3"/>
          <w:lang w:eastAsia="ja-JP"/>
        </w:rPr>
        <w:t xml:space="preserve"> </w:t>
      </w:r>
      <w:r w:rsidR="00884E77" w:rsidRPr="00FD4A4B">
        <w:rPr>
          <w:lang w:eastAsia="ja-JP"/>
        </w:rPr>
        <w:t>lengths</w:t>
      </w:r>
      <w:r w:rsidR="00884E77" w:rsidRPr="00FD4A4B">
        <w:rPr>
          <w:spacing w:val="-6"/>
          <w:lang w:eastAsia="ja-JP"/>
        </w:rPr>
        <w:t xml:space="preserve"> </w:t>
      </w:r>
      <w:r w:rsidR="00884E77" w:rsidRPr="00FD4A4B">
        <w:rPr>
          <w:lang w:eastAsia="ja-JP"/>
        </w:rPr>
        <w:t>of</w:t>
      </w:r>
      <w:r w:rsidR="00884E77" w:rsidRPr="00FD4A4B">
        <w:rPr>
          <w:spacing w:val="-2"/>
          <w:lang w:eastAsia="ja-JP"/>
        </w:rPr>
        <w:t xml:space="preserve"> </w:t>
      </w:r>
      <w:r w:rsidR="00884E77" w:rsidRPr="00FD4A4B">
        <w:rPr>
          <w:lang w:eastAsia="ja-JP"/>
        </w:rPr>
        <w:t>transferred</w:t>
      </w:r>
      <w:r w:rsidR="00884E77" w:rsidRPr="00FD4A4B">
        <w:rPr>
          <w:spacing w:val="-9"/>
          <w:lang w:eastAsia="ja-JP"/>
        </w:rPr>
        <w:t xml:space="preserve"> </w:t>
      </w:r>
      <w:r w:rsidR="00884E77" w:rsidRPr="00FD4A4B">
        <w:rPr>
          <w:lang w:eastAsia="ja-JP"/>
        </w:rPr>
        <w:t>data</w:t>
      </w:r>
    </w:p>
    <w:p w14:paraId="14FAE4AD"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Incorrect</w:t>
      </w:r>
      <w:r w:rsidR="00884E77" w:rsidRPr="00FD4A4B">
        <w:rPr>
          <w:spacing w:val="-7"/>
          <w:lang w:eastAsia="ja-JP"/>
        </w:rPr>
        <w:t xml:space="preserve"> </w:t>
      </w:r>
      <w:r w:rsidR="00884E77" w:rsidRPr="00FD4A4B">
        <w:rPr>
          <w:lang w:eastAsia="ja-JP"/>
        </w:rPr>
        <w:t>assumptions</w:t>
      </w:r>
      <w:r w:rsidR="00884E77" w:rsidRPr="00FD4A4B">
        <w:rPr>
          <w:spacing w:val="-10"/>
          <w:lang w:eastAsia="ja-JP"/>
        </w:rPr>
        <w:t xml:space="preserve"> </w:t>
      </w:r>
      <w:r w:rsidR="00884E77" w:rsidRPr="00FD4A4B">
        <w:rPr>
          <w:lang w:eastAsia="ja-JP"/>
        </w:rPr>
        <w:t>about</w:t>
      </w:r>
      <w:r w:rsidR="00884E77" w:rsidRPr="00FD4A4B">
        <w:rPr>
          <w:spacing w:val="-5"/>
          <w:lang w:eastAsia="ja-JP"/>
        </w:rPr>
        <w:t xml:space="preserve"> </w:t>
      </w:r>
      <w:r w:rsidR="00884E77" w:rsidRPr="00FD4A4B">
        <w:rPr>
          <w:lang w:eastAsia="ja-JP"/>
        </w:rPr>
        <w:t>data</w:t>
      </w:r>
      <w:r w:rsidR="00884E77" w:rsidRPr="00FD4A4B">
        <w:rPr>
          <w:spacing w:val="-3"/>
          <w:lang w:eastAsia="ja-JP"/>
        </w:rPr>
        <w:t xml:space="preserve"> </w:t>
      </w:r>
      <w:r w:rsidR="00884E77" w:rsidRPr="00FD4A4B">
        <w:rPr>
          <w:lang w:eastAsia="ja-JP"/>
        </w:rPr>
        <w:t>formats</w:t>
      </w:r>
    </w:p>
    <w:p w14:paraId="78238AE0"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No</w:t>
      </w:r>
      <w:r w:rsidR="00884E77" w:rsidRPr="00FD4A4B">
        <w:rPr>
          <w:spacing w:val="-2"/>
          <w:lang w:eastAsia="ja-JP"/>
        </w:rPr>
        <w:t xml:space="preserve"> </w:t>
      </w:r>
      <w:r w:rsidR="00884E77" w:rsidRPr="00FD4A4B">
        <w:rPr>
          <w:lang w:eastAsia="ja-JP"/>
        </w:rPr>
        <w:t>validation</w:t>
      </w:r>
      <w:r w:rsidR="00884E77" w:rsidRPr="00FD4A4B">
        <w:rPr>
          <w:spacing w:val="-8"/>
          <w:lang w:eastAsia="ja-JP"/>
        </w:rPr>
        <w:t xml:space="preserve"> </w:t>
      </w:r>
      <w:r w:rsidR="00884E77" w:rsidRPr="00FD4A4B">
        <w:rPr>
          <w:lang w:eastAsia="ja-JP"/>
        </w:rPr>
        <w:t>that</w:t>
      </w:r>
      <w:r w:rsidR="00884E77" w:rsidRPr="00FD4A4B">
        <w:rPr>
          <w:spacing w:val="-3"/>
          <w:lang w:eastAsia="ja-JP"/>
        </w:rPr>
        <w:t xml:space="preserve"> </w:t>
      </w:r>
      <w:r w:rsidR="00884E77" w:rsidRPr="00FD4A4B">
        <w:rPr>
          <w:lang w:eastAsia="ja-JP"/>
        </w:rPr>
        <w:t>received</w:t>
      </w:r>
      <w:r w:rsidR="00884E77" w:rsidRPr="00FD4A4B">
        <w:rPr>
          <w:spacing w:val="-7"/>
          <w:lang w:eastAsia="ja-JP"/>
        </w:rPr>
        <w:t xml:space="preserve"> </w:t>
      </w:r>
      <w:r w:rsidR="00884E77" w:rsidRPr="00FD4A4B">
        <w:rPr>
          <w:lang w:eastAsia="ja-JP"/>
        </w:rPr>
        <w:t>data</w:t>
      </w:r>
      <w:r w:rsidR="00884E77" w:rsidRPr="00FD4A4B">
        <w:rPr>
          <w:spacing w:val="-3"/>
          <w:lang w:eastAsia="ja-JP"/>
        </w:rPr>
        <w:t xml:space="preserve"> </w:t>
      </w:r>
      <w:r w:rsidR="00884E77" w:rsidRPr="00FD4A4B">
        <w:rPr>
          <w:lang w:eastAsia="ja-JP"/>
        </w:rPr>
        <w:t>complies</w:t>
      </w:r>
      <w:r w:rsidR="00884E77" w:rsidRPr="00FD4A4B">
        <w:rPr>
          <w:spacing w:val="-7"/>
          <w:lang w:eastAsia="ja-JP"/>
        </w:rPr>
        <w:t xml:space="preserve"> </w:t>
      </w:r>
      <w:r w:rsidR="00884E77" w:rsidRPr="00FD4A4B">
        <w:rPr>
          <w:lang w:eastAsia="ja-JP"/>
        </w:rPr>
        <w:t>with</w:t>
      </w:r>
      <w:r w:rsidR="00884E77" w:rsidRPr="00FD4A4B">
        <w:rPr>
          <w:spacing w:val="-3"/>
          <w:lang w:eastAsia="ja-JP"/>
        </w:rPr>
        <w:t xml:space="preserve"> </w:t>
      </w:r>
      <w:r w:rsidR="00884E77" w:rsidRPr="00FD4A4B">
        <w:rPr>
          <w:lang w:eastAsia="ja-JP"/>
        </w:rPr>
        <w:t>the</w:t>
      </w:r>
      <w:r w:rsidR="00884E77" w:rsidRPr="00FD4A4B">
        <w:rPr>
          <w:spacing w:val="-3"/>
          <w:lang w:eastAsia="ja-JP"/>
        </w:rPr>
        <w:t xml:space="preserve"> </w:t>
      </w:r>
      <w:r w:rsidR="00884E77" w:rsidRPr="00FD4A4B">
        <w:rPr>
          <w:lang w:eastAsia="ja-JP"/>
        </w:rPr>
        <w:t>specification</w:t>
      </w:r>
    </w:p>
    <w:p w14:paraId="06939EE7"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Insufficient</w:t>
      </w:r>
      <w:r w:rsidR="00884E77" w:rsidRPr="00FD4A4B">
        <w:rPr>
          <w:spacing w:val="-9"/>
          <w:lang w:eastAsia="ja-JP"/>
        </w:rPr>
        <w:t xml:space="preserve"> </w:t>
      </w:r>
      <w:r w:rsidR="00884E77" w:rsidRPr="00FD4A4B">
        <w:rPr>
          <w:lang w:eastAsia="ja-JP"/>
        </w:rPr>
        <w:t>handling</w:t>
      </w:r>
      <w:r w:rsidR="00884E77" w:rsidRPr="00FD4A4B">
        <w:rPr>
          <w:spacing w:val="-7"/>
          <w:lang w:eastAsia="ja-JP"/>
        </w:rPr>
        <w:t xml:space="preserve"> </w:t>
      </w:r>
      <w:r w:rsidR="00884E77" w:rsidRPr="00FD4A4B">
        <w:rPr>
          <w:lang w:eastAsia="ja-JP"/>
        </w:rPr>
        <w:t>of</w:t>
      </w:r>
      <w:r w:rsidR="00884E77" w:rsidRPr="00FD4A4B">
        <w:rPr>
          <w:spacing w:val="-2"/>
          <w:lang w:eastAsia="ja-JP"/>
        </w:rPr>
        <w:t xml:space="preserve"> </w:t>
      </w:r>
      <w:r w:rsidR="00884E77" w:rsidRPr="00FD4A4B">
        <w:rPr>
          <w:lang w:eastAsia="ja-JP"/>
        </w:rPr>
        <w:t>protocol</w:t>
      </w:r>
      <w:r w:rsidR="00884E77" w:rsidRPr="00FD4A4B">
        <w:rPr>
          <w:spacing w:val="-7"/>
          <w:lang w:eastAsia="ja-JP"/>
        </w:rPr>
        <w:t xml:space="preserve"> </w:t>
      </w:r>
      <w:r w:rsidR="00884E77" w:rsidRPr="00FD4A4B">
        <w:rPr>
          <w:lang w:eastAsia="ja-JP"/>
        </w:rPr>
        <w:t>errors</w:t>
      </w:r>
      <w:r w:rsidR="00884E77" w:rsidRPr="00FD4A4B">
        <w:rPr>
          <w:spacing w:val="-5"/>
          <w:lang w:eastAsia="ja-JP"/>
        </w:rPr>
        <w:t xml:space="preserve"> </w:t>
      </w:r>
      <w:r w:rsidR="00884E77" w:rsidRPr="00FD4A4B">
        <w:rPr>
          <w:lang w:eastAsia="ja-JP"/>
        </w:rPr>
        <w:t>in</w:t>
      </w:r>
      <w:r w:rsidR="00884E77" w:rsidRPr="00FD4A4B">
        <w:rPr>
          <w:spacing w:val="-1"/>
          <w:lang w:eastAsia="ja-JP"/>
        </w:rPr>
        <w:t xml:space="preserve"> </w:t>
      </w:r>
      <w:r w:rsidR="00884E77" w:rsidRPr="00FD4A4B">
        <w:rPr>
          <w:lang w:eastAsia="ja-JP"/>
        </w:rPr>
        <w:t>received</w:t>
      </w:r>
      <w:r w:rsidR="00884E77" w:rsidRPr="00FD4A4B">
        <w:rPr>
          <w:spacing w:val="-7"/>
          <w:lang w:eastAsia="ja-JP"/>
        </w:rPr>
        <w:t xml:space="preserve"> </w:t>
      </w:r>
      <w:r w:rsidR="00884E77" w:rsidRPr="00FD4A4B">
        <w:rPr>
          <w:lang w:eastAsia="ja-JP"/>
        </w:rPr>
        <w:t>data</w:t>
      </w:r>
    </w:p>
    <w:p w14:paraId="6843AA34"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Insufficient</w:t>
      </w:r>
      <w:r w:rsidR="00884E77" w:rsidRPr="00FD4A4B">
        <w:rPr>
          <w:spacing w:val="-9"/>
          <w:lang w:eastAsia="ja-JP"/>
        </w:rPr>
        <w:t xml:space="preserve"> </w:t>
      </w:r>
      <w:r w:rsidR="00884E77" w:rsidRPr="00FD4A4B">
        <w:rPr>
          <w:lang w:eastAsia="ja-JP"/>
        </w:rPr>
        <w:t>restriction</w:t>
      </w:r>
      <w:r w:rsidR="00884E77" w:rsidRPr="00FD4A4B">
        <w:rPr>
          <w:spacing w:val="-8"/>
          <w:lang w:eastAsia="ja-JP"/>
        </w:rPr>
        <w:t xml:space="preserve"> </w:t>
      </w:r>
      <w:r w:rsidR="00884E77" w:rsidRPr="00FD4A4B">
        <w:rPr>
          <w:lang w:eastAsia="ja-JP"/>
        </w:rPr>
        <w:t>on</w:t>
      </w:r>
      <w:r w:rsidR="00884E77" w:rsidRPr="00FD4A4B">
        <w:rPr>
          <w:spacing w:val="-2"/>
          <w:lang w:eastAsia="ja-JP"/>
        </w:rPr>
        <w:t xml:space="preserve"> </w:t>
      </w:r>
      <w:r w:rsidR="00884E77" w:rsidRPr="00FD4A4B">
        <w:rPr>
          <w:lang w:eastAsia="ja-JP"/>
        </w:rPr>
        <w:t>recursion</w:t>
      </w:r>
      <w:r w:rsidR="00884E77" w:rsidRPr="00FD4A4B">
        <w:rPr>
          <w:spacing w:val="-7"/>
          <w:lang w:eastAsia="ja-JP"/>
        </w:rPr>
        <w:t xml:space="preserve"> </w:t>
      </w:r>
      <w:r w:rsidR="00884E77" w:rsidRPr="00FD4A4B">
        <w:rPr>
          <w:lang w:eastAsia="ja-JP"/>
        </w:rPr>
        <w:t>when</w:t>
      </w:r>
      <w:r w:rsidR="00884E77" w:rsidRPr="00FD4A4B">
        <w:rPr>
          <w:spacing w:val="-4"/>
          <w:lang w:eastAsia="ja-JP"/>
        </w:rPr>
        <w:t xml:space="preserve"> </w:t>
      </w:r>
      <w:r w:rsidR="00884E77" w:rsidRPr="00FD4A4B">
        <w:rPr>
          <w:lang w:eastAsia="ja-JP"/>
        </w:rPr>
        <w:t>parsing</w:t>
      </w:r>
      <w:r w:rsidR="00884E77" w:rsidRPr="00FD4A4B">
        <w:rPr>
          <w:spacing w:val="-6"/>
          <w:lang w:eastAsia="ja-JP"/>
        </w:rPr>
        <w:t xml:space="preserve"> </w:t>
      </w:r>
      <w:r w:rsidR="00884E77" w:rsidRPr="00FD4A4B">
        <w:rPr>
          <w:lang w:eastAsia="ja-JP"/>
        </w:rPr>
        <w:t>complex</w:t>
      </w:r>
      <w:r w:rsidR="00884E77" w:rsidRPr="00FD4A4B">
        <w:rPr>
          <w:spacing w:val="-7"/>
          <w:lang w:eastAsia="ja-JP"/>
        </w:rPr>
        <w:t xml:space="preserve"> </w:t>
      </w:r>
      <w:r w:rsidR="00884E77" w:rsidRPr="00FD4A4B">
        <w:rPr>
          <w:lang w:eastAsia="ja-JP"/>
        </w:rPr>
        <w:t>data</w:t>
      </w:r>
      <w:r w:rsidR="00884E77" w:rsidRPr="00FD4A4B">
        <w:rPr>
          <w:spacing w:val="-3"/>
          <w:lang w:eastAsia="ja-JP"/>
        </w:rPr>
        <w:t xml:space="preserve"> </w:t>
      </w:r>
      <w:r w:rsidR="00884E77" w:rsidRPr="00FD4A4B">
        <w:rPr>
          <w:lang w:eastAsia="ja-JP"/>
        </w:rPr>
        <w:t>formats</w:t>
      </w:r>
    </w:p>
    <w:p w14:paraId="06E58621" w14:textId="77777777" w:rsidR="00884E77" w:rsidRPr="00FD4A4B" w:rsidRDefault="00153AE5" w:rsidP="00153AE5">
      <w:pPr>
        <w:pStyle w:val="B1"/>
        <w:rPr>
          <w:lang w:eastAsia="ja-JP"/>
        </w:rPr>
      </w:pPr>
      <w:r w:rsidRPr="00FD4A4B">
        <w:rPr>
          <w:lang w:eastAsia="ja-JP"/>
        </w:rPr>
        <w:t>-</w:t>
      </w:r>
      <w:r w:rsidRPr="00FD4A4B">
        <w:rPr>
          <w:lang w:eastAsia="ja-JP"/>
        </w:rPr>
        <w:tab/>
      </w:r>
      <w:r w:rsidR="00884E77" w:rsidRPr="00FD4A4B">
        <w:rPr>
          <w:lang w:eastAsia="ja-JP"/>
        </w:rPr>
        <w:t>White</w:t>
      </w:r>
      <w:r w:rsidR="00884E77" w:rsidRPr="00FD4A4B">
        <w:rPr>
          <w:spacing w:val="-5"/>
          <w:lang w:eastAsia="ja-JP"/>
        </w:rPr>
        <w:t xml:space="preserve"> </w:t>
      </w:r>
      <w:r w:rsidR="00884E77" w:rsidRPr="00FD4A4B">
        <w:rPr>
          <w:lang w:eastAsia="ja-JP"/>
        </w:rPr>
        <w:t>listing</w:t>
      </w:r>
      <w:r w:rsidR="00884E77" w:rsidRPr="00FD4A4B">
        <w:rPr>
          <w:spacing w:val="-5"/>
          <w:lang w:eastAsia="ja-JP"/>
        </w:rPr>
        <w:t xml:space="preserve"> </w:t>
      </w:r>
      <w:r w:rsidR="00884E77" w:rsidRPr="00FD4A4B">
        <w:rPr>
          <w:lang w:eastAsia="ja-JP"/>
        </w:rPr>
        <w:t>or</w:t>
      </w:r>
      <w:r w:rsidR="00884E77" w:rsidRPr="00FD4A4B">
        <w:rPr>
          <w:spacing w:val="-2"/>
          <w:lang w:eastAsia="ja-JP"/>
        </w:rPr>
        <w:t xml:space="preserve"> </w:t>
      </w:r>
      <w:r w:rsidR="00884E77" w:rsidRPr="00FD4A4B">
        <w:rPr>
          <w:lang w:eastAsia="ja-JP"/>
        </w:rPr>
        <w:t>escaping</w:t>
      </w:r>
      <w:r w:rsidR="00884E77" w:rsidRPr="00FD4A4B">
        <w:rPr>
          <w:spacing w:val="-7"/>
          <w:lang w:eastAsia="ja-JP"/>
        </w:rPr>
        <w:t xml:space="preserve"> </w:t>
      </w:r>
      <w:r w:rsidR="00884E77" w:rsidRPr="00FD4A4B">
        <w:rPr>
          <w:lang w:eastAsia="ja-JP"/>
        </w:rPr>
        <w:t>for</w:t>
      </w:r>
      <w:r w:rsidR="00884E77" w:rsidRPr="00FD4A4B">
        <w:rPr>
          <w:spacing w:val="-2"/>
          <w:lang w:eastAsia="ja-JP"/>
        </w:rPr>
        <w:t xml:space="preserve"> </w:t>
      </w:r>
      <w:r w:rsidR="00884E77" w:rsidRPr="00FD4A4B">
        <w:rPr>
          <w:lang w:eastAsia="ja-JP"/>
        </w:rPr>
        <w:t>inputs</w:t>
      </w:r>
      <w:r w:rsidR="00884E77" w:rsidRPr="00FD4A4B">
        <w:rPr>
          <w:spacing w:val="-5"/>
          <w:lang w:eastAsia="ja-JP"/>
        </w:rPr>
        <w:t xml:space="preserve"> </w:t>
      </w:r>
      <w:r w:rsidR="00884E77" w:rsidRPr="00FD4A4B">
        <w:rPr>
          <w:lang w:eastAsia="ja-JP"/>
        </w:rPr>
        <w:t>outside</w:t>
      </w:r>
      <w:r w:rsidR="00884E77" w:rsidRPr="00FD4A4B">
        <w:rPr>
          <w:spacing w:val="-6"/>
          <w:lang w:eastAsia="ja-JP"/>
        </w:rPr>
        <w:t xml:space="preserve"> </w:t>
      </w:r>
      <w:r w:rsidR="00884E77" w:rsidRPr="00FD4A4B">
        <w:rPr>
          <w:lang w:eastAsia="ja-JP"/>
        </w:rPr>
        <w:t>the</w:t>
      </w:r>
      <w:r w:rsidR="00884E77" w:rsidRPr="00FD4A4B">
        <w:rPr>
          <w:spacing w:val="-3"/>
          <w:lang w:eastAsia="ja-JP"/>
        </w:rPr>
        <w:t xml:space="preserve"> </w:t>
      </w:r>
      <w:r w:rsidR="00884E77" w:rsidRPr="00FD4A4B">
        <w:rPr>
          <w:lang w:eastAsia="ja-JP"/>
        </w:rPr>
        <w:t>values</w:t>
      </w:r>
      <w:r w:rsidR="00884E77" w:rsidRPr="00FD4A4B">
        <w:rPr>
          <w:spacing w:val="-5"/>
          <w:lang w:eastAsia="ja-JP"/>
        </w:rPr>
        <w:t xml:space="preserve"> </w:t>
      </w:r>
      <w:r w:rsidR="00884E77" w:rsidRPr="00FD4A4B">
        <w:rPr>
          <w:lang w:eastAsia="ja-JP"/>
        </w:rPr>
        <w:t>margin</w:t>
      </w:r>
    </w:p>
    <w:p w14:paraId="2E574F6B" w14:textId="77777777" w:rsidR="005903A0" w:rsidRDefault="005903A0" w:rsidP="005903A0">
      <w:pPr>
        <w:rPr>
          <w:lang w:eastAsia="ja-JP"/>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F11E90" w:rsidRPr="00F11E90">
        <w:rPr>
          <w:rFonts w:ascii="Tele-GroteskNor" w:eastAsia="SimSun" w:hAnsi="Tele-GroteskNor" w:cs="Tele-GroteskNor"/>
          <w:color w:val="000000"/>
          <w:lang w:val="en-US" w:eastAsia="zh-CN"/>
        </w:rPr>
        <w:t>, clause 5.3.7, Denial of service</w:t>
      </w:r>
    </w:p>
    <w:p w14:paraId="668E94E2" w14:textId="77777777" w:rsidR="00884E77" w:rsidRPr="00FD4A4B" w:rsidRDefault="005903A0" w:rsidP="00217C01">
      <w:pPr>
        <w:rPr>
          <w:rFonts w:ascii="Arial" w:hAnsi="Arial"/>
          <w:sz w:val="22"/>
        </w:rPr>
      </w:pPr>
      <w:r>
        <w:rPr>
          <w:i/>
          <w:lang w:eastAsia="ja-JP"/>
        </w:rPr>
        <w:t>Test case</w:t>
      </w:r>
      <w:r>
        <w:rPr>
          <w:lang w:eastAsia="ja-JP"/>
        </w:rPr>
        <w:t>:</w:t>
      </w:r>
      <w:r w:rsidR="00ED0369">
        <w:rPr>
          <w:lang w:eastAsia="ja-JP"/>
        </w:rPr>
        <w:tab/>
      </w:r>
      <w:r w:rsidR="00884E77" w:rsidRPr="00FD4A4B">
        <w:t xml:space="preserve">This requirement will be verified by Robustness and Protocol fuzzing tests as defined in </w:t>
      </w:r>
      <w:r w:rsidR="00153AE5" w:rsidRPr="00FD4A4B">
        <w:t xml:space="preserve">clause </w:t>
      </w:r>
      <w:r w:rsidR="007E4CEE">
        <w:t>4.4.4</w:t>
      </w:r>
      <w:r w:rsidR="008C1960" w:rsidRPr="00FD4A4B">
        <w:t xml:space="preserve"> Robustness and fuzz testing</w:t>
      </w:r>
      <w:r w:rsidR="00884E77" w:rsidRPr="00FD4A4B">
        <w:t>.</w:t>
      </w:r>
    </w:p>
    <w:p w14:paraId="06F29A37" w14:textId="77777777" w:rsidR="00884E77" w:rsidRPr="00FD4A4B" w:rsidRDefault="000E530A" w:rsidP="009D1E7D">
      <w:pPr>
        <w:pStyle w:val="Heading5"/>
        <w:rPr>
          <w:lang w:eastAsia="zh-CN"/>
        </w:rPr>
      </w:pPr>
      <w:bookmarkStart w:id="164" w:name="_CR4_2_3_3_5"/>
      <w:bookmarkStart w:id="165" w:name="_Toc19542381"/>
      <w:bookmarkStart w:id="166" w:name="_Toc35348383"/>
      <w:bookmarkStart w:id="167" w:name="_Toc224924954"/>
      <w:bookmarkEnd w:id="164"/>
      <w:r w:rsidRPr="00907F75">
        <w:t>4</w:t>
      </w:r>
      <w:r w:rsidR="00884E77" w:rsidRPr="00FD4A4B">
        <w:t>.2.3.3.5</w:t>
      </w:r>
      <w:r w:rsidR="00884E77" w:rsidRPr="00FD4A4B">
        <w:tab/>
      </w:r>
      <w:r w:rsidR="00884E77" w:rsidRPr="00FD4A4B">
        <w:rPr>
          <w:lang w:eastAsia="zh-CN"/>
        </w:rPr>
        <w:t>Network Product</w:t>
      </w:r>
      <w:r w:rsidR="00884E77" w:rsidRPr="00FD4A4B">
        <w:rPr>
          <w:rFonts w:hint="eastAsia"/>
          <w:lang w:eastAsia="zh-CN"/>
        </w:rPr>
        <w:t xml:space="preserve"> software package integrity</w:t>
      </w:r>
      <w:bookmarkEnd w:id="165"/>
      <w:bookmarkEnd w:id="166"/>
      <w:bookmarkEnd w:id="167"/>
      <w:r w:rsidR="00884E77" w:rsidRPr="00FD4A4B">
        <w:rPr>
          <w:rFonts w:hint="eastAsia"/>
          <w:lang w:eastAsia="zh-CN"/>
        </w:rPr>
        <w:t xml:space="preserve"> </w:t>
      </w:r>
    </w:p>
    <w:p w14:paraId="2412E9FA" w14:textId="77777777" w:rsidR="00884E77" w:rsidRPr="00FD4A4B" w:rsidRDefault="00884E77" w:rsidP="00A0771F">
      <w:pPr>
        <w:rPr>
          <w:i/>
          <w:lang w:eastAsia="ja-JP"/>
        </w:rPr>
      </w:pPr>
      <w:r w:rsidRPr="00FD4A4B">
        <w:rPr>
          <w:rFonts w:hint="eastAsia"/>
          <w:i/>
          <w:lang w:eastAsia="ja-JP"/>
        </w:rPr>
        <w:t xml:space="preserve">Requirement name: </w:t>
      </w:r>
      <w:r w:rsidRPr="00FD4A4B">
        <w:rPr>
          <w:lang w:eastAsia="ja-JP"/>
        </w:rPr>
        <w:t>Network product</w:t>
      </w:r>
      <w:r w:rsidRPr="00FD4A4B">
        <w:rPr>
          <w:rFonts w:hint="eastAsia"/>
          <w:i/>
          <w:lang w:eastAsia="ja-JP"/>
        </w:rPr>
        <w:t xml:space="preserve"> </w:t>
      </w:r>
      <w:r w:rsidRPr="00FD4A4B">
        <w:rPr>
          <w:rFonts w:hint="eastAsia"/>
          <w:lang w:eastAsia="ja-JP"/>
        </w:rPr>
        <w:t>Software integrity validation</w:t>
      </w:r>
    </w:p>
    <w:p w14:paraId="04A6E5EE" w14:textId="77777777" w:rsidR="00884E77" w:rsidRPr="00FD4A4B" w:rsidRDefault="00884E77" w:rsidP="00A0771F">
      <w:pPr>
        <w:rPr>
          <w:i/>
          <w:lang w:eastAsia="ja-JP"/>
        </w:rPr>
      </w:pPr>
      <w:r w:rsidRPr="00FD4A4B">
        <w:rPr>
          <w:rFonts w:hint="eastAsia"/>
          <w:i/>
          <w:lang w:eastAsia="ja-JP"/>
        </w:rPr>
        <w:t xml:space="preserve">Requirement reference: </w:t>
      </w:r>
      <w:r w:rsidR="005903A0" w:rsidRPr="005903A0">
        <w:rPr>
          <w:i/>
          <w:lang w:eastAsia="ja-JP"/>
        </w:rPr>
        <w:t>In accordance with industry best practice</w:t>
      </w:r>
    </w:p>
    <w:p w14:paraId="11CF813A" w14:textId="77777777" w:rsidR="00884E77" w:rsidRPr="00FD4A4B" w:rsidRDefault="00884E77" w:rsidP="00A0771F">
      <w:pPr>
        <w:rPr>
          <w:i/>
          <w:lang w:eastAsia="ja-JP"/>
        </w:rPr>
      </w:pPr>
      <w:r w:rsidRPr="00FD4A4B">
        <w:rPr>
          <w:rFonts w:hint="eastAsia"/>
          <w:i/>
          <w:lang w:eastAsia="ja-JP"/>
        </w:rPr>
        <w:t xml:space="preserve">Requirement Description: </w:t>
      </w:r>
    </w:p>
    <w:p w14:paraId="609D5686" w14:textId="77777777" w:rsidR="00884E77" w:rsidRPr="00FD4A4B" w:rsidRDefault="00884E77" w:rsidP="00B16798">
      <w:pPr>
        <w:pStyle w:val="B1"/>
      </w:pPr>
      <w:r w:rsidRPr="00FD4A4B">
        <w:rPr>
          <w:lang w:eastAsia="zh-CN"/>
        </w:rPr>
        <w:t>1)</w:t>
      </w:r>
      <w:r w:rsidRPr="00FD4A4B">
        <w:rPr>
          <w:lang w:eastAsia="zh-CN"/>
        </w:rPr>
        <w:tab/>
      </w:r>
      <w:r w:rsidRPr="00FD4A4B">
        <w:t>S</w:t>
      </w:r>
      <w:r w:rsidRPr="00FD4A4B">
        <w:rPr>
          <w:rFonts w:hint="eastAsia"/>
        </w:rPr>
        <w:t xml:space="preserve">oftware package integrity shall be </w:t>
      </w:r>
      <w:r w:rsidRPr="00FD4A4B">
        <w:t>validated</w:t>
      </w:r>
      <w:r w:rsidRPr="00FD4A4B">
        <w:rPr>
          <w:rFonts w:hint="eastAsia"/>
        </w:rPr>
        <w:t xml:space="preserve"> in</w:t>
      </w:r>
      <w:r w:rsidRPr="00FD4A4B">
        <w:t xml:space="preserve"> the</w:t>
      </w:r>
      <w:r w:rsidRPr="00FD4A4B">
        <w:rPr>
          <w:rFonts w:hint="eastAsia"/>
        </w:rPr>
        <w:t xml:space="preserve"> </w:t>
      </w:r>
      <w:r w:rsidRPr="00FD4A4B">
        <w:t>installation</w:t>
      </w:r>
      <w:r w:rsidRPr="00FD4A4B">
        <w:rPr>
          <w:rFonts w:hint="eastAsia"/>
        </w:rPr>
        <w:t>/upgrade stage.</w:t>
      </w:r>
    </w:p>
    <w:p w14:paraId="0F0D4553" w14:textId="77777777" w:rsidR="00884E77" w:rsidRPr="00FD4A4B" w:rsidRDefault="00884E77" w:rsidP="00B16798">
      <w:pPr>
        <w:pStyle w:val="B1"/>
      </w:pPr>
      <w:r w:rsidRPr="00FD4A4B">
        <w:t>2)</w:t>
      </w:r>
      <w:r w:rsidRPr="00FD4A4B">
        <w:tab/>
        <w:t>Network product</w:t>
      </w:r>
      <w:r w:rsidRPr="00FD4A4B">
        <w:rPr>
          <w:rFonts w:hint="eastAsia"/>
        </w:rPr>
        <w:t xml:space="preserve"> shall support software package integrity validation</w:t>
      </w:r>
      <w:r w:rsidRPr="00FD4A4B">
        <w:t xml:space="preserve"> via cryptographic means</w:t>
      </w:r>
      <w:r w:rsidRPr="00FD4A4B">
        <w:rPr>
          <w:rFonts w:hint="eastAsia"/>
        </w:rPr>
        <w:t>, e.g. digital signature.</w:t>
      </w:r>
      <w:r w:rsidR="00B16798" w:rsidRPr="00FD4A4B">
        <w:t xml:space="preserve"> To this end, the network product has a list of public keys or certificates of authorised software sources, and uses the keys to verify that the software update is originated from only these sources.</w:t>
      </w:r>
    </w:p>
    <w:p w14:paraId="0B29312F" w14:textId="77777777" w:rsidR="00884E77" w:rsidRPr="00FD4A4B" w:rsidRDefault="00884E77" w:rsidP="00B16798">
      <w:pPr>
        <w:pStyle w:val="B1"/>
      </w:pPr>
      <w:r w:rsidRPr="00FD4A4B">
        <w:t>3)</w:t>
      </w:r>
      <w:r w:rsidRPr="00FD4A4B">
        <w:tab/>
        <w:t>T</w:t>
      </w:r>
      <w:r w:rsidRPr="00FD4A4B">
        <w:rPr>
          <w:rFonts w:hint="eastAsia"/>
        </w:rPr>
        <w:t>ampered software shall not be executed</w:t>
      </w:r>
      <w:r w:rsidR="00B16798" w:rsidRPr="00FD4A4B">
        <w:t xml:space="preserve"> or installed</w:t>
      </w:r>
      <w:r w:rsidRPr="00FD4A4B">
        <w:rPr>
          <w:rFonts w:hint="eastAsia"/>
        </w:rPr>
        <w:t xml:space="preserve"> if integrity check fails.</w:t>
      </w:r>
    </w:p>
    <w:p w14:paraId="46509C1C" w14:textId="77777777" w:rsidR="00884E77" w:rsidRPr="00FD4A4B" w:rsidRDefault="00884E77" w:rsidP="00B16798">
      <w:pPr>
        <w:pStyle w:val="B1"/>
      </w:pPr>
      <w:r w:rsidRPr="00FD4A4B">
        <w:t>4)</w:t>
      </w:r>
      <w:r w:rsidRPr="00FD4A4B">
        <w:tab/>
        <w:t>A security mechanism is required to guarantee that only authorized individuals can initiate and deploy a software update</w:t>
      </w:r>
      <w:r w:rsidR="00B16798" w:rsidRPr="00FD4A4B" w:rsidDel="007C079C">
        <w:t>, and modify the list mentioned in bullet</w:t>
      </w:r>
      <w:r w:rsidR="00B16798" w:rsidRPr="00FD4A4B">
        <w:t xml:space="preserve"> 2</w:t>
      </w:r>
      <w:r w:rsidR="00B16798" w:rsidRPr="00FD4A4B" w:rsidDel="007C079C">
        <w:t>.</w:t>
      </w:r>
    </w:p>
    <w:p w14:paraId="1D81B551" w14:textId="3401793B" w:rsidR="00F11E90" w:rsidRDefault="005903A0" w:rsidP="00B16798">
      <w:pPr>
        <w:pStyle w:val="B1"/>
        <w:ind w:left="0" w:firstLine="0"/>
        <w:rPr>
          <w:iCs/>
          <w:lang w:eastAsia="ja-JP"/>
        </w:rPr>
      </w:pPr>
      <w:r w:rsidRPr="005903A0">
        <w:rPr>
          <w:i/>
          <w:lang w:eastAsia="ja-JP"/>
        </w:rPr>
        <w:t xml:space="preserve">Threat References: </w:t>
      </w:r>
      <w:r w:rsidRPr="005903A0">
        <w:rPr>
          <w:iCs/>
          <w:lang w:eastAsia="ja-JP"/>
        </w:rPr>
        <w:t>TR 33.926 [4]</w:t>
      </w:r>
      <w:r w:rsidR="00F11E90" w:rsidRPr="00F11E90">
        <w:rPr>
          <w:iCs/>
          <w:lang w:eastAsia="ja-JP"/>
        </w:rPr>
        <w:t>, clause 5.3.3.6, Malware</w:t>
      </w:r>
      <w:r w:rsidR="005A6F16" w:rsidRPr="005A6F16">
        <w:rPr>
          <w:iCs/>
          <w:lang w:eastAsia="ja-JP"/>
        </w:rPr>
        <w:t>, clause 5.3.4.1, Software Tampering</w:t>
      </w:r>
      <w:r w:rsidR="005A6F16">
        <w:rPr>
          <w:iCs/>
          <w:lang w:eastAsia="ja-JP"/>
        </w:rPr>
        <w:t>.</w:t>
      </w:r>
      <w:r w:rsidR="005A6F16">
        <w:rPr>
          <w:rFonts w:ascii="Tele-GroteskNor" w:eastAsia="SimSun" w:hAnsi="Tele-GroteskNor" w:cs="Tele-GroteskNor"/>
          <w:color w:val="000000"/>
          <w:lang w:val="en-US" w:eastAsia="zh-CN"/>
        </w:rPr>
        <w:t>, clause 5.3.6.6, Malware</w:t>
      </w:r>
    </w:p>
    <w:p w14:paraId="1415A16C" w14:textId="77777777" w:rsidR="00B16798" w:rsidRPr="00FD4A4B" w:rsidRDefault="00B16798" w:rsidP="00B16798">
      <w:pPr>
        <w:pStyle w:val="B1"/>
        <w:ind w:left="0" w:firstLine="0"/>
      </w:pPr>
      <w:r w:rsidRPr="00FD4A4B">
        <w:rPr>
          <w:i/>
        </w:rPr>
        <w:t>Test case</w:t>
      </w:r>
      <w:r w:rsidRPr="00FD4A4B">
        <w:t xml:space="preserve">: </w:t>
      </w:r>
    </w:p>
    <w:p w14:paraId="1CDE5A2B" w14:textId="77777777" w:rsidR="00B16798" w:rsidRPr="00FD4A4B" w:rsidRDefault="00B16798" w:rsidP="00ED0369">
      <w:pPr>
        <w:rPr>
          <w:b/>
          <w:lang w:eastAsia="zh-CN"/>
        </w:rPr>
      </w:pPr>
      <w:r w:rsidRPr="00FD4A4B">
        <w:rPr>
          <w:b/>
          <w:lang w:eastAsia="zh-CN"/>
        </w:rPr>
        <w:t>Test Name:</w:t>
      </w:r>
      <w:r w:rsidR="00B621B2">
        <w:rPr>
          <w:b/>
          <w:lang w:eastAsia="zh-CN"/>
        </w:rPr>
        <w:t xml:space="preserve"> </w:t>
      </w:r>
      <w:r w:rsidRPr="00FD4A4B">
        <w:rPr>
          <w:lang w:eastAsia="zh-CN"/>
        </w:rPr>
        <w:t>TC_SW_PKG_INTEGRITY_1</w:t>
      </w:r>
    </w:p>
    <w:p w14:paraId="1935E45D" w14:textId="77777777" w:rsidR="00B16798" w:rsidRPr="00ED0369" w:rsidRDefault="00B16798" w:rsidP="00ED0369">
      <w:pPr>
        <w:rPr>
          <w:b/>
          <w:bCs/>
          <w:lang w:eastAsia="zh-CN"/>
        </w:rPr>
      </w:pPr>
      <w:r w:rsidRPr="00ED0369">
        <w:rPr>
          <w:b/>
          <w:bCs/>
          <w:lang w:eastAsia="zh-CN"/>
        </w:rPr>
        <w:t>Purpose:</w:t>
      </w:r>
    </w:p>
    <w:p w14:paraId="438674DD" w14:textId="77777777" w:rsidR="00B16798" w:rsidRPr="00FD4A4B" w:rsidRDefault="00B16798" w:rsidP="00B16798">
      <w:r w:rsidRPr="00FD4A4B">
        <w:t>Verify that:</w:t>
      </w:r>
    </w:p>
    <w:p w14:paraId="183E1B27" w14:textId="77777777" w:rsidR="00B16798" w:rsidRPr="00FD4A4B" w:rsidRDefault="00B16798" w:rsidP="00A0771F">
      <w:pPr>
        <w:pStyle w:val="B1"/>
      </w:pPr>
      <w:r w:rsidRPr="00FD4A4B">
        <w:t>1.</w:t>
      </w:r>
      <w:r w:rsidRPr="00FD4A4B">
        <w:tab/>
        <w:t>The Network Product validates the software package integrity during the installation/upgrade stage.</w:t>
      </w:r>
    </w:p>
    <w:p w14:paraId="21A46AFB" w14:textId="77777777" w:rsidR="0014230A" w:rsidRDefault="00B16798" w:rsidP="00A0771F">
      <w:pPr>
        <w:pStyle w:val="B1"/>
      </w:pPr>
      <w:r w:rsidRPr="00FD4A4B">
        <w:t>2.</w:t>
      </w:r>
      <w:r w:rsidRPr="00FD4A4B">
        <w:tab/>
        <w:t xml:space="preserve">The software package integrity validation mechanism is performed using cryptographic mechanisms, e.g. digital signature using the public keys or certificates configured in the network product. </w:t>
      </w:r>
    </w:p>
    <w:p w14:paraId="3BA8E16C" w14:textId="77777777" w:rsidR="00B16798" w:rsidRPr="00FD4A4B" w:rsidRDefault="00B16798" w:rsidP="00A0771F">
      <w:pPr>
        <w:pStyle w:val="B1"/>
      </w:pPr>
      <w:r w:rsidRPr="00FD4A4B">
        <w:t xml:space="preserve">3. </w:t>
      </w:r>
      <w:r w:rsidRPr="00FD4A4B">
        <w:tab/>
        <w:t>Software that fails an integrity check is rejected by the network product</w:t>
      </w:r>
      <w:r w:rsidR="0014230A">
        <w:t>.</w:t>
      </w:r>
    </w:p>
    <w:p w14:paraId="58DCB597" w14:textId="77777777" w:rsidR="00B16798" w:rsidRPr="00FD4A4B" w:rsidRDefault="00B16798" w:rsidP="00A0771F">
      <w:pPr>
        <w:pStyle w:val="B1"/>
      </w:pPr>
      <w:r w:rsidRPr="00FD4A4B">
        <w:t xml:space="preserve">4. </w:t>
      </w:r>
      <w:r w:rsidRPr="00FD4A4B">
        <w:tab/>
        <w:t>Only authorized users are allowed to install software.</w:t>
      </w:r>
    </w:p>
    <w:p w14:paraId="7C1218D8" w14:textId="77777777" w:rsidR="00B16798" w:rsidRPr="00217C01" w:rsidRDefault="00B16798" w:rsidP="00217C01">
      <w:pPr>
        <w:rPr>
          <w:b/>
          <w:lang w:eastAsia="zh-CN"/>
        </w:rPr>
      </w:pPr>
      <w:r w:rsidRPr="00217C01">
        <w:rPr>
          <w:b/>
          <w:lang w:eastAsia="zh-CN"/>
        </w:rPr>
        <w:t>Pre-Conditions:</w:t>
      </w:r>
    </w:p>
    <w:p w14:paraId="5D50055C" w14:textId="77777777" w:rsidR="00B16798" w:rsidRPr="00FD4A4B" w:rsidRDefault="00217C01" w:rsidP="00217C01">
      <w:pPr>
        <w:pStyle w:val="B1"/>
      </w:pPr>
      <w:r>
        <w:rPr>
          <w:lang w:eastAsia="zh-CN"/>
        </w:rPr>
        <w:t>-</w:t>
      </w:r>
      <w:r>
        <w:rPr>
          <w:lang w:eastAsia="zh-CN"/>
        </w:rPr>
        <w:tab/>
      </w:r>
      <w:r w:rsidR="00B16798" w:rsidRPr="00FD4A4B">
        <w:rPr>
          <w:lang w:eastAsia="zh-CN"/>
        </w:rPr>
        <w:t xml:space="preserve">A network product document containing information regarding software package integrity checks, including details of how the integrity check is carried out, where public keys or certificates of sources authorised to sign software packages are stored on the network product and who these sources are, and what evidence is created to prove that the integrity check has been executed and what the result of the check was. Documentation which describes the installation procedure including how a user is authorized and authenticated to perform installation process. </w:t>
      </w:r>
    </w:p>
    <w:p w14:paraId="61EA9407" w14:textId="77777777" w:rsidR="00B16798" w:rsidRPr="00FD4A4B" w:rsidRDefault="00217C01" w:rsidP="00217C01">
      <w:pPr>
        <w:pStyle w:val="B1"/>
      </w:pPr>
      <w:r>
        <w:t>-</w:t>
      </w:r>
      <w:r>
        <w:tab/>
      </w:r>
      <w:r w:rsidR="00B16798" w:rsidRPr="00FD4A4B">
        <w:t>A valid network product software load/package and one that is not-valid (or could be deemed to have been tampered with) are available.</w:t>
      </w:r>
    </w:p>
    <w:p w14:paraId="7F3DC92D" w14:textId="77777777" w:rsidR="00B16798" w:rsidRPr="00FD4A4B" w:rsidRDefault="00B16798" w:rsidP="00B16798">
      <w:pPr>
        <w:rPr>
          <w:b/>
        </w:rPr>
      </w:pPr>
      <w:r w:rsidRPr="00FD4A4B">
        <w:rPr>
          <w:b/>
        </w:rPr>
        <w:t>Execution Steps</w:t>
      </w:r>
    </w:p>
    <w:p w14:paraId="005BAE20" w14:textId="77777777" w:rsidR="00B16798" w:rsidRPr="00FD4A4B" w:rsidRDefault="00ED0369" w:rsidP="00ED0369">
      <w:pPr>
        <w:pStyle w:val="B1"/>
      </w:pPr>
      <w:r>
        <w:t>1.</w:t>
      </w:r>
      <w:r>
        <w:tab/>
      </w:r>
      <w:r w:rsidR="00B16798" w:rsidRPr="00FD4A4B">
        <w:t>The tester checks the permissions required to install software on the network product ensuring that a user is properly authenticated by the network product and that they have the required access privileges to perform the installation activity.</w:t>
      </w:r>
    </w:p>
    <w:p w14:paraId="5833AEF5" w14:textId="77777777" w:rsidR="00B16798" w:rsidRPr="00FD4A4B" w:rsidRDefault="00ED0369" w:rsidP="00ED0369">
      <w:pPr>
        <w:pStyle w:val="B1"/>
      </w:pPr>
      <w:r>
        <w:t>2.</w:t>
      </w:r>
      <w:r>
        <w:tab/>
      </w:r>
      <w:r w:rsidR="00B16798" w:rsidRPr="00FD4A4B">
        <w:t>The tester checks</w:t>
      </w:r>
      <w:r w:rsidR="00A709DA">
        <w:t>,</w:t>
      </w:r>
      <w:r w:rsidR="00B16798" w:rsidRPr="00FD4A4B">
        <w:t xml:space="preserve"> when a software package is attempted to be installed on the network product</w:t>
      </w:r>
      <w:r w:rsidR="00A709DA">
        <w:t>,</w:t>
      </w:r>
      <w:r w:rsidR="00B16798" w:rsidRPr="00FD4A4B">
        <w:t xml:space="preserve"> that the software package integrity check is executed (check for evidence of execution as described in network product documentation) and that valid software is allowed to be installed but invalid software is rejected.</w:t>
      </w:r>
    </w:p>
    <w:p w14:paraId="51CBC2B9" w14:textId="40B5AC6A" w:rsidR="00B16798" w:rsidRPr="00FD4A4B" w:rsidRDefault="00C77755" w:rsidP="00ED0369">
      <w:pPr>
        <w:pStyle w:val="B1"/>
      </w:pPr>
      <w:r>
        <w:t>3</w:t>
      </w:r>
      <w:r w:rsidR="00ED0369">
        <w:t>.</w:t>
      </w:r>
      <w:r w:rsidR="00ED0369">
        <w:tab/>
      </w:r>
      <w:r w:rsidR="00B16798" w:rsidRPr="00FD4A4B">
        <w:t>The tester checks the access control permissions for the software package integrity checking process, the list of public keys of authorised software sources, and any related credentials or keys for the process</w:t>
      </w:r>
      <w:r w:rsidR="00A709DA">
        <w:t>,</w:t>
      </w:r>
      <w:r w:rsidR="00B16798" w:rsidRPr="00FD4A4B">
        <w:t xml:space="preserve"> to ensure that the process </w:t>
      </w:r>
      <w:r w:rsidR="00830415" w:rsidRPr="00FD4A4B">
        <w:t>cannot</w:t>
      </w:r>
      <w:r w:rsidR="00B16798" w:rsidRPr="00FD4A4B">
        <w:t xml:space="preserve"> be controlled by persons that are not authorized to do so.</w:t>
      </w:r>
    </w:p>
    <w:p w14:paraId="10FA13A5" w14:textId="77777777" w:rsidR="00B16798" w:rsidRPr="00FD4A4B" w:rsidRDefault="00B16798" w:rsidP="00FD4A4B">
      <w:pPr>
        <w:keepNext/>
        <w:keepLines/>
        <w:spacing w:before="180"/>
        <w:rPr>
          <w:b/>
          <w:lang w:eastAsia="zh-CN"/>
        </w:rPr>
      </w:pPr>
      <w:r w:rsidRPr="00FD4A4B">
        <w:rPr>
          <w:b/>
          <w:lang w:eastAsia="zh-CN"/>
        </w:rPr>
        <w:t>Expected Results:</w:t>
      </w:r>
    </w:p>
    <w:p w14:paraId="64D04BA6" w14:textId="77777777" w:rsidR="00B16798" w:rsidRPr="00FD4A4B" w:rsidRDefault="00217C01" w:rsidP="00217C01">
      <w:pPr>
        <w:pStyle w:val="B1"/>
        <w:rPr>
          <w:lang w:eastAsia="zh-CN"/>
        </w:rPr>
      </w:pPr>
      <w:r>
        <w:t>-</w:t>
      </w:r>
      <w:r>
        <w:tab/>
      </w:r>
      <w:r w:rsidR="00B16798" w:rsidRPr="00FD4A4B">
        <w:t>Evidence that the software package integrity check has been executed for both cases of software installation (valid and invalid software packages)</w:t>
      </w:r>
      <w:r>
        <w:t>.</w:t>
      </w:r>
    </w:p>
    <w:p w14:paraId="25F30DAD" w14:textId="77777777" w:rsidR="00B16798" w:rsidRPr="00FD4A4B" w:rsidRDefault="00217C01" w:rsidP="00217C01">
      <w:pPr>
        <w:pStyle w:val="B1"/>
        <w:rPr>
          <w:lang w:eastAsia="zh-CN"/>
        </w:rPr>
      </w:pPr>
      <w:r>
        <w:t>-</w:t>
      </w:r>
      <w:r>
        <w:tab/>
      </w:r>
      <w:r w:rsidR="00B16798" w:rsidRPr="00FD4A4B">
        <w:t>Authentication and access control mechanisms are in operation for software package installation and around the software package integrity checking mechanism.</w:t>
      </w:r>
    </w:p>
    <w:p w14:paraId="78606EAD" w14:textId="77777777" w:rsidR="00B16798" w:rsidRPr="00FD4A4B" w:rsidRDefault="00217C01" w:rsidP="00217C01">
      <w:pPr>
        <w:pStyle w:val="B1"/>
        <w:rPr>
          <w:lang w:eastAsia="zh-CN"/>
        </w:rPr>
      </w:pPr>
      <w:r>
        <w:rPr>
          <w:lang w:eastAsia="zh-CN"/>
        </w:rPr>
        <w:t>-</w:t>
      </w:r>
      <w:r>
        <w:rPr>
          <w:lang w:eastAsia="zh-CN"/>
        </w:rPr>
        <w:tab/>
      </w:r>
      <w:r w:rsidR="00B16798" w:rsidRPr="00FD4A4B">
        <w:rPr>
          <w:lang w:eastAsia="zh-CN"/>
        </w:rPr>
        <w:t>T</w:t>
      </w:r>
      <w:r w:rsidR="00B16798" w:rsidRPr="00FD4A4B">
        <w:rPr>
          <w:rFonts w:hint="eastAsia"/>
          <w:lang w:eastAsia="zh-CN"/>
        </w:rPr>
        <w:t>he installation/upgrade operation fail</w:t>
      </w:r>
      <w:r w:rsidR="00B16798" w:rsidRPr="00FD4A4B">
        <w:rPr>
          <w:lang w:eastAsia="zh-CN"/>
        </w:rPr>
        <w:t>s</w:t>
      </w:r>
      <w:r w:rsidR="00B16798" w:rsidRPr="00FD4A4B">
        <w:rPr>
          <w:rFonts w:hint="eastAsia"/>
          <w:lang w:eastAsia="zh-CN"/>
        </w:rPr>
        <w:t xml:space="preserve"> </w:t>
      </w:r>
      <w:r w:rsidR="00B16798" w:rsidRPr="00FD4A4B">
        <w:rPr>
          <w:lang w:eastAsia="zh-CN"/>
        </w:rPr>
        <w:t>when</w:t>
      </w:r>
      <w:r w:rsidR="00B16798" w:rsidRPr="00FD4A4B">
        <w:rPr>
          <w:rFonts w:hint="eastAsia"/>
          <w:lang w:eastAsia="zh-CN"/>
        </w:rPr>
        <w:t xml:space="preserve"> using </w:t>
      </w:r>
      <w:r w:rsidR="00B16798" w:rsidRPr="00FD4A4B">
        <w:rPr>
          <w:lang w:eastAsia="zh-CN"/>
        </w:rPr>
        <w:t xml:space="preserve">an invalid </w:t>
      </w:r>
      <w:r w:rsidR="00B16798" w:rsidRPr="00FD4A4B">
        <w:rPr>
          <w:rFonts w:hint="eastAsia"/>
          <w:lang w:eastAsia="zh-CN"/>
        </w:rPr>
        <w:t>software package.</w:t>
      </w:r>
    </w:p>
    <w:p w14:paraId="2682D1F8" w14:textId="77777777" w:rsidR="00B16798" w:rsidRPr="00FD4A4B" w:rsidRDefault="00217C01" w:rsidP="00217C01">
      <w:pPr>
        <w:pStyle w:val="B1"/>
        <w:rPr>
          <w:lang w:eastAsia="zh-CN"/>
        </w:rPr>
      </w:pPr>
      <w:r>
        <w:rPr>
          <w:lang w:eastAsia="zh-CN"/>
        </w:rPr>
        <w:t>-</w:t>
      </w:r>
      <w:r>
        <w:rPr>
          <w:lang w:eastAsia="zh-CN"/>
        </w:rPr>
        <w:tab/>
      </w:r>
      <w:r w:rsidR="00B16798" w:rsidRPr="00FD4A4B">
        <w:rPr>
          <w:lang w:eastAsia="zh-CN"/>
        </w:rPr>
        <w:t>T</w:t>
      </w:r>
      <w:r w:rsidR="00B16798" w:rsidRPr="00FD4A4B">
        <w:rPr>
          <w:rFonts w:hint="eastAsia"/>
          <w:lang w:eastAsia="zh-CN"/>
        </w:rPr>
        <w:t>he installation/upgrade operat</w:t>
      </w:r>
      <w:r w:rsidR="00B16798" w:rsidRPr="00FD4A4B">
        <w:rPr>
          <w:lang w:eastAsia="zh-CN"/>
        </w:rPr>
        <w:t>i</w:t>
      </w:r>
      <w:r w:rsidR="00B16798" w:rsidRPr="00FD4A4B">
        <w:rPr>
          <w:rFonts w:hint="eastAsia"/>
          <w:lang w:eastAsia="zh-CN"/>
        </w:rPr>
        <w:t>on is success</w:t>
      </w:r>
      <w:r w:rsidR="00B16798" w:rsidRPr="00FD4A4B">
        <w:rPr>
          <w:lang w:eastAsia="zh-CN"/>
        </w:rPr>
        <w:t>ful</w:t>
      </w:r>
      <w:r w:rsidR="00B16798" w:rsidRPr="00FD4A4B">
        <w:rPr>
          <w:rFonts w:hint="eastAsia"/>
          <w:lang w:eastAsia="zh-CN"/>
        </w:rPr>
        <w:t xml:space="preserve"> </w:t>
      </w:r>
      <w:r w:rsidR="00B16798" w:rsidRPr="00FD4A4B">
        <w:rPr>
          <w:lang w:eastAsia="zh-CN"/>
        </w:rPr>
        <w:t>when</w:t>
      </w:r>
      <w:r w:rsidR="00B16798" w:rsidRPr="00FD4A4B">
        <w:rPr>
          <w:rFonts w:hint="eastAsia"/>
          <w:lang w:eastAsia="zh-CN"/>
        </w:rPr>
        <w:t xml:space="preserve"> using </w:t>
      </w:r>
      <w:r w:rsidR="00B16798" w:rsidRPr="00FD4A4B">
        <w:rPr>
          <w:lang w:eastAsia="zh-CN"/>
        </w:rPr>
        <w:t xml:space="preserve">a valid </w:t>
      </w:r>
      <w:r w:rsidR="00B16798" w:rsidRPr="00FD4A4B">
        <w:rPr>
          <w:rFonts w:hint="eastAsia"/>
          <w:lang w:eastAsia="zh-CN"/>
        </w:rPr>
        <w:t>software package.</w:t>
      </w:r>
    </w:p>
    <w:p w14:paraId="03BDD8F6" w14:textId="77777777" w:rsidR="00B16798" w:rsidRPr="00FD4A4B" w:rsidRDefault="00B16798" w:rsidP="00FD4A4B">
      <w:pPr>
        <w:keepNext/>
        <w:keepLines/>
        <w:spacing w:before="180"/>
        <w:rPr>
          <w:b/>
          <w:lang w:eastAsia="zh-CN"/>
        </w:rPr>
      </w:pPr>
      <w:r w:rsidRPr="00FD4A4B">
        <w:rPr>
          <w:b/>
          <w:lang w:eastAsia="zh-CN"/>
        </w:rPr>
        <w:t>Expected format of evidence:</w:t>
      </w:r>
    </w:p>
    <w:p w14:paraId="2538FBE2" w14:textId="368D2B26" w:rsidR="00B16798" w:rsidRPr="00FD4A4B" w:rsidRDefault="00B16798" w:rsidP="00217C01">
      <w:pPr>
        <w:rPr>
          <w:i/>
          <w:lang w:eastAsia="zh-CN"/>
        </w:rPr>
      </w:pPr>
      <w:r w:rsidRPr="00FD4A4B">
        <w:rPr>
          <w:lang w:eastAsia="zh-CN"/>
        </w:rPr>
        <w:t>Snapshots containing the result of the installation of</w:t>
      </w:r>
      <w:r w:rsidR="00B621B2">
        <w:rPr>
          <w:lang w:eastAsia="zh-CN"/>
        </w:rPr>
        <w:t xml:space="preserve"> </w:t>
      </w:r>
      <w:r w:rsidR="001F56CE" w:rsidRPr="001F56CE">
        <w:rPr>
          <w:lang w:eastAsia="zh-CN"/>
        </w:rPr>
        <w:t xml:space="preserve">valid and invalid </w:t>
      </w:r>
      <w:r w:rsidRPr="00FD4A4B">
        <w:rPr>
          <w:lang w:eastAsia="zh-CN"/>
        </w:rPr>
        <w:t>package</w:t>
      </w:r>
      <w:r w:rsidR="001F56CE" w:rsidRPr="001F56CE">
        <w:rPr>
          <w:lang w:eastAsia="zh-CN"/>
        </w:rPr>
        <w:t>s</w:t>
      </w:r>
      <w:r w:rsidRPr="00FD4A4B">
        <w:rPr>
          <w:lang w:eastAsia="zh-CN"/>
        </w:rPr>
        <w:t>.</w:t>
      </w:r>
    </w:p>
    <w:p w14:paraId="1623CE84" w14:textId="77777777" w:rsidR="00547CFF" w:rsidRPr="00FD4A4B" w:rsidRDefault="000E530A" w:rsidP="00547CFF">
      <w:pPr>
        <w:pStyle w:val="Heading4"/>
      </w:pPr>
      <w:bookmarkStart w:id="168" w:name="_CR4_2_3_4"/>
      <w:bookmarkStart w:id="169" w:name="_Toc19542382"/>
      <w:bookmarkStart w:id="170" w:name="_Toc35348384"/>
      <w:bookmarkStart w:id="171" w:name="_Toc224924955"/>
      <w:bookmarkEnd w:id="168"/>
      <w:r w:rsidRPr="00907F75">
        <w:t>4</w:t>
      </w:r>
      <w:r w:rsidR="00547CFF" w:rsidRPr="00FD4A4B">
        <w:t>.2.3.4</w:t>
      </w:r>
      <w:r w:rsidR="00547CFF" w:rsidRPr="00FD4A4B">
        <w:tab/>
        <w:t>Authentication and authorization</w:t>
      </w:r>
      <w:bookmarkEnd w:id="169"/>
      <w:bookmarkEnd w:id="170"/>
      <w:bookmarkEnd w:id="171"/>
    </w:p>
    <w:p w14:paraId="76B66761" w14:textId="77777777" w:rsidR="00884E77" w:rsidRPr="00FD4A4B" w:rsidRDefault="000E530A" w:rsidP="00E6671F">
      <w:pPr>
        <w:pStyle w:val="Heading5"/>
      </w:pPr>
      <w:bookmarkStart w:id="172" w:name="_CR4_2_3_4_1"/>
      <w:bookmarkStart w:id="173" w:name="_Toc19542383"/>
      <w:bookmarkStart w:id="174" w:name="_Toc35348385"/>
      <w:bookmarkStart w:id="175" w:name="_Toc224924956"/>
      <w:bookmarkEnd w:id="172"/>
      <w:r w:rsidRPr="00907F75">
        <w:t>4</w:t>
      </w:r>
      <w:r w:rsidR="00884E77" w:rsidRPr="00FD4A4B">
        <w:t>.2.3.4.1</w:t>
      </w:r>
      <w:r w:rsidR="00884E77" w:rsidRPr="00FD4A4B">
        <w:tab/>
        <w:t>Authentication policy</w:t>
      </w:r>
      <w:bookmarkEnd w:id="173"/>
      <w:bookmarkEnd w:id="174"/>
      <w:bookmarkEnd w:id="175"/>
    </w:p>
    <w:p w14:paraId="4EA8F4BD" w14:textId="77777777" w:rsidR="00884E77" w:rsidRPr="00FD4A4B" w:rsidRDefault="000E530A" w:rsidP="007B65E8">
      <w:pPr>
        <w:pStyle w:val="Heading6"/>
      </w:pPr>
      <w:bookmarkStart w:id="176" w:name="_Toc224924957"/>
      <w:bookmarkStart w:id="177" w:name="_CR4_2_3_4_1_1"/>
      <w:r w:rsidRPr="00907F75">
        <w:t>4</w:t>
      </w:r>
      <w:r w:rsidR="00884E77" w:rsidRPr="00FD4A4B">
        <w:t>.2.3.4.1.1</w:t>
      </w:r>
      <w:r w:rsidR="00884E77" w:rsidRPr="00FD4A4B">
        <w:tab/>
      </w:r>
      <w:r w:rsidR="009C1E96" w:rsidRPr="009C1E96">
        <w:t xml:space="preserve">Successful </w:t>
      </w:r>
      <w:r w:rsidR="00884E77" w:rsidRPr="00FD4A4B">
        <w:t>authentication and authorization</w:t>
      </w:r>
      <w:r w:rsidR="009C1E96" w:rsidRPr="009C1E96">
        <w:t xml:space="preserve"> of system functions</w:t>
      </w:r>
      <w:bookmarkEnd w:id="176"/>
    </w:p>
    <w:bookmarkEnd w:id="177"/>
    <w:p w14:paraId="42C1E448" w14:textId="77777777" w:rsidR="00884E77" w:rsidRPr="00FD4A4B" w:rsidRDefault="00884E77" w:rsidP="00884E77">
      <w:pPr>
        <w:rPr>
          <w:i/>
          <w:lang w:eastAsia="ja-JP"/>
        </w:rPr>
      </w:pPr>
      <w:r w:rsidRPr="00FD4A4B">
        <w:rPr>
          <w:i/>
          <w:lang w:eastAsia="ja-JP"/>
        </w:rPr>
        <w:t xml:space="preserve">Requirement Name: </w:t>
      </w:r>
      <w:r w:rsidR="00474E1F" w:rsidRPr="00474E1F">
        <w:rPr>
          <w:iCs/>
          <w:lang w:eastAsia="ja-JP"/>
        </w:rPr>
        <w:t>Authentication and authorization for</w:t>
      </w:r>
      <w:r w:rsidR="00474E1F" w:rsidRPr="00474E1F">
        <w:rPr>
          <w:i/>
          <w:lang w:eastAsia="ja-JP"/>
        </w:rPr>
        <w:t xml:space="preserve"> </w:t>
      </w:r>
      <w:r w:rsidRPr="00FD4A4B">
        <w:rPr>
          <w:lang w:eastAsia="ja-JP"/>
        </w:rPr>
        <w:t xml:space="preserve">System functions </w:t>
      </w:r>
    </w:p>
    <w:p w14:paraId="235F6E08" w14:textId="77777777" w:rsidR="005903A0" w:rsidRDefault="005903A0" w:rsidP="00884E77">
      <w:pPr>
        <w:rPr>
          <w:i/>
          <w:lang w:eastAsia="ja-JP"/>
        </w:rPr>
      </w:pPr>
      <w:r w:rsidRPr="005903A0">
        <w:rPr>
          <w:i/>
          <w:lang w:eastAsia="ja-JP"/>
        </w:rPr>
        <w:t>Requirement Reference: In accordance with industry best practice</w:t>
      </w:r>
    </w:p>
    <w:p w14:paraId="1F0CF483"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4F0D03A1" w14:textId="77777777" w:rsidR="00884E77" w:rsidRPr="00FD4A4B" w:rsidRDefault="00884E77" w:rsidP="00884E77">
      <w:r w:rsidRPr="00FD4A4B">
        <w:rPr>
          <w:spacing w:val="2"/>
        </w:rPr>
        <w:t xml:space="preserve">The </w:t>
      </w:r>
      <w:r w:rsidRPr="00FD4A4B">
        <w:rPr>
          <w:spacing w:val="1"/>
        </w:rPr>
        <w:t>usag</w:t>
      </w:r>
      <w:r w:rsidRPr="00FD4A4B">
        <w:t xml:space="preserve">e </w:t>
      </w:r>
      <w:r w:rsidRPr="00FD4A4B">
        <w:rPr>
          <w:spacing w:val="1"/>
        </w:rPr>
        <w:t>o</w:t>
      </w:r>
      <w:r w:rsidRPr="00FD4A4B">
        <w:t>f</w:t>
      </w:r>
      <w:r w:rsidRPr="00FD4A4B">
        <w:rPr>
          <w:spacing w:val="3"/>
        </w:rPr>
        <w:t xml:space="preserve"> </w:t>
      </w:r>
      <w:r w:rsidRPr="00FD4A4B">
        <w:t>a</w:t>
      </w:r>
      <w:r w:rsidRPr="00FD4A4B">
        <w:rPr>
          <w:spacing w:val="4"/>
        </w:rPr>
        <w:t xml:space="preserve"> </w:t>
      </w:r>
      <w:r w:rsidRPr="00FD4A4B">
        <w:rPr>
          <w:spacing w:val="1"/>
        </w:rPr>
        <w:t>syste</w:t>
      </w:r>
      <w:r w:rsidRPr="00FD4A4B">
        <w:t>m</w:t>
      </w:r>
      <w:r w:rsidRPr="00E32DBA">
        <w:t xml:space="preserve"> </w:t>
      </w:r>
      <w:r w:rsidRPr="00FD4A4B">
        <w:rPr>
          <w:spacing w:val="1"/>
        </w:rPr>
        <w:t>function</w:t>
      </w:r>
      <w:r w:rsidRPr="00E32DBA">
        <w:t xml:space="preserve"> </w:t>
      </w:r>
      <w:r w:rsidR="009516D3" w:rsidRPr="00E32DBA">
        <w:t xml:space="preserve">without </w:t>
      </w:r>
      <w:r w:rsidRPr="00FD4A4B">
        <w:t>successful</w:t>
      </w:r>
      <w:r w:rsidRPr="00E32DBA">
        <w:t xml:space="preserve"> </w:t>
      </w:r>
      <w:r w:rsidRPr="00FD4A4B">
        <w:t>authentication</w:t>
      </w:r>
      <w:r w:rsidRPr="00E32DBA">
        <w:t xml:space="preserve"> </w:t>
      </w:r>
      <w:r w:rsidRPr="00FD4A4B">
        <w:t>on</w:t>
      </w:r>
      <w:r w:rsidRPr="00E32DBA">
        <w:t xml:space="preserve"> </w:t>
      </w:r>
      <w:r w:rsidRPr="00FD4A4B">
        <w:t>basis</w:t>
      </w:r>
      <w:r w:rsidRPr="00E32DBA">
        <w:t xml:space="preserve"> </w:t>
      </w:r>
      <w:r w:rsidRPr="00FD4A4B">
        <w:t>of</w:t>
      </w:r>
      <w:r w:rsidRPr="00E32DBA">
        <w:t xml:space="preserve"> </w:t>
      </w:r>
      <w:r w:rsidRPr="00FD4A4B">
        <w:t>the</w:t>
      </w:r>
      <w:r w:rsidRPr="00E32DBA">
        <w:t xml:space="preserve"> </w:t>
      </w:r>
      <w:r w:rsidRPr="00FD4A4B">
        <w:t>user</w:t>
      </w:r>
      <w:r w:rsidRPr="00E32DBA">
        <w:t xml:space="preserve"> </w:t>
      </w:r>
      <w:r w:rsidR="0055628F">
        <w:t>identity</w:t>
      </w:r>
      <w:r w:rsidR="0055628F" w:rsidRPr="00E32DBA">
        <w:t xml:space="preserve"> </w:t>
      </w:r>
      <w:r w:rsidRPr="00FD4A4B">
        <w:t>and</w:t>
      </w:r>
      <w:r w:rsidRPr="00E32DBA">
        <w:t xml:space="preserve"> </w:t>
      </w:r>
      <w:r w:rsidRPr="00FD4A4B">
        <w:t>at least</w:t>
      </w:r>
      <w:r w:rsidRPr="00E32DBA">
        <w:t xml:space="preserve"> </w:t>
      </w:r>
      <w:r w:rsidRPr="00FD4A4B">
        <w:t>one authentication</w:t>
      </w:r>
      <w:r w:rsidRPr="00E32DBA">
        <w:t xml:space="preserve"> </w:t>
      </w:r>
      <w:r w:rsidRPr="00FD4A4B">
        <w:t>attribute</w:t>
      </w:r>
      <w:r w:rsidR="009516D3" w:rsidRPr="00FD4A4B">
        <w:t xml:space="preserve"> </w:t>
      </w:r>
      <w:r w:rsidR="0055628F">
        <w:t xml:space="preserve">(e.g. password, certificate) </w:t>
      </w:r>
      <w:r w:rsidR="009516D3" w:rsidRPr="00FD4A4B">
        <w:t>shall be prevented</w:t>
      </w:r>
      <w:r w:rsidRPr="00FD4A4B">
        <w:t>.</w:t>
      </w:r>
      <w:r w:rsidRPr="00E32DBA">
        <w:t xml:space="preserve"> System functions comprise, for example </w:t>
      </w:r>
      <w:r w:rsidRPr="00FD4A4B">
        <w:rPr>
          <w:spacing w:val="2"/>
        </w:rPr>
        <w:t>networ</w:t>
      </w:r>
      <w:r w:rsidRPr="00FD4A4B">
        <w:t>k</w:t>
      </w:r>
      <w:r w:rsidRPr="00FD4A4B">
        <w:rPr>
          <w:spacing w:val="3"/>
        </w:rPr>
        <w:t xml:space="preserve"> </w:t>
      </w:r>
      <w:r w:rsidRPr="00FD4A4B">
        <w:rPr>
          <w:spacing w:val="2"/>
        </w:rPr>
        <w:t>service</w:t>
      </w:r>
      <w:r w:rsidRPr="00FD4A4B">
        <w:t>s</w:t>
      </w:r>
      <w:r w:rsidRPr="00FD4A4B">
        <w:rPr>
          <w:spacing w:val="3"/>
        </w:rPr>
        <w:t xml:space="preserve"> </w:t>
      </w:r>
      <w:r w:rsidRPr="00FD4A4B">
        <w:rPr>
          <w:spacing w:val="2"/>
        </w:rPr>
        <w:t>(lik</w:t>
      </w:r>
      <w:r w:rsidRPr="00FD4A4B">
        <w:t>e</w:t>
      </w:r>
      <w:r w:rsidRPr="00FD4A4B">
        <w:rPr>
          <w:spacing w:val="6"/>
        </w:rPr>
        <w:t xml:space="preserve"> </w:t>
      </w:r>
      <w:r w:rsidRPr="00FD4A4B">
        <w:rPr>
          <w:spacing w:val="2"/>
        </w:rPr>
        <w:t>SSH</w:t>
      </w:r>
      <w:r w:rsidRPr="00FD4A4B">
        <w:t>,</w:t>
      </w:r>
      <w:r w:rsidRPr="00FD4A4B">
        <w:rPr>
          <w:spacing w:val="9"/>
        </w:rPr>
        <w:t xml:space="preserve"> </w:t>
      </w:r>
      <w:r w:rsidRPr="00FD4A4B">
        <w:rPr>
          <w:spacing w:val="2"/>
        </w:rPr>
        <w:t>SFTP</w:t>
      </w:r>
      <w:r w:rsidRPr="00FD4A4B">
        <w:t>,</w:t>
      </w:r>
      <w:r w:rsidRPr="00FD4A4B">
        <w:rPr>
          <w:spacing w:val="4"/>
        </w:rPr>
        <w:t xml:space="preserve"> </w:t>
      </w:r>
      <w:r w:rsidRPr="00FD4A4B">
        <w:rPr>
          <w:spacing w:val="2"/>
        </w:rPr>
        <w:t>We</w:t>
      </w:r>
      <w:r w:rsidRPr="00FD4A4B">
        <w:t>b</w:t>
      </w:r>
      <w:r w:rsidRPr="00FD4A4B">
        <w:rPr>
          <w:spacing w:val="5"/>
        </w:rPr>
        <w:t xml:space="preserve"> </w:t>
      </w:r>
      <w:r w:rsidRPr="00FD4A4B">
        <w:rPr>
          <w:spacing w:val="2"/>
        </w:rPr>
        <w:t>services)</w:t>
      </w:r>
      <w:r w:rsidRPr="00FD4A4B">
        <w:t>,</w:t>
      </w:r>
      <w:r w:rsidRPr="00FD4A4B">
        <w:rPr>
          <w:spacing w:val="2"/>
        </w:rPr>
        <w:t xml:space="preserve"> loca</w:t>
      </w:r>
      <w:r w:rsidRPr="00FD4A4B">
        <w:t>l</w:t>
      </w:r>
      <w:r w:rsidRPr="00FD4A4B">
        <w:rPr>
          <w:spacing w:val="5"/>
        </w:rPr>
        <w:t xml:space="preserve"> </w:t>
      </w:r>
      <w:r w:rsidRPr="00FD4A4B">
        <w:rPr>
          <w:spacing w:val="2"/>
        </w:rPr>
        <w:t>acces</w:t>
      </w:r>
      <w:r w:rsidRPr="00FD4A4B">
        <w:t>s</w:t>
      </w:r>
      <w:r w:rsidRPr="00FD4A4B">
        <w:rPr>
          <w:spacing w:val="3"/>
        </w:rPr>
        <w:t xml:space="preserve"> </w:t>
      </w:r>
      <w:r w:rsidRPr="00FD4A4B">
        <w:rPr>
          <w:spacing w:val="2"/>
        </w:rPr>
        <w:t>vi</w:t>
      </w:r>
      <w:r w:rsidRPr="00FD4A4B">
        <w:t>a</w:t>
      </w:r>
      <w:r w:rsidRPr="00FD4A4B">
        <w:rPr>
          <w:spacing w:val="7"/>
        </w:rPr>
        <w:t xml:space="preserve"> </w:t>
      </w:r>
      <w:r w:rsidRPr="00FD4A4B">
        <w:t>a</w:t>
      </w:r>
      <w:r w:rsidRPr="00FD4A4B">
        <w:rPr>
          <w:spacing w:val="8"/>
        </w:rPr>
        <w:t xml:space="preserve"> </w:t>
      </w:r>
      <w:r w:rsidRPr="00FD4A4B">
        <w:rPr>
          <w:spacing w:val="2"/>
        </w:rPr>
        <w:t>managemen</w:t>
      </w:r>
      <w:r w:rsidRPr="00FD4A4B">
        <w:t>t</w:t>
      </w:r>
      <w:r w:rsidRPr="00E32DBA">
        <w:t xml:space="preserve"> </w:t>
      </w:r>
      <w:r w:rsidRPr="00FD4A4B">
        <w:rPr>
          <w:spacing w:val="2"/>
        </w:rPr>
        <w:t>console</w:t>
      </w:r>
      <w:r w:rsidRPr="00FD4A4B">
        <w:t>,</w:t>
      </w:r>
      <w:r w:rsidRPr="00FD4A4B">
        <w:rPr>
          <w:spacing w:val="2"/>
        </w:rPr>
        <w:t xml:space="preserve"> loca</w:t>
      </w:r>
      <w:r w:rsidRPr="00FD4A4B">
        <w:t>l</w:t>
      </w:r>
      <w:r w:rsidRPr="00FD4A4B">
        <w:rPr>
          <w:spacing w:val="5"/>
        </w:rPr>
        <w:t xml:space="preserve"> </w:t>
      </w:r>
      <w:r w:rsidRPr="00FD4A4B">
        <w:rPr>
          <w:spacing w:val="2"/>
        </w:rPr>
        <w:t>usag</w:t>
      </w:r>
      <w:r w:rsidRPr="00FD4A4B">
        <w:t>e</w:t>
      </w:r>
      <w:r w:rsidRPr="00FD4A4B">
        <w:rPr>
          <w:spacing w:val="4"/>
        </w:rPr>
        <w:t xml:space="preserve"> </w:t>
      </w:r>
      <w:r w:rsidRPr="00FD4A4B">
        <w:rPr>
          <w:spacing w:val="2"/>
        </w:rPr>
        <w:t>o</w:t>
      </w:r>
      <w:r w:rsidRPr="00FD4A4B">
        <w:t>f</w:t>
      </w:r>
      <w:r w:rsidRPr="00FD4A4B">
        <w:rPr>
          <w:spacing w:val="7"/>
        </w:rPr>
        <w:t xml:space="preserve"> </w:t>
      </w:r>
      <w:r w:rsidRPr="00FD4A4B">
        <w:rPr>
          <w:spacing w:val="2"/>
        </w:rPr>
        <w:t xml:space="preserve">operating </w:t>
      </w:r>
      <w:r w:rsidRPr="00FD4A4B">
        <w:t>system</w:t>
      </w:r>
      <w:r w:rsidRPr="00E32DBA">
        <w:t xml:space="preserve"> </w:t>
      </w:r>
      <w:r w:rsidRPr="00FD4A4B">
        <w:t>and</w:t>
      </w:r>
      <w:r w:rsidRPr="00E32DBA">
        <w:t xml:space="preserve"> </w:t>
      </w:r>
      <w:r w:rsidRPr="00FD4A4B">
        <w:t>applications. This</w:t>
      </w:r>
      <w:r w:rsidRPr="00E32DBA">
        <w:t xml:space="preserve"> </w:t>
      </w:r>
      <w:r w:rsidRPr="00FD4A4B">
        <w:t>requirement</w:t>
      </w:r>
      <w:r w:rsidRPr="00E32DBA">
        <w:t xml:space="preserve"> </w:t>
      </w:r>
      <w:r w:rsidRPr="00FD4A4B">
        <w:t>shall</w:t>
      </w:r>
      <w:r w:rsidRPr="00E32DBA">
        <w:t xml:space="preserve"> </w:t>
      </w:r>
      <w:r w:rsidRPr="00FD4A4B">
        <w:t>also</w:t>
      </w:r>
      <w:r w:rsidRPr="00E32DBA">
        <w:t xml:space="preserve"> </w:t>
      </w:r>
      <w:r w:rsidRPr="00FD4A4B">
        <w:t>be</w:t>
      </w:r>
      <w:r w:rsidRPr="00E32DBA">
        <w:t xml:space="preserve"> </w:t>
      </w:r>
      <w:r w:rsidRPr="00FD4A4B">
        <w:t>applied</w:t>
      </w:r>
      <w:r w:rsidRPr="00E32DBA">
        <w:t xml:space="preserve"> </w:t>
      </w:r>
      <w:r w:rsidRPr="00FD4A4B">
        <w:t>to</w:t>
      </w:r>
      <w:r w:rsidRPr="00E32DBA">
        <w:t xml:space="preserve"> </w:t>
      </w:r>
      <w:r w:rsidRPr="00FD4A4B">
        <w:t>accounts</w:t>
      </w:r>
      <w:r w:rsidRPr="00E32DBA">
        <w:t xml:space="preserve"> </w:t>
      </w:r>
      <w:r w:rsidRPr="00FD4A4B">
        <w:t>that</w:t>
      </w:r>
      <w:r w:rsidRPr="00E32DBA">
        <w:t xml:space="preserve"> </w:t>
      </w:r>
      <w:r w:rsidRPr="00FD4A4B">
        <w:t>are</w:t>
      </w:r>
      <w:r w:rsidRPr="00E32DBA">
        <w:t xml:space="preserve"> </w:t>
      </w:r>
      <w:r w:rsidRPr="00FD4A4B">
        <w:t>only</w:t>
      </w:r>
      <w:r w:rsidRPr="00E32DBA">
        <w:t xml:space="preserve"> </w:t>
      </w:r>
      <w:r w:rsidRPr="00FD4A4B">
        <w:t>used</w:t>
      </w:r>
      <w:r w:rsidRPr="00E32DBA">
        <w:t xml:space="preserve"> </w:t>
      </w:r>
      <w:r w:rsidRPr="00FD4A4B">
        <w:t>for</w:t>
      </w:r>
      <w:r w:rsidRPr="00E32DBA">
        <w:t xml:space="preserve"> </w:t>
      </w:r>
      <w:r w:rsidRPr="00FD4A4B">
        <w:t>communication</w:t>
      </w:r>
      <w:r w:rsidRPr="00E32DBA">
        <w:t xml:space="preserve"> </w:t>
      </w:r>
      <w:r w:rsidRPr="00FD4A4B">
        <w:t>between</w:t>
      </w:r>
      <w:r w:rsidRPr="00E32DBA">
        <w:t xml:space="preserve"> </w:t>
      </w:r>
      <w:r w:rsidRPr="00FD4A4B">
        <w:t>systems.</w:t>
      </w:r>
      <w:r w:rsidRPr="00E32DBA">
        <w:t xml:space="preserve"> </w:t>
      </w:r>
      <w:r w:rsidRPr="00FD4A4B">
        <w:t xml:space="preserve">An exception to the authentication and </w:t>
      </w:r>
      <w:r w:rsidR="00FB28D6" w:rsidRPr="00FD4A4B">
        <w:t>authorization</w:t>
      </w:r>
      <w:r w:rsidRPr="00FD4A4B">
        <w:t xml:space="preserve"> requirement</w:t>
      </w:r>
      <w:r w:rsidRPr="00E32DBA">
        <w:t xml:space="preserve"> </w:t>
      </w:r>
      <w:r w:rsidRPr="00FD4A4B">
        <w:t>are</w:t>
      </w:r>
      <w:r w:rsidRPr="00E32DBA">
        <w:t xml:space="preserve"> </w:t>
      </w:r>
      <w:r w:rsidRPr="00FD4A4B">
        <w:t>functions</w:t>
      </w:r>
      <w:r w:rsidRPr="00E32DBA">
        <w:t xml:space="preserve"> </w:t>
      </w:r>
      <w:r w:rsidRPr="00FD4A4B">
        <w:t>for public</w:t>
      </w:r>
      <w:r w:rsidRPr="00E32DBA">
        <w:t xml:space="preserve"> </w:t>
      </w:r>
      <w:r w:rsidRPr="00FD4A4B">
        <w:t>use</w:t>
      </w:r>
      <w:r w:rsidRPr="00FD4A4B">
        <w:rPr>
          <w:spacing w:val="2"/>
        </w:rPr>
        <w:t xml:space="preserve"> </w:t>
      </w:r>
      <w:r w:rsidRPr="00FD4A4B">
        <w:t>such</w:t>
      </w:r>
      <w:r w:rsidRPr="00FD4A4B">
        <w:rPr>
          <w:spacing w:val="2"/>
        </w:rPr>
        <w:t xml:space="preserve"> </w:t>
      </w:r>
      <w:r w:rsidRPr="00FD4A4B">
        <w:t>as those</w:t>
      </w:r>
      <w:r w:rsidRPr="00E32DBA">
        <w:t xml:space="preserve"> </w:t>
      </w:r>
      <w:r w:rsidRPr="00FD4A4B">
        <w:t>for a</w:t>
      </w:r>
      <w:r w:rsidRPr="00FD4A4B">
        <w:rPr>
          <w:spacing w:val="1"/>
        </w:rPr>
        <w:t xml:space="preserve"> </w:t>
      </w:r>
      <w:r w:rsidRPr="00FD4A4B">
        <w:t>Web</w:t>
      </w:r>
      <w:r w:rsidRPr="00E32DBA">
        <w:t xml:space="preserve"> </w:t>
      </w:r>
      <w:r w:rsidRPr="00FD4A4B">
        <w:t>server</w:t>
      </w:r>
      <w:r w:rsidRPr="00E32DBA">
        <w:t xml:space="preserve"> </w:t>
      </w:r>
      <w:r w:rsidRPr="00FD4A4B">
        <w:t>on the</w:t>
      </w:r>
      <w:r w:rsidRPr="00E32DBA">
        <w:t xml:space="preserve"> </w:t>
      </w:r>
      <w:r w:rsidRPr="00FD4A4B">
        <w:t xml:space="preserve">Internet, </w:t>
      </w:r>
      <w:r w:rsidRPr="00FD4A4B">
        <w:rPr>
          <w:spacing w:val="1"/>
        </w:rPr>
        <w:t>vi</w:t>
      </w:r>
      <w:r w:rsidRPr="00FD4A4B">
        <w:t>a</w:t>
      </w:r>
      <w:r w:rsidRPr="00FD4A4B">
        <w:rPr>
          <w:spacing w:val="3"/>
        </w:rPr>
        <w:t xml:space="preserve"> </w:t>
      </w:r>
      <w:r w:rsidRPr="00FD4A4B">
        <w:rPr>
          <w:spacing w:val="1"/>
        </w:rPr>
        <w:t>whic</w:t>
      </w:r>
      <w:r w:rsidRPr="00FD4A4B">
        <w:t xml:space="preserve">h </w:t>
      </w:r>
      <w:r w:rsidRPr="00FD4A4B">
        <w:rPr>
          <w:spacing w:val="1"/>
        </w:rPr>
        <w:t>informatio</w:t>
      </w:r>
      <w:r w:rsidRPr="00FD4A4B">
        <w:t>n</w:t>
      </w:r>
      <w:r w:rsidRPr="00E32DBA">
        <w:t xml:space="preserve"> </w:t>
      </w:r>
      <w:r w:rsidRPr="00FD4A4B">
        <w:rPr>
          <w:spacing w:val="1"/>
        </w:rPr>
        <w:t>i</w:t>
      </w:r>
      <w:r w:rsidRPr="00FD4A4B">
        <w:t>s</w:t>
      </w:r>
      <w:r w:rsidRPr="00FD4A4B">
        <w:rPr>
          <w:spacing w:val="4"/>
        </w:rPr>
        <w:t xml:space="preserve"> </w:t>
      </w:r>
      <w:r w:rsidRPr="00FD4A4B">
        <w:rPr>
          <w:spacing w:val="1"/>
        </w:rPr>
        <w:t>mad</w:t>
      </w:r>
      <w:r w:rsidRPr="00FD4A4B">
        <w:t xml:space="preserve">e </w:t>
      </w:r>
      <w:r w:rsidRPr="00FD4A4B">
        <w:rPr>
          <w:spacing w:val="1"/>
        </w:rPr>
        <w:t>availabl</w:t>
      </w:r>
      <w:r w:rsidRPr="00FD4A4B">
        <w:t>e</w:t>
      </w:r>
      <w:r w:rsidRPr="00E32DBA">
        <w:t xml:space="preserve"> </w:t>
      </w:r>
      <w:r w:rsidRPr="00FD4A4B">
        <w:rPr>
          <w:spacing w:val="1"/>
        </w:rPr>
        <w:t>t</w:t>
      </w:r>
      <w:r w:rsidRPr="00FD4A4B">
        <w:t>o</w:t>
      </w:r>
      <w:r w:rsidRPr="00FD4A4B">
        <w:rPr>
          <w:spacing w:val="3"/>
        </w:rPr>
        <w:t xml:space="preserve"> </w:t>
      </w:r>
      <w:r w:rsidRPr="00FD4A4B">
        <w:rPr>
          <w:spacing w:val="1"/>
        </w:rPr>
        <w:t>th</w:t>
      </w:r>
      <w:r w:rsidRPr="00FD4A4B">
        <w:t>e</w:t>
      </w:r>
      <w:r w:rsidRPr="00FD4A4B">
        <w:rPr>
          <w:spacing w:val="2"/>
        </w:rPr>
        <w:t xml:space="preserve"> </w:t>
      </w:r>
      <w:r w:rsidRPr="00FD4A4B">
        <w:rPr>
          <w:spacing w:val="1"/>
        </w:rPr>
        <w:t>public</w:t>
      </w:r>
      <w:r w:rsidRPr="00FD4A4B">
        <w:t xml:space="preserve">. </w:t>
      </w:r>
    </w:p>
    <w:p w14:paraId="4151209D" w14:textId="77777777" w:rsidR="008538AF" w:rsidRDefault="005903A0" w:rsidP="00E6671F">
      <w:pPr>
        <w:rPr>
          <w:i/>
          <w:lang w:eastAsia="ja-JP"/>
        </w:rPr>
      </w:pPr>
      <w:r w:rsidRPr="005903A0">
        <w:rPr>
          <w:i/>
          <w:lang w:eastAsia="ja-JP"/>
        </w:rPr>
        <w:t xml:space="preserve">Threat References: </w:t>
      </w:r>
      <w:r w:rsidRPr="008538AF">
        <w:rPr>
          <w:iCs/>
          <w:lang w:eastAsia="ja-JP"/>
        </w:rPr>
        <w:t>TR 33.926 [4]</w:t>
      </w:r>
      <w:r w:rsidR="008538AF">
        <w:rPr>
          <w:rFonts w:eastAsia="SimSun" w:hint="eastAsia"/>
          <w:iCs/>
          <w:lang w:val="en-US" w:eastAsia="zh-CN"/>
        </w:rPr>
        <w:t xml:space="preserve">, clause 5.3.6, </w:t>
      </w:r>
      <w:r w:rsidR="008538AF">
        <w:t>Information disclosure</w:t>
      </w:r>
    </w:p>
    <w:p w14:paraId="605CFACE" w14:textId="77777777" w:rsidR="00884E77" w:rsidRPr="00FD4A4B" w:rsidRDefault="00884E77" w:rsidP="00E6671F">
      <w:pPr>
        <w:rPr>
          <w:lang w:eastAsia="ja-JP"/>
        </w:rPr>
      </w:pPr>
      <w:r w:rsidRPr="00FD4A4B">
        <w:rPr>
          <w:i/>
          <w:lang w:eastAsia="ja-JP"/>
        </w:rPr>
        <w:t xml:space="preserve">Test </w:t>
      </w:r>
      <w:r w:rsidR="00614893" w:rsidRPr="00FD4A4B">
        <w:rPr>
          <w:i/>
          <w:lang w:eastAsia="ja-JP"/>
        </w:rPr>
        <w:t>case</w:t>
      </w:r>
      <w:r w:rsidR="00614893" w:rsidRPr="00FD4A4B">
        <w:rPr>
          <w:lang w:eastAsia="ja-JP"/>
        </w:rPr>
        <w:t xml:space="preserve">: </w:t>
      </w:r>
    </w:p>
    <w:p w14:paraId="6A0E8D85" w14:textId="77777777" w:rsidR="009516D3" w:rsidRPr="00FD4A4B" w:rsidRDefault="009516D3" w:rsidP="009516D3">
      <w:r w:rsidRPr="00FD4A4B">
        <w:rPr>
          <w:b/>
        </w:rPr>
        <w:t>Test Name</w:t>
      </w:r>
      <w:r w:rsidRPr="00FD4A4B">
        <w:t>: TC_</w:t>
      </w:r>
      <w:r w:rsidRPr="00FD4A4B">
        <w:rPr>
          <w:rFonts w:hint="eastAsia"/>
          <w:lang w:eastAsia="zh-CN"/>
        </w:rPr>
        <w:t>SYS</w:t>
      </w:r>
      <w:r w:rsidRPr="00FD4A4B">
        <w:t>_</w:t>
      </w:r>
      <w:r w:rsidRPr="00FD4A4B">
        <w:rPr>
          <w:rFonts w:hint="eastAsia"/>
          <w:lang w:eastAsia="zh-CN"/>
        </w:rPr>
        <w:t>FUN_USAGE</w:t>
      </w:r>
    </w:p>
    <w:p w14:paraId="4B581B9B" w14:textId="77777777" w:rsidR="009516D3" w:rsidRPr="00FD4A4B" w:rsidRDefault="009516D3" w:rsidP="00FD4A4B">
      <w:pPr>
        <w:keepNext/>
        <w:keepLines/>
        <w:spacing w:before="180"/>
        <w:rPr>
          <w:b/>
          <w:lang w:eastAsia="zh-CN"/>
        </w:rPr>
      </w:pPr>
      <w:r w:rsidRPr="00FD4A4B">
        <w:rPr>
          <w:b/>
          <w:lang w:eastAsia="zh-CN"/>
        </w:rPr>
        <w:t>Purpose:</w:t>
      </w:r>
    </w:p>
    <w:p w14:paraId="0E27DF8E" w14:textId="77777777" w:rsidR="009516D3" w:rsidRPr="00FD4A4B" w:rsidRDefault="009516D3" w:rsidP="009516D3">
      <w:r w:rsidRPr="00FD4A4B">
        <w:t xml:space="preserve">To ensure that </w:t>
      </w:r>
      <w:r w:rsidRPr="00FD4A4B">
        <w:rPr>
          <w:rFonts w:hint="eastAsia"/>
          <w:lang w:eastAsia="zh-CN"/>
        </w:rPr>
        <w:t>system functions shall not be used without successful authentication and authorization</w:t>
      </w:r>
      <w:r w:rsidRPr="00FD4A4B">
        <w:t>.</w:t>
      </w:r>
    </w:p>
    <w:p w14:paraId="2AB800B0" w14:textId="77777777" w:rsidR="009516D3" w:rsidRPr="00FD4A4B" w:rsidRDefault="009516D3" w:rsidP="00FD4A4B">
      <w:pPr>
        <w:keepNext/>
        <w:keepLines/>
        <w:spacing w:before="180"/>
        <w:rPr>
          <w:b/>
          <w:lang w:eastAsia="zh-CN"/>
        </w:rPr>
      </w:pPr>
      <w:r w:rsidRPr="00FD4A4B">
        <w:rPr>
          <w:b/>
          <w:lang w:eastAsia="zh-CN"/>
        </w:rPr>
        <w:t>Procedure and execution steps:</w:t>
      </w:r>
    </w:p>
    <w:p w14:paraId="6FFF18F5" w14:textId="77777777" w:rsidR="009516D3" w:rsidRPr="00FD4A4B" w:rsidRDefault="009516D3" w:rsidP="00FD4A4B">
      <w:pPr>
        <w:keepNext/>
        <w:keepLines/>
        <w:spacing w:before="180"/>
        <w:rPr>
          <w:b/>
          <w:lang w:eastAsia="zh-CN"/>
        </w:rPr>
      </w:pPr>
      <w:r w:rsidRPr="00FD4A4B">
        <w:rPr>
          <w:b/>
          <w:lang w:eastAsia="zh-CN"/>
        </w:rPr>
        <w:t>Pre-Conditions:</w:t>
      </w:r>
    </w:p>
    <w:p w14:paraId="286D519C" w14:textId="77777777" w:rsidR="009516D3" w:rsidRPr="00FD4A4B" w:rsidRDefault="009516D3" w:rsidP="00A0771F">
      <w:pPr>
        <w:pStyle w:val="B1"/>
        <w:ind w:left="284"/>
        <w:rPr>
          <w:lang w:eastAsia="zh-CN"/>
        </w:rPr>
      </w:pPr>
      <w:r w:rsidRPr="00FD4A4B">
        <w:rPr>
          <w:lang w:eastAsia="zh-CN"/>
        </w:rPr>
        <w:t>1</w:t>
      </w:r>
      <w:r w:rsidR="00550253" w:rsidRPr="00FD4A4B">
        <w:rPr>
          <w:lang w:eastAsia="zh-CN"/>
        </w:rPr>
        <w:t>.</w:t>
      </w:r>
      <w:r w:rsidR="00550253">
        <w:rPr>
          <w:lang w:eastAsia="zh-CN"/>
        </w:rPr>
        <w:tab/>
      </w:r>
      <w:r w:rsidRPr="00FD4A4B">
        <w:rPr>
          <w:lang w:eastAsia="zh-CN"/>
        </w:rPr>
        <w:t xml:space="preserve">The </w:t>
      </w:r>
      <w:r w:rsidR="00474E1F" w:rsidRPr="00474E1F">
        <w:rPr>
          <w:lang w:eastAsia="zh-CN"/>
        </w:rPr>
        <w:t xml:space="preserve">vendor </w:t>
      </w:r>
      <w:r w:rsidRPr="00FD4A4B">
        <w:rPr>
          <w:lang w:eastAsia="zh-CN"/>
        </w:rPr>
        <w:t>shall supply the list of system functions which include network services, local access via a management console, local usage of operating system and applications.</w:t>
      </w:r>
    </w:p>
    <w:p w14:paraId="04E0A903" w14:textId="77777777" w:rsidR="009516D3" w:rsidRPr="00FD4A4B" w:rsidRDefault="009516D3" w:rsidP="00A0771F">
      <w:pPr>
        <w:pStyle w:val="B1"/>
        <w:ind w:left="284"/>
        <w:rPr>
          <w:lang w:eastAsia="zh-CN"/>
        </w:rPr>
      </w:pPr>
      <w:r w:rsidRPr="00FD4A4B">
        <w:rPr>
          <w:lang w:eastAsia="zh-CN"/>
        </w:rPr>
        <w:t>2</w:t>
      </w:r>
      <w:r w:rsidR="00550253" w:rsidRPr="00FD4A4B">
        <w:rPr>
          <w:lang w:eastAsia="zh-CN"/>
        </w:rPr>
        <w:t>.</w:t>
      </w:r>
      <w:r w:rsidR="00550253">
        <w:rPr>
          <w:lang w:eastAsia="zh-CN"/>
        </w:rPr>
        <w:tab/>
      </w:r>
      <w:r w:rsidRPr="00FD4A4B">
        <w:rPr>
          <w:lang w:eastAsia="zh-CN"/>
        </w:rPr>
        <w:t xml:space="preserve">The </w:t>
      </w:r>
      <w:r w:rsidR="00474E1F" w:rsidRPr="00474E1F">
        <w:rPr>
          <w:lang w:eastAsia="zh-CN"/>
        </w:rPr>
        <w:t xml:space="preserve">vendor </w:t>
      </w:r>
      <w:r w:rsidRPr="00FD4A4B">
        <w:rPr>
          <w:lang w:eastAsia="zh-CN"/>
        </w:rPr>
        <w:t>shall supply the list of access entries for system functions.</w:t>
      </w:r>
    </w:p>
    <w:p w14:paraId="39C09BAD" w14:textId="77777777" w:rsidR="009516D3" w:rsidRPr="00FD4A4B" w:rsidRDefault="009516D3" w:rsidP="00FD4A4B">
      <w:pPr>
        <w:keepNext/>
        <w:keepLines/>
        <w:spacing w:before="180"/>
        <w:rPr>
          <w:b/>
          <w:lang w:eastAsia="zh-CN"/>
        </w:rPr>
      </w:pPr>
      <w:r w:rsidRPr="00FD4A4B">
        <w:rPr>
          <w:b/>
          <w:lang w:eastAsia="zh-CN"/>
        </w:rPr>
        <w:t>Execution Steps</w:t>
      </w:r>
    </w:p>
    <w:p w14:paraId="2D210F8B" w14:textId="77777777" w:rsidR="00550253" w:rsidRDefault="007B65E8" w:rsidP="00991AFB">
      <w:pPr>
        <w:pStyle w:val="B1"/>
      </w:pPr>
      <w:r w:rsidRPr="007B65E8">
        <w:t>1</w:t>
      </w:r>
      <w:r w:rsidR="00D27308">
        <w:t>.</w:t>
      </w:r>
      <w:r w:rsidR="00D27308">
        <w:tab/>
      </w:r>
      <w:r w:rsidR="009516D3" w:rsidRPr="00FD4A4B">
        <w:t xml:space="preserve">The tester verifies that the access entries to use </w:t>
      </w:r>
      <w:r w:rsidR="009516D3" w:rsidRPr="00FD4A4B">
        <w:rPr>
          <w:rFonts w:hint="eastAsia"/>
          <w:lang w:eastAsia="zh-CN"/>
        </w:rPr>
        <w:t xml:space="preserve">system functions, </w:t>
      </w:r>
      <w:r w:rsidR="009516D3" w:rsidRPr="00FD4A4B">
        <w:t xml:space="preserve">which are listed by the </w:t>
      </w:r>
      <w:r w:rsidR="00474E1F" w:rsidRPr="00474E1F">
        <w:t>vendor</w:t>
      </w:r>
      <w:r w:rsidR="009516D3" w:rsidRPr="00FD4A4B">
        <w:t>, require successful</w:t>
      </w:r>
      <w:r w:rsidR="009516D3" w:rsidRPr="00FD4A4B">
        <w:rPr>
          <w:spacing w:val="-7"/>
        </w:rPr>
        <w:t xml:space="preserve"> </w:t>
      </w:r>
      <w:r w:rsidR="009516D3" w:rsidRPr="00FD4A4B">
        <w:t>authentication</w:t>
      </w:r>
      <w:r w:rsidR="009516D3" w:rsidRPr="00FD4A4B">
        <w:rPr>
          <w:spacing w:val="-10"/>
        </w:rPr>
        <w:t xml:space="preserve"> </w:t>
      </w:r>
      <w:r w:rsidR="009516D3" w:rsidRPr="00FD4A4B">
        <w:t>on</w:t>
      </w:r>
      <w:r w:rsidR="009516D3" w:rsidRPr="00FD4A4B">
        <w:rPr>
          <w:spacing w:val="-1"/>
        </w:rPr>
        <w:t xml:space="preserve"> </w:t>
      </w:r>
      <w:r w:rsidR="009516D3" w:rsidRPr="00FD4A4B">
        <w:t>basis</w:t>
      </w:r>
      <w:r w:rsidR="009516D3" w:rsidRPr="00FD4A4B">
        <w:rPr>
          <w:spacing w:val="-3"/>
        </w:rPr>
        <w:t xml:space="preserve"> </w:t>
      </w:r>
      <w:r w:rsidR="009516D3" w:rsidRPr="00FD4A4B">
        <w:t>of</w:t>
      </w:r>
      <w:r w:rsidR="009516D3" w:rsidRPr="00FD4A4B">
        <w:rPr>
          <w:spacing w:val="-1"/>
        </w:rPr>
        <w:t xml:space="preserve"> </w:t>
      </w:r>
      <w:r w:rsidR="009516D3" w:rsidRPr="00FD4A4B">
        <w:t>the</w:t>
      </w:r>
      <w:r w:rsidR="009516D3" w:rsidRPr="00FD4A4B">
        <w:rPr>
          <w:spacing w:val="-2"/>
        </w:rPr>
        <w:t xml:space="preserve"> </w:t>
      </w:r>
      <w:r w:rsidR="009516D3" w:rsidRPr="00FD4A4B">
        <w:t>user</w:t>
      </w:r>
      <w:r w:rsidR="009516D3" w:rsidRPr="00FD4A4B">
        <w:rPr>
          <w:spacing w:val="-2"/>
        </w:rPr>
        <w:t xml:space="preserve"> </w:t>
      </w:r>
      <w:r w:rsidR="009516D3" w:rsidRPr="00FD4A4B">
        <w:t>name</w:t>
      </w:r>
      <w:r w:rsidR="009516D3" w:rsidRPr="00FD4A4B">
        <w:rPr>
          <w:spacing w:val="-3"/>
        </w:rPr>
        <w:t xml:space="preserve"> </w:t>
      </w:r>
      <w:r w:rsidR="009516D3" w:rsidRPr="00FD4A4B">
        <w:t>and</w:t>
      </w:r>
      <w:r w:rsidR="009516D3" w:rsidRPr="00FD4A4B">
        <w:rPr>
          <w:spacing w:val="-2"/>
        </w:rPr>
        <w:t xml:space="preserve"> </w:t>
      </w:r>
      <w:r w:rsidR="009516D3" w:rsidRPr="00FD4A4B">
        <w:t>at least</w:t>
      </w:r>
      <w:r w:rsidR="009516D3" w:rsidRPr="00FD4A4B">
        <w:rPr>
          <w:spacing w:val="-3"/>
        </w:rPr>
        <w:t xml:space="preserve"> </w:t>
      </w:r>
      <w:r w:rsidR="009516D3" w:rsidRPr="00FD4A4B">
        <w:t>one authentication</w:t>
      </w:r>
      <w:r w:rsidR="009516D3" w:rsidRPr="00FD4A4B">
        <w:rPr>
          <w:spacing w:val="-9"/>
        </w:rPr>
        <w:t xml:space="preserve"> </w:t>
      </w:r>
      <w:r w:rsidR="009516D3" w:rsidRPr="00FD4A4B">
        <w:t>attribute.</w:t>
      </w:r>
      <w:r w:rsidR="00965EF7" w:rsidRPr="00965EF7">
        <w:t xml:space="preserve"> </w:t>
      </w:r>
    </w:p>
    <w:p w14:paraId="685E1D36" w14:textId="77777777" w:rsidR="009516D3" w:rsidRPr="00FD4A4B" w:rsidRDefault="00550253" w:rsidP="00D27308">
      <w:pPr>
        <w:pStyle w:val="B1"/>
      </w:pPr>
      <w:r>
        <w:t>2.</w:t>
      </w:r>
      <w:r>
        <w:tab/>
      </w:r>
      <w:r w:rsidR="00965EF7" w:rsidRPr="00965EF7">
        <w:t>The tester also verifies that the access entries to use system functions require authorization via an access control mechanism (e.g. Discretionary access control/Ownership/Capabilities or Mandatory access control).</w:t>
      </w:r>
      <w:r w:rsidR="009516D3" w:rsidRPr="00FD4A4B">
        <w:t xml:space="preserve"> This applies to both system functions that are locally accessible and those that are remotely accessible via a network interface.</w:t>
      </w:r>
    </w:p>
    <w:p w14:paraId="7D939906" w14:textId="77777777" w:rsidR="009516D3" w:rsidRPr="00FD4A4B" w:rsidRDefault="009516D3" w:rsidP="00FD4A4B">
      <w:pPr>
        <w:keepNext/>
        <w:keepLines/>
        <w:spacing w:before="180"/>
        <w:rPr>
          <w:b/>
          <w:lang w:eastAsia="zh-CN"/>
        </w:rPr>
      </w:pPr>
      <w:r w:rsidRPr="00FD4A4B">
        <w:rPr>
          <w:b/>
          <w:lang w:eastAsia="zh-CN"/>
        </w:rPr>
        <w:t>Expected Results:</w:t>
      </w:r>
    </w:p>
    <w:p w14:paraId="2262776A" w14:textId="77777777" w:rsidR="009516D3" w:rsidRPr="00E32DBA" w:rsidRDefault="009516D3" w:rsidP="00310C12">
      <w:pPr>
        <w:rPr>
          <w:lang w:eastAsia="zh-CN"/>
        </w:rPr>
      </w:pPr>
      <w:r w:rsidRPr="00E32DBA">
        <w:rPr>
          <w:lang w:eastAsia="zh-CN"/>
        </w:rPr>
        <w:t>The network product does not allow access to any</w:t>
      </w:r>
      <w:r w:rsidRPr="00E32DBA">
        <w:rPr>
          <w:rFonts w:hint="eastAsia"/>
          <w:lang w:eastAsia="zh-CN"/>
        </w:rPr>
        <w:t xml:space="preserve"> </w:t>
      </w:r>
      <w:r w:rsidRPr="00E32DBA">
        <w:rPr>
          <w:lang w:eastAsia="zh-CN"/>
        </w:rPr>
        <w:t xml:space="preserve">system function provided by the </w:t>
      </w:r>
      <w:r w:rsidR="00474E1F" w:rsidRPr="00474E1F">
        <w:rPr>
          <w:lang w:eastAsia="zh-CN"/>
        </w:rPr>
        <w:t xml:space="preserve">vendor </w:t>
      </w:r>
      <w:r w:rsidRPr="00E32DBA">
        <w:rPr>
          <w:lang w:eastAsia="zh-CN"/>
        </w:rPr>
        <w:t xml:space="preserve">without </w:t>
      </w:r>
      <w:bookmarkStart w:id="178" w:name="OLE_LINK37"/>
      <w:bookmarkStart w:id="179" w:name="OLE_LINK42"/>
      <w:r w:rsidRPr="00E32DBA">
        <w:rPr>
          <w:lang w:eastAsia="zh-CN"/>
        </w:rPr>
        <w:t>a</w:t>
      </w:r>
      <w:r w:rsidRPr="00E32DBA">
        <w:rPr>
          <w:rFonts w:hint="eastAsia"/>
          <w:lang w:eastAsia="zh-CN"/>
        </w:rPr>
        <w:t xml:space="preserve"> </w:t>
      </w:r>
      <w:r w:rsidRPr="00E32DBA">
        <w:rPr>
          <w:lang w:eastAsia="zh-CN"/>
        </w:rPr>
        <w:t>successful user authentication</w:t>
      </w:r>
      <w:bookmarkEnd w:id="178"/>
      <w:bookmarkEnd w:id="179"/>
      <w:r w:rsidR="00965EF7" w:rsidRPr="00965EF7">
        <w:rPr>
          <w:lang w:eastAsia="zh-CN"/>
        </w:rPr>
        <w:t xml:space="preserve"> and authorization</w:t>
      </w:r>
      <w:r w:rsidRPr="00E32DBA">
        <w:rPr>
          <w:lang w:eastAsia="zh-CN"/>
        </w:rPr>
        <w:t xml:space="preserve">. </w:t>
      </w:r>
    </w:p>
    <w:p w14:paraId="368BD747" w14:textId="77777777" w:rsidR="009516D3" w:rsidRPr="00310C12" w:rsidRDefault="009516D3" w:rsidP="00310C12">
      <w:pPr>
        <w:rPr>
          <w:b/>
          <w:bCs/>
          <w:lang w:eastAsia="zh-CN"/>
        </w:rPr>
      </w:pPr>
      <w:r w:rsidRPr="00310C12">
        <w:rPr>
          <w:b/>
          <w:bCs/>
          <w:lang w:eastAsia="zh-CN"/>
        </w:rPr>
        <w:t>Expected format of evidence:</w:t>
      </w:r>
      <w:r w:rsidRPr="00310C12">
        <w:rPr>
          <w:rFonts w:hint="eastAsia"/>
          <w:b/>
          <w:bCs/>
          <w:lang w:eastAsia="zh-CN"/>
        </w:rPr>
        <w:t xml:space="preserve"> </w:t>
      </w:r>
    </w:p>
    <w:p w14:paraId="2DCE9A5B" w14:textId="77777777" w:rsidR="009516D3" w:rsidRPr="00FD4A4B" w:rsidRDefault="009516D3" w:rsidP="00217C01">
      <w:pPr>
        <w:pStyle w:val="B1"/>
      </w:pPr>
      <w:r w:rsidRPr="00FD4A4B">
        <w:t>-</w:t>
      </w:r>
      <w:r w:rsidR="00217C01">
        <w:tab/>
      </w:r>
      <w:r w:rsidRPr="00FD4A4B">
        <w:t>Description of executed tests and commands</w:t>
      </w:r>
    </w:p>
    <w:p w14:paraId="6A046D8C" w14:textId="77777777" w:rsidR="009516D3" w:rsidRPr="00FD4A4B" w:rsidRDefault="009516D3" w:rsidP="00217C01">
      <w:pPr>
        <w:pStyle w:val="B1"/>
      </w:pPr>
      <w:r w:rsidRPr="00FD4A4B">
        <w:t>-</w:t>
      </w:r>
      <w:r w:rsidR="00217C01">
        <w:tab/>
      </w:r>
      <w:r w:rsidRPr="00FD4A4B">
        <w:t>Relevant output (e.g. Screenshot)</w:t>
      </w:r>
    </w:p>
    <w:p w14:paraId="46EB818E" w14:textId="77777777" w:rsidR="00884E77" w:rsidRPr="00FD4A4B" w:rsidRDefault="000E530A" w:rsidP="008538AF">
      <w:pPr>
        <w:pStyle w:val="Heading6"/>
      </w:pPr>
      <w:bookmarkStart w:id="180" w:name="_Toc224924958"/>
      <w:bookmarkStart w:id="181" w:name="_CR4_2_3_4_1_2"/>
      <w:r w:rsidRPr="00907F75">
        <w:t>4</w:t>
      </w:r>
      <w:r w:rsidR="00884E77" w:rsidRPr="00FD4A4B">
        <w:t>.2.3.4.1.2</w:t>
      </w:r>
      <w:r w:rsidR="00884E77" w:rsidRPr="00FD4A4B">
        <w:tab/>
      </w:r>
      <w:r w:rsidR="0082151E" w:rsidRPr="0082151E">
        <w:t>U</w:t>
      </w:r>
      <w:r w:rsidR="00884E77" w:rsidRPr="00FD4A4B">
        <w:t>nambiguous identification of the user</w:t>
      </w:r>
      <w:bookmarkEnd w:id="180"/>
    </w:p>
    <w:bookmarkEnd w:id="181"/>
    <w:p w14:paraId="53D5FB6D" w14:textId="77777777" w:rsidR="00884E77" w:rsidRPr="00FD4A4B" w:rsidRDefault="00884E77" w:rsidP="00884E77">
      <w:pPr>
        <w:rPr>
          <w:rFonts w:ascii="Arial" w:hAnsi="Arial" w:cs="Arial"/>
          <w:lang w:eastAsia="ja-JP"/>
        </w:rPr>
      </w:pPr>
      <w:r w:rsidRPr="00FD4A4B">
        <w:rPr>
          <w:i/>
          <w:lang w:eastAsia="ja-JP"/>
        </w:rPr>
        <w:t>Requirement name:</w:t>
      </w:r>
      <w:r w:rsidRPr="00FD4A4B">
        <w:rPr>
          <w:lang w:eastAsia="ja-JP"/>
        </w:rPr>
        <w:t xml:space="preserve"> </w:t>
      </w:r>
      <w:r w:rsidR="0082151E" w:rsidRPr="0082151E">
        <w:rPr>
          <w:lang w:eastAsia="ja-JP"/>
        </w:rPr>
        <w:t>U</w:t>
      </w:r>
      <w:r w:rsidRPr="00FD4A4B">
        <w:rPr>
          <w:lang w:eastAsia="ja-JP"/>
        </w:rPr>
        <w:t>nambiguous</w:t>
      </w:r>
      <w:r w:rsidRPr="00E32DBA">
        <w:t xml:space="preserve"> </w:t>
      </w:r>
      <w:r w:rsidRPr="00FD4A4B">
        <w:rPr>
          <w:lang w:eastAsia="ja-JP"/>
        </w:rPr>
        <w:t>identification</w:t>
      </w:r>
      <w:r w:rsidRPr="00E32DBA">
        <w:t xml:space="preserve"> </w:t>
      </w:r>
      <w:r w:rsidRPr="00FD4A4B">
        <w:rPr>
          <w:lang w:eastAsia="ja-JP"/>
        </w:rPr>
        <w:t>of</w:t>
      </w:r>
      <w:r w:rsidRPr="00E32DBA">
        <w:t xml:space="preserve"> </w:t>
      </w:r>
      <w:r w:rsidRPr="00FD4A4B">
        <w:rPr>
          <w:lang w:eastAsia="ja-JP"/>
        </w:rPr>
        <w:t>the</w:t>
      </w:r>
      <w:r w:rsidRPr="00E32DBA">
        <w:t xml:space="preserve"> </w:t>
      </w:r>
      <w:r w:rsidRPr="00FD4A4B">
        <w:rPr>
          <w:lang w:eastAsia="ja-JP"/>
        </w:rPr>
        <w:t>user</w:t>
      </w:r>
      <w:r w:rsidRPr="00FD4A4B">
        <w:rPr>
          <w:rFonts w:ascii="Arial" w:hAnsi="Arial" w:cs="Arial"/>
          <w:lang w:eastAsia="ja-JP"/>
        </w:rPr>
        <w:t>.</w:t>
      </w:r>
    </w:p>
    <w:p w14:paraId="531B7271" w14:textId="77777777" w:rsidR="005903A0" w:rsidRDefault="005903A0" w:rsidP="00226406">
      <w:pPr>
        <w:rPr>
          <w:i/>
          <w:lang w:eastAsia="ja-JP"/>
        </w:rPr>
      </w:pPr>
      <w:r w:rsidRPr="005903A0">
        <w:rPr>
          <w:i/>
          <w:lang w:eastAsia="ja-JP"/>
        </w:rPr>
        <w:t xml:space="preserve">Requirement Reference: </w:t>
      </w:r>
      <w:r w:rsidRPr="005903A0">
        <w:rPr>
          <w:iCs/>
          <w:lang w:eastAsia="ja-JP"/>
        </w:rPr>
        <w:t>In accordance with industry best practice</w:t>
      </w:r>
      <w:r>
        <w:rPr>
          <w:iCs/>
          <w:lang w:eastAsia="ja-JP"/>
        </w:rPr>
        <w:t>.</w:t>
      </w:r>
    </w:p>
    <w:p w14:paraId="5F023DD4" w14:textId="77777777" w:rsidR="00226406" w:rsidRPr="00FD4A4B" w:rsidRDefault="00884E77" w:rsidP="00226406">
      <w:pPr>
        <w:rPr>
          <w:lang w:eastAsia="ja-JP"/>
        </w:rPr>
      </w:pPr>
      <w:r w:rsidRPr="00FD4A4B">
        <w:rPr>
          <w:i/>
          <w:lang w:eastAsia="ja-JP"/>
        </w:rPr>
        <w:t>Requirement Description</w:t>
      </w:r>
      <w:r w:rsidRPr="00FD4A4B">
        <w:rPr>
          <w:lang w:eastAsia="ja-JP"/>
        </w:rPr>
        <w:t xml:space="preserve">: Users shall be identified unambiguously by the </w:t>
      </w:r>
      <w:r w:rsidR="00226406" w:rsidRPr="00FD4A4B">
        <w:rPr>
          <w:lang w:eastAsia="ja-JP"/>
        </w:rPr>
        <w:t xml:space="preserve">network product. The network product shall support assignment of individual accounts per user, where a user could be a person, or, for Machine Accounts, an application, or a system. The network product shall not enable the use of group accounts or group credentials, or sharing of the same account between several users, by default. The network product shall support a </w:t>
      </w:r>
      <w:r w:rsidR="00480F52" w:rsidRPr="00FD4A4B">
        <w:rPr>
          <w:lang w:eastAsia="ja-JP"/>
        </w:rPr>
        <w:t xml:space="preserve">minimum </w:t>
      </w:r>
      <w:r w:rsidR="00226406" w:rsidRPr="00FD4A4B">
        <w:rPr>
          <w:lang w:eastAsia="ja-JP"/>
        </w:rPr>
        <w:t>number of</w:t>
      </w:r>
      <w:r w:rsidR="00480F52" w:rsidRPr="00FD4A4B">
        <w:rPr>
          <w:lang w:eastAsia="ja-JP"/>
        </w:rPr>
        <w:t xml:space="preserve"> </w:t>
      </w:r>
      <w:r w:rsidR="008D2B55" w:rsidRPr="00A86F20">
        <w:rPr>
          <w:rFonts w:eastAsia="SimSun"/>
          <w:lang w:eastAsia="ja-JP"/>
        </w:rPr>
        <w:t>5</w:t>
      </w:r>
      <w:r w:rsidR="00480F52" w:rsidRPr="00FD4A4B">
        <w:rPr>
          <w:lang w:eastAsia="ja-JP"/>
        </w:rPr>
        <w:t>0</w:t>
      </w:r>
      <w:r w:rsidR="00226406" w:rsidRPr="00FD4A4B">
        <w:rPr>
          <w:lang w:eastAsia="ja-JP"/>
        </w:rPr>
        <w:t xml:space="preserve"> individual accounts per user data base</w:t>
      </w:r>
      <w:r w:rsidR="008D2B55" w:rsidRPr="00A86F20">
        <w:rPr>
          <w:rFonts w:eastAsia="SimSun"/>
          <w:lang w:eastAsia="ja-JP"/>
        </w:rPr>
        <w:t xml:space="preserve"> if not explicitly specified in a SCAS of a particular network product</w:t>
      </w:r>
      <w:r w:rsidR="00226406" w:rsidRPr="00FD4A4B">
        <w:rPr>
          <w:lang w:eastAsia="ja-JP"/>
        </w:rPr>
        <w:t xml:space="preserve">, so that accountability for each user is ensured even in large </w:t>
      </w:r>
      <w:r w:rsidR="00D43B8A">
        <w:rPr>
          <w:lang w:eastAsia="ja-JP"/>
        </w:rPr>
        <w:t xml:space="preserve">network </w:t>
      </w:r>
      <w:r w:rsidR="00226406" w:rsidRPr="00FD4A4B">
        <w:rPr>
          <w:lang w:eastAsia="ja-JP"/>
        </w:rPr>
        <w:t>operator networks. The network product shall not support user access credentials unrelated to an account.</w:t>
      </w:r>
    </w:p>
    <w:p w14:paraId="740AD39E" w14:textId="77777777" w:rsidR="00226406" w:rsidRPr="00FD4A4B" w:rsidRDefault="00226406" w:rsidP="00226406">
      <w:pPr>
        <w:pStyle w:val="NO"/>
        <w:rPr>
          <w:lang w:eastAsia="ja-JP"/>
        </w:rPr>
      </w:pPr>
      <w:r w:rsidRPr="00FD4A4B">
        <w:rPr>
          <w:lang w:eastAsia="ja-JP"/>
        </w:rPr>
        <w:t>NOTE 1:</w:t>
      </w:r>
      <w:r w:rsidRPr="00FD4A4B">
        <w:rPr>
          <w:lang w:eastAsia="ja-JP"/>
        </w:rPr>
        <w:tab/>
        <w:t xml:space="preserve">The network product </w:t>
      </w:r>
      <w:r w:rsidR="0082151E" w:rsidRPr="0082151E">
        <w:rPr>
          <w:lang w:eastAsia="ja-JP"/>
        </w:rPr>
        <w:t xml:space="preserve">can </w:t>
      </w:r>
      <w:r w:rsidRPr="00FD4A4B">
        <w:rPr>
          <w:lang w:eastAsia="ja-JP"/>
        </w:rPr>
        <w:t xml:space="preserve">support independent user data bases for different access methods, e.g. one data base for command shell access on OS level and another data base for GUI access. User data bases </w:t>
      </w:r>
      <w:r w:rsidR="0082151E" w:rsidRPr="0082151E">
        <w:rPr>
          <w:lang w:eastAsia="ja-JP"/>
        </w:rPr>
        <w:t xml:space="preserve">can </w:t>
      </w:r>
      <w:r w:rsidRPr="00FD4A4B">
        <w:rPr>
          <w:lang w:eastAsia="ja-JP"/>
        </w:rPr>
        <w:t>be stored locally on the network product or on a central AAA system that the network product accesses for user authentication.</w:t>
      </w:r>
    </w:p>
    <w:p w14:paraId="5E6539ED" w14:textId="77777777" w:rsidR="00226406" w:rsidRPr="00FD4A4B" w:rsidRDefault="00226406" w:rsidP="00226406">
      <w:pPr>
        <w:pStyle w:val="NO"/>
        <w:rPr>
          <w:lang w:eastAsia="ja-JP"/>
        </w:rPr>
      </w:pPr>
      <w:r w:rsidRPr="00FD4A4B">
        <w:rPr>
          <w:lang w:eastAsia="ja-JP"/>
        </w:rPr>
        <w:t>NOTE 2:</w:t>
      </w:r>
      <w:r w:rsidRPr="00FD4A4B">
        <w:rPr>
          <w:lang w:eastAsia="ja-JP"/>
        </w:rPr>
        <w:tab/>
        <w:t>This requirement does not preclude user group concepts for access control.</w:t>
      </w:r>
    </w:p>
    <w:p w14:paraId="6C6C17BB" w14:textId="77777777" w:rsidR="008538AF" w:rsidRDefault="005903A0" w:rsidP="002764D2">
      <w:pPr>
        <w:keepNext/>
        <w:keepLines/>
        <w:spacing w:before="120"/>
        <w:rPr>
          <w:iCs/>
          <w:lang w:eastAsia="ja-JP"/>
        </w:rPr>
      </w:pPr>
      <w:r w:rsidRPr="005903A0">
        <w:rPr>
          <w:i/>
          <w:lang w:eastAsia="ja-JP"/>
        </w:rPr>
        <w:t xml:space="preserve">Threat References: </w:t>
      </w:r>
      <w:r w:rsidRPr="005903A0">
        <w:rPr>
          <w:iCs/>
          <w:lang w:eastAsia="ja-JP"/>
        </w:rPr>
        <w:t>TR 33.926 [4]</w:t>
      </w:r>
      <w:r w:rsidR="008538AF" w:rsidRPr="008538AF">
        <w:rPr>
          <w:iCs/>
          <w:lang w:eastAsia="ja-JP"/>
        </w:rPr>
        <w:t>, clause 5.3.5.1, Lack of User Activity Trace</w:t>
      </w:r>
    </w:p>
    <w:p w14:paraId="09D74A96" w14:textId="77777777" w:rsidR="00884E77" w:rsidRPr="003B1B36" w:rsidRDefault="00884E77" w:rsidP="003B1B36">
      <w:pPr>
        <w:rPr>
          <w:i/>
          <w:iCs/>
          <w:lang w:eastAsia="ja-JP"/>
        </w:rPr>
      </w:pPr>
      <w:r w:rsidRPr="003B1B36">
        <w:rPr>
          <w:i/>
          <w:iCs/>
          <w:lang w:eastAsia="ja-JP"/>
        </w:rPr>
        <w:t>Test case:</w:t>
      </w:r>
      <w:r w:rsidR="0094445D" w:rsidRPr="003B1B36">
        <w:rPr>
          <w:i/>
          <w:iCs/>
          <w:lang w:eastAsia="ja-JP"/>
        </w:rPr>
        <w:t xml:space="preserve"> </w:t>
      </w:r>
    </w:p>
    <w:p w14:paraId="23551477" w14:textId="77777777" w:rsidR="00226406" w:rsidRPr="00FD4A4B" w:rsidRDefault="00226406" w:rsidP="00226406">
      <w:pPr>
        <w:pStyle w:val="NO"/>
      </w:pPr>
      <w:r w:rsidRPr="00FD4A4B">
        <w:rPr>
          <w:lang w:eastAsia="zh-CN"/>
        </w:rPr>
        <w:t>NOTE 3:</w:t>
      </w:r>
      <w:r w:rsidRPr="00FD4A4B">
        <w:rPr>
          <w:lang w:eastAsia="zh-CN"/>
        </w:rPr>
        <w:tab/>
        <w:t xml:space="preserve">Some typical default accounts suggest that they are shared amongst several persons (e.g. vendor_xy, support), or do not allow identification of individual users (e.g. guest, ftp, anonymous). In order to avoid overlap of this test case with clause </w:t>
      </w:r>
      <w:r w:rsidR="000E530A" w:rsidRPr="00907F75">
        <w:rPr>
          <w:lang w:eastAsia="zh-CN"/>
        </w:rPr>
        <w:t>4</w:t>
      </w:r>
      <w:r w:rsidRPr="00FD4A4B">
        <w:rPr>
          <w:lang w:eastAsia="zh-CN"/>
        </w:rPr>
        <w:t xml:space="preserve">.2.3.4.2.2, it is assumed for this test case that such accounts have been deleted or disabled in line with clause </w:t>
      </w:r>
      <w:r w:rsidR="000E530A" w:rsidRPr="00907F75">
        <w:t>4</w:t>
      </w:r>
      <w:r w:rsidRPr="00FD4A4B">
        <w:t>.2.3.4.2.2.</w:t>
      </w:r>
    </w:p>
    <w:p w14:paraId="11FEE702" w14:textId="77777777" w:rsidR="00226406" w:rsidRPr="00FD4A4B" w:rsidRDefault="00226406" w:rsidP="00226406">
      <w:r w:rsidRPr="00FD4A4B">
        <w:rPr>
          <w:b/>
        </w:rPr>
        <w:t>Test Name</w:t>
      </w:r>
      <w:r w:rsidRPr="00FD4A4B">
        <w:t>: TC_ACCOUNT_DOCUMENTATION</w:t>
      </w:r>
    </w:p>
    <w:p w14:paraId="7AF10007" w14:textId="77777777" w:rsidR="00226406" w:rsidRPr="003B1B36" w:rsidRDefault="00226406" w:rsidP="003B1B36">
      <w:pPr>
        <w:rPr>
          <w:b/>
          <w:bCs/>
          <w:lang w:eastAsia="zh-CN"/>
        </w:rPr>
      </w:pPr>
      <w:r w:rsidRPr="003B1B36">
        <w:rPr>
          <w:b/>
          <w:bCs/>
          <w:lang w:eastAsia="zh-CN"/>
        </w:rPr>
        <w:t>Purpose:</w:t>
      </w:r>
    </w:p>
    <w:p w14:paraId="0A9B179D" w14:textId="77777777" w:rsidR="00226406" w:rsidRPr="00FD4A4B" w:rsidRDefault="00226406" w:rsidP="00217C01">
      <w:pPr>
        <w:rPr>
          <w:lang w:eastAsia="zh-CN"/>
        </w:rPr>
      </w:pPr>
      <w:r w:rsidRPr="00FD4A4B">
        <w:t xml:space="preserve">To ensure that </w:t>
      </w:r>
      <w:r w:rsidRPr="00FD4A4B">
        <w:rPr>
          <w:lang w:eastAsia="zh-CN"/>
        </w:rPr>
        <w:t>documentation of the network product does not encourage or require the use</w:t>
      </w:r>
      <w:r w:rsidRPr="00FD4A4B">
        <w:rPr>
          <w:lang w:eastAsia="ja-JP"/>
        </w:rPr>
        <w:t xml:space="preserve"> of group accounts, group credentials, or sharing of the same account between several users.</w:t>
      </w:r>
      <w:r w:rsidRPr="00FD4A4B">
        <w:rPr>
          <w:lang w:eastAsia="zh-CN"/>
        </w:rPr>
        <w:t xml:space="preserve"> To ensure that the network product does not support credentials unrelated to an account.</w:t>
      </w:r>
    </w:p>
    <w:p w14:paraId="7AE59A4E" w14:textId="77777777" w:rsidR="00226406" w:rsidRPr="00217C01" w:rsidRDefault="00226406" w:rsidP="00217C01">
      <w:pPr>
        <w:rPr>
          <w:b/>
          <w:lang w:eastAsia="zh-CN"/>
        </w:rPr>
      </w:pPr>
      <w:r w:rsidRPr="00217C01">
        <w:rPr>
          <w:b/>
          <w:lang w:eastAsia="zh-CN"/>
        </w:rPr>
        <w:t>Procedure and execution steps:</w:t>
      </w:r>
    </w:p>
    <w:p w14:paraId="555D8BFC" w14:textId="77777777" w:rsidR="00226406" w:rsidRPr="00217C01" w:rsidRDefault="00226406" w:rsidP="00217C01">
      <w:pPr>
        <w:rPr>
          <w:b/>
          <w:lang w:eastAsia="zh-CN"/>
        </w:rPr>
      </w:pPr>
      <w:r w:rsidRPr="00217C01">
        <w:rPr>
          <w:b/>
          <w:lang w:eastAsia="zh-CN"/>
        </w:rPr>
        <w:t>Pre-Conditions:</w:t>
      </w:r>
    </w:p>
    <w:p w14:paraId="00D020E3" w14:textId="77777777" w:rsidR="00226406" w:rsidRPr="00FD4A4B" w:rsidRDefault="00226406" w:rsidP="00226406">
      <w:pPr>
        <w:pStyle w:val="B1"/>
      </w:pPr>
      <w:r w:rsidRPr="00FD4A4B">
        <w:rPr>
          <w:lang w:eastAsia="zh-CN"/>
        </w:rPr>
        <w:t>1)</w:t>
      </w:r>
      <w:r w:rsidRPr="00FD4A4B">
        <w:rPr>
          <w:lang w:eastAsia="zh-CN"/>
        </w:rPr>
        <w:tab/>
        <w:t>All user and group data bases for names and credentials supported by the network product are identified</w:t>
      </w:r>
      <w:r w:rsidRPr="00FD4A4B">
        <w:t xml:space="preserve"> in the documentation accompanying the network product.</w:t>
      </w:r>
    </w:p>
    <w:p w14:paraId="4B8A4BE0" w14:textId="77777777" w:rsidR="00226406" w:rsidRPr="00FD4A4B" w:rsidRDefault="00226406" w:rsidP="00226406">
      <w:pPr>
        <w:pStyle w:val="B1"/>
      </w:pPr>
      <w:r w:rsidRPr="00FD4A4B">
        <w:rPr>
          <w:lang w:eastAsia="zh-CN"/>
        </w:rPr>
        <w:t>2)</w:t>
      </w:r>
      <w:r w:rsidRPr="00FD4A4B">
        <w:rPr>
          <w:lang w:eastAsia="zh-CN"/>
        </w:rPr>
        <w:tab/>
        <w:t>All predefined accounts and groups are identified</w:t>
      </w:r>
      <w:r w:rsidRPr="00FD4A4B">
        <w:t xml:space="preserve"> in the documentation accompanying the Network Product.</w:t>
      </w:r>
    </w:p>
    <w:p w14:paraId="138DBF0C" w14:textId="77777777" w:rsidR="00226406" w:rsidRPr="00FD4A4B" w:rsidRDefault="00226406" w:rsidP="00226406">
      <w:pPr>
        <w:pStyle w:val="B1"/>
      </w:pPr>
      <w:r w:rsidRPr="00FD4A4B">
        <w:t>3)</w:t>
      </w:r>
      <w:r w:rsidRPr="00FD4A4B">
        <w:tab/>
        <w:t>Instructions of how administrator users can add accounts, groups, and credentials to the database(s) are provided in the documentation accompanying the Network Product.</w:t>
      </w:r>
    </w:p>
    <w:p w14:paraId="3FE6F92A" w14:textId="77777777" w:rsidR="00226406" w:rsidRPr="00FD4A4B" w:rsidRDefault="00226406" w:rsidP="00226406">
      <w:pPr>
        <w:pStyle w:val="B1"/>
      </w:pPr>
      <w:r w:rsidRPr="00FD4A4B">
        <w:t>4)</w:t>
      </w:r>
      <w:r w:rsidRPr="00FD4A4B">
        <w:tab/>
        <w:t xml:space="preserve">The operations manual describes </w:t>
      </w:r>
      <w:r w:rsidR="00D43B8A" w:rsidRPr="00FD4A4B">
        <w:t>O</w:t>
      </w:r>
      <w:r w:rsidR="00D43B8A">
        <w:t>&amp;</w:t>
      </w:r>
      <w:r w:rsidR="00D43B8A" w:rsidRPr="00FD4A4B">
        <w:t xml:space="preserve">M </w:t>
      </w:r>
      <w:r w:rsidRPr="00FD4A4B">
        <w:t>user and group concepts supported by the network product.</w:t>
      </w:r>
    </w:p>
    <w:p w14:paraId="1AF196E1" w14:textId="77777777" w:rsidR="00226406" w:rsidRPr="00217C01" w:rsidRDefault="00226406" w:rsidP="00217C01">
      <w:pPr>
        <w:rPr>
          <w:b/>
          <w:lang w:eastAsia="zh-CN"/>
        </w:rPr>
      </w:pPr>
      <w:r w:rsidRPr="00217C01">
        <w:rPr>
          <w:b/>
          <w:lang w:eastAsia="zh-CN"/>
        </w:rPr>
        <w:t>Execution Steps:</w:t>
      </w:r>
    </w:p>
    <w:p w14:paraId="4135E851" w14:textId="77777777" w:rsidR="00226406" w:rsidRPr="00FD4A4B" w:rsidRDefault="00226406" w:rsidP="00310C12">
      <w:pPr>
        <w:ind w:left="284"/>
      </w:pPr>
      <w:r w:rsidRPr="00FD4A4B">
        <w:t>1)</w:t>
      </w:r>
      <w:r w:rsidRPr="00FD4A4B">
        <w:tab/>
        <w:t xml:space="preserve">Review the system documentation (in particular operations manual) whether it </w:t>
      </w:r>
      <w:r w:rsidRPr="00FD4A4B">
        <w:rPr>
          <w:lang w:eastAsia="zh-CN"/>
        </w:rPr>
        <w:t>encourages or requires the use</w:t>
      </w:r>
      <w:r w:rsidRPr="00FD4A4B">
        <w:rPr>
          <w:lang w:eastAsia="ja-JP"/>
        </w:rPr>
        <w:t xml:space="preserve"> of group accounts, group credentials, or sharing of the same account between several users.</w:t>
      </w:r>
    </w:p>
    <w:p w14:paraId="4C1E3634" w14:textId="77777777" w:rsidR="00226406" w:rsidRPr="00FD4A4B" w:rsidRDefault="00226406" w:rsidP="00226406">
      <w:pPr>
        <w:pStyle w:val="B1"/>
      </w:pPr>
      <w:r w:rsidRPr="00FD4A4B">
        <w:t>2)</w:t>
      </w:r>
      <w:r w:rsidRPr="00FD4A4B">
        <w:tab/>
        <w:t xml:space="preserve">Review the system documentation whether the network product </w:t>
      </w:r>
      <w:r w:rsidRPr="00FD4A4B">
        <w:rPr>
          <w:lang w:eastAsia="zh-CN"/>
        </w:rPr>
        <w:t>requires or supports entering credentials unrelated to an account, in order to perform specific actions, e.g. to enter a "master password" for access to privileged functions</w:t>
      </w:r>
      <w:r w:rsidRPr="00FD4A4B">
        <w:rPr>
          <w:lang w:eastAsia="ja-JP"/>
        </w:rPr>
        <w:t>.</w:t>
      </w:r>
    </w:p>
    <w:p w14:paraId="3E124D5F" w14:textId="77777777" w:rsidR="00226406" w:rsidRPr="00217C01" w:rsidRDefault="00226406" w:rsidP="00217C01">
      <w:pPr>
        <w:rPr>
          <w:b/>
          <w:lang w:eastAsia="zh-CN"/>
        </w:rPr>
      </w:pPr>
      <w:r w:rsidRPr="00217C01">
        <w:rPr>
          <w:b/>
          <w:lang w:eastAsia="zh-CN"/>
        </w:rPr>
        <w:t>Expected Results:</w:t>
      </w:r>
    </w:p>
    <w:p w14:paraId="5F2EFF3D" w14:textId="77777777" w:rsidR="00226406" w:rsidRPr="00FD4A4B" w:rsidRDefault="00226406" w:rsidP="009A62EF">
      <w:pPr>
        <w:rPr>
          <w:lang w:eastAsia="zh-CN"/>
        </w:rPr>
      </w:pPr>
      <w:r w:rsidRPr="00FD4A4B">
        <w:rPr>
          <w:lang w:eastAsia="zh-CN"/>
        </w:rPr>
        <w:t>The reviewed documentation is in line with the requirement.</w:t>
      </w:r>
    </w:p>
    <w:p w14:paraId="2902BD2D" w14:textId="77777777" w:rsidR="00226406" w:rsidRPr="00FD4A4B" w:rsidRDefault="00226406" w:rsidP="00226406">
      <w:pPr>
        <w:keepNext/>
        <w:keepLines/>
        <w:spacing w:before="120"/>
        <w:rPr>
          <w:b/>
          <w:lang w:eastAsia="zh-CN"/>
        </w:rPr>
      </w:pPr>
      <w:r w:rsidRPr="00FD4A4B">
        <w:rPr>
          <w:b/>
          <w:lang w:eastAsia="zh-CN"/>
        </w:rPr>
        <w:t xml:space="preserve">Expected format of evidence: </w:t>
      </w:r>
    </w:p>
    <w:p w14:paraId="69201E0B" w14:textId="77777777" w:rsidR="00226406" w:rsidRPr="00FD4A4B" w:rsidRDefault="00226406" w:rsidP="003B1B36">
      <w:pPr>
        <w:rPr>
          <w:rFonts w:ascii="Arial" w:hAnsi="Arial"/>
        </w:rPr>
      </w:pPr>
      <w:r w:rsidRPr="00FD4A4B">
        <w:rPr>
          <w:lang w:eastAsia="zh-CN"/>
        </w:rPr>
        <w:t>Test report that lists the reviewed documentation (incl. release dates and versions) and the findings.</w:t>
      </w:r>
    </w:p>
    <w:p w14:paraId="102D7CC4" w14:textId="77777777" w:rsidR="00226406" w:rsidRPr="00FD4A4B" w:rsidRDefault="00226406" w:rsidP="00226406">
      <w:r w:rsidRPr="00FD4A4B">
        <w:rPr>
          <w:b/>
        </w:rPr>
        <w:t>Test Name</w:t>
      </w:r>
      <w:r w:rsidRPr="00FD4A4B">
        <w:t>: TC_ACCOUNT_DEFAULTS</w:t>
      </w:r>
    </w:p>
    <w:p w14:paraId="3C182CD7" w14:textId="77777777" w:rsidR="00226406" w:rsidRPr="00217C01" w:rsidRDefault="00226406" w:rsidP="00217C01">
      <w:pPr>
        <w:rPr>
          <w:b/>
          <w:lang w:eastAsia="zh-CN"/>
        </w:rPr>
      </w:pPr>
      <w:r w:rsidRPr="00217C01">
        <w:rPr>
          <w:b/>
          <w:lang w:eastAsia="zh-CN"/>
        </w:rPr>
        <w:t>Purpose:</w:t>
      </w:r>
    </w:p>
    <w:p w14:paraId="067D1272" w14:textId="77777777" w:rsidR="00226406" w:rsidRPr="00FD4A4B" w:rsidRDefault="00226406" w:rsidP="00217C01">
      <w:r w:rsidRPr="00FD4A4B">
        <w:t xml:space="preserve">To ensure that </w:t>
      </w:r>
      <w:r w:rsidRPr="00FD4A4B">
        <w:rPr>
          <w:lang w:eastAsia="zh-CN"/>
        </w:rPr>
        <w:t>the default setup of the network product does not enable the use</w:t>
      </w:r>
      <w:r w:rsidRPr="00FD4A4B">
        <w:rPr>
          <w:lang w:eastAsia="ja-JP"/>
        </w:rPr>
        <w:t xml:space="preserve"> of group accounts or group credentials.</w:t>
      </w:r>
      <w:r w:rsidRPr="00FD4A4B">
        <w:rPr>
          <w:lang w:eastAsia="zh-CN"/>
        </w:rPr>
        <w:t xml:space="preserve"> </w:t>
      </w:r>
    </w:p>
    <w:p w14:paraId="073946D5" w14:textId="77777777" w:rsidR="00226406" w:rsidRPr="00217C01" w:rsidRDefault="00226406" w:rsidP="00217C01">
      <w:pPr>
        <w:rPr>
          <w:b/>
          <w:lang w:eastAsia="zh-CN"/>
        </w:rPr>
      </w:pPr>
      <w:r w:rsidRPr="00217C01">
        <w:rPr>
          <w:b/>
          <w:lang w:eastAsia="zh-CN"/>
        </w:rPr>
        <w:t>Procedure and execution steps:</w:t>
      </w:r>
    </w:p>
    <w:p w14:paraId="3B5EFB52" w14:textId="77777777" w:rsidR="00226406" w:rsidRPr="00217C01" w:rsidRDefault="00226406" w:rsidP="00217C01">
      <w:pPr>
        <w:rPr>
          <w:b/>
          <w:lang w:eastAsia="zh-CN"/>
        </w:rPr>
      </w:pPr>
      <w:r w:rsidRPr="00217C01">
        <w:rPr>
          <w:b/>
          <w:lang w:eastAsia="zh-CN"/>
        </w:rPr>
        <w:t>Pre-Conditions:</w:t>
      </w:r>
    </w:p>
    <w:p w14:paraId="45DC5D7E" w14:textId="77777777" w:rsidR="00226406" w:rsidRPr="00FD4A4B" w:rsidRDefault="00226406" w:rsidP="00226406">
      <w:pPr>
        <w:pStyle w:val="B1"/>
      </w:pPr>
      <w:r w:rsidRPr="00FD4A4B">
        <w:rPr>
          <w:lang w:eastAsia="zh-CN"/>
        </w:rPr>
        <w:t>1)</w:t>
      </w:r>
      <w:r w:rsidRPr="00FD4A4B">
        <w:rPr>
          <w:lang w:eastAsia="zh-CN"/>
        </w:rPr>
        <w:tab/>
        <w:t>All user and group data bases for names and credentials supported by the network product are identified</w:t>
      </w:r>
      <w:r w:rsidRPr="00FD4A4B">
        <w:t xml:space="preserve"> in the documentation accompanying the network product.</w:t>
      </w:r>
    </w:p>
    <w:p w14:paraId="31FB8969" w14:textId="77777777" w:rsidR="00226406" w:rsidRPr="00FD4A4B" w:rsidRDefault="00226406" w:rsidP="00226406">
      <w:pPr>
        <w:pStyle w:val="B1"/>
      </w:pPr>
      <w:r w:rsidRPr="00FD4A4B">
        <w:t>2)</w:t>
      </w:r>
      <w:r w:rsidRPr="00FD4A4B">
        <w:tab/>
        <w:t>Instructions of how administrator users can view all existing accounts, groups, and protected credentials in the databases are provided in the documentation accompanying the Network Product.</w:t>
      </w:r>
    </w:p>
    <w:p w14:paraId="19D3446F" w14:textId="77777777" w:rsidR="00226406" w:rsidRPr="00217C01" w:rsidRDefault="00226406" w:rsidP="00217C01">
      <w:pPr>
        <w:rPr>
          <w:b/>
          <w:lang w:eastAsia="zh-CN"/>
        </w:rPr>
      </w:pPr>
      <w:r w:rsidRPr="00217C01">
        <w:rPr>
          <w:b/>
          <w:lang w:eastAsia="zh-CN"/>
        </w:rPr>
        <w:t>Execution Steps:</w:t>
      </w:r>
    </w:p>
    <w:p w14:paraId="58F50E25" w14:textId="77777777" w:rsidR="00226406" w:rsidRPr="00FD4A4B" w:rsidRDefault="00226406" w:rsidP="009A62EF">
      <w:r w:rsidRPr="00FD4A4B">
        <w:t>After login via an account with necessary access rights (</w:t>
      </w:r>
      <w:r w:rsidR="00830415" w:rsidRPr="00FD4A4B">
        <w:t>e.g.</w:t>
      </w:r>
      <w:r w:rsidRPr="00FD4A4B">
        <w:t xml:space="preserve"> Admin) search in the databases for any group credentials. Example for Linux</w:t>
      </w:r>
      <w:r w:rsidR="004E60C6">
        <w:t>®</w:t>
      </w:r>
      <w:r w:rsidRPr="00FD4A4B">
        <w:t>: /</w:t>
      </w:r>
      <w:r w:rsidR="00153B50">
        <w:t>etc/</w:t>
      </w:r>
      <w:r w:rsidRPr="00FD4A4B">
        <w:t>gshadow</w:t>
      </w:r>
    </w:p>
    <w:p w14:paraId="4C2C87A5" w14:textId="77777777" w:rsidR="00226406" w:rsidRPr="009A62EF" w:rsidRDefault="00226406" w:rsidP="009A62EF">
      <w:pPr>
        <w:rPr>
          <w:b/>
          <w:bCs/>
          <w:lang w:eastAsia="zh-CN"/>
        </w:rPr>
      </w:pPr>
      <w:r w:rsidRPr="009A62EF">
        <w:rPr>
          <w:b/>
          <w:bCs/>
          <w:lang w:eastAsia="zh-CN"/>
        </w:rPr>
        <w:t>Expected Results:</w:t>
      </w:r>
    </w:p>
    <w:p w14:paraId="635C957D" w14:textId="77777777" w:rsidR="00226406" w:rsidRPr="00FD4A4B" w:rsidRDefault="00226406" w:rsidP="003B1B36">
      <w:pPr>
        <w:rPr>
          <w:lang w:eastAsia="zh-CN"/>
        </w:rPr>
      </w:pPr>
      <w:r w:rsidRPr="00FD4A4B">
        <w:rPr>
          <w:lang w:eastAsia="zh-CN"/>
        </w:rPr>
        <w:t>No group credentials are defined.</w:t>
      </w:r>
    </w:p>
    <w:p w14:paraId="71DFC05D" w14:textId="77777777" w:rsidR="00226406" w:rsidRPr="003B1B36" w:rsidRDefault="00226406" w:rsidP="003B1B36">
      <w:pPr>
        <w:rPr>
          <w:b/>
          <w:bCs/>
          <w:lang w:eastAsia="zh-CN"/>
        </w:rPr>
      </w:pPr>
      <w:r w:rsidRPr="003B1B36">
        <w:rPr>
          <w:b/>
          <w:bCs/>
          <w:lang w:eastAsia="zh-CN"/>
        </w:rPr>
        <w:t xml:space="preserve">Expected format of evidence: </w:t>
      </w:r>
    </w:p>
    <w:p w14:paraId="2FE39577" w14:textId="77777777" w:rsidR="00226406" w:rsidRPr="00FD4A4B" w:rsidRDefault="00226406" w:rsidP="003B1B36">
      <w:pPr>
        <w:rPr>
          <w:lang w:eastAsia="zh-CN"/>
        </w:rPr>
      </w:pPr>
      <w:r w:rsidRPr="00FD4A4B">
        <w:rPr>
          <w:lang w:eastAsia="zh-CN"/>
        </w:rPr>
        <w:t>Test report that lists the reviewed documentation, reviewed user and group databases, and the findings.</w:t>
      </w:r>
    </w:p>
    <w:p w14:paraId="48E9BC70" w14:textId="77777777" w:rsidR="00480F52" w:rsidRPr="00FD4A4B" w:rsidRDefault="00480F52" w:rsidP="00480F52">
      <w:r w:rsidRPr="00FD4A4B">
        <w:rPr>
          <w:b/>
        </w:rPr>
        <w:t>Test Name</w:t>
      </w:r>
      <w:r w:rsidRPr="00FD4A4B">
        <w:t>: TC_ACCOUNT_NUMBER</w:t>
      </w:r>
    </w:p>
    <w:p w14:paraId="49EEF618" w14:textId="77777777" w:rsidR="00480F52" w:rsidRPr="008D3138" w:rsidRDefault="00480F52" w:rsidP="008D3138">
      <w:pPr>
        <w:rPr>
          <w:b/>
          <w:bCs/>
          <w:lang w:eastAsia="zh-CN"/>
        </w:rPr>
      </w:pPr>
      <w:r w:rsidRPr="008D3138">
        <w:rPr>
          <w:b/>
          <w:bCs/>
          <w:lang w:eastAsia="zh-CN"/>
        </w:rPr>
        <w:t>Purpose:</w:t>
      </w:r>
    </w:p>
    <w:p w14:paraId="6F63D5A6" w14:textId="77777777" w:rsidR="00480F52" w:rsidRPr="00FD4A4B" w:rsidRDefault="00480F52" w:rsidP="00480F52">
      <w:r w:rsidRPr="00FD4A4B">
        <w:t xml:space="preserve">To ensure that a </w:t>
      </w:r>
      <w:r w:rsidRPr="00FD4A4B">
        <w:rPr>
          <w:lang w:eastAsia="ja-JP"/>
        </w:rPr>
        <w:t>minimum number of individual accounts</w:t>
      </w:r>
      <w:r w:rsidR="00232787">
        <w:rPr>
          <w:lang w:eastAsia="ja-JP"/>
        </w:rPr>
        <w:t xml:space="preserve"> </w:t>
      </w:r>
      <w:r w:rsidRPr="00FD4A4B">
        <w:rPr>
          <w:lang w:eastAsia="ja-JP"/>
        </w:rPr>
        <w:t>per user data base is supported.</w:t>
      </w:r>
      <w:r w:rsidRPr="00FD4A4B">
        <w:rPr>
          <w:lang w:eastAsia="zh-CN"/>
        </w:rPr>
        <w:t xml:space="preserve"> </w:t>
      </w:r>
      <w:r w:rsidR="00232787">
        <w:rPr>
          <w:lang w:eastAsia="zh-CN"/>
        </w:rPr>
        <w:t xml:space="preserve">The </w:t>
      </w:r>
      <w:r w:rsidR="00232787">
        <w:rPr>
          <w:lang w:eastAsia="ja-JP"/>
        </w:rPr>
        <w:t>minimum number is defined in the requirement description of this clause.</w:t>
      </w:r>
    </w:p>
    <w:p w14:paraId="640846D3" w14:textId="77777777" w:rsidR="00480F52" w:rsidRPr="008D3138" w:rsidRDefault="00480F52" w:rsidP="008D3138">
      <w:pPr>
        <w:rPr>
          <w:b/>
          <w:bCs/>
          <w:lang w:eastAsia="zh-CN"/>
        </w:rPr>
      </w:pPr>
      <w:r w:rsidRPr="008D3138">
        <w:rPr>
          <w:b/>
          <w:bCs/>
          <w:lang w:eastAsia="zh-CN"/>
        </w:rPr>
        <w:t>Procedure and execution steps:</w:t>
      </w:r>
    </w:p>
    <w:p w14:paraId="2C9200DE" w14:textId="77777777" w:rsidR="00480F52" w:rsidRPr="00C11CA7" w:rsidRDefault="00480F52" w:rsidP="00C11CA7">
      <w:pPr>
        <w:rPr>
          <w:b/>
          <w:lang w:eastAsia="zh-CN"/>
        </w:rPr>
      </w:pPr>
      <w:r w:rsidRPr="00C11CA7">
        <w:rPr>
          <w:b/>
          <w:lang w:eastAsia="zh-CN"/>
        </w:rPr>
        <w:t>Pre-Conditions:</w:t>
      </w:r>
    </w:p>
    <w:p w14:paraId="783813EB" w14:textId="77777777" w:rsidR="00480F52" w:rsidRPr="00FD4A4B" w:rsidRDefault="00480F52" w:rsidP="00C11CA7">
      <w:r w:rsidRPr="00FD4A4B">
        <w:rPr>
          <w:lang w:eastAsia="zh-CN"/>
        </w:rPr>
        <w:t>All user data bases for names and credentials supported by the network product are identified</w:t>
      </w:r>
      <w:r w:rsidRPr="00FD4A4B">
        <w:t xml:space="preserve"> in the documentation accompanying the network product.</w:t>
      </w:r>
    </w:p>
    <w:p w14:paraId="1A612552" w14:textId="77777777" w:rsidR="00480F52" w:rsidRPr="00C11CA7" w:rsidRDefault="00480F52" w:rsidP="00C11CA7">
      <w:pPr>
        <w:rPr>
          <w:b/>
          <w:lang w:eastAsia="zh-CN"/>
        </w:rPr>
      </w:pPr>
      <w:r w:rsidRPr="00C11CA7">
        <w:rPr>
          <w:b/>
          <w:lang w:eastAsia="zh-CN"/>
        </w:rPr>
        <w:t>Execution Steps:</w:t>
      </w:r>
    </w:p>
    <w:p w14:paraId="1BE17383" w14:textId="77777777" w:rsidR="00480F52" w:rsidRPr="00FD4A4B" w:rsidRDefault="00480F52" w:rsidP="00C11CA7"/>
    <w:p w14:paraId="33192F53" w14:textId="77777777" w:rsidR="00480F52" w:rsidRPr="00FD4A4B" w:rsidRDefault="00480F52" w:rsidP="00C11CA7">
      <w:r w:rsidRPr="00FD4A4B">
        <w:t xml:space="preserve">Create accounts until </w:t>
      </w:r>
      <w:r w:rsidR="00232787">
        <w:rPr>
          <w:lang w:eastAsia="zh-CN"/>
        </w:rPr>
        <w:t xml:space="preserve">the </w:t>
      </w:r>
      <w:r w:rsidR="00232787">
        <w:rPr>
          <w:rFonts w:hint="eastAsia"/>
          <w:lang w:eastAsia="zh-CN"/>
        </w:rPr>
        <w:t xml:space="preserve">minimum </w:t>
      </w:r>
      <w:r w:rsidRPr="00FD4A4B">
        <w:t xml:space="preserve">number of accounts is reached. </w:t>
      </w:r>
    </w:p>
    <w:p w14:paraId="6839489C" w14:textId="77777777" w:rsidR="00480F52" w:rsidRPr="00C11CA7" w:rsidRDefault="00480F52" w:rsidP="00C11CA7">
      <w:pPr>
        <w:rPr>
          <w:b/>
          <w:lang w:eastAsia="zh-CN"/>
        </w:rPr>
      </w:pPr>
      <w:r w:rsidRPr="00C11CA7">
        <w:rPr>
          <w:b/>
          <w:lang w:eastAsia="zh-CN"/>
        </w:rPr>
        <w:t>Expected Results:</w:t>
      </w:r>
    </w:p>
    <w:p w14:paraId="78A3711E" w14:textId="77777777" w:rsidR="00480F52" w:rsidRPr="00FD4A4B" w:rsidRDefault="00480F52" w:rsidP="00C11CA7">
      <w:pPr>
        <w:rPr>
          <w:lang w:eastAsia="zh-CN"/>
        </w:rPr>
      </w:pPr>
      <w:r w:rsidRPr="00FD4A4B">
        <w:rPr>
          <w:lang w:eastAsia="zh-CN"/>
        </w:rPr>
        <w:t xml:space="preserve">Successful creation </w:t>
      </w:r>
      <w:r w:rsidR="00232787">
        <w:rPr>
          <w:lang w:eastAsia="zh-CN"/>
        </w:rPr>
        <w:t xml:space="preserve">of the </w:t>
      </w:r>
      <w:r w:rsidR="00232787">
        <w:rPr>
          <w:rFonts w:hint="eastAsia"/>
          <w:lang w:eastAsia="zh-CN"/>
        </w:rPr>
        <w:t xml:space="preserve">minimum number </w:t>
      </w:r>
      <w:r w:rsidRPr="00FD4A4B">
        <w:rPr>
          <w:lang w:eastAsia="zh-CN"/>
        </w:rPr>
        <w:t xml:space="preserve">of </w:t>
      </w:r>
      <w:r w:rsidRPr="00FD4A4B">
        <w:t>accounts</w:t>
      </w:r>
      <w:r w:rsidRPr="00FD4A4B">
        <w:rPr>
          <w:lang w:eastAsia="zh-CN"/>
        </w:rPr>
        <w:t>.</w:t>
      </w:r>
    </w:p>
    <w:p w14:paraId="3137940B" w14:textId="77777777" w:rsidR="00480F52" w:rsidRPr="00714021" w:rsidRDefault="00480F52" w:rsidP="00714021">
      <w:pPr>
        <w:rPr>
          <w:b/>
          <w:bCs/>
          <w:lang w:eastAsia="zh-CN"/>
        </w:rPr>
      </w:pPr>
      <w:r w:rsidRPr="00714021">
        <w:rPr>
          <w:b/>
          <w:bCs/>
          <w:lang w:eastAsia="zh-CN"/>
        </w:rPr>
        <w:t xml:space="preserve">Expected format of evidence: </w:t>
      </w:r>
    </w:p>
    <w:p w14:paraId="3C37457C" w14:textId="77777777" w:rsidR="00480F52" w:rsidRPr="00FD4A4B" w:rsidRDefault="00480F52" w:rsidP="00C11CA7">
      <w:pPr>
        <w:rPr>
          <w:rFonts w:ascii="Arial" w:hAnsi="Arial"/>
        </w:rPr>
      </w:pPr>
      <w:r w:rsidRPr="00FD4A4B">
        <w:rPr>
          <w:lang w:eastAsia="zh-CN"/>
        </w:rPr>
        <w:t>Test report that lists the reviewed documentation, reviewed user databases, and the findings.</w:t>
      </w:r>
    </w:p>
    <w:p w14:paraId="2F717792" w14:textId="77777777" w:rsidR="00884E77" w:rsidRPr="00FD4A4B" w:rsidRDefault="000E530A" w:rsidP="009D1E7D">
      <w:pPr>
        <w:pStyle w:val="Heading5"/>
      </w:pPr>
      <w:bookmarkStart w:id="182" w:name="_CR4_2_3_4_2"/>
      <w:bookmarkStart w:id="183" w:name="_Toc19542384"/>
      <w:bookmarkStart w:id="184" w:name="_Toc35348386"/>
      <w:bookmarkStart w:id="185" w:name="_Toc224924959"/>
      <w:bookmarkEnd w:id="182"/>
      <w:r w:rsidRPr="00907F75">
        <w:t>4</w:t>
      </w:r>
      <w:r w:rsidR="00884E77" w:rsidRPr="00FD4A4B">
        <w:t>.2.3.4.2</w:t>
      </w:r>
      <w:r w:rsidR="00884E77" w:rsidRPr="00FD4A4B">
        <w:tab/>
        <w:t>Authentication attributes</w:t>
      </w:r>
      <w:bookmarkEnd w:id="183"/>
      <w:bookmarkEnd w:id="184"/>
      <w:bookmarkEnd w:id="185"/>
    </w:p>
    <w:p w14:paraId="2F04E77E" w14:textId="77777777" w:rsidR="00884E77" w:rsidRPr="00FD4A4B" w:rsidRDefault="000E530A" w:rsidP="009D1E7D">
      <w:pPr>
        <w:pStyle w:val="Heading6"/>
      </w:pPr>
      <w:bookmarkStart w:id="186" w:name="_CR4_2_3_4_2_1"/>
      <w:bookmarkStart w:id="187" w:name="_Toc19542385"/>
      <w:bookmarkStart w:id="188" w:name="_Toc35348387"/>
      <w:bookmarkStart w:id="189" w:name="_Toc224924960"/>
      <w:bookmarkEnd w:id="186"/>
      <w:r w:rsidRPr="00907F75">
        <w:t>4</w:t>
      </w:r>
      <w:r w:rsidR="00884E77" w:rsidRPr="00FD4A4B">
        <w:t>.2.3.4.2.1</w:t>
      </w:r>
      <w:r w:rsidR="00884E77" w:rsidRPr="00FD4A4B">
        <w:tab/>
        <w:t>Account</w:t>
      </w:r>
      <w:r w:rsidR="00874E6E" w:rsidRPr="00907F75">
        <w:t xml:space="preserve"> protection</w:t>
      </w:r>
      <w:r w:rsidR="00A709DA" w:rsidRPr="00747EEA">
        <w:rPr>
          <w:lang w:val="en-US"/>
        </w:rPr>
        <w:t xml:space="preserve"> </w:t>
      </w:r>
      <w:r w:rsidR="00884E77" w:rsidRPr="00FD4A4B">
        <w:t>by at least one authentication attribute.</w:t>
      </w:r>
      <w:bookmarkEnd w:id="187"/>
      <w:bookmarkEnd w:id="188"/>
      <w:bookmarkEnd w:id="189"/>
    </w:p>
    <w:p w14:paraId="6A31A33D" w14:textId="77777777" w:rsidR="005903A0" w:rsidRDefault="00884E77" w:rsidP="005903A0">
      <w:pPr>
        <w:rPr>
          <w:lang w:eastAsia="ja-JP"/>
        </w:rPr>
      </w:pPr>
      <w:r w:rsidRPr="00FD4A4B">
        <w:rPr>
          <w:i/>
          <w:lang w:eastAsia="ja-JP"/>
        </w:rPr>
        <w:t>Requirement Name:</w:t>
      </w:r>
      <w:r w:rsidRPr="00FD4A4B">
        <w:rPr>
          <w:rFonts w:ascii="Arial" w:hAnsi="Arial" w:cs="Arial"/>
          <w:lang w:eastAsia="ja-JP"/>
        </w:rPr>
        <w:t xml:space="preserve"> </w:t>
      </w:r>
      <w:r w:rsidRPr="00FD4A4B">
        <w:rPr>
          <w:lang w:eastAsia="ja-JP"/>
        </w:rPr>
        <w:t>Account</w:t>
      </w:r>
      <w:r w:rsidR="00874E6E">
        <w:rPr>
          <w:lang w:eastAsia="ja-JP"/>
        </w:rPr>
        <w:t xml:space="preserve"> protection by </w:t>
      </w:r>
      <w:r w:rsidRPr="00FD4A4B">
        <w:rPr>
          <w:lang w:eastAsia="ja-JP"/>
        </w:rPr>
        <w:t>at</w:t>
      </w:r>
      <w:r w:rsidRPr="00E32DBA">
        <w:t xml:space="preserve"> </w:t>
      </w:r>
      <w:r w:rsidRPr="00FD4A4B">
        <w:rPr>
          <w:lang w:eastAsia="ja-JP"/>
        </w:rPr>
        <w:t>least</w:t>
      </w:r>
      <w:r w:rsidRPr="00E32DBA">
        <w:t xml:space="preserve"> </w:t>
      </w:r>
      <w:r w:rsidRPr="00FD4A4B">
        <w:rPr>
          <w:lang w:eastAsia="ja-JP"/>
        </w:rPr>
        <w:t>one</w:t>
      </w:r>
      <w:r w:rsidRPr="00E32DBA">
        <w:t xml:space="preserve"> </w:t>
      </w:r>
      <w:r w:rsidRPr="00FD4A4B">
        <w:rPr>
          <w:lang w:eastAsia="ja-JP"/>
        </w:rPr>
        <w:t>authentication</w:t>
      </w:r>
      <w:r w:rsidRPr="00E32DBA">
        <w:t xml:space="preserve"> </w:t>
      </w:r>
      <w:r w:rsidRPr="00FD4A4B">
        <w:rPr>
          <w:lang w:eastAsia="ja-JP"/>
        </w:rPr>
        <w:t>attribute.</w:t>
      </w:r>
    </w:p>
    <w:p w14:paraId="0D504C88" w14:textId="77777777" w:rsidR="00884E77" w:rsidRPr="00FD4A4B" w:rsidRDefault="005903A0" w:rsidP="005903A0">
      <w:pPr>
        <w:rPr>
          <w:i/>
          <w:lang w:eastAsia="ja-JP"/>
        </w:rPr>
      </w:pPr>
      <w:r w:rsidRPr="005903A0">
        <w:rPr>
          <w:i/>
          <w:iCs/>
          <w:lang w:eastAsia="ja-JP"/>
        </w:rPr>
        <w:t>Requirement Reference</w:t>
      </w:r>
      <w:r>
        <w:rPr>
          <w:lang w:eastAsia="ja-JP"/>
        </w:rPr>
        <w:t>: In accordance with industry best practice.</w:t>
      </w:r>
    </w:p>
    <w:p w14:paraId="5C94AA10" w14:textId="77777777" w:rsidR="00884E77" w:rsidRPr="00FD4A4B" w:rsidRDefault="00884E77" w:rsidP="0094445D">
      <w:pPr>
        <w:rPr>
          <w:lang w:eastAsia="ja-JP"/>
        </w:rPr>
      </w:pPr>
      <w:r w:rsidRPr="00FD4A4B">
        <w:rPr>
          <w:i/>
          <w:lang w:eastAsia="ja-JP"/>
        </w:rPr>
        <w:t>Requirement Description:</w:t>
      </w:r>
      <w:r w:rsidRPr="00FD4A4B">
        <w:rPr>
          <w:rFonts w:ascii="Arial" w:hAnsi="Arial" w:cs="Arial"/>
          <w:lang w:eastAsia="ja-JP"/>
        </w:rPr>
        <w:t xml:space="preserve"> </w:t>
      </w:r>
      <w:r w:rsidRPr="00FD4A4B">
        <w:rPr>
          <w:lang w:eastAsia="ja-JP"/>
        </w:rPr>
        <w:t>The</w:t>
      </w:r>
      <w:r w:rsidRPr="00E32DBA">
        <w:t xml:space="preserve"> </w:t>
      </w:r>
      <w:r w:rsidRPr="00FD4A4B">
        <w:rPr>
          <w:lang w:eastAsia="ja-JP"/>
        </w:rPr>
        <w:t>various</w:t>
      </w:r>
      <w:r w:rsidRPr="00E32DBA">
        <w:t xml:space="preserve"> </w:t>
      </w:r>
      <w:r w:rsidRPr="00FD4A4B">
        <w:rPr>
          <w:lang w:eastAsia="ja-JP"/>
        </w:rPr>
        <w:t>user</w:t>
      </w:r>
      <w:r w:rsidRPr="00E32DBA">
        <w:t xml:space="preserve"> </w:t>
      </w:r>
      <w:r w:rsidRPr="00FD4A4B">
        <w:rPr>
          <w:lang w:eastAsia="ja-JP"/>
        </w:rPr>
        <w:t>and</w:t>
      </w:r>
      <w:r w:rsidRPr="00E32DBA">
        <w:t xml:space="preserve"> </w:t>
      </w:r>
      <w:r w:rsidRPr="00FD4A4B">
        <w:rPr>
          <w:lang w:eastAsia="ja-JP"/>
        </w:rPr>
        <w:t>machine</w:t>
      </w:r>
      <w:r w:rsidRPr="00E32DBA">
        <w:t xml:space="preserve"> </w:t>
      </w:r>
      <w:r w:rsidRPr="00FD4A4B">
        <w:rPr>
          <w:lang w:eastAsia="ja-JP"/>
        </w:rPr>
        <w:t>accounts</w:t>
      </w:r>
      <w:r w:rsidRPr="00E32DBA">
        <w:t xml:space="preserve"> </w:t>
      </w:r>
      <w:r w:rsidRPr="00FD4A4B">
        <w:rPr>
          <w:lang w:eastAsia="ja-JP"/>
        </w:rPr>
        <w:t>on</w:t>
      </w:r>
      <w:r w:rsidRPr="00E32DBA">
        <w:t xml:space="preserve"> </w:t>
      </w:r>
      <w:r w:rsidRPr="00FD4A4B">
        <w:rPr>
          <w:lang w:eastAsia="ja-JP"/>
        </w:rPr>
        <w:t>a system</w:t>
      </w:r>
      <w:r w:rsidRPr="00E32DBA">
        <w:t xml:space="preserve"> </w:t>
      </w:r>
      <w:r w:rsidRPr="00FD4A4B">
        <w:rPr>
          <w:lang w:eastAsia="ja-JP"/>
        </w:rPr>
        <w:t>shall</w:t>
      </w:r>
      <w:r w:rsidRPr="00E32DBA">
        <w:t xml:space="preserve"> </w:t>
      </w:r>
      <w:r w:rsidRPr="00FD4A4B">
        <w:rPr>
          <w:lang w:eastAsia="ja-JP"/>
        </w:rPr>
        <w:t>be</w:t>
      </w:r>
      <w:r w:rsidRPr="00E32DBA">
        <w:t xml:space="preserve"> </w:t>
      </w:r>
      <w:r w:rsidRPr="00FD4A4B">
        <w:rPr>
          <w:lang w:eastAsia="ja-JP"/>
        </w:rPr>
        <w:t>protected</w:t>
      </w:r>
      <w:r w:rsidRPr="00E32DBA">
        <w:t xml:space="preserve"> </w:t>
      </w:r>
      <w:r w:rsidRPr="00FD4A4B">
        <w:rPr>
          <w:lang w:eastAsia="ja-JP"/>
        </w:rPr>
        <w:t>from</w:t>
      </w:r>
      <w:r w:rsidRPr="00E32DBA">
        <w:t xml:space="preserve"> </w:t>
      </w:r>
      <w:r w:rsidRPr="00FD4A4B">
        <w:rPr>
          <w:lang w:eastAsia="ja-JP"/>
        </w:rPr>
        <w:t>misuse.</w:t>
      </w:r>
      <w:r w:rsidRPr="00E32DBA">
        <w:t xml:space="preserve"> </w:t>
      </w:r>
      <w:r w:rsidRPr="00FD4A4B">
        <w:rPr>
          <w:lang w:eastAsia="ja-JP"/>
        </w:rPr>
        <w:t>To</w:t>
      </w:r>
      <w:r w:rsidRPr="00E32DBA">
        <w:t xml:space="preserve"> </w:t>
      </w:r>
      <w:r w:rsidRPr="00FD4A4B">
        <w:rPr>
          <w:lang w:eastAsia="ja-JP"/>
        </w:rPr>
        <w:t>this</w:t>
      </w:r>
      <w:r w:rsidRPr="00E32DBA">
        <w:t xml:space="preserve"> </w:t>
      </w:r>
      <w:r w:rsidRPr="00FD4A4B">
        <w:rPr>
          <w:lang w:eastAsia="ja-JP"/>
        </w:rPr>
        <w:t>end,</w:t>
      </w:r>
      <w:r w:rsidRPr="00E32DBA">
        <w:t xml:space="preserve"> </w:t>
      </w:r>
      <w:r w:rsidRPr="00FD4A4B">
        <w:rPr>
          <w:lang w:eastAsia="ja-JP"/>
        </w:rPr>
        <w:t>an</w:t>
      </w:r>
      <w:r w:rsidRPr="00E32DBA">
        <w:t xml:space="preserve"> </w:t>
      </w:r>
      <w:r w:rsidRPr="00FD4A4B">
        <w:rPr>
          <w:lang w:eastAsia="ja-JP"/>
        </w:rPr>
        <w:t>authentication</w:t>
      </w:r>
      <w:r w:rsidRPr="00E32DBA">
        <w:t xml:space="preserve"> </w:t>
      </w:r>
      <w:r w:rsidRPr="00FD4A4B">
        <w:rPr>
          <w:lang w:eastAsia="ja-JP"/>
        </w:rPr>
        <w:t>at</w:t>
      </w:r>
      <w:r w:rsidRPr="00FD4A4B">
        <w:rPr>
          <w:spacing w:val="1"/>
          <w:lang w:eastAsia="ja-JP"/>
        </w:rPr>
        <w:t>tribut</w:t>
      </w:r>
      <w:r w:rsidRPr="00FD4A4B">
        <w:rPr>
          <w:lang w:eastAsia="ja-JP"/>
        </w:rPr>
        <w:t xml:space="preserve">e </w:t>
      </w:r>
      <w:r w:rsidRPr="00FD4A4B">
        <w:rPr>
          <w:spacing w:val="1"/>
          <w:lang w:eastAsia="ja-JP"/>
        </w:rPr>
        <w:t>i</w:t>
      </w:r>
      <w:r w:rsidRPr="00FD4A4B">
        <w:rPr>
          <w:lang w:eastAsia="ja-JP"/>
        </w:rPr>
        <w:t>s</w:t>
      </w:r>
      <w:r w:rsidRPr="00FD4A4B">
        <w:rPr>
          <w:spacing w:val="4"/>
          <w:lang w:eastAsia="ja-JP"/>
        </w:rPr>
        <w:t xml:space="preserve"> </w:t>
      </w:r>
      <w:r w:rsidRPr="00FD4A4B">
        <w:rPr>
          <w:spacing w:val="1"/>
          <w:lang w:eastAsia="ja-JP"/>
        </w:rPr>
        <w:t>typicall</w:t>
      </w:r>
      <w:r w:rsidRPr="00FD4A4B">
        <w:rPr>
          <w:lang w:eastAsia="ja-JP"/>
        </w:rPr>
        <w:t>y</w:t>
      </w:r>
      <w:r w:rsidRPr="00E32DBA">
        <w:t xml:space="preserve"> </w:t>
      </w:r>
      <w:r w:rsidRPr="00FD4A4B">
        <w:rPr>
          <w:spacing w:val="1"/>
          <w:lang w:eastAsia="ja-JP"/>
        </w:rPr>
        <w:t>used</w:t>
      </w:r>
      <w:r w:rsidRPr="00FD4A4B">
        <w:rPr>
          <w:lang w:eastAsia="ja-JP"/>
        </w:rPr>
        <w:t>,</w:t>
      </w:r>
      <w:r w:rsidRPr="00FD4A4B">
        <w:rPr>
          <w:spacing w:val="1"/>
          <w:lang w:eastAsia="ja-JP"/>
        </w:rPr>
        <w:t xml:space="preserve"> which</w:t>
      </w:r>
      <w:r w:rsidRPr="00FD4A4B">
        <w:rPr>
          <w:lang w:eastAsia="ja-JP"/>
        </w:rPr>
        <w:t xml:space="preserve">, </w:t>
      </w:r>
      <w:r w:rsidRPr="00FD4A4B">
        <w:rPr>
          <w:spacing w:val="1"/>
          <w:lang w:eastAsia="ja-JP"/>
        </w:rPr>
        <w:t>whe</w:t>
      </w:r>
      <w:r w:rsidRPr="00FD4A4B">
        <w:rPr>
          <w:lang w:eastAsia="ja-JP"/>
        </w:rPr>
        <w:t>n</w:t>
      </w:r>
      <w:r w:rsidRPr="00FD4A4B">
        <w:rPr>
          <w:spacing w:val="1"/>
          <w:lang w:eastAsia="ja-JP"/>
        </w:rPr>
        <w:t xml:space="preserve"> combine</w:t>
      </w:r>
      <w:r w:rsidRPr="00FD4A4B">
        <w:rPr>
          <w:lang w:eastAsia="ja-JP"/>
        </w:rPr>
        <w:t>d</w:t>
      </w:r>
      <w:r w:rsidRPr="00E32DBA">
        <w:t xml:space="preserve"> </w:t>
      </w:r>
      <w:r w:rsidRPr="00FD4A4B">
        <w:rPr>
          <w:spacing w:val="1"/>
          <w:lang w:eastAsia="ja-JP"/>
        </w:rPr>
        <w:t>wit</w:t>
      </w:r>
      <w:r w:rsidRPr="00FD4A4B">
        <w:rPr>
          <w:lang w:eastAsia="ja-JP"/>
        </w:rPr>
        <w:t>h</w:t>
      </w:r>
      <w:r w:rsidRPr="00FD4A4B">
        <w:rPr>
          <w:spacing w:val="2"/>
          <w:lang w:eastAsia="ja-JP"/>
        </w:rPr>
        <w:t xml:space="preserve"> </w:t>
      </w:r>
      <w:r w:rsidRPr="00FD4A4B">
        <w:rPr>
          <w:spacing w:val="1"/>
          <w:lang w:eastAsia="ja-JP"/>
        </w:rPr>
        <w:t>th</w:t>
      </w:r>
      <w:r w:rsidRPr="00FD4A4B">
        <w:rPr>
          <w:lang w:eastAsia="ja-JP"/>
        </w:rPr>
        <w:t>e</w:t>
      </w:r>
      <w:r w:rsidRPr="00FD4A4B">
        <w:rPr>
          <w:spacing w:val="2"/>
          <w:lang w:eastAsia="ja-JP"/>
        </w:rPr>
        <w:t xml:space="preserve"> </w:t>
      </w:r>
      <w:r w:rsidRPr="00FD4A4B">
        <w:rPr>
          <w:spacing w:val="1"/>
          <w:lang w:eastAsia="ja-JP"/>
        </w:rPr>
        <w:t>use</w:t>
      </w:r>
      <w:r w:rsidRPr="00FD4A4B">
        <w:rPr>
          <w:lang w:eastAsia="ja-JP"/>
        </w:rPr>
        <w:t>r</w:t>
      </w:r>
      <w:r w:rsidRPr="00FD4A4B">
        <w:rPr>
          <w:spacing w:val="2"/>
          <w:lang w:eastAsia="ja-JP"/>
        </w:rPr>
        <w:t xml:space="preserve"> </w:t>
      </w:r>
      <w:r w:rsidRPr="00FD4A4B">
        <w:rPr>
          <w:spacing w:val="1"/>
          <w:lang w:eastAsia="ja-JP"/>
        </w:rPr>
        <w:t>name</w:t>
      </w:r>
      <w:r w:rsidRPr="00FD4A4B">
        <w:rPr>
          <w:lang w:eastAsia="ja-JP"/>
        </w:rPr>
        <w:t xml:space="preserve">, </w:t>
      </w:r>
      <w:r w:rsidRPr="00FD4A4B">
        <w:rPr>
          <w:spacing w:val="1"/>
          <w:lang w:eastAsia="ja-JP"/>
        </w:rPr>
        <w:t>enable</w:t>
      </w:r>
      <w:r w:rsidRPr="00FD4A4B">
        <w:rPr>
          <w:lang w:eastAsia="ja-JP"/>
        </w:rPr>
        <w:t>s</w:t>
      </w:r>
      <w:r w:rsidRPr="00E32DBA">
        <w:t xml:space="preserve"> </w:t>
      </w:r>
      <w:r w:rsidRPr="00FD4A4B">
        <w:rPr>
          <w:spacing w:val="1"/>
          <w:lang w:eastAsia="ja-JP"/>
        </w:rPr>
        <w:t>unambiguou</w:t>
      </w:r>
      <w:r w:rsidRPr="00FD4A4B">
        <w:rPr>
          <w:lang w:eastAsia="ja-JP"/>
        </w:rPr>
        <w:t>s</w:t>
      </w:r>
      <w:r w:rsidRPr="00E32DBA">
        <w:t xml:space="preserve"> </w:t>
      </w:r>
      <w:r w:rsidRPr="00FD4A4B">
        <w:rPr>
          <w:spacing w:val="1"/>
          <w:lang w:eastAsia="ja-JP"/>
        </w:rPr>
        <w:t>authenticatio</w:t>
      </w:r>
      <w:r w:rsidRPr="00FD4A4B">
        <w:rPr>
          <w:lang w:eastAsia="ja-JP"/>
        </w:rPr>
        <w:t>n</w:t>
      </w:r>
      <w:r w:rsidRPr="00E32DBA">
        <w:t xml:space="preserve"> </w:t>
      </w:r>
      <w:r w:rsidRPr="00FD4A4B">
        <w:rPr>
          <w:spacing w:val="1"/>
          <w:lang w:eastAsia="ja-JP"/>
        </w:rPr>
        <w:t>an</w:t>
      </w:r>
      <w:r w:rsidRPr="00FD4A4B">
        <w:rPr>
          <w:lang w:eastAsia="ja-JP"/>
        </w:rPr>
        <w:t>d</w:t>
      </w:r>
      <w:r w:rsidRPr="00FD4A4B">
        <w:rPr>
          <w:spacing w:val="2"/>
          <w:lang w:eastAsia="ja-JP"/>
        </w:rPr>
        <w:t xml:space="preserve"> </w:t>
      </w:r>
      <w:r w:rsidRPr="00FD4A4B">
        <w:rPr>
          <w:spacing w:val="1"/>
          <w:lang w:eastAsia="ja-JP"/>
        </w:rPr>
        <w:t>identi</w:t>
      </w:r>
      <w:r w:rsidRPr="00FD4A4B">
        <w:rPr>
          <w:lang w:eastAsia="ja-JP"/>
        </w:rPr>
        <w:t>fication</w:t>
      </w:r>
      <w:r w:rsidRPr="00E32DBA">
        <w:t xml:space="preserve"> </w:t>
      </w:r>
      <w:r w:rsidRPr="00FD4A4B">
        <w:rPr>
          <w:lang w:eastAsia="ja-JP"/>
        </w:rPr>
        <w:t>of</w:t>
      </w:r>
      <w:r w:rsidRPr="00E32DBA">
        <w:t xml:space="preserve"> </w:t>
      </w:r>
      <w:r w:rsidRPr="00FD4A4B">
        <w:rPr>
          <w:lang w:eastAsia="ja-JP"/>
        </w:rPr>
        <w:t>the</w:t>
      </w:r>
      <w:r w:rsidRPr="00E32DBA">
        <w:t xml:space="preserve"> </w:t>
      </w:r>
      <w:r w:rsidRPr="00FD4A4B">
        <w:rPr>
          <w:lang w:eastAsia="ja-JP"/>
        </w:rPr>
        <w:t>authorized</w:t>
      </w:r>
      <w:r w:rsidRPr="00E32DBA">
        <w:t xml:space="preserve"> </w:t>
      </w:r>
      <w:r w:rsidRPr="00FD4A4B">
        <w:rPr>
          <w:lang w:eastAsia="ja-JP"/>
        </w:rPr>
        <w:t>user.</w:t>
      </w:r>
    </w:p>
    <w:p w14:paraId="4E4D0B8B" w14:textId="77777777" w:rsidR="00884E77" w:rsidRPr="00FD4A4B" w:rsidRDefault="00884E77" w:rsidP="0094445D">
      <w:pPr>
        <w:rPr>
          <w:lang w:eastAsia="ja-JP"/>
        </w:rPr>
      </w:pPr>
      <w:r w:rsidRPr="00FD4A4B">
        <w:rPr>
          <w:lang w:eastAsia="ja-JP"/>
        </w:rPr>
        <w:t>Authentication</w:t>
      </w:r>
      <w:r w:rsidRPr="00E32DBA">
        <w:t xml:space="preserve"> </w:t>
      </w:r>
      <w:r w:rsidRPr="00FD4A4B">
        <w:rPr>
          <w:lang w:eastAsia="ja-JP"/>
        </w:rPr>
        <w:t>attributes</w:t>
      </w:r>
      <w:r w:rsidRPr="00E32DBA">
        <w:t xml:space="preserve"> </w:t>
      </w:r>
      <w:r w:rsidRPr="00FD4A4B">
        <w:rPr>
          <w:lang w:eastAsia="ja-JP"/>
        </w:rPr>
        <w:t>include:</w:t>
      </w:r>
    </w:p>
    <w:p w14:paraId="7CC0A444" w14:textId="77777777" w:rsidR="00884E77" w:rsidRPr="00FD4A4B" w:rsidRDefault="006D5002" w:rsidP="006D5002">
      <w:pPr>
        <w:pStyle w:val="B1"/>
        <w:rPr>
          <w:lang w:eastAsia="ja-JP"/>
        </w:rPr>
      </w:pPr>
      <w:r w:rsidRPr="00FD4A4B">
        <w:rPr>
          <w:lang w:eastAsia="ja-JP"/>
        </w:rPr>
        <w:t>-</w:t>
      </w:r>
      <w:r w:rsidRPr="00FD4A4B">
        <w:rPr>
          <w:lang w:eastAsia="ja-JP"/>
        </w:rPr>
        <w:tab/>
      </w:r>
      <w:r w:rsidR="00884E77" w:rsidRPr="00FD4A4B">
        <w:rPr>
          <w:lang w:eastAsia="ja-JP"/>
        </w:rPr>
        <w:t>Cryptographic</w:t>
      </w:r>
      <w:r w:rsidR="00884E77" w:rsidRPr="00FD4A4B">
        <w:rPr>
          <w:spacing w:val="-11"/>
          <w:lang w:eastAsia="ja-JP"/>
        </w:rPr>
        <w:t xml:space="preserve"> </w:t>
      </w:r>
      <w:r w:rsidR="00884E77" w:rsidRPr="00FD4A4B">
        <w:rPr>
          <w:lang w:eastAsia="ja-JP"/>
        </w:rPr>
        <w:t>keys</w:t>
      </w:r>
    </w:p>
    <w:p w14:paraId="056ABD91" w14:textId="77777777" w:rsidR="00884E77" w:rsidRPr="00FD4A4B" w:rsidRDefault="006D5002" w:rsidP="006D5002">
      <w:pPr>
        <w:pStyle w:val="B1"/>
        <w:rPr>
          <w:lang w:eastAsia="ja-JP"/>
        </w:rPr>
      </w:pPr>
      <w:r w:rsidRPr="00FD4A4B">
        <w:rPr>
          <w:lang w:eastAsia="ja-JP"/>
        </w:rPr>
        <w:t>-</w:t>
      </w:r>
      <w:r w:rsidRPr="00FD4A4B">
        <w:rPr>
          <w:lang w:eastAsia="ja-JP"/>
        </w:rPr>
        <w:tab/>
      </w:r>
      <w:r w:rsidR="00884E77" w:rsidRPr="00FD4A4B">
        <w:rPr>
          <w:lang w:eastAsia="ja-JP"/>
        </w:rPr>
        <w:t>Token</w:t>
      </w:r>
    </w:p>
    <w:p w14:paraId="6AF716B3" w14:textId="77777777" w:rsidR="00884E77" w:rsidRPr="00FD4A4B" w:rsidRDefault="006D5002" w:rsidP="006D5002">
      <w:pPr>
        <w:pStyle w:val="B1"/>
        <w:rPr>
          <w:lang w:eastAsia="ja-JP"/>
        </w:rPr>
      </w:pPr>
      <w:r w:rsidRPr="00FD4A4B">
        <w:rPr>
          <w:lang w:eastAsia="ja-JP"/>
        </w:rPr>
        <w:t>-</w:t>
      </w:r>
      <w:r w:rsidRPr="00FD4A4B">
        <w:rPr>
          <w:lang w:eastAsia="ja-JP"/>
        </w:rPr>
        <w:tab/>
      </w:r>
      <w:r w:rsidR="00884E77" w:rsidRPr="00FD4A4B">
        <w:rPr>
          <w:lang w:eastAsia="ja-JP"/>
        </w:rPr>
        <w:t>Passwords</w:t>
      </w:r>
    </w:p>
    <w:p w14:paraId="242EC59E" w14:textId="77777777" w:rsidR="00E92A47" w:rsidRPr="00FD4A4B" w:rsidRDefault="00884E77" w:rsidP="009D1E7D">
      <w:r w:rsidRPr="00FD4A4B">
        <w:t xml:space="preserve">This means that authentication based on a parameter that can be spoofed (e.g. phone numbers, public IP addresses or VPN membership) is not permitted. Exceptions are attributes that cannot be faked or spoofed by an attacker. </w:t>
      </w:r>
    </w:p>
    <w:p w14:paraId="31600A27" w14:textId="77777777" w:rsidR="00884E77" w:rsidRPr="00FD4A4B" w:rsidRDefault="00C101AC" w:rsidP="009D1E7D">
      <w:pPr>
        <w:pStyle w:val="NO"/>
        <w:rPr>
          <w:lang w:eastAsia="ja-JP"/>
        </w:rPr>
      </w:pPr>
      <w:r w:rsidRPr="00E32DBA">
        <w:t xml:space="preserve">NOTE: </w:t>
      </w:r>
      <w:r w:rsidR="0094445D" w:rsidRPr="00E32DBA">
        <w:tab/>
      </w:r>
      <w:r w:rsidR="00884E77" w:rsidRPr="00FD4A4B">
        <w:rPr>
          <w:lang w:eastAsia="ja-JP"/>
        </w:rPr>
        <w:t>Several</w:t>
      </w:r>
      <w:r w:rsidR="00884E77" w:rsidRPr="00E32DBA">
        <w:t xml:space="preserve"> </w:t>
      </w:r>
      <w:r w:rsidR="00884E77" w:rsidRPr="00FD4A4B">
        <w:rPr>
          <w:lang w:eastAsia="ja-JP"/>
        </w:rPr>
        <w:t>of</w:t>
      </w:r>
      <w:r w:rsidR="00884E77" w:rsidRPr="00E32DBA">
        <w:t xml:space="preserve"> </w:t>
      </w:r>
      <w:r w:rsidR="00884E77" w:rsidRPr="00FD4A4B">
        <w:rPr>
          <w:lang w:eastAsia="ja-JP"/>
        </w:rPr>
        <w:t>the</w:t>
      </w:r>
      <w:r w:rsidR="00884E77" w:rsidRPr="00E32DBA">
        <w:t xml:space="preserve"> </w:t>
      </w:r>
      <w:r w:rsidR="00884E77" w:rsidRPr="00FD4A4B">
        <w:rPr>
          <w:lang w:eastAsia="ja-JP"/>
        </w:rPr>
        <w:t>above options</w:t>
      </w:r>
      <w:r w:rsidR="00884E77" w:rsidRPr="00E32DBA">
        <w:t xml:space="preserve"> </w:t>
      </w:r>
      <w:r w:rsidR="00884E77" w:rsidRPr="00FD4A4B">
        <w:rPr>
          <w:lang w:eastAsia="ja-JP"/>
        </w:rPr>
        <w:t>can</w:t>
      </w:r>
      <w:r w:rsidR="00884E77" w:rsidRPr="00E32DBA">
        <w:t xml:space="preserve"> </w:t>
      </w:r>
      <w:r w:rsidR="00884E77" w:rsidRPr="00FD4A4B">
        <w:rPr>
          <w:lang w:eastAsia="ja-JP"/>
        </w:rPr>
        <w:t>be</w:t>
      </w:r>
      <w:r w:rsidR="00884E77" w:rsidRPr="00E32DBA">
        <w:t xml:space="preserve"> </w:t>
      </w:r>
      <w:r w:rsidR="00884E77" w:rsidRPr="00FD4A4B">
        <w:rPr>
          <w:lang w:eastAsia="ja-JP"/>
        </w:rPr>
        <w:t>combined</w:t>
      </w:r>
      <w:r w:rsidR="00884E77" w:rsidRPr="00E32DBA">
        <w:t xml:space="preserve"> </w:t>
      </w:r>
      <w:r w:rsidR="00884E77" w:rsidRPr="00FD4A4B">
        <w:rPr>
          <w:lang w:eastAsia="ja-JP"/>
        </w:rPr>
        <w:t>(dual-factor</w:t>
      </w:r>
      <w:r w:rsidR="00884E77" w:rsidRPr="00E32DBA">
        <w:t xml:space="preserve"> </w:t>
      </w:r>
      <w:r w:rsidR="00884E77" w:rsidRPr="00FD4A4B">
        <w:rPr>
          <w:lang w:eastAsia="ja-JP"/>
        </w:rPr>
        <w:t>authentication)</w:t>
      </w:r>
      <w:r w:rsidR="00884E77" w:rsidRPr="00E32DBA">
        <w:t xml:space="preserve"> </w:t>
      </w:r>
      <w:r w:rsidR="00884E77" w:rsidRPr="00FD4A4B">
        <w:rPr>
          <w:lang w:eastAsia="ja-JP"/>
        </w:rPr>
        <w:t>to</w:t>
      </w:r>
      <w:r w:rsidR="00884E77" w:rsidRPr="00E32DBA">
        <w:t xml:space="preserve"> </w:t>
      </w:r>
      <w:r w:rsidR="00884E77" w:rsidRPr="00FD4A4B">
        <w:rPr>
          <w:lang w:eastAsia="ja-JP"/>
        </w:rPr>
        <w:t>achieve</w:t>
      </w:r>
      <w:r w:rsidR="00884E77" w:rsidRPr="00E32DBA">
        <w:t xml:space="preserve"> </w:t>
      </w:r>
      <w:r w:rsidR="00884E77" w:rsidRPr="00FD4A4B">
        <w:rPr>
          <w:lang w:eastAsia="ja-JP"/>
        </w:rPr>
        <w:t>a</w:t>
      </w:r>
      <w:r w:rsidR="00884E77" w:rsidRPr="00E32DBA">
        <w:t xml:space="preserve"> </w:t>
      </w:r>
      <w:r w:rsidR="00884E77" w:rsidRPr="00FD4A4B">
        <w:rPr>
          <w:lang w:eastAsia="ja-JP"/>
        </w:rPr>
        <w:t>higher level of</w:t>
      </w:r>
      <w:r w:rsidR="00884E77" w:rsidRPr="00E32DBA">
        <w:t xml:space="preserve"> </w:t>
      </w:r>
      <w:r w:rsidR="00884E77" w:rsidRPr="00FD4A4B">
        <w:rPr>
          <w:lang w:eastAsia="ja-JP"/>
        </w:rPr>
        <w:t>security.</w:t>
      </w:r>
      <w:r w:rsidR="00884E77" w:rsidRPr="00E32DBA">
        <w:t xml:space="preserve"> </w:t>
      </w:r>
      <w:r w:rsidR="00884E77" w:rsidRPr="00FD4A4B">
        <w:rPr>
          <w:lang w:eastAsia="ja-JP"/>
        </w:rPr>
        <w:t>Whether</w:t>
      </w:r>
      <w:r w:rsidR="00884E77" w:rsidRPr="00E32DBA">
        <w:t xml:space="preserve"> </w:t>
      </w:r>
      <w:r w:rsidR="00884E77" w:rsidRPr="00FD4A4B">
        <w:rPr>
          <w:lang w:eastAsia="ja-JP"/>
        </w:rPr>
        <w:t>or not</w:t>
      </w:r>
      <w:r w:rsidR="00884E77" w:rsidRPr="00E32DBA">
        <w:t xml:space="preserve"> </w:t>
      </w:r>
      <w:r w:rsidR="00884E77" w:rsidRPr="00FD4A4B">
        <w:rPr>
          <w:lang w:eastAsia="ja-JP"/>
        </w:rPr>
        <w:t>this</w:t>
      </w:r>
      <w:r w:rsidR="00884E77" w:rsidRPr="00E32DBA">
        <w:t xml:space="preserve"> </w:t>
      </w:r>
      <w:r w:rsidR="00884E77" w:rsidRPr="00FD4A4B">
        <w:rPr>
          <w:lang w:eastAsia="ja-JP"/>
        </w:rPr>
        <w:t>is</w:t>
      </w:r>
      <w:r w:rsidR="00884E77" w:rsidRPr="00E32DBA">
        <w:t xml:space="preserve"> </w:t>
      </w:r>
      <w:r w:rsidR="00884E77" w:rsidRPr="00FD4A4B">
        <w:rPr>
          <w:lang w:eastAsia="ja-JP"/>
        </w:rPr>
        <w:t>suitable</w:t>
      </w:r>
      <w:r w:rsidR="00884E77" w:rsidRPr="00E32DBA">
        <w:t xml:space="preserve"> </w:t>
      </w:r>
      <w:r w:rsidR="00884E77" w:rsidRPr="00FD4A4B">
        <w:rPr>
          <w:lang w:eastAsia="ja-JP"/>
        </w:rPr>
        <w:t>and</w:t>
      </w:r>
      <w:r w:rsidR="00884E77" w:rsidRPr="00E32DBA">
        <w:t xml:space="preserve"> </w:t>
      </w:r>
      <w:r w:rsidR="00884E77" w:rsidRPr="00FD4A4B">
        <w:rPr>
          <w:lang w:eastAsia="ja-JP"/>
        </w:rPr>
        <w:t>necessary</w:t>
      </w:r>
      <w:r w:rsidR="00884E77" w:rsidRPr="00E32DBA">
        <w:t xml:space="preserve"> </w:t>
      </w:r>
      <w:r w:rsidR="00884E77" w:rsidRPr="00FD4A4B">
        <w:rPr>
          <w:lang w:eastAsia="ja-JP"/>
        </w:rPr>
        <w:t>depends</w:t>
      </w:r>
      <w:r w:rsidR="00884E77" w:rsidRPr="00E32DBA">
        <w:t xml:space="preserve"> </w:t>
      </w:r>
      <w:r w:rsidR="00884E77" w:rsidRPr="00FD4A4B">
        <w:rPr>
          <w:lang w:eastAsia="ja-JP"/>
        </w:rPr>
        <w:t>on</w:t>
      </w:r>
      <w:r w:rsidR="00884E77" w:rsidRPr="00E32DBA">
        <w:t xml:space="preserve"> </w:t>
      </w:r>
      <w:r w:rsidR="00884E77" w:rsidRPr="00FD4A4B">
        <w:rPr>
          <w:lang w:eastAsia="ja-JP"/>
        </w:rPr>
        <w:t>the</w:t>
      </w:r>
      <w:r w:rsidR="00884E77" w:rsidRPr="00E32DBA">
        <w:t xml:space="preserve"> </w:t>
      </w:r>
      <w:r w:rsidR="00884E77" w:rsidRPr="00FD4A4B">
        <w:rPr>
          <w:lang w:eastAsia="ja-JP"/>
        </w:rPr>
        <w:t>protection</w:t>
      </w:r>
      <w:r w:rsidR="00884E77" w:rsidRPr="00E32DBA">
        <w:t xml:space="preserve"> </w:t>
      </w:r>
      <w:r w:rsidR="00884E77" w:rsidRPr="00FD4A4B">
        <w:rPr>
          <w:lang w:eastAsia="ja-JP"/>
        </w:rPr>
        <w:t>needs of</w:t>
      </w:r>
      <w:r w:rsidR="00884E77" w:rsidRPr="00E32DBA">
        <w:t xml:space="preserve"> </w:t>
      </w:r>
      <w:r w:rsidR="00884E77" w:rsidRPr="00FD4A4B">
        <w:rPr>
          <w:lang w:eastAsia="ja-JP"/>
        </w:rPr>
        <w:t>the</w:t>
      </w:r>
      <w:r w:rsidR="00884E77" w:rsidRPr="00E32DBA">
        <w:t xml:space="preserve"> </w:t>
      </w:r>
      <w:r w:rsidR="00884E77" w:rsidRPr="00FD4A4B">
        <w:rPr>
          <w:lang w:eastAsia="ja-JP"/>
        </w:rPr>
        <w:t>individual</w:t>
      </w:r>
      <w:r w:rsidR="00884E77" w:rsidRPr="00E32DBA">
        <w:t xml:space="preserve"> </w:t>
      </w:r>
      <w:r w:rsidR="00884E77" w:rsidRPr="00FD4A4B">
        <w:rPr>
          <w:lang w:eastAsia="ja-JP"/>
        </w:rPr>
        <w:t>system</w:t>
      </w:r>
      <w:r w:rsidR="00884E77" w:rsidRPr="00E32DBA">
        <w:t xml:space="preserve"> </w:t>
      </w:r>
      <w:r w:rsidR="00884E77" w:rsidRPr="00FD4A4B">
        <w:rPr>
          <w:lang w:eastAsia="ja-JP"/>
        </w:rPr>
        <w:t>and</w:t>
      </w:r>
      <w:r w:rsidR="00884E77" w:rsidRPr="00E32DBA">
        <w:t xml:space="preserve"> </w:t>
      </w:r>
      <w:r w:rsidR="00884E77" w:rsidRPr="00FD4A4B">
        <w:rPr>
          <w:lang w:eastAsia="ja-JP"/>
        </w:rPr>
        <w:t>its</w:t>
      </w:r>
      <w:r w:rsidR="00884E77" w:rsidRPr="00E32DBA">
        <w:t xml:space="preserve"> </w:t>
      </w:r>
      <w:r w:rsidR="00884E77" w:rsidRPr="00FD4A4B">
        <w:rPr>
          <w:lang w:eastAsia="ja-JP"/>
        </w:rPr>
        <w:t>data and</w:t>
      </w:r>
      <w:r w:rsidR="00884E77" w:rsidRPr="00E32DBA">
        <w:t xml:space="preserve"> </w:t>
      </w:r>
      <w:r w:rsidR="00874E6E" w:rsidRPr="00907F75">
        <w:rPr>
          <w:lang w:eastAsia="ja-JP"/>
        </w:rPr>
        <w:t>is</w:t>
      </w:r>
      <w:r w:rsidR="00884E77" w:rsidRPr="00FD4A4B">
        <w:rPr>
          <w:lang w:eastAsia="ja-JP"/>
        </w:rPr>
        <w:t xml:space="preserve"> evaluated</w:t>
      </w:r>
      <w:r w:rsidR="00884E77" w:rsidRPr="00E32DBA">
        <w:t xml:space="preserve"> </w:t>
      </w:r>
      <w:r w:rsidR="00884E77" w:rsidRPr="00FD4A4B">
        <w:rPr>
          <w:lang w:eastAsia="ja-JP"/>
        </w:rPr>
        <w:t>for</w:t>
      </w:r>
      <w:r w:rsidR="00884E77" w:rsidRPr="00E32DBA">
        <w:t xml:space="preserve"> </w:t>
      </w:r>
      <w:r w:rsidR="00884E77" w:rsidRPr="00FD4A4B">
        <w:rPr>
          <w:lang w:eastAsia="ja-JP"/>
        </w:rPr>
        <w:t>individual</w:t>
      </w:r>
      <w:r w:rsidR="00884E77" w:rsidRPr="00E32DBA">
        <w:t xml:space="preserve"> </w:t>
      </w:r>
      <w:r w:rsidR="00884E77" w:rsidRPr="00FD4A4B">
        <w:rPr>
          <w:lang w:eastAsia="ja-JP"/>
        </w:rPr>
        <w:t>cases.</w:t>
      </w:r>
    </w:p>
    <w:p w14:paraId="4C724625" w14:textId="77777777" w:rsidR="005903A0" w:rsidRPr="005903A0" w:rsidRDefault="005903A0" w:rsidP="005903A0">
      <w:pPr>
        <w:rPr>
          <w:i/>
          <w:lang w:eastAsia="ja-JP"/>
        </w:rPr>
      </w:pPr>
      <w:r w:rsidRPr="005903A0">
        <w:rPr>
          <w:i/>
          <w:lang w:eastAsia="ja-JP"/>
        </w:rPr>
        <w:t xml:space="preserve">Threat References: </w:t>
      </w:r>
      <w:r w:rsidRPr="005903A0">
        <w:rPr>
          <w:iCs/>
          <w:lang w:eastAsia="ja-JP"/>
        </w:rPr>
        <w:t>TR 33.926 [4]</w:t>
      </w:r>
      <w:r w:rsidR="008538AF" w:rsidRPr="008538AF">
        <w:rPr>
          <w:iCs/>
          <w:lang w:eastAsia="ja-JP"/>
        </w:rPr>
        <w:t>, 5.3.3.5, IP Spoofing</w:t>
      </w:r>
    </w:p>
    <w:p w14:paraId="56F9DA53" w14:textId="77777777" w:rsidR="00714021" w:rsidRDefault="005903A0" w:rsidP="00AC108F">
      <w:pPr>
        <w:rPr>
          <w:i/>
          <w:lang w:eastAsia="ja-JP"/>
        </w:rPr>
      </w:pPr>
      <w:r w:rsidRPr="005903A0">
        <w:rPr>
          <w:i/>
          <w:lang w:eastAsia="ja-JP"/>
        </w:rPr>
        <w:t>Test Case:</w:t>
      </w:r>
    </w:p>
    <w:p w14:paraId="4A3976AC" w14:textId="77777777" w:rsidR="00AC108F" w:rsidRPr="00FD4A4B" w:rsidRDefault="00AC108F" w:rsidP="00AC108F">
      <w:r w:rsidRPr="00FD4A4B">
        <w:rPr>
          <w:b/>
        </w:rPr>
        <w:t>Test Name</w:t>
      </w:r>
      <w:r w:rsidRPr="00FD4A4B">
        <w:t>: TC_ACCOUNT_PROTECTION</w:t>
      </w:r>
    </w:p>
    <w:p w14:paraId="198A7A21" w14:textId="77777777" w:rsidR="00AC108F" w:rsidRPr="00714021" w:rsidRDefault="00AC108F" w:rsidP="00714021">
      <w:pPr>
        <w:rPr>
          <w:b/>
          <w:bCs/>
          <w:lang w:eastAsia="zh-CN"/>
        </w:rPr>
      </w:pPr>
      <w:r w:rsidRPr="00714021">
        <w:rPr>
          <w:b/>
          <w:bCs/>
          <w:lang w:eastAsia="zh-CN"/>
        </w:rPr>
        <w:t>Purpose:</w:t>
      </w:r>
    </w:p>
    <w:p w14:paraId="707C0F10" w14:textId="77777777" w:rsidR="00AC108F" w:rsidRPr="00FD4A4B" w:rsidRDefault="00AC108F" w:rsidP="00AC108F">
      <w:r w:rsidRPr="00FD4A4B">
        <w:t xml:space="preserve">To ensure that </w:t>
      </w:r>
      <w:r w:rsidRPr="00FD4A4B">
        <w:rPr>
          <w:lang w:eastAsia="zh-CN"/>
        </w:rPr>
        <w:t>all accounts are protected by at least one authentication attribute.</w:t>
      </w:r>
    </w:p>
    <w:p w14:paraId="625AD92A" w14:textId="77777777" w:rsidR="00AC108F" w:rsidRPr="00714021" w:rsidRDefault="00AC108F" w:rsidP="00714021">
      <w:pPr>
        <w:rPr>
          <w:b/>
          <w:bCs/>
          <w:lang w:eastAsia="zh-CN"/>
        </w:rPr>
      </w:pPr>
      <w:r w:rsidRPr="00714021">
        <w:rPr>
          <w:b/>
          <w:bCs/>
          <w:lang w:eastAsia="zh-CN"/>
        </w:rPr>
        <w:t>Procedure and execution steps:</w:t>
      </w:r>
    </w:p>
    <w:p w14:paraId="5249FFF1" w14:textId="77777777" w:rsidR="00AC108F" w:rsidRPr="00714021" w:rsidRDefault="00AC108F" w:rsidP="00714021">
      <w:pPr>
        <w:rPr>
          <w:b/>
          <w:bCs/>
          <w:lang w:eastAsia="zh-CN"/>
        </w:rPr>
      </w:pPr>
      <w:r w:rsidRPr="00714021">
        <w:rPr>
          <w:b/>
          <w:bCs/>
          <w:lang w:eastAsia="zh-CN"/>
        </w:rPr>
        <w:t>Pre-Conditions:</w:t>
      </w:r>
    </w:p>
    <w:p w14:paraId="7BEC98AA" w14:textId="77777777" w:rsidR="00AC108F" w:rsidRPr="00FD4A4B" w:rsidRDefault="00AC108F" w:rsidP="00AC108F">
      <w:pPr>
        <w:pStyle w:val="B1"/>
      </w:pPr>
      <w:r w:rsidRPr="00FD4A4B">
        <w:rPr>
          <w:lang w:eastAsia="zh-CN"/>
        </w:rPr>
        <w:t>1)</w:t>
      </w:r>
      <w:r w:rsidRPr="00FD4A4B">
        <w:rPr>
          <w:lang w:eastAsia="zh-CN"/>
        </w:rPr>
        <w:tab/>
        <w:t>All predefined accounts are identified</w:t>
      </w:r>
      <w:r w:rsidRPr="00FD4A4B">
        <w:t xml:space="preserve"> in the documentation accompanying the Network Product.</w:t>
      </w:r>
    </w:p>
    <w:p w14:paraId="3EA9A2FA" w14:textId="77777777" w:rsidR="00AC108F" w:rsidRPr="00FD4A4B" w:rsidRDefault="00AC108F" w:rsidP="00AC108F">
      <w:pPr>
        <w:pStyle w:val="B1"/>
      </w:pPr>
      <w:r w:rsidRPr="00FD4A4B">
        <w:t>2)</w:t>
      </w:r>
      <w:r w:rsidRPr="00FD4A4B">
        <w:tab/>
        <w:t xml:space="preserve">Instructions of how to create new accounts </w:t>
      </w:r>
      <w:r w:rsidRPr="00FD4A4B">
        <w:rPr>
          <w:lang w:eastAsia="zh-CN"/>
        </w:rPr>
        <w:t xml:space="preserve">are </w:t>
      </w:r>
      <w:r w:rsidRPr="00FD4A4B">
        <w:t>provided in the documentation accompanying the Network Product.</w:t>
      </w:r>
    </w:p>
    <w:p w14:paraId="0CDE15FC" w14:textId="77777777" w:rsidR="00AC108F" w:rsidRPr="00FD4A4B" w:rsidRDefault="00AC108F" w:rsidP="00AC108F">
      <w:pPr>
        <w:pStyle w:val="B1"/>
      </w:pPr>
      <w:r w:rsidRPr="00FD4A4B">
        <w:t>3)</w:t>
      </w:r>
      <w:r w:rsidRPr="00FD4A4B">
        <w:tab/>
        <w:t>Instructions of how administrator user can view all existing accounts in the database are provided in the documentation accompanying the Network Product.</w:t>
      </w:r>
    </w:p>
    <w:p w14:paraId="3EFE0AC3" w14:textId="77777777" w:rsidR="00AC108F" w:rsidRPr="00FD4A4B" w:rsidRDefault="00AC108F" w:rsidP="007F56FE">
      <w:pPr>
        <w:pStyle w:val="NO"/>
      </w:pPr>
      <w:r w:rsidRPr="00FD4A4B">
        <w:t xml:space="preserve">NOTE: </w:t>
      </w:r>
      <w:r w:rsidR="0094445D" w:rsidRPr="00FD4A4B">
        <w:tab/>
      </w:r>
      <w:r w:rsidRPr="00FD4A4B">
        <w:t xml:space="preserve">No test is provided here for finding undocumented hard coded accounts as such tests be impossible to define in a general way. </w:t>
      </w:r>
    </w:p>
    <w:p w14:paraId="32EFA6BE" w14:textId="77777777" w:rsidR="00AC108F" w:rsidRPr="00714021" w:rsidRDefault="00AC108F" w:rsidP="00714021">
      <w:pPr>
        <w:rPr>
          <w:b/>
          <w:bCs/>
          <w:lang w:eastAsia="zh-CN"/>
        </w:rPr>
      </w:pPr>
      <w:r w:rsidRPr="00714021">
        <w:rPr>
          <w:b/>
          <w:bCs/>
          <w:lang w:eastAsia="zh-CN"/>
        </w:rPr>
        <w:t>Execution Steps:</w:t>
      </w:r>
    </w:p>
    <w:p w14:paraId="2EDCA0F0" w14:textId="77777777" w:rsidR="00AC108F" w:rsidRPr="00FD4A4B" w:rsidRDefault="00AC108F" w:rsidP="00AC108F">
      <w:pPr>
        <w:ind w:left="284"/>
      </w:pPr>
    </w:p>
    <w:p w14:paraId="6116EFD3" w14:textId="77777777" w:rsidR="00AC108F" w:rsidRPr="00FD4A4B" w:rsidRDefault="00AC108F" w:rsidP="00AC108F">
      <w:pPr>
        <w:pStyle w:val="B1"/>
      </w:pPr>
      <w:r w:rsidRPr="00FD4A4B">
        <w:t>1)</w:t>
      </w:r>
      <w:r w:rsidRPr="00FD4A4B">
        <w:tab/>
        <w:t>After login via account with necessary access rights (</w:t>
      </w:r>
      <w:r w:rsidR="00614893" w:rsidRPr="00FD4A4B">
        <w:t>e.g.</w:t>
      </w:r>
      <w:r w:rsidRPr="00FD4A4B">
        <w:t xml:space="preserve"> Admin) search in the database for any undocumented account.</w:t>
      </w:r>
    </w:p>
    <w:p w14:paraId="47FB6D49" w14:textId="77777777" w:rsidR="00AC108F" w:rsidRPr="00FD4A4B" w:rsidRDefault="00AC108F" w:rsidP="00AC108F">
      <w:pPr>
        <w:pStyle w:val="B1"/>
      </w:pPr>
      <w:r w:rsidRPr="00FD4A4B">
        <w:t>2)</w:t>
      </w:r>
      <w:r w:rsidRPr="00FD4A4B">
        <w:tab/>
        <w:t>Attempt login to all predefined accounts identified (either documented or not) with and without using the respective authentication attribute.</w:t>
      </w:r>
    </w:p>
    <w:p w14:paraId="139C581F" w14:textId="77777777" w:rsidR="00AC108F" w:rsidRPr="00FD4A4B" w:rsidRDefault="00AC108F" w:rsidP="00AC108F">
      <w:pPr>
        <w:pStyle w:val="B1"/>
      </w:pPr>
      <w:r w:rsidRPr="00FD4A4B">
        <w:t>3)</w:t>
      </w:r>
      <w:r w:rsidRPr="00FD4A4B">
        <w:tab/>
        <w:t>Create a new account by following instructions in documentation.</w:t>
      </w:r>
    </w:p>
    <w:p w14:paraId="6FED657D" w14:textId="77777777" w:rsidR="00AC108F" w:rsidRPr="00FD4A4B" w:rsidRDefault="00AC108F" w:rsidP="00AC108F">
      <w:pPr>
        <w:pStyle w:val="B1"/>
      </w:pPr>
      <w:r w:rsidRPr="00FD4A4B">
        <w:t>4)</w:t>
      </w:r>
      <w:r w:rsidRPr="00FD4A4B">
        <w:tab/>
        <w:t>Attempt login to the newly created account.</w:t>
      </w:r>
    </w:p>
    <w:p w14:paraId="015B7083" w14:textId="77777777" w:rsidR="00AC108F" w:rsidRPr="007F02B1" w:rsidRDefault="00AC108F" w:rsidP="007F02B1">
      <w:pPr>
        <w:rPr>
          <w:b/>
          <w:bCs/>
          <w:lang w:eastAsia="zh-CN"/>
        </w:rPr>
      </w:pPr>
      <w:r w:rsidRPr="007F02B1">
        <w:rPr>
          <w:b/>
          <w:bCs/>
          <w:lang w:eastAsia="zh-CN"/>
        </w:rPr>
        <w:t>Expected Results:</w:t>
      </w:r>
    </w:p>
    <w:p w14:paraId="2BF80E0F" w14:textId="77777777" w:rsidR="00AC108F" w:rsidRPr="00FD4A4B" w:rsidRDefault="00AC108F" w:rsidP="00AC108F">
      <w:pPr>
        <w:pStyle w:val="B1"/>
        <w:rPr>
          <w:lang w:eastAsia="zh-CN"/>
        </w:rPr>
      </w:pPr>
      <w:r w:rsidRPr="00FD4A4B">
        <w:rPr>
          <w:lang w:eastAsia="zh-CN"/>
        </w:rPr>
        <w:t>1)</w:t>
      </w:r>
      <w:r w:rsidRPr="00FD4A4B">
        <w:rPr>
          <w:lang w:eastAsia="zh-CN"/>
        </w:rPr>
        <w:tab/>
        <w:t>It is not possible to login to any predefined account without using at least one authentication attribute that satisfies the conditions in the requirement.</w:t>
      </w:r>
    </w:p>
    <w:p w14:paraId="66401F54" w14:textId="77777777" w:rsidR="00AC108F" w:rsidRPr="00FD4A4B" w:rsidRDefault="00AC108F" w:rsidP="00AC108F">
      <w:pPr>
        <w:pStyle w:val="B1"/>
        <w:rPr>
          <w:b/>
          <w:lang w:eastAsia="zh-CN"/>
        </w:rPr>
      </w:pPr>
      <w:r w:rsidRPr="00FD4A4B">
        <w:rPr>
          <w:lang w:eastAsia="zh-CN"/>
        </w:rPr>
        <w:t>2)</w:t>
      </w:r>
      <w:r w:rsidRPr="00FD4A4B">
        <w:rPr>
          <w:lang w:eastAsia="zh-CN"/>
        </w:rPr>
        <w:tab/>
        <w:t>It is not possible to login to any newly created account without usage of at least one authentication attribute that satisfies the conditions in the requirement.</w:t>
      </w:r>
    </w:p>
    <w:p w14:paraId="44FEC29A" w14:textId="77777777" w:rsidR="00D43B8A" w:rsidRPr="007F02B1" w:rsidRDefault="00AC108F" w:rsidP="007F02B1">
      <w:pPr>
        <w:rPr>
          <w:b/>
          <w:bCs/>
          <w:lang w:eastAsia="zh-CN"/>
        </w:rPr>
      </w:pPr>
      <w:r w:rsidRPr="007F02B1">
        <w:rPr>
          <w:b/>
          <w:bCs/>
          <w:lang w:eastAsia="zh-CN"/>
        </w:rPr>
        <w:t xml:space="preserve">Expected format of evidence: </w:t>
      </w:r>
    </w:p>
    <w:p w14:paraId="7C7C7172" w14:textId="77777777" w:rsidR="00884E77" w:rsidRPr="00FD4A4B" w:rsidRDefault="00D43B8A" w:rsidP="007F02B1">
      <w:pPr>
        <w:rPr>
          <w:rFonts w:ascii="Arial" w:hAnsi="Arial"/>
        </w:rPr>
      </w:pPr>
      <w:r>
        <w:rPr>
          <w:lang w:eastAsia="zh-CN"/>
        </w:rPr>
        <w:t>Evidence containing the results of all login attempts, e.g. screenshots, log files, error messages.</w:t>
      </w:r>
    </w:p>
    <w:p w14:paraId="4D192B02" w14:textId="77777777" w:rsidR="00884E77" w:rsidRPr="00FD4A4B" w:rsidRDefault="000E530A" w:rsidP="00422FE5">
      <w:pPr>
        <w:pStyle w:val="Heading6"/>
      </w:pPr>
      <w:bookmarkStart w:id="190" w:name="_Toc224924961"/>
      <w:bookmarkStart w:id="191" w:name="_CR4_2_3_4_2_2"/>
      <w:r w:rsidRPr="00907F75">
        <w:t>4</w:t>
      </w:r>
      <w:r w:rsidR="00884E77" w:rsidRPr="00FD4A4B">
        <w:t>.2.3.4.2.2</w:t>
      </w:r>
      <w:r w:rsidR="00884E77" w:rsidRPr="00FD4A4B">
        <w:tab/>
      </w:r>
      <w:r w:rsidR="00474E1F" w:rsidRPr="00474E1F">
        <w:t>Deletion or disablement of p</w:t>
      </w:r>
      <w:r w:rsidR="00884E77" w:rsidRPr="00FD4A4B">
        <w:t>redefined accounts</w:t>
      </w:r>
      <w:bookmarkEnd w:id="190"/>
      <w:r w:rsidR="00884E77" w:rsidRPr="00FD4A4B">
        <w:t xml:space="preserve"> </w:t>
      </w:r>
    </w:p>
    <w:bookmarkEnd w:id="191"/>
    <w:p w14:paraId="5993CAA9" w14:textId="77777777" w:rsidR="00884E77" w:rsidRDefault="00884E77" w:rsidP="00884E77">
      <w:pPr>
        <w:rPr>
          <w:rFonts w:ascii="Arial" w:hAnsi="Arial" w:cs="Arial"/>
          <w:lang w:eastAsia="ja-JP"/>
        </w:rPr>
      </w:pPr>
      <w:r w:rsidRPr="00FD4A4B">
        <w:rPr>
          <w:i/>
          <w:lang w:eastAsia="ja-JP"/>
        </w:rPr>
        <w:t>Requirement Name:</w:t>
      </w:r>
      <w:r w:rsidRPr="00FD4A4B">
        <w:rPr>
          <w:rFonts w:ascii="Arial" w:hAnsi="Arial" w:cs="Arial"/>
          <w:lang w:eastAsia="ja-JP"/>
        </w:rPr>
        <w:t xml:space="preserve"> </w:t>
      </w:r>
      <w:r w:rsidR="00474E1F" w:rsidRPr="00474E1F">
        <w:rPr>
          <w:lang w:eastAsia="ja-JP"/>
        </w:rPr>
        <w:t>Deletion or disablement of p</w:t>
      </w:r>
      <w:r w:rsidRPr="00FD4A4B">
        <w:rPr>
          <w:lang w:eastAsia="ja-JP"/>
        </w:rPr>
        <w:t>redefined accounts</w:t>
      </w:r>
      <w:r w:rsidRPr="00FD4A4B">
        <w:rPr>
          <w:rFonts w:ascii="Arial" w:hAnsi="Arial" w:cs="Arial"/>
          <w:lang w:eastAsia="ja-JP"/>
        </w:rPr>
        <w:t>.</w:t>
      </w:r>
    </w:p>
    <w:p w14:paraId="15D2948E" w14:textId="77777777" w:rsidR="005903A0" w:rsidRPr="00FD4A4B" w:rsidRDefault="005903A0" w:rsidP="00884E77">
      <w:pPr>
        <w:rPr>
          <w:i/>
          <w:lang w:eastAsia="ja-JP"/>
        </w:rPr>
      </w:pPr>
      <w:r>
        <w:rPr>
          <w:i/>
          <w:lang w:eastAsia="ja-JP"/>
        </w:rPr>
        <w:t>Requirement Reference</w:t>
      </w:r>
      <w:r>
        <w:rPr>
          <w:lang w:eastAsia="ja-JP"/>
        </w:rPr>
        <w:t>: In accordance with industry best practice.</w:t>
      </w:r>
    </w:p>
    <w:p w14:paraId="4A99D949" w14:textId="77777777" w:rsidR="00884E77" w:rsidRPr="00FD4A4B" w:rsidRDefault="00884E77" w:rsidP="006D5002">
      <w:r w:rsidRPr="00FD4A4B">
        <w:rPr>
          <w:i/>
          <w:lang w:eastAsia="ja-JP"/>
        </w:rPr>
        <w:t>Requirement Description:</w:t>
      </w:r>
      <w:r w:rsidRPr="00FD4A4B">
        <w:rPr>
          <w:lang w:eastAsia="ja-JP"/>
        </w:rPr>
        <w:t xml:space="preserve"> </w:t>
      </w:r>
      <w:r w:rsidRPr="00FD4A4B">
        <w:t>All predefined or default accounts shall be deleted or disabled. Many systems have default accounts (e.g. guest, ctxsys), some of which are preconfigured with or without known passwords. These standard users shall be deleted or disabled. Should this measure not be possible the accounts shall be locked for remote login.</w:t>
      </w:r>
      <w:r w:rsidR="00E8520F" w:rsidRPr="00FD4A4B">
        <w:t xml:space="preserve"> </w:t>
      </w:r>
      <w:r w:rsidRPr="00FD4A4B">
        <w:t xml:space="preserve">In any case disabled or locked accounts shall be configured with a complex password as specified in clause </w:t>
      </w:r>
      <w:r w:rsidR="000E530A">
        <w:t>4</w:t>
      </w:r>
      <w:r w:rsidR="00BE17E7" w:rsidRPr="00FD4A4B">
        <w:t>.2.3.4.3.1 Password Structure</w:t>
      </w:r>
      <w:r w:rsidRPr="00FD4A4B">
        <w:t xml:space="preserve">. This is necessary to prevent </w:t>
      </w:r>
      <w:r w:rsidR="004013BB" w:rsidRPr="00FD4A4B">
        <w:t xml:space="preserve">unauthorized </w:t>
      </w:r>
      <w:r w:rsidRPr="00FD4A4B">
        <w:t>use of such an account in case of misconfiguration.</w:t>
      </w:r>
    </w:p>
    <w:p w14:paraId="0B31AD39" w14:textId="77777777" w:rsidR="00884E77" w:rsidRPr="00FD4A4B" w:rsidRDefault="00884E77" w:rsidP="006D5002">
      <w:pPr>
        <w:rPr>
          <w:rFonts w:ascii="Arial" w:hAnsi="Arial" w:cs="Arial"/>
          <w:lang w:eastAsia="ja-JP"/>
        </w:rPr>
      </w:pPr>
      <w:r w:rsidRPr="00FD4A4B">
        <w:t>Exceptions to this requirement to delete or disable accounts are accounts that are used only internally on the system involved and that are required for one or more applications on the system to function. Also</w:t>
      </w:r>
      <w:r w:rsidR="00422FE5">
        <w:t>,</w:t>
      </w:r>
      <w:r w:rsidRPr="00FD4A4B">
        <w:t xml:space="preserve"> for these accounts remote access or local login shall be forbidden to prevent abusive use by users of the system</w:t>
      </w:r>
      <w:r w:rsidRPr="00E32DBA">
        <w:t>.</w:t>
      </w:r>
    </w:p>
    <w:p w14:paraId="0BCF262C" w14:textId="77777777" w:rsidR="005903A0" w:rsidRDefault="005903A0" w:rsidP="005903A0">
      <w:pPr>
        <w:rPr>
          <w:lang w:eastAsia="ja-JP"/>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5.3.3.1, Default Accounts</w:t>
      </w:r>
    </w:p>
    <w:p w14:paraId="24F81DE2" w14:textId="77777777" w:rsidR="00BE17E7" w:rsidRPr="00FD4A4B" w:rsidRDefault="005903A0" w:rsidP="0094445D">
      <w:pPr>
        <w:rPr>
          <w:b/>
          <w:lang w:eastAsia="zh-CN"/>
        </w:rPr>
      </w:pPr>
      <w:r>
        <w:rPr>
          <w:i/>
          <w:lang w:eastAsia="ja-JP"/>
        </w:rPr>
        <w:t>Test Case</w:t>
      </w:r>
      <w:r>
        <w:rPr>
          <w:iCs/>
          <w:lang w:eastAsia="ja-JP"/>
        </w:rPr>
        <w:t>:</w:t>
      </w:r>
    </w:p>
    <w:p w14:paraId="5D9F2DE8" w14:textId="77777777" w:rsidR="00BE17E7" w:rsidRPr="00FD4A4B" w:rsidRDefault="00BE17E7" w:rsidP="00BE17E7">
      <w:r w:rsidRPr="00FD4A4B">
        <w:rPr>
          <w:b/>
        </w:rPr>
        <w:t>Test Name</w:t>
      </w:r>
      <w:r w:rsidRPr="00FD4A4B">
        <w:t>: TC_PREDEFINED_ACCOUNT_DELETION</w:t>
      </w:r>
    </w:p>
    <w:p w14:paraId="3EB11012" w14:textId="77777777" w:rsidR="00BE17E7" w:rsidRPr="00FD4A4B" w:rsidRDefault="00BE17E7" w:rsidP="0094445D">
      <w:pPr>
        <w:rPr>
          <w:b/>
          <w:lang w:eastAsia="zh-CN"/>
        </w:rPr>
      </w:pPr>
      <w:r w:rsidRPr="00FD4A4B">
        <w:rPr>
          <w:b/>
          <w:lang w:eastAsia="zh-CN"/>
        </w:rPr>
        <w:t>Purpose:</w:t>
      </w:r>
    </w:p>
    <w:p w14:paraId="29C266DF" w14:textId="77777777" w:rsidR="00BE17E7" w:rsidRPr="00FD4A4B" w:rsidRDefault="00BE17E7" w:rsidP="00BE17E7">
      <w:r w:rsidRPr="00FD4A4B">
        <w:t xml:space="preserve">To ensure that </w:t>
      </w:r>
      <w:r w:rsidRPr="00FD4A4B">
        <w:rPr>
          <w:lang w:eastAsia="zh-CN"/>
        </w:rPr>
        <w:t xml:space="preserve">predefined accounts are deleted or disabled unless there is specific exception as defined in the requirement </w:t>
      </w:r>
      <w:r w:rsidR="000E530A">
        <w:rPr>
          <w:lang w:eastAsia="zh-CN"/>
        </w:rPr>
        <w:t>4</w:t>
      </w:r>
      <w:r w:rsidRPr="00FD4A4B">
        <w:rPr>
          <w:lang w:eastAsia="zh-CN"/>
        </w:rPr>
        <w:t>.2.3.4.2.2.</w:t>
      </w:r>
    </w:p>
    <w:p w14:paraId="21F134CF" w14:textId="77777777" w:rsidR="00BE17E7" w:rsidRPr="00FD4A4B" w:rsidRDefault="00BE17E7" w:rsidP="0094445D">
      <w:pPr>
        <w:rPr>
          <w:b/>
          <w:lang w:eastAsia="zh-CN"/>
        </w:rPr>
      </w:pPr>
      <w:r w:rsidRPr="00FD4A4B">
        <w:rPr>
          <w:b/>
          <w:lang w:eastAsia="zh-CN"/>
        </w:rPr>
        <w:t>Procedure and execution steps:</w:t>
      </w:r>
    </w:p>
    <w:p w14:paraId="3D839ABA" w14:textId="77777777" w:rsidR="00BE17E7" w:rsidRPr="00422FE5" w:rsidRDefault="00BE17E7" w:rsidP="00422FE5">
      <w:pPr>
        <w:rPr>
          <w:b/>
          <w:bCs/>
          <w:lang w:eastAsia="zh-CN"/>
        </w:rPr>
      </w:pPr>
      <w:r w:rsidRPr="00422FE5">
        <w:rPr>
          <w:b/>
          <w:bCs/>
          <w:lang w:eastAsia="zh-CN"/>
        </w:rPr>
        <w:t>Pre-Conditions:</w:t>
      </w:r>
    </w:p>
    <w:p w14:paraId="7CD3ADE1" w14:textId="77777777" w:rsidR="00BE17E7" w:rsidRPr="00FD4A4B" w:rsidRDefault="00BE17E7" w:rsidP="009D1E7D">
      <w:pPr>
        <w:pStyle w:val="B1"/>
      </w:pPr>
      <w:r w:rsidRPr="00FD4A4B">
        <w:rPr>
          <w:lang w:eastAsia="zh-CN"/>
        </w:rPr>
        <w:t>1)</w:t>
      </w:r>
      <w:r w:rsidRPr="00FD4A4B">
        <w:rPr>
          <w:lang w:eastAsia="zh-CN"/>
        </w:rPr>
        <w:tab/>
        <w:t>All predefined accounts are identified</w:t>
      </w:r>
      <w:r w:rsidRPr="00FD4A4B">
        <w:t xml:space="preserve"> in the documentation accompanying the Network Product.</w:t>
      </w:r>
    </w:p>
    <w:p w14:paraId="5FC2888C" w14:textId="77777777" w:rsidR="00BE17E7" w:rsidRPr="00FD4A4B" w:rsidRDefault="00BE17E7" w:rsidP="009D1E7D">
      <w:pPr>
        <w:pStyle w:val="B1"/>
      </w:pPr>
      <w:r w:rsidRPr="00FD4A4B">
        <w:t>2)</w:t>
      </w:r>
      <w:r w:rsidRPr="00FD4A4B">
        <w:tab/>
        <w:t>Instructions of how administrator user can view all existing accounts in the database are provided in the documentation accompanying the Network Product.</w:t>
      </w:r>
    </w:p>
    <w:p w14:paraId="44FD4DC8" w14:textId="77777777" w:rsidR="00BE17E7" w:rsidRPr="00FD4A4B" w:rsidRDefault="00BE17E7" w:rsidP="009D1E7D">
      <w:pPr>
        <w:pStyle w:val="NO"/>
      </w:pPr>
      <w:r w:rsidRPr="00FD4A4B">
        <w:t xml:space="preserve">NOTE: </w:t>
      </w:r>
      <w:r w:rsidR="0094445D" w:rsidRPr="00FD4A4B">
        <w:tab/>
      </w:r>
      <w:r w:rsidRPr="00FD4A4B">
        <w:t xml:space="preserve">No test is provided here for finding undocumented hard coded accounts as such tests </w:t>
      </w:r>
      <w:r w:rsidR="00D3724E" w:rsidRPr="00D3724E">
        <w:t xml:space="preserve">can </w:t>
      </w:r>
      <w:r w:rsidRPr="00FD4A4B">
        <w:t>be impossible to define in a general way.</w:t>
      </w:r>
    </w:p>
    <w:p w14:paraId="449DD337" w14:textId="77777777" w:rsidR="00BE17E7" w:rsidRPr="00422FE5" w:rsidRDefault="00BE17E7" w:rsidP="00422FE5">
      <w:pPr>
        <w:rPr>
          <w:b/>
          <w:bCs/>
          <w:lang w:eastAsia="zh-CN"/>
        </w:rPr>
      </w:pPr>
      <w:r w:rsidRPr="00422FE5">
        <w:rPr>
          <w:b/>
          <w:bCs/>
          <w:lang w:eastAsia="zh-CN"/>
        </w:rPr>
        <w:t>Execution Steps:</w:t>
      </w:r>
    </w:p>
    <w:p w14:paraId="75BCAB7C" w14:textId="77777777" w:rsidR="00BE17E7" w:rsidRPr="00FD4A4B" w:rsidRDefault="00BE17E7" w:rsidP="009D1E7D">
      <w:pPr>
        <w:pStyle w:val="B1"/>
        <w:rPr>
          <w:lang w:eastAsia="zh-CN"/>
        </w:rPr>
      </w:pPr>
      <w:r w:rsidRPr="00FD4A4B">
        <w:rPr>
          <w:lang w:eastAsia="zh-CN"/>
        </w:rPr>
        <w:t>1)</w:t>
      </w:r>
      <w:r w:rsidRPr="00FD4A4B">
        <w:rPr>
          <w:lang w:eastAsia="zh-CN"/>
        </w:rPr>
        <w:tab/>
        <w:t>Check in documentation of the existence of any documented predefined account and what is the reason for existence.</w:t>
      </w:r>
    </w:p>
    <w:p w14:paraId="620BB153" w14:textId="77777777" w:rsidR="00BE17E7" w:rsidRPr="00FD4A4B" w:rsidRDefault="00BE17E7" w:rsidP="009D1E7D">
      <w:pPr>
        <w:pStyle w:val="B1"/>
        <w:rPr>
          <w:lang w:eastAsia="zh-CN"/>
        </w:rPr>
      </w:pPr>
      <w:r w:rsidRPr="00FD4A4B">
        <w:rPr>
          <w:lang w:eastAsia="zh-CN"/>
        </w:rPr>
        <w:t>2)</w:t>
      </w:r>
      <w:r w:rsidRPr="00FD4A4B">
        <w:rPr>
          <w:lang w:eastAsia="zh-CN"/>
        </w:rPr>
        <w:tab/>
        <w:t>After login via account with necessary access rights (</w:t>
      </w:r>
      <w:r w:rsidR="00614893" w:rsidRPr="00FD4A4B">
        <w:rPr>
          <w:lang w:eastAsia="zh-CN"/>
        </w:rPr>
        <w:t>e.g.</w:t>
      </w:r>
      <w:r w:rsidRPr="00FD4A4B">
        <w:rPr>
          <w:lang w:eastAsia="zh-CN"/>
        </w:rPr>
        <w:t xml:space="preserve"> Admin) search in the database for any undocumented account.</w:t>
      </w:r>
    </w:p>
    <w:p w14:paraId="759EB1F6" w14:textId="77777777" w:rsidR="00BE17E7" w:rsidRPr="00FD4A4B" w:rsidRDefault="00BE17E7" w:rsidP="009D1E7D">
      <w:pPr>
        <w:pStyle w:val="B1"/>
        <w:rPr>
          <w:lang w:eastAsia="zh-CN"/>
        </w:rPr>
      </w:pPr>
      <w:r w:rsidRPr="00FD4A4B">
        <w:rPr>
          <w:lang w:eastAsia="zh-CN"/>
        </w:rPr>
        <w:t>3)</w:t>
      </w:r>
      <w:r w:rsidRPr="00FD4A4B">
        <w:rPr>
          <w:lang w:eastAsia="zh-CN"/>
        </w:rPr>
        <w:tab/>
        <w:t xml:space="preserve">Check the password complexity of such existing predefined accounts according to the test provided in clause </w:t>
      </w:r>
      <w:r w:rsidR="000E530A" w:rsidRPr="00907F75">
        <w:rPr>
          <w:lang w:eastAsia="zh-CN"/>
        </w:rPr>
        <w:t>4</w:t>
      </w:r>
      <w:r w:rsidRPr="00FD4A4B">
        <w:rPr>
          <w:lang w:eastAsia="zh-CN"/>
        </w:rPr>
        <w:t>.2.3.4.3.1.</w:t>
      </w:r>
    </w:p>
    <w:p w14:paraId="641E3163" w14:textId="77777777" w:rsidR="00BE17E7" w:rsidRPr="00FD4A4B" w:rsidRDefault="00BE17E7" w:rsidP="009D1E7D">
      <w:pPr>
        <w:pStyle w:val="B1"/>
        <w:rPr>
          <w:lang w:eastAsia="zh-CN"/>
        </w:rPr>
      </w:pPr>
      <w:r w:rsidRPr="00FD4A4B">
        <w:rPr>
          <w:lang w:eastAsia="zh-CN"/>
        </w:rPr>
        <w:t>4)</w:t>
      </w:r>
      <w:r w:rsidRPr="00FD4A4B">
        <w:rPr>
          <w:lang w:eastAsia="zh-CN"/>
        </w:rPr>
        <w:tab/>
        <w:t>Attempt remote login to such predefined accounts.</w:t>
      </w:r>
    </w:p>
    <w:p w14:paraId="75598917" w14:textId="77777777" w:rsidR="00BE17E7" w:rsidRPr="00422FE5" w:rsidRDefault="00BE17E7" w:rsidP="00422FE5">
      <w:pPr>
        <w:rPr>
          <w:b/>
          <w:bCs/>
          <w:lang w:eastAsia="zh-CN"/>
        </w:rPr>
      </w:pPr>
      <w:r w:rsidRPr="00422FE5">
        <w:rPr>
          <w:b/>
          <w:bCs/>
          <w:lang w:eastAsia="zh-CN"/>
        </w:rPr>
        <w:t>Expected Results:</w:t>
      </w:r>
    </w:p>
    <w:p w14:paraId="06ED274D" w14:textId="77777777" w:rsidR="00BE17E7" w:rsidRPr="00FD4A4B" w:rsidRDefault="00BE17E7" w:rsidP="009D1E7D">
      <w:pPr>
        <w:pStyle w:val="B1"/>
        <w:rPr>
          <w:lang w:eastAsia="zh-CN"/>
        </w:rPr>
      </w:pPr>
      <w:r w:rsidRPr="00FD4A4B">
        <w:rPr>
          <w:lang w:eastAsia="zh-CN"/>
        </w:rPr>
        <w:t>1)</w:t>
      </w:r>
      <w:r w:rsidRPr="00FD4A4B">
        <w:rPr>
          <w:lang w:eastAsia="zh-CN"/>
        </w:rPr>
        <w:tab/>
        <w:t>Predefined accounts are either deleted/ disabled or, if existing, the reason is in accordance with the requirement exception.</w:t>
      </w:r>
    </w:p>
    <w:p w14:paraId="530976D5" w14:textId="77777777" w:rsidR="00BE17E7" w:rsidRPr="00FD4A4B" w:rsidRDefault="00BE17E7" w:rsidP="009D1E7D">
      <w:pPr>
        <w:pStyle w:val="B1"/>
        <w:rPr>
          <w:lang w:eastAsia="zh-CN"/>
        </w:rPr>
      </w:pPr>
      <w:r w:rsidRPr="00FD4A4B">
        <w:rPr>
          <w:lang w:eastAsia="zh-CN"/>
        </w:rPr>
        <w:t>2)</w:t>
      </w:r>
      <w:r w:rsidRPr="00FD4A4B">
        <w:rPr>
          <w:lang w:eastAsia="zh-CN"/>
        </w:rPr>
        <w:tab/>
        <w:t>If there are active predefined accounts in accordance with the requirement exception then there is no remote login possibility.</w:t>
      </w:r>
    </w:p>
    <w:p w14:paraId="2D20BC9F" w14:textId="77777777" w:rsidR="00BE17E7" w:rsidRPr="00FD4A4B" w:rsidRDefault="00BE17E7" w:rsidP="0094445D">
      <w:pPr>
        <w:pStyle w:val="B1"/>
        <w:rPr>
          <w:lang w:eastAsia="zh-CN"/>
        </w:rPr>
      </w:pPr>
      <w:r w:rsidRPr="00FD4A4B">
        <w:rPr>
          <w:lang w:eastAsia="zh-CN"/>
        </w:rPr>
        <w:t>3)</w:t>
      </w:r>
      <w:r w:rsidRPr="00FD4A4B">
        <w:rPr>
          <w:lang w:eastAsia="zh-CN"/>
        </w:rPr>
        <w:tab/>
        <w:t xml:space="preserve">If predefined account is either disabled or locked then it </w:t>
      </w:r>
      <w:r w:rsidR="00874E6E" w:rsidRPr="00907F75">
        <w:rPr>
          <w:lang w:eastAsia="zh-CN"/>
        </w:rPr>
        <w:t>shall</w:t>
      </w:r>
      <w:r w:rsidR="00874E6E" w:rsidRPr="00FD4A4B">
        <w:rPr>
          <w:lang w:eastAsia="zh-CN"/>
        </w:rPr>
        <w:t xml:space="preserve"> </w:t>
      </w:r>
      <w:r w:rsidRPr="00FD4A4B">
        <w:rPr>
          <w:lang w:eastAsia="zh-CN"/>
        </w:rPr>
        <w:t xml:space="preserve">anyway fulfil the complex password requirements as specified in clause </w:t>
      </w:r>
      <w:r w:rsidR="000E530A" w:rsidRPr="00907F75">
        <w:rPr>
          <w:lang w:eastAsia="zh-CN"/>
        </w:rPr>
        <w:t>4</w:t>
      </w:r>
      <w:r w:rsidRPr="00FD4A4B">
        <w:rPr>
          <w:lang w:eastAsia="zh-CN"/>
        </w:rPr>
        <w:t>.2.3.4.3.1</w:t>
      </w:r>
      <w:r w:rsidR="00874E6E" w:rsidRPr="00907F75">
        <w:rPr>
          <w:lang w:eastAsia="zh-CN"/>
        </w:rPr>
        <w:t xml:space="preserve"> </w:t>
      </w:r>
      <w:r w:rsidR="00874E6E" w:rsidRPr="002744D9">
        <w:rPr>
          <w:lang w:eastAsia="zh-CN"/>
        </w:rPr>
        <w:t>after enabling or unlocking it</w:t>
      </w:r>
      <w:r w:rsidRPr="00FD4A4B">
        <w:rPr>
          <w:lang w:eastAsia="zh-CN"/>
        </w:rPr>
        <w:t>.</w:t>
      </w:r>
    </w:p>
    <w:p w14:paraId="5BF0E12C" w14:textId="77777777" w:rsidR="00480F52" w:rsidRPr="00422FE5" w:rsidRDefault="00BE17E7" w:rsidP="00422FE5">
      <w:pPr>
        <w:rPr>
          <w:b/>
          <w:bCs/>
          <w:lang w:eastAsia="zh-CN"/>
        </w:rPr>
      </w:pPr>
      <w:r w:rsidRPr="00422FE5">
        <w:rPr>
          <w:b/>
          <w:bCs/>
          <w:lang w:eastAsia="zh-CN"/>
        </w:rPr>
        <w:t xml:space="preserve">Expected format of evidence: </w:t>
      </w:r>
    </w:p>
    <w:p w14:paraId="42FB44C7" w14:textId="77777777" w:rsidR="00884E77" w:rsidRPr="00FD4A4B" w:rsidRDefault="00480F52" w:rsidP="00DB0217">
      <w:pPr>
        <w:rPr>
          <w:rFonts w:ascii="Arial" w:hAnsi="Arial"/>
          <w:b/>
        </w:rPr>
      </w:pPr>
      <w:r w:rsidRPr="00FD4A4B">
        <w:t xml:space="preserve">Evidence can be presented in the form of screenshot/screen-capture on showing for example a remote login failure or complexity of a password of </w:t>
      </w:r>
      <w:r w:rsidR="00830415" w:rsidRPr="00FD4A4B">
        <w:t>e.g.</w:t>
      </w:r>
      <w:r w:rsidRPr="00FD4A4B">
        <w:t xml:space="preserve"> locked or disabled accounts.</w:t>
      </w:r>
    </w:p>
    <w:p w14:paraId="3C8A606F" w14:textId="77777777" w:rsidR="00884E77" w:rsidRPr="00FD4A4B" w:rsidRDefault="007E4CEE" w:rsidP="00EF0846">
      <w:pPr>
        <w:pStyle w:val="Heading6"/>
      </w:pPr>
      <w:bookmarkStart w:id="192" w:name="_Toc224924962"/>
      <w:bookmarkStart w:id="193" w:name="_CR4_2_3_4_2_3"/>
      <w:r>
        <w:t>4</w:t>
      </w:r>
      <w:r w:rsidR="00884E77" w:rsidRPr="00FD4A4B">
        <w:t>.2.3.4.2.3</w:t>
      </w:r>
      <w:r w:rsidR="00884E77" w:rsidRPr="00FD4A4B">
        <w:tab/>
      </w:r>
      <w:r w:rsidR="00474E1F" w:rsidRPr="00474E1F">
        <w:t>Deletion or disablement of p</w:t>
      </w:r>
      <w:r w:rsidR="00884E77" w:rsidRPr="00FD4A4B">
        <w:t>redefined or default authentication attributes.</w:t>
      </w:r>
      <w:bookmarkEnd w:id="192"/>
    </w:p>
    <w:bookmarkEnd w:id="193"/>
    <w:p w14:paraId="23A24982" w14:textId="77777777" w:rsidR="005903A0" w:rsidRPr="005903A0" w:rsidRDefault="00884E77" w:rsidP="005903A0">
      <w:pPr>
        <w:rPr>
          <w:rFonts w:ascii="Arial" w:hAnsi="Arial" w:cs="Arial"/>
          <w:lang w:eastAsia="ja-JP"/>
        </w:rPr>
      </w:pPr>
      <w:r w:rsidRPr="00FD4A4B">
        <w:rPr>
          <w:i/>
          <w:lang w:eastAsia="ja-JP"/>
        </w:rPr>
        <w:t>Requirement Name:</w:t>
      </w:r>
      <w:r w:rsidRPr="00474E1F">
        <w:rPr>
          <w:lang w:eastAsia="ja-JP"/>
        </w:rPr>
        <w:t xml:space="preserve"> </w:t>
      </w:r>
      <w:r w:rsidR="00474E1F" w:rsidRPr="00474E1F">
        <w:rPr>
          <w:lang w:eastAsia="ja-JP"/>
        </w:rPr>
        <w:t>Deletion or disablement of p</w:t>
      </w:r>
      <w:r w:rsidRPr="00FD4A4B">
        <w:rPr>
          <w:lang w:eastAsia="ja-JP"/>
        </w:rPr>
        <w:t>redefined</w:t>
      </w:r>
      <w:r w:rsidRPr="00E32DBA">
        <w:t xml:space="preserve"> or default </w:t>
      </w:r>
      <w:r w:rsidRPr="00FD4A4B">
        <w:rPr>
          <w:lang w:eastAsia="ja-JP"/>
        </w:rPr>
        <w:t>authentication</w:t>
      </w:r>
      <w:r w:rsidRPr="00E32DBA">
        <w:t xml:space="preserve"> </w:t>
      </w:r>
      <w:r w:rsidRPr="00FD4A4B">
        <w:rPr>
          <w:lang w:eastAsia="ja-JP"/>
        </w:rPr>
        <w:t>attributes</w:t>
      </w:r>
    </w:p>
    <w:p w14:paraId="23EAC922" w14:textId="77777777" w:rsidR="00884E77" w:rsidRPr="00FD4A4B" w:rsidRDefault="005903A0" w:rsidP="005903A0">
      <w:pPr>
        <w:rPr>
          <w:i/>
          <w:lang w:eastAsia="ja-JP"/>
        </w:rPr>
      </w:pPr>
      <w:r w:rsidRPr="005903A0">
        <w:rPr>
          <w:i/>
          <w:lang w:eastAsia="ja-JP"/>
        </w:rPr>
        <w:t>Requirement Reference</w:t>
      </w:r>
      <w:r w:rsidRPr="005903A0">
        <w:rPr>
          <w:rFonts w:ascii="Arial" w:hAnsi="Arial" w:cs="Arial"/>
          <w:lang w:eastAsia="ja-JP"/>
        </w:rPr>
        <w:t xml:space="preserve">: </w:t>
      </w:r>
      <w:r w:rsidRPr="005903A0">
        <w:rPr>
          <w:lang w:eastAsia="ja-JP"/>
        </w:rPr>
        <w:t>In accordance with industry best practice</w:t>
      </w:r>
    </w:p>
    <w:p w14:paraId="0132ED14" w14:textId="77777777" w:rsidR="00884E77" w:rsidRPr="00FD4A4B" w:rsidRDefault="00884E77" w:rsidP="006D5002">
      <w:pPr>
        <w:rPr>
          <w:lang w:eastAsia="ja-JP"/>
        </w:rPr>
      </w:pPr>
      <w:r w:rsidRPr="00FD4A4B">
        <w:rPr>
          <w:i/>
          <w:lang w:eastAsia="ja-JP"/>
        </w:rPr>
        <w:t>Requirement Description:</w:t>
      </w:r>
      <w:r w:rsidRPr="00FD4A4B">
        <w:rPr>
          <w:rFonts w:ascii="Arial" w:hAnsi="Arial" w:cs="Arial"/>
          <w:lang w:eastAsia="ja-JP"/>
        </w:rPr>
        <w:t xml:space="preserve"> </w:t>
      </w:r>
      <w:r w:rsidRPr="00FD4A4B">
        <w:rPr>
          <w:lang w:eastAsia="ja-JP"/>
        </w:rPr>
        <w:t>Predefined</w:t>
      </w:r>
      <w:r w:rsidRPr="00E32DBA">
        <w:t xml:space="preserve"> or default </w:t>
      </w:r>
      <w:r w:rsidRPr="00FD4A4B">
        <w:rPr>
          <w:lang w:eastAsia="ja-JP"/>
        </w:rPr>
        <w:t>authentication</w:t>
      </w:r>
      <w:r w:rsidRPr="00E32DBA">
        <w:t xml:space="preserve"> </w:t>
      </w:r>
      <w:r w:rsidRPr="00FD4A4B">
        <w:rPr>
          <w:lang w:eastAsia="ja-JP"/>
        </w:rPr>
        <w:t>attributes</w:t>
      </w:r>
      <w:r w:rsidRPr="00E32DBA">
        <w:t xml:space="preserve"> </w:t>
      </w:r>
      <w:r w:rsidRPr="00FD4A4B">
        <w:rPr>
          <w:lang w:eastAsia="ja-JP"/>
        </w:rPr>
        <w:t>shall</w:t>
      </w:r>
      <w:r w:rsidRPr="00E32DBA">
        <w:t xml:space="preserve"> </w:t>
      </w:r>
      <w:r w:rsidRPr="00FD4A4B">
        <w:rPr>
          <w:lang w:eastAsia="ja-JP"/>
        </w:rPr>
        <w:t>be</w:t>
      </w:r>
      <w:r w:rsidRPr="00E32DBA">
        <w:t xml:space="preserve"> </w:t>
      </w:r>
      <w:r w:rsidRPr="00FD4A4B">
        <w:rPr>
          <w:lang w:eastAsia="ja-JP"/>
        </w:rPr>
        <w:t>deleted</w:t>
      </w:r>
      <w:r w:rsidRPr="00E32DBA">
        <w:t xml:space="preserve"> </w:t>
      </w:r>
      <w:r w:rsidRPr="00FD4A4B">
        <w:rPr>
          <w:lang w:eastAsia="ja-JP"/>
        </w:rPr>
        <w:t>or</w:t>
      </w:r>
      <w:r w:rsidRPr="00E32DBA">
        <w:t xml:space="preserve"> </w:t>
      </w:r>
      <w:r w:rsidRPr="00FD4A4B">
        <w:rPr>
          <w:lang w:eastAsia="ja-JP"/>
        </w:rPr>
        <w:t>disabled.</w:t>
      </w:r>
    </w:p>
    <w:p w14:paraId="19BDD5EF" w14:textId="77777777" w:rsidR="00884E77" w:rsidRPr="00FD4A4B" w:rsidRDefault="00884E77" w:rsidP="006D5002">
      <w:pPr>
        <w:rPr>
          <w:rFonts w:ascii="Arial" w:hAnsi="Arial" w:cs="Arial"/>
          <w:lang w:eastAsia="ja-JP"/>
        </w:rPr>
      </w:pPr>
      <w:r w:rsidRPr="00FD4A4B">
        <w:rPr>
          <w:lang w:eastAsia="ja-JP"/>
        </w:rPr>
        <w:t>Normally,</w:t>
      </w:r>
      <w:r w:rsidRPr="00FD4A4B">
        <w:rPr>
          <w:spacing w:val="4"/>
          <w:lang w:eastAsia="ja-JP"/>
        </w:rPr>
        <w:t xml:space="preserve"> </w:t>
      </w:r>
      <w:r w:rsidRPr="00FD4A4B">
        <w:rPr>
          <w:lang w:eastAsia="ja-JP"/>
        </w:rPr>
        <w:t>authentication attributes</w:t>
      </w:r>
      <w:r w:rsidRPr="00FD4A4B">
        <w:rPr>
          <w:spacing w:val="4"/>
          <w:lang w:eastAsia="ja-JP"/>
        </w:rPr>
        <w:t xml:space="preserve"> </w:t>
      </w:r>
      <w:r w:rsidRPr="00FD4A4B">
        <w:rPr>
          <w:lang w:eastAsia="ja-JP"/>
        </w:rPr>
        <w:t>such</w:t>
      </w:r>
      <w:r w:rsidRPr="00FD4A4B">
        <w:rPr>
          <w:spacing w:val="11"/>
          <w:lang w:eastAsia="ja-JP"/>
        </w:rPr>
        <w:t xml:space="preserve"> </w:t>
      </w:r>
      <w:r w:rsidRPr="00FD4A4B">
        <w:rPr>
          <w:lang w:eastAsia="ja-JP"/>
        </w:rPr>
        <w:t>as</w:t>
      </w:r>
      <w:r w:rsidRPr="00FD4A4B">
        <w:rPr>
          <w:spacing w:val="10"/>
          <w:lang w:eastAsia="ja-JP"/>
        </w:rPr>
        <w:t xml:space="preserve"> </w:t>
      </w:r>
      <w:r w:rsidRPr="00FD4A4B">
        <w:rPr>
          <w:lang w:eastAsia="ja-JP"/>
        </w:rPr>
        <w:t>password</w:t>
      </w:r>
      <w:r w:rsidRPr="00FD4A4B">
        <w:rPr>
          <w:spacing w:val="4"/>
          <w:lang w:eastAsia="ja-JP"/>
        </w:rPr>
        <w:t xml:space="preserve"> </w:t>
      </w:r>
      <w:r w:rsidRPr="00FD4A4B">
        <w:rPr>
          <w:lang w:eastAsia="ja-JP"/>
        </w:rPr>
        <w:t>or</w:t>
      </w:r>
      <w:r w:rsidRPr="00FD4A4B">
        <w:rPr>
          <w:spacing w:val="10"/>
          <w:lang w:eastAsia="ja-JP"/>
        </w:rPr>
        <w:t xml:space="preserve"> </w:t>
      </w:r>
      <w:r w:rsidRPr="00FD4A4B">
        <w:rPr>
          <w:lang w:eastAsia="ja-JP"/>
        </w:rPr>
        <w:t>cryptographic keys</w:t>
      </w:r>
      <w:r w:rsidRPr="00FD4A4B">
        <w:rPr>
          <w:spacing w:val="8"/>
          <w:lang w:eastAsia="ja-JP"/>
        </w:rPr>
        <w:t xml:space="preserve"> </w:t>
      </w:r>
      <w:r w:rsidRPr="00FD4A4B">
        <w:rPr>
          <w:lang w:eastAsia="ja-JP"/>
        </w:rPr>
        <w:t>will</w:t>
      </w:r>
      <w:r w:rsidRPr="00FD4A4B">
        <w:rPr>
          <w:spacing w:val="9"/>
          <w:lang w:eastAsia="ja-JP"/>
        </w:rPr>
        <w:t xml:space="preserve"> </w:t>
      </w:r>
      <w:r w:rsidRPr="00FD4A4B">
        <w:rPr>
          <w:lang w:eastAsia="ja-JP"/>
        </w:rPr>
        <w:t>be</w:t>
      </w:r>
      <w:r w:rsidRPr="00FD4A4B">
        <w:rPr>
          <w:spacing w:val="9"/>
          <w:lang w:eastAsia="ja-JP"/>
        </w:rPr>
        <w:t xml:space="preserve"> </w:t>
      </w:r>
      <w:r w:rsidRPr="00FD4A4B">
        <w:rPr>
          <w:lang w:eastAsia="ja-JP"/>
        </w:rPr>
        <w:t>preconfigured from</w:t>
      </w:r>
      <w:r w:rsidRPr="00FD4A4B">
        <w:rPr>
          <w:spacing w:val="8"/>
          <w:lang w:eastAsia="ja-JP"/>
        </w:rPr>
        <w:t xml:space="preserve"> </w:t>
      </w:r>
      <w:r w:rsidRPr="00FD4A4B">
        <w:rPr>
          <w:lang w:eastAsia="ja-JP"/>
        </w:rPr>
        <w:t>vendor</w:t>
      </w:r>
      <w:r w:rsidR="00D43B8A" w:rsidRPr="00D43B8A">
        <w:rPr>
          <w:lang w:eastAsia="ja-JP"/>
        </w:rPr>
        <w:t>, manufacturer,</w:t>
      </w:r>
      <w:r w:rsidRPr="00E32DBA">
        <w:t xml:space="preserve"> </w:t>
      </w:r>
      <w:r w:rsidRPr="00FD4A4B">
        <w:rPr>
          <w:lang w:eastAsia="ja-JP"/>
        </w:rPr>
        <w:t>or</w:t>
      </w:r>
      <w:r w:rsidRPr="00E32DBA">
        <w:t xml:space="preserve"> </w:t>
      </w:r>
      <w:r w:rsidRPr="00FD4A4B">
        <w:rPr>
          <w:lang w:eastAsia="ja-JP"/>
        </w:rPr>
        <w:t>developer</w:t>
      </w:r>
      <w:r w:rsidRPr="00E32DBA">
        <w:t xml:space="preserve"> </w:t>
      </w:r>
      <w:r w:rsidRPr="00FD4A4B">
        <w:rPr>
          <w:lang w:eastAsia="ja-JP"/>
        </w:rPr>
        <w:t>of</w:t>
      </w:r>
      <w:r w:rsidRPr="00E32DBA">
        <w:t xml:space="preserve"> </w:t>
      </w:r>
      <w:r w:rsidRPr="00FD4A4B">
        <w:rPr>
          <w:lang w:eastAsia="ja-JP"/>
        </w:rPr>
        <w:t>a system.</w:t>
      </w:r>
      <w:r w:rsidRPr="00E32DBA">
        <w:t xml:space="preserve"> </w:t>
      </w:r>
      <w:r w:rsidRPr="00FD4A4B">
        <w:rPr>
          <w:lang w:eastAsia="ja-JP"/>
        </w:rPr>
        <w:t>Such</w:t>
      </w:r>
      <w:r w:rsidRPr="00FD4A4B">
        <w:rPr>
          <w:spacing w:val="1"/>
          <w:lang w:eastAsia="ja-JP"/>
        </w:rPr>
        <w:t xml:space="preserve"> </w:t>
      </w:r>
      <w:r w:rsidRPr="00FD4A4B">
        <w:rPr>
          <w:lang w:eastAsia="ja-JP"/>
        </w:rPr>
        <w:t>authentication</w:t>
      </w:r>
      <w:r w:rsidRPr="00E32DBA">
        <w:t xml:space="preserve"> </w:t>
      </w:r>
      <w:r w:rsidRPr="00FD4A4B">
        <w:rPr>
          <w:lang w:eastAsia="ja-JP"/>
        </w:rPr>
        <w:t>attributes</w:t>
      </w:r>
      <w:r w:rsidRPr="00E32DBA">
        <w:t xml:space="preserve"> </w:t>
      </w:r>
      <w:r w:rsidRPr="00FD4A4B">
        <w:rPr>
          <w:lang w:eastAsia="ja-JP"/>
        </w:rPr>
        <w:t>shall</w:t>
      </w:r>
      <w:r w:rsidRPr="00E32DBA">
        <w:t xml:space="preserve"> </w:t>
      </w:r>
      <w:r w:rsidRPr="00FD4A4B">
        <w:rPr>
          <w:lang w:eastAsia="ja-JP"/>
        </w:rPr>
        <w:t>be</w:t>
      </w:r>
      <w:r w:rsidRPr="00E32DBA">
        <w:t xml:space="preserve"> </w:t>
      </w:r>
      <w:r w:rsidRPr="00FD4A4B">
        <w:rPr>
          <w:lang w:eastAsia="ja-JP"/>
        </w:rPr>
        <w:t>changed</w:t>
      </w:r>
      <w:r w:rsidRPr="00E32DBA">
        <w:t xml:space="preserve"> by automatically forcing a user to change it on 1</w:t>
      </w:r>
      <w:r w:rsidRPr="00FD4A4B">
        <w:rPr>
          <w:spacing w:val="-6"/>
          <w:vertAlign w:val="superscript"/>
          <w:lang w:eastAsia="ja-JP"/>
        </w:rPr>
        <w:t>st</w:t>
      </w:r>
      <w:r w:rsidRPr="00E32DBA">
        <w:t xml:space="preserve"> time login to the system or the vendor provides instructions on how to manually</w:t>
      </w:r>
      <w:r w:rsidR="00E8520F" w:rsidRPr="00E32DBA">
        <w:t xml:space="preserve"> </w:t>
      </w:r>
      <w:r w:rsidRPr="00E32DBA">
        <w:t>change it.</w:t>
      </w:r>
    </w:p>
    <w:p w14:paraId="22C4F81C" w14:textId="77777777" w:rsidR="005903A0" w:rsidRDefault="005903A0" w:rsidP="005903A0">
      <w:pPr>
        <w:rPr>
          <w:lang w:eastAsia="ja-JP"/>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5.3.3.1, Default Accounts</w:t>
      </w:r>
    </w:p>
    <w:p w14:paraId="796F17AF" w14:textId="77777777" w:rsidR="005903A0" w:rsidRDefault="005903A0" w:rsidP="005903A0">
      <w:pPr>
        <w:rPr>
          <w:lang w:eastAsia="ja-JP"/>
        </w:rPr>
      </w:pPr>
      <w:r>
        <w:rPr>
          <w:i/>
          <w:lang w:eastAsia="ja-JP"/>
        </w:rPr>
        <w:t>Test Case</w:t>
      </w:r>
      <w:r>
        <w:rPr>
          <w:bCs/>
          <w:iCs/>
          <w:lang w:eastAsia="ja-JP"/>
        </w:rPr>
        <w:t>:</w:t>
      </w:r>
      <w:r>
        <w:rPr>
          <w:iCs/>
          <w:lang w:eastAsia="ja-JP"/>
        </w:rPr>
        <w:t xml:space="preserve"> </w:t>
      </w:r>
    </w:p>
    <w:p w14:paraId="35EC7E09" w14:textId="77777777" w:rsidR="00773597" w:rsidRPr="00FD4A4B" w:rsidRDefault="00773597" w:rsidP="009D5F1B">
      <w:r w:rsidRPr="00FD4A4B">
        <w:rPr>
          <w:b/>
        </w:rPr>
        <w:t>Test Name</w:t>
      </w:r>
      <w:r w:rsidRPr="00FD4A4B">
        <w:t>: TC_PREDEFINED_AUTHENTICATION_ATTRIBUTES_DELETION</w:t>
      </w:r>
    </w:p>
    <w:p w14:paraId="4CABFF41" w14:textId="77777777" w:rsidR="00773597" w:rsidRPr="00FD4A4B" w:rsidRDefault="00773597" w:rsidP="0014230A">
      <w:pPr>
        <w:keepNext/>
        <w:rPr>
          <w:b/>
          <w:lang w:eastAsia="zh-CN"/>
        </w:rPr>
      </w:pPr>
      <w:r w:rsidRPr="00FD4A4B">
        <w:rPr>
          <w:b/>
          <w:lang w:eastAsia="zh-CN"/>
        </w:rPr>
        <w:t>Purpose:</w:t>
      </w:r>
    </w:p>
    <w:p w14:paraId="7D6C2E3C" w14:textId="77777777" w:rsidR="00773597" w:rsidRPr="00FD4A4B" w:rsidRDefault="00773597" w:rsidP="00773597">
      <w:r w:rsidRPr="00FD4A4B">
        <w:t xml:space="preserve">To ensure that predefined or default authentication attributes are deleted or disabled as defined in the requirement </w:t>
      </w:r>
      <w:r w:rsidR="000E530A">
        <w:t>4</w:t>
      </w:r>
      <w:r w:rsidRPr="00FD4A4B">
        <w:t>.2.3.4.2.3</w:t>
      </w:r>
      <w:r w:rsidRPr="00FD4A4B">
        <w:rPr>
          <w:lang w:eastAsia="zh-CN"/>
        </w:rPr>
        <w:t>.</w:t>
      </w:r>
    </w:p>
    <w:p w14:paraId="3A36BAE5" w14:textId="77777777" w:rsidR="00773597" w:rsidRPr="00FD4A4B" w:rsidRDefault="00773597" w:rsidP="00DC3C3E">
      <w:pPr>
        <w:keepNext/>
        <w:keepLines/>
        <w:spacing w:before="180"/>
        <w:rPr>
          <w:b/>
          <w:lang w:eastAsia="zh-CN"/>
        </w:rPr>
      </w:pPr>
      <w:r w:rsidRPr="00FD4A4B">
        <w:rPr>
          <w:b/>
          <w:lang w:eastAsia="zh-CN"/>
        </w:rPr>
        <w:t>Procedure and execution steps:</w:t>
      </w:r>
    </w:p>
    <w:p w14:paraId="60ACA9D9" w14:textId="77777777" w:rsidR="00773597" w:rsidRPr="00EF0846" w:rsidRDefault="00773597" w:rsidP="00EF0846">
      <w:pPr>
        <w:rPr>
          <w:b/>
          <w:bCs/>
          <w:lang w:eastAsia="zh-CN"/>
        </w:rPr>
      </w:pPr>
      <w:r w:rsidRPr="00EF0846">
        <w:rPr>
          <w:b/>
          <w:bCs/>
          <w:lang w:eastAsia="zh-CN"/>
        </w:rPr>
        <w:t>Pre-Conditions:</w:t>
      </w:r>
    </w:p>
    <w:p w14:paraId="5AFCCEAF" w14:textId="77777777" w:rsidR="00773597" w:rsidRPr="00FD4A4B" w:rsidRDefault="00773597" w:rsidP="0094445D">
      <w:pPr>
        <w:pStyle w:val="B1"/>
      </w:pPr>
      <w:r w:rsidRPr="00FD4A4B">
        <w:t>1)</w:t>
      </w:r>
      <w:r w:rsidRPr="00FD4A4B">
        <w:tab/>
        <w:t>Instructions of how administrator user can view all existing accounts in the database are provided in the documentation accompanying the Network Product.</w:t>
      </w:r>
    </w:p>
    <w:p w14:paraId="2F91FC26" w14:textId="77777777" w:rsidR="00773597" w:rsidRPr="00FD4A4B" w:rsidRDefault="00773597" w:rsidP="0094445D">
      <w:pPr>
        <w:pStyle w:val="B1"/>
      </w:pPr>
      <w:r w:rsidRPr="00FD4A4B">
        <w:t>2)</w:t>
      </w:r>
      <w:r w:rsidRPr="00FD4A4B">
        <w:tab/>
        <w:t xml:space="preserve">All </w:t>
      </w:r>
      <w:r w:rsidRPr="00FD4A4B">
        <w:rPr>
          <w:lang w:eastAsia="zh-CN"/>
        </w:rPr>
        <w:t xml:space="preserve">predefined </w:t>
      </w:r>
      <w:r w:rsidRPr="00FD4A4B">
        <w:t xml:space="preserve">accounts and their respective predefined or default passwords are </w:t>
      </w:r>
      <w:r w:rsidRPr="00FD4A4B">
        <w:rPr>
          <w:lang w:eastAsia="zh-CN"/>
        </w:rPr>
        <w:t>identified</w:t>
      </w:r>
      <w:r w:rsidRPr="00FD4A4B">
        <w:t xml:space="preserve"> in the documentation accompanying the Network Product. </w:t>
      </w:r>
    </w:p>
    <w:p w14:paraId="0E82F8DA" w14:textId="77777777" w:rsidR="00773597" w:rsidRPr="00FD4A4B" w:rsidRDefault="00773597" w:rsidP="0094445D">
      <w:pPr>
        <w:pStyle w:val="NO"/>
      </w:pPr>
      <w:r w:rsidRPr="00FD4A4B">
        <w:t xml:space="preserve">NOTE: </w:t>
      </w:r>
      <w:r w:rsidR="0094445D" w:rsidRPr="00FD4A4B">
        <w:tab/>
      </w:r>
      <w:r w:rsidRPr="00FD4A4B">
        <w:t xml:space="preserve">No test is provided here for finding undocumented hard coded accounts as such tests </w:t>
      </w:r>
      <w:r w:rsidR="00D3724E" w:rsidRPr="00D3724E">
        <w:t>can</w:t>
      </w:r>
      <w:r w:rsidRPr="00FD4A4B">
        <w:t xml:space="preserve"> be impossible to define in a general way.</w:t>
      </w:r>
    </w:p>
    <w:p w14:paraId="51917BC4" w14:textId="77777777" w:rsidR="00773597" w:rsidRPr="00EF0846" w:rsidRDefault="00773597" w:rsidP="00EF0846">
      <w:pPr>
        <w:rPr>
          <w:b/>
          <w:bCs/>
          <w:lang w:eastAsia="zh-CN"/>
        </w:rPr>
      </w:pPr>
      <w:r w:rsidRPr="00EF0846">
        <w:rPr>
          <w:b/>
          <w:bCs/>
          <w:lang w:eastAsia="zh-CN"/>
        </w:rPr>
        <w:t>Execution Steps:</w:t>
      </w:r>
    </w:p>
    <w:p w14:paraId="5545ED5C" w14:textId="77777777" w:rsidR="00773597" w:rsidRPr="00FD4A4B" w:rsidRDefault="00773597" w:rsidP="0094445D">
      <w:pPr>
        <w:pStyle w:val="B1"/>
        <w:rPr>
          <w:lang w:eastAsia="zh-CN"/>
        </w:rPr>
      </w:pPr>
      <w:r w:rsidRPr="00FD4A4B">
        <w:rPr>
          <w:lang w:eastAsia="zh-CN"/>
        </w:rPr>
        <w:t>1)</w:t>
      </w:r>
      <w:r w:rsidRPr="00FD4A4B">
        <w:rPr>
          <w:lang w:eastAsia="zh-CN"/>
        </w:rPr>
        <w:tab/>
        <w:t>Check in documentation of the existence of any documented predefined account and what is the login password</w:t>
      </w:r>
      <w:r w:rsidR="0028388A" w:rsidRPr="00FD4A4B">
        <w:rPr>
          <w:lang w:eastAsia="zh-CN"/>
        </w:rPr>
        <w:t xml:space="preserve"> or if any cryptographic key for such accounts is preinstalled</w:t>
      </w:r>
      <w:r w:rsidRPr="00FD4A4B">
        <w:rPr>
          <w:lang w:eastAsia="zh-CN"/>
        </w:rPr>
        <w:t>.</w:t>
      </w:r>
    </w:p>
    <w:p w14:paraId="76AFD67C" w14:textId="77777777" w:rsidR="00773597" w:rsidRPr="00FD4A4B" w:rsidRDefault="00773597" w:rsidP="0094445D">
      <w:pPr>
        <w:pStyle w:val="B1"/>
        <w:rPr>
          <w:lang w:eastAsia="zh-CN"/>
        </w:rPr>
      </w:pPr>
      <w:r w:rsidRPr="00FD4A4B">
        <w:rPr>
          <w:lang w:eastAsia="zh-CN"/>
        </w:rPr>
        <w:t>2)</w:t>
      </w:r>
      <w:r w:rsidRPr="00FD4A4B">
        <w:rPr>
          <w:lang w:eastAsia="zh-CN"/>
        </w:rPr>
        <w:tab/>
        <w:t>After login via account with necessary access rights (</w:t>
      </w:r>
      <w:r w:rsidR="00614893" w:rsidRPr="00FD4A4B">
        <w:rPr>
          <w:lang w:eastAsia="zh-CN"/>
        </w:rPr>
        <w:t>e.g.</w:t>
      </w:r>
      <w:r w:rsidRPr="00FD4A4B">
        <w:rPr>
          <w:lang w:eastAsia="zh-CN"/>
        </w:rPr>
        <w:t xml:space="preserve"> Admin) search in the database for any undocumented account.</w:t>
      </w:r>
    </w:p>
    <w:p w14:paraId="52C43ABF" w14:textId="77777777" w:rsidR="00773597" w:rsidRPr="00FD4A4B" w:rsidRDefault="00773597" w:rsidP="0094445D">
      <w:pPr>
        <w:pStyle w:val="B1"/>
        <w:rPr>
          <w:lang w:eastAsia="zh-CN"/>
        </w:rPr>
      </w:pPr>
      <w:r w:rsidRPr="00FD4A4B">
        <w:rPr>
          <w:lang w:eastAsia="zh-CN"/>
        </w:rPr>
        <w:t>3)</w:t>
      </w:r>
      <w:r w:rsidRPr="00FD4A4B">
        <w:rPr>
          <w:lang w:eastAsia="zh-CN"/>
        </w:rPr>
        <w:tab/>
        <w:t>Attempt login to such predefined accounts if existing.</w:t>
      </w:r>
    </w:p>
    <w:p w14:paraId="4D0E9A36" w14:textId="77777777" w:rsidR="00773597" w:rsidRPr="00EF0846" w:rsidRDefault="00773597" w:rsidP="00EF0846">
      <w:pPr>
        <w:rPr>
          <w:b/>
          <w:bCs/>
          <w:lang w:eastAsia="zh-CN"/>
        </w:rPr>
      </w:pPr>
      <w:r w:rsidRPr="00EF0846">
        <w:rPr>
          <w:b/>
          <w:bCs/>
          <w:lang w:eastAsia="zh-CN"/>
        </w:rPr>
        <w:t>Expected Results:</w:t>
      </w:r>
    </w:p>
    <w:p w14:paraId="443EE7E1" w14:textId="77777777" w:rsidR="00773597" w:rsidRPr="00FD4A4B" w:rsidRDefault="00773597" w:rsidP="0094445D">
      <w:pPr>
        <w:pStyle w:val="B1"/>
        <w:rPr>
          <w:lang w:eastAsia="zh-CN"/>
        </w:rPr>
      </w:pPr>
      <w:r w:rsidRPr="00FD4A4B">
        <w:rPr>
          <w:lang w:eastAsia="zh-CN"/>
        </w:rPr>
        <w:t>1)</w:t>
      </w:r>
      <w:r w:rsidRPr="00FD4A4B">
        <w:rPr>
          <w:lang w:eastAsia="zh-CN"/>
        </w:rPr>
        <w:tab/>
        <w:t>When login is attempted to any predefined account the user is automatically forced to change login password at first time login to the system.</w:t>
      </w:r>
    </w:p>
    <w:p w14:paraId="3C52698C" w14:textId="77777777" w:rsidR="00773597" w:rsidRPr="00FD4A4B" w:rsidRDefault="00773597" w:rsidP="0094445D">
      <w:pPr>
        <w:pStyle w:val="B1"/>
        <w:rPr>
          <w:lang w:eastAsia="zh-CN"/>
        </w:rPr>
      </w:pPr>
      <w:r w:rsidRPr="00FD4A4B">
        <w:rPr>
          <w:lang w:eastAsia="zh-CN"/>
        </w:rPr>
        <w:t>2)</w:t>
      </w:r>
      <w:r w:rsidRPr="00FD4A4B">
        <w:rPr>
          <w:lang w:eastAsia="zh-CN"/>
        </w:rPr>
        <w:tab/>
        <w:t xml:space="preserve">If there is no automatic password change enforced then recommendation and clear instructions of how to manually change the password </w:t>
      </w:r>
      <w:r w:rsidR="007E5444" w:rsidRPr="00FD4A4B">
        <w:rPr>
          <w:lang w:eastAsia="zh-CN"/>
        </w:rPr>
        <w:t xml:space="preserve">or how to create and reinstall a new cryptographic key </w:t>
      </w:r>
      <w:r w:rsidRPr="00FD4A4B">
        <w:rPr>
          <w:lang w:eastAsia="zh-CN"/>
        </w:rPr>
        <w:t>exist in the documentation.</w:t>
      </w:r>
    </w:p>
    <w:p w14:paraId="40A7EC49" w14:textId="77777777" w:rsidR="007E5444" w:rsidRPr="00EF0846" w:rsidRDefault="00773597" w:rsidP="00EF0846">
      <w:pPr>
        <w:rPr>
          <w:b/>
          <w:bCs/>
          <w:lang w:eastAsia="zh-CN"/>
        </w:rPr>
      </w:pPr>
      <w:r w:rsidRPr="00EF0846">
        <w:rPr>
          <w:b/>
          <w:bCs/>
          <w:lang w:eastAsia="zh-CN"/>
        </w:rPr>
        <w:t xml:space="preserve">Expected format of evidence: </w:t>
      </w:r>
    </w:p>
    <w:p w14:paraId="052090DA" w14:textId="77777777" w:rsidR="00773597" w:rsidRPr="00FD4A4B" w:rsidRDefault="007E5444" w:rsidP="00EF0846">
      <w:pPr>
        <w:rPr>
          <w:b/>
          <w:lang w:eastAsia="zh-CN"/>
        </w:rPr>
      </w:pPr>
      <w:r w:rsidRPr="00FD4A4B">
        <w:t>Evidence can be presented in the form of screenshot/screen-capture on how the network product prompts for password change at first login. Also extracts from product documentation with clear instructions of how to change any default password or cryptographic key.</w:t>
      </w:r>
    </w:p>
    <w:p w14:paraId="4D61B6FD" w14:textId="77777777" w:rsidR="00884E77" w:rsidRPr="00FD4A4B" w:rsidRDefault="000E530A" w:rsidP="006D5002">
      <w:pPr>
        <w:pStyle w:val="Heading5"/>
      </w:pPr>
      <w:bookmarkStart w:id="194" w:name="_CR4_2_3_4_3"/>
      <w:bookmarkStart w:id="195" w:name="_Toc19542386"/>
      <w:bookmarkStart w:id="196" w:name="_Toc35348388"/>
      <w:bookmarkStart w:id="197" w:name="_Toc224924963"/>
      <w:bookmarkEnd w:id="194"/>
      <w:r w:rsidRPr="00907F75">
        <w:t>4</w:t>
      </w:r>
      <w:r w:rsidR="00884E77" w:rsidRPr="00FD4A4B">
        <w:t>.2.3.4.3</w:t>
      </w:r>
      <w:r w:rsidR="00884E77" w:rsidRPr="00FD4A4B">
        <w:tab/>
        <w:t>Password policy</w:t>
      </w:r>
      <w:bookmarkEnd w:id="195"/>
      <w:bookmarkEnd w:id="196"/>
      <w:bookmarkEnd w:id="197"/>
    </w:p>
    <w:p w14:paraId="38B5DFCD" w14:textId="77777777" w:rsidR="00884E77" w:rsidRPr="00FD4A4B" w:rsidRDefault="000E530A" w:rsidP="0046263F">
      <w:pPr>
        <w:pStyle w:val="Heading6"/>
      </w:pPr>
      <w:bookmarkStart w:id="198" w:name="_Toc224924964"/>
      <w:bookmarkStart w:id="199" w:name="_CR4_2_3_4_3_1"/>
      <w:r w:rsidRPr="00907F75">
        <w:t>4</w:t>
      </w:r>
      <w:r w:rsidR="00884E77" w:rsidRPr="00FD4A4B">
        <w:t>.2.3.4.3.1</w:t>
      </w:r>
      <w:r w:rsidR="00884E77" w:rsidRPr="00FD4A4B">
        <w:tab/>
        <w:t>Password Structure</w:t>
      </w:r>
      <w:bookmarkEnd w:id="198"/>
    </w:p>
    <w:bookmarkEnd w:id="199"/>
    <w:p w14:paraId="345797C9" w14:textId="77777777" w:rsidR="00884E77" w:rsidRDefault="00884E77" w:rsidP="00884E77">
      <w:pPr>
        <w:rPr>
          <w:lang w:eastAsia="ja-JP"/>
        </w:rPr>
      </w:pPr>
      <w:r w:rsidRPr="00FD4A4B">
        <w:rPr>
          <w:i/>
          <w:lang w:eastAsia="ja-JP"/>
        </w:rPr>
        <w:t>Requirement Name</w:t>
      </w:r>
      <w:r w:rsidRPr="00FD4A4B">
        <w:rPr>
          <w:lang w:eastAsia="ja-JP"/>
        </w:rPr>
        <w:t>: Password Complexity rule</w:t>
      </w:r>
    </w:p>
    <w:p w14:paraId="1F66CB78" w14:textId="77777777" w:rsidR="005903A0" w:rsidRPr="00FD4A4B" w:rsidRDefault="005903A0" w:rsidP="00884E77">
      <w:pPr>
        <w:rPr>
          <w:lang w:eastAsia="ja-JP"/>
        </w:rPr>
      </w:pPr>
      <w:r>
        <w:rPr>
          <w:i/>
          <w:lang w:eastAsia="ja-JP"/>
        </w:rPr>
        <w:t>Requirement Reference</w:t>
      </w:r>
      <w:r>
        <w:rPr>
          <w:iCs/>
          <w:lang w:eastAsia="ja-JP"/>
        </w:rPr>
        <w:t xml:space="preserve">: </w:t>
      </w:r>
      <w:r>
        <w:rPr>
          <w:lang w:eastAsia="ja-JP"/>
        </w:rPr>
        <w:t>In accordance with industry best practice</w:t>
      </w:r>
    </w:p>
    <w:p w14:paraId="45987F14" w14:textId="77777777" w:rsidR="00884E77" w:rsidRPr="00FD4A4B" w:rsidRDefault="00884E77" w:rsidP="00884E77">
      <w:r w:rsidRPr="00FD4A4B">
        <w:rPr>
          <w:i/>
          <w:lang w:eastAsia="ja-JP"/>
        </w:rPr>
        <w:t>Requirement Description</w:t>
      </w:r>
      <w:r w:rsidRPr="00FD4A4B">
        <w:rPr>
          <w:lang w:eastAsia="ja-JP"/>
        </w:rPr>
        <w:t>:</w:t>
      </w:r>
    </w:p>
    <w:p w14:paraId="064FFCDC" w14:textId="77777777" w:rsidR="00884E77" w:rsidRPr="00FD4A4B" w:rsidRDefault="00884E77" w:rsidP="00884E77">
      <w:r w:rsidRPr="00FD4A4B">
        <w:t>The setting by the vendor shall be such that a network product shall only accept passwords that comply with the following complexity criteria:</w:t>
      </w:r>
    </w:p>
    <w:p w14:paraId="45A42830" w14:textId="77777777" w:rsidR="00884E77" w:rsidRPr="00FD4A4B" w:rsidRDefault="006D5002" w:rsidP="006D5002">
      <w:pPr>
        <w:pStyle w:val="B1"/>
      </w:pPr>
      <w:r w:rsidRPr="00FD4A4B">
        <w:t>1)</w:t>
      </w:r>
      <w:r w:rsidRPr="00FD4A4B">
        <w:tab/>
      </w:r>
      <w:r w:rsidR="0071294E" w:rsidRPr="00FD4A4B">
        <w:t>Absolute m</w:t>
      </w:r>
      <w:r w:rsidR="00884E77" w:rsidRPr="00FD4A4B">
        <w:t>inimum length of 8 characters (shorter lengths shall be rejected by the network product).</w:t>
      </w:r>
      <w:r w:rsidR="0071294E" w:rsidRPr="00FD4A4B">
        <w:t xml:space="preserve"> It shall not be possible setting this absolute minimum length to a lower value by configuration.</w:t>
      </w:r>
    </w:p>
    <w:p w14:paraId="45A68FFB" w14:textId="77777777" w:rsidR="00884E77" w:rsidRPr="00FD4A4B" w:rsidRDefault="0037690A" w:rsidP="006D5002">
      <w:pPr>
        <w:pStyle w:val="B1"/>
      </w:pPr>
      <w:r w:rsidRPr="00FD4A4B">
        <w:t>2</w:t>
      </w:r>
      <w:r w:rsidR="006D5002" w:rsidRPr="00FD4A4B">
        <w:t>)</w:t>
      </w:r>
      <w:r w:rsidR="006D5002" w:rsidRPr="00FD4A4B">
        <w:tab/>
      </w:r>
      <w:r w:rsidR="00884E77" w:rsidRPr="00FD4A4B">
        <w:t xml:space="preserve">Comprising at least three of the following categories: </w:t>
      </w:r>
    </w:p>
    <w:p w14:paraId="21EE6228" w14:textId="77777777" w:rsidR="00884E77" w:rsidRPr="00FD4A4B" w:rsidRDefault="006D5002" w:rsidP="006D5002">
      <w:pPr>
        <w:pStyle w:val="B2"/>
      </w:pPr>
      <w:r w:rsidRPr="00FD4A4B">
        <w:t>-</w:t>
      </w:r>
      <w:r w:rsidRPr="00FD4A4B">
        <w:tab/>
      </w:r>
      <w:r w:rsidR="00884E77" w:rsidRPr="00FD4A4B">
        <w:t xml:space="preserve">at least 1 uppercase character (A-Z) </w:t>
      </w:r>
    </w:p>
    <w:p w14:paraId="5138676E" w14:textId="77777777" w:rsidR="00884E77" w:rsidRPr="00FD4A4B" w:rsidRDefault="006D5002" w:rsidP="006D5002">
      <w:pPr>
        <w:pStyle w:val="B2"/>
      </w:pPr>
      <w:r w:rsidRPr="00FD4A4B">
        <w:t>-</w:t>
      </w:r>
      <w:r w:rsidRPr="00FD4A4B">
        <w:tab/>
      </w:r>
      <w:r w:rsidR="00884E77" w:rsidRPr="00FD4A4B">
        <w:t xml:space="preserve">at least 1 lowercase character (a-z) </w:t>
      </w:r>
    </w:p>
    <w:p w14:paraId="7BE4CB10" w14:textId="77777777" w:rsidR="00884E77" w:rsidRPr="00FD4A4B" w:rsidRDefault="006D5002" w:rsidP="006D5002">
      <w:pPr>
        <w:pStyle w:val="B2"/>
      </w:pPr>
      <w:r w:rsidRPr="00FD4A4B">
        <w:t>-</w:t>
      </w:r>
      <w:r w:rsidRPr="00FD4A4B">
        <w:tab/>
      </w:r>
      <w:r w:rsidR="00884E77" w:rsidRPr="00FD4A4B">
        <w:t xml:space="preserve">at least 1 digit (0-9) </w:t>
      </w:r>
    </w:p>
    <w:p w14:paraId="134F186E" w14:textId="77777777" w:rsidR="00884E77" w:rsidRPr="00FD4A4B" w:rsidRDefault="006D5002" w:rsidP="006D5002">
      <w:pPr>
        <w:pStyle w:val="B2"/>
      </w:pPr>
      <w:r w:rsidRPr="00FD4A4B">
        <w:t>-</w:t>
      </w:r>
      <w:r w:rsidRPr="00FD4A4B">
        <w:tab/>
      </w:r>
      <w:r w:rsidR="00884E77" w:rsidRPr="00FD4A4B">
        <w:t xml:space="preserve">at least 1 special character (e.g. @;!$.) </w:t>
      </w:r>
    </w:p>
    <w:p w14:paraId="5C68F1ED" w14:textId="77777777" w:rsidR="00884E77" w:rsidRPr="00FD4A4B" w:rsidRDefault="00884E77" w:rsidP="00884E77">
      <w:r w:rsidRPr="00FD4A4B">
        <w:t>The network product shall use a default</w:t>
      </w:r>
      <w:r w:rsidR="006075F3" w:rsidRPr="006075F3">
        <w:t xml:space="preserve"> at least</w:t>
      </w:r>
      <w:r w:rsidRPr="00FD4A4B">
        <w:t xml:space="preserve"> minimum length of </w:t>
      </w:r>
      <w:r w:rsidR="006075F3" w:rsidRPr="006075F3">
        <w:t>8</w:t>
      </w:r>
      <w:r w:rsidR="0071294E" w:rsidRPr="00FD4A4B">
        <w:t xml:space="preserve"> characters. </w:t>
      </w:r>
      <w:r w:rsidR="0071294E" w:rsidRPr="00FD4A4B">
        <w:rPr>
          <w:lang w:eastAsia="zh-CN"/>
        </w:rPr>
        <w:t xml:space="preserve">The minimum length of characters in the </w:t>
      </w:r>
      <w:r w:rsidR="0071294E" w:rsidRPr="00FD4A4B">
        <w:rPr>
          <w:rFonts w:hint="eastAsia"/>
          <w:lang w:eastAsia="zh-CN"/>
        </w:rPr>
        <w:t xml:space="preserve">passwords </w:t>
      </w:r>
      <w:r w:rsidR="00153B50" w:rsidRPr="00FD4A4B">
        <w:rPr>
          <w:lang w:eastAsia="zh-CN"/>
        </w:rPr>
        <w:t>shall</w:t>
      </w:r>
      <w:r w:rsidR="0071294E" w:rsidRPr="00FD4A4B">
        <w:rPr>
          <w:rFonts w:hint="eastAsia"/>
          <w:lang w:eastAsia="zh-CN"/>
        </w:rPr>
        <w:t xml:space="preserve"> be configurable</w:t>
      </w:r>
      <w:r w:rsidR="0071294E" w:rsidRPr="00FD4A4B">
        <w:rPr>
          <w:lang w:eastAsia="zh-CN"/>
        </w:rPr>
        <w:t xml:space="preserve"> by the </w:t>
      </w:r>
      <w:r w:rsidR="00D43B8A" w:rsidRPr="00D43B8A">
        <w:rPr>
          <w:lang w:eastAsia="zh-CN"/>
        </w:rPr>
        <w:t xml:space="preserve">network </w:t>
      </w:r>
      <w:r w:rsidR="0071294E" w:rsidRPr="00FD4A4B">
        <w:rPr>
          <w:lang w:eastAsia="zh-CN"/>
        </w:rPr>
        <w:t xml:space="preserve">operator. </w:t>
      </w:r>
      <w:r w:rsidR="0071294E" w:rsidRPr="00FD4A4B">
        <w:t xml:space="preserve">The default minimum length is the value configured by the vendor before any </w:t>
      </w:r>
      <w:r w:rsidR="00D43B8A" w:rsidRPr="00D43B8A">
        <w:t xml:space="preserve">network </w:t>
      </w:r>
      <w:r w:rsidR="0071294E" w:rsidRPr="00FD4A4B">
        <w:t>operator-specific configuration has been applied</w:t>
      </w:r>
      <w:r w:rsidRPr="00FD4A4B">
        <w:t xml:space="preserve">. </w:t>
      </w:r>
      <w:r w:rsidR="00B04A70" w:rsidRPr="00FD4A4B">
        <w:t xml:space="preserve">The special characters </w:t>
      </w:r>
      <w:r w:rsidR="009C1E96" w:rsidRPr="009C1E96">
        <w:t xml:space="preserve">can </w:t>
      </w:r>
      <w:r w:rsidR="00B04A70" w:rsidRPr="00FD4A4B">
        <w:t>be categorized in sets according to their Unicode category.</w:t>
      </w:r>
    </w:p>
    <w:p w14:paraId="4115F341" w14:textId="77777777" w:rsidR="00EA3ED4" w:rsidRPr="00FD4A4B" w:rsidRDefault="00EA3ED4" w:rsidP="00884E77">
      <w:r w:rsidRPr="00FD4A4B">
        <w:t xml:space="preserve">The network product shall at least support passwords of a length of 64 characters or </w:t>
      </w:r>
      <w:r w:rsidR="00AD28BC" w:rsidRPr="004A448D">
        <w:t xml:space="preserve">a length </w:t>
      </w:r>
      <w:r w:rsidRPr="00FD4A4B">
        <w:t>greater</w:t>
      </w:r>
      <w:r w:rsidR="00AD28BC">
        <w:t xml:space="preserve"> than 64 characters</w:t>
      </w:r>
      <w:r w:rsidRPr="00FD4A4B">
        <w:t>.</w:t>
      </w:r>
    </w:p>
    <w:p w14:paraId="0221DC82" w14:textId="724DD33D" w:rsidR="00884E77" w:rsidRPr="00FD4A4B" w:rsidRDefault="00884E77" w:rsidP="00884E77">
      <w:r w:rsidRPr="00FD4A4B">
        <w:t>If a central system is used for user authentication</w:t>
      </w:r>
      <w:r w:rsidR="00A709DA">
        <w:t>,</w:t>
      </w:r>
      <w:r w:rsidRPr="00FD4A4B">
        <w:t xml:space="preserve"> password policy is performed on the central system and additional assurance shall be provided that the central system enforces the same password complexity rules as laid down for the local system in this subclause. </w:t>
      </w:r>
      <w:r w:rsidR="00891389" w:rsidRPr="00891389">
        <w:t xml:space="preserve">This additional assurance shall at least include a default configuration and deployment recommendations for that central system that enforce the password complexity rules of this subclause. </w:t>
      </w:r>
      <w:r w:rsidRPr="00FD4A4B">
        <w:t>If a central system is not used for user authentication, the assurance on password complexity rules shall be performed on the Network Product.</w:t>
      </w:r>
    </w:p>
    <w:p w14:paraId="68151D2C" w14:textId="77777777" w:rsidR="00884E77" w:rsidRPr="00E32DBA" w:rsidRDefault="0071294E" w:rsidP="006D5002">
      <w:r w:rsidRPr="00FD4A4B">
        <w:t>When a user is changing a password or entering a new password</w:t>
      </w:r>
      <w:r w:rsidR="00A709DA">
        <w:t>,</w:t>
      </w:r>
      <w:r w:rsidRPr="00FD4A4B">
        <w:t xml:space="preserve"> the system checks and ensures that it meets the password </w:t>
      </w:r>
      <w:r w:rsidR="00153B50" w:rsidRPr="00FD4A4B">
        <w:t>requirements.</w:t>
      </w:r>
      <w:r w:rsidR="00153B50" w:rsidRPr="00FD4A4B">
        <w:rPr>
          <w:lang w:eastAsia="zh-CN"/>
        </w:rPr>
        <w:t xml:space="preserve"> Above</w:t>
      </w:r>
      <w:r w:rsidR="00884E77" w:rsidRPr="00FD4A4B">
        <w:rPr>
          <w:lang w:eastAsia="zh-CN"/>
        </w:rPr>
        <w:t xml:space="preserve"> requirements shall be applicable for all passwords used (e.g. application-level, OS-level, etc.).</w:t>
      </w:r>
    </w:p>
    <w:p w14:paraId="0D0D18CD" w14:textId="77777777" w:rsidR="005903A0" w:rsidRDefault="005903A0" w:rsidP="005903A0">
      <w:pPr>
        <w:rPr>
          <w:lang w:eastAsia="ja-JP"/>
        </w:rPr>
      </w:pPr>
      <w:r w:rsidRPr="00891389">
        <w:rPr>
          <w:iCs/>
          <w:lang w:eastAsia="ja-JP"/>
        </w:rPr>
        <w:t>Threat References:</w:t>
      </w:r>
      <w:r>
        <w:rPr>
          <w:lang w:eastAsia="ja-JP"/>
        </w:rPr>
        <w:t xml:space="preserve"> 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5.3.3.2, Weak Password Policies</w:t>
      </w:r>
    </w:p>
    <w:p w14:paraId="4A7D2599" w14:textId="77777777" w:rsidR="005903A0" w:rsidRDefault="005903A0" w:rsidP="005903A0">
      <w:pPr>
        <w:rPr>
          <w:i/>
          <w:lang w:eastAsia="ja-JP"/>
        </w:rPr>
      </w:pPr>
      <w:r>
        <w:rPr>
          <w:i/>
          <w:lang w:eastAsia="ja-JP"/>
        </w:rPr>
        <w:t>Test case</w:t>
      </w:r>
      <w:r>
        <w:rPr>
          <w:iCs/>
          <w:lang w:eastAsia="ja-JP"/>
        </w:rPr>
        <w:t>:</w:t>
      </w:r>
    </w:p>
    <w:p w14:paraId="3E18301B" w14:textId="77777777" w:rsidR="00EA3ED4" w:rsidRPr="00FD4A4B" w:rsidRDefault="00EA3ED4" w:rsidP="00EA3ED4">
      <w:r w:rsidRPr="00FD4A4B">
        <w:rPr>
          <w:b/>
        </w:rPr>
        <w:t>Test Name</w:t>
      </w:r>
      <w:r w:rsidRPr="00FD4A4B">
        <w:t xml:space="preserve">: </w:t>
      </w:r>
      <w:r w:rsidR="00A80FBF" w:rsidRPr="00FD4A4B">
        <w:rPr>
          <w:lang w:eastAsia="zh-CN"/>
        </w:rPr>
        <w:t>TC_PASSWORD_STRUCT</w:t>
      </w:r>
    </w:p>
    <w:p w14:paraId="40FA4743" w14:textId="77777777" w:rsidR="00EA3ED4" w:rsidRPr="00FD4A4B" w:rsidRDefault="00EA3ED4" w:rsidP="00EA3ED4">
      <w:pPr>
        <w:rPr>
          <w:b/>
          <w:lang w:eastAsia="zh-CN"/>
        </w:rPr>
      </w:pPr>
      <w:r w:rsidRPr="00FD4A4B">
        <w:rPr>
          <w:b/>
          <w:lang w:eastAsia="zh-CN"/>
        </w:rPr>
        <w:t>Purpose:</w:t>
      </w:r>
    </w:p>
    <w:p w14:paraId="5C8CABCE" w14:textId="77777777" w:rsidR="00EA3ED4" w:rsidRPr="00FD4A4B" w:rsidRDefault="00EA3ED4" w:rsidP="00E96A70">
      <w:pPr>
        <w:rPr>
          <w:lang w:eastAsia="ja-JP"/>
        </w:rPr>
      </w:pPr>
      <w:r w:rsidRPr="00FD4A4B">
        <w:rPr>
          <w:rFonts w:hint="eastAsia"/>
          <w:lang w:eastAsia="ja-JP"/>
        </w:rPr>
        <w:t>To verify that password structure adheres to the password complexity criteria.</w:t>
      </w:r>
    </w:p>
    <w:p w14:paraId="1BA7EF34" w14:textId="77777777" w:rsidR="00EA3ED4" w:rsidRPr="00FD4A4B" w:rsidRDefault="00EA3ED4" w:rsidP="00E96A70">
      <w:r w:rsidRPr="00FD4A4B">
        <w:t xml:space="preserve">To verify </w:t>
      </w:r>
      <w:r w:rsidRPr="00FD4A4B">
        <w:rPr>
          <w:lang w:eastAsia="ja-JP"/>
        </w:rPr>
        <w:t>that</w:t>
      </w:r>
      <w:r w:rsidRPr="00FD4A4B">
        <w:t xml:space="preserve"> password structure is configurable as per the complexity criteria.</w:t>
      </w:r>
    </w:p>
    <w:p w14:paraId="149070EA" w14:textId="77777777" w:rsidR="00EA3ED4" w:rsidRPr="00FD4A4B" w:rsidRDefault="00EA3ED4" w:rsidP="00EA3ED4">
      <w:pPr>
        <w:rPr>
          <w:b/>
          <w:bCs/>
        </w:rPr>
      </w:pPr>
      <w:r w:rsidRPr="00FD4A4B">
        <w:rPr>
          <w:b/>
          <w:bCs/>
        </w:rPr>
        <w:t>Procedure and execution steps:</w:t>
      </w:r>
    </w:p>
    <w:p w14:paraId="04487E61" w14:textId="77777777" w:rsidR="00EA3ED4" w:rsidRDefault="00EA3ED4" w:rsidP="00EA3ED4">
      <w:pPr>
        <w:rPr>
          <w:b/>
          <w:bCs/>
        </w:rPr>
      </w:pPr>
      <w:r w:rsidRPr="00FD4A4B">
        <w:rPr>
          <w:b/>
          <w:bCs/>
        </w:rPr>
        <w:t>Pre-Conditions:</w:t>
      </w:r>
    </w:p>
    <w:p w14:paraId="12CA6FCA" w14:textId="77777777" w:rsidR="00891389" w:rsidRDefault="00891389" w:rsidP="003977B1">
      <w:pPr>
        <w:pStyle w:val="B1"/>
        <w:rPr>
          <w:lang w:val="de-DE"/>
        </w:rPr>
      </w:pPr>
      <w:r>
        <w:rPr>
          <w:lang w:val="de-DE"/>
        </w:rPr>
        <w:t>-</w:t>
      </w:r>
      <w:r>
        <w:rPr>
          <w:lang w:val="de-DE"/>
        </w:rPr>
        <w:tab/>
        <w:t>Vendor documentation describing which component enforces password policy:</w:t>
      </w:r>
    </w:p>
    <w:p w14:paraId="7B2F5346" w14:textId="77777777" w:rsidR="00891389" w:rsidRDefault="00891389" w:rsidP="003977B1">
      <w:pPr>
        <w:pStyle w:val="B2"/>
        <w:rPr>
          <w:lang w:val="de-DE"/>
        </w:rPr>
      </w:pPr>
      <w:r>
        <w:rPr>
          <w:lang w:val="de-DE"/>
        </w:rPr>
        <w:t>-</w:t>
      </w:r>
      <w:r>
        <w:rPr>
          <w:lang w:val="de-DE"/>
        </w:rPr>
        <w:tab/>
        <w:t>the network product itself or</w:t>
      </w:r>
    </w:p>
    <w:p w14:paraId="619A9BCA" w14:textId="1290BAE0" w:rsidR="00891389" w:rsidRDefault="00891389" w:rsidP="00891389">
      <w:pPr>
        <w:pStyle w:val="B2"/>
        <w:rPr>
          <w:lang w:val="de-DE"/>
        </w:rPr>
      </w:pPr>
      <w:r>
        <w:rPr>
          <w:lang w:val="de-DE"/>
        </w:rPr>
        <w:t>-</w:t>
      </w:r>
      <w:r>
        <w:rPr>
          <w:lang w:val="de-DE"/>
        </w:rPr>
        <w:tab/>
        <w:t>a central authentication system;</w:t>
      </w:r>
    </w:p>
    <w:p w14:paraId="5D654EC1" w14:textId="1CDF36CD" w:rsidR="00891389" w:rsidRPr="00FD4A4B" w:rsidRDefault="00891389" w:rsidP="00891389">
      <w:pPr>
        <w:pStyle w:val="B3"/>
        <w:rPr>
          <w:b/>
          <w:bCs/>
        </w:rPr>
      </w:pPr>
      <w:r>
        <w:rPr>
          <w:lang w:val="de-DE"/>
        </w:rPr>
        <w:tab/>
        <w:t>if a central system is used, the vendor provides default configuration and deployment recommendations.</w:t>
      </w:r>
    </w:p>
    <w:p w14:paraId="6C24F9A5" w14:textId="5C2945CA" w:rsidR="00EA3ED4" w:rsidRPr="00FD4A4B" w:rsidRDefault="00891389" w:rsidP="00891389">
      <w:pPr>
        <w:pStyle w:val="B1"/>
      </w:pPr>
      <w:r>
        <w:t>-</w:t>
      </w:r>
      <w:r>
        <w:tab/>
      </w:r>
      <w:r w:rsidR="00EA3ED4" w:rsidRPr="00FD4A4B">
        <w:t>T</w:t>
      </w:r>
      <w:r w:rsidR="00EA3ED4" w:rsidRPr="00FD4A4B">
        <w:rPr>
          <w:rFonts w:hint="eastAsia"/>
        </w:rPr>
        <w:t>ester has rights to create user account</w:t>
      </w:r>
      <w:r w:rsidRPr="00891389">
        <w:t xml:space="preserve"> and change password policies</w:t>
      </w:r>
      <w:r w:rsidR="00EA3ED4" w:rsidRPr="00FD4A4B">
        <w:t>.</w:t>
      </w:r>
    </w:p>
    <w:p w14:paraId="618A27CD" w14:textId="77777777" w:rsidR="00EA3ED4" w:rsidRDefault="00EA3ED4" w:rsidP="00EA3ED4">
      <w:pPr>
        <w:rPr>
          <w:b/>
          <w:lang w:eastAsia="zh-CN"/>
        </w:rPr>
      </w:pPr>
      <w:r w:rsidRPr="00FD4A4B">
        <w:rPr>
          <w:b/>
          <w:lang w:eastAsia="zh-CN"/>
        </w:rPr>
        <w:t>Execution Steps</w:t>
      </w:r>
    </w:p>
    <w:p w14:paraId="4E724379" w14:textId="4033A823" w:rsidR="00891389" w:rsidRPr="003977B1" w:rsidRDefault="00891389" w:rsidP="003977B1">
      <w:pPr>
        <w:pStyle w:val="NO"/>
        <w:rPr>
          <w:lang w:val="de-DE"/>
        </w:rPr>
      </w:pPr>
      <w:r w:rsidRPr="003977B1">
        <w:rPr>
          <w:lang w:val="de-DE"/>
        </w:rPr>
        <w:t>NOTE</w:t>
      </w:r>
      <w:r>
        <w:rPr>
          <w:lang w:val="de-DE"/>
        </w:rPr>
        <w:t xml:space="preserve"> 1</w:t>
      </w:r>
      <w:r w:rsidRPr="003977B1">
        <w:rPr>
          <w:lang w:val="de-DE"/>
        </w:rPr>
        <w:t>:</w:t>
      </w:r>
      <w:r w:rsidRPr="003977B1">
        <w:rPr>
          <w:lang w:val="de-DE"/>
        </w:rPr>
        <w:tab/>
        <w:t>Test Case 1 is only applicable, if user authentication is done by the network product itself.</w:t>
      </w:r>
    </w:p>
    <w:p w14:paraId="18571578" w14:textId="77777777" w:rsidR="00891389" w:rsidRPr="00891389" w:rsidRDefault="00891389" w:rsidP="00EA3ED4">
      <w:pPr>
        <w:rPr>
          <w:b/>
          <w:lang w:val="de-DE" w:eastAsia="zh-CN"/>
        </w:rPr>
      </w:pPr>
    </w:p>
    <w:p w14:paraId="0C25BCDE" w14:textId="3D563F06" w:rsidR="00EA3ED4" w:rsidRPr="00FD4A4B" w:rsidRDefault="00EA3ED4" w:rsidP="0042282A">
      <w:pPr>
        <w:pStyle w:val="B1"/>
        <w:rPr>
          <w:lang w:eastAsia="zh-CN"/>
        </w:rPr>
      </w:pPr>
      <w:r w:rsidRPr="00FD4A4B">
        <w:rPr>
          <w:lang w:eastAsia="zh-CN"/>
        </w:rPr>
        <w:t xml:space="preserve">Test </w:t>
      </w:r>
      <w:r w:rsidR="0071294E" w:rsidRPr="00FD4A4B">
        <w:rPr>
          <w:lang w:eastAsia="zh-CN"/>
        </w:rPr>
        <w:t>Case 1</w:t>
      </w:r>
      <w:r w:rsidR="00891389">
        <w:rPr>
          <w:lang w:eastAsia="zh-CN"/>
        </w:rPr>
        <w:t xml:space="preserve"> </w:t>
      </w:r>
      <w:r w:rsidR="00891389">
        <w:rPr>
          <w:lang w:val="de-DE"/>
        </w:rPr>
        <w:t>- Validating password complexity criteria</w:t>
      </w:r>
    </w:p>
    <w:p w14:paraId="1ECB3883" w14:textId="77777777" w:rsidR="00EA3ED4" w:rsidRPr="00FD4A4B" w:rsidRDefault="00EA3ED4" w:rsidP="00EA3ED4">
      <w:pPr>
        <w:pStyle w:val="B2"/>
      </w:pPr>
      <w:r w:rsidRPr="00FD4A4B">
        <w:t>1.</w:t>
      </w:r>
      <w:r w:rsidRPr="00FD4A4B">
        <w:tab/>
        <w:t>The tester logs into Network Product application using admin account.</w:t>
      </w:r>
    </w:p>
    <w:p w14:paraId="7543C557" w14:textId="77777777" w:rsidR="00EA3ED4" w:rsidRPr="00FD4A4B" w:rsidRDefault="00EA3ED4" w:rsidP="00EA3ED4">
      <w:pPr>
        <w:pStyle w:val="B2"/>
      </w:pPr>
      <w:r w:rsidRPr="00FD4A4B">
        <w:t>2.</w:t>
      </w:r>
      <w:r w:rsidRPr="00FD4A4B">
        <w:tab/>
        <w:t>The tester creates user A following the password complexity criteria.</w:t>
      </w:r>
    </w:p>
    <w:p w14:paraId="21E4721A" w14:textId="77777777" w:rsidR="00891389" w:rsidRDefault="00EA3ED4" w:rsidP="00891389">
      <w:pPr>
        <w:pStyle w:val="B2"/>
      </w:pPr>
      <w:r w:rsidRPr="00FD4A4B">
        <w:t>3.</w:t>
      </w:r>
      <w:r w:rsidRPr="00FD4A4B">
        <w:tab/>
        <w:t>The tester logs</w:t>
      </w:r>
      <w:r w:rsidR="0071294E" w:rsidRPr="00FD4A4B">
        <w:t xml:space="preserve"> </w:t>
      </w:r>
      <w:r w:rsidRPr="00FD4A4B">
        <w:t xml:space="preserve">in </w:t>
      </w:r>
      <w:r w:rsidR="0071294E" w:rsidRPr="00FD4A4B">
        <w:t xml:space="preserve">as user A and attempts </w:t>
      </w:r>
      <w:r w:rsidR="00891389">
        <w:t>to change their password to one that</w:t>
      </w:r>
    </w:p>
    <w:p w14:paraId="195D1633" w14:textId="30BCA797" w:rsidR="00891389" w:rsidRDefault="00891389" w:rsidP="00891389">
      <w:pPr>
        <w:pStyle w:val="B2"/>
      </w:pPr>
      <w:r>
        <w:t>a)</w:t>
      </w:r>
      <w:r>
        <w:tab/>
      </w:r>
      <w:r w:rsidR="0071294E" w:rsidRPr="00FD4A4B">
        <w:t>contains characters from all four categories mentioned in the password complexity criteria</w:t>
      </w:r>
      <w:r w:rsidRPr="00891389">
        <w:t xml:space="preserve"> and has at least the required length</w:t>
      </w:r>
      <w:r w:rsidR="0071294E" w:rsidRPr="00FD4A4B">
        <w:t>.</w:t>
      </w:r>
    </w:p>
    <w:p w14:paraId="23296058" w14:textId="77777777" w:rsidR="00891389" w:rsidRDefault="00891389" w:rsidP="00891389">
      <w:pPr>
        <w:pStyle w:val="B2"/>
      </w:pPr>
      <w:r>
        <w:t>b)</w:t>
      </w:r>
      <w:r>
        <w:tab/>
        <w:t>contains characters from all four categories mentioned in the password complexity criteria and less than the minimum length.</w:t>
      </w:r>
    </w:p>
    <w:p w14:paraId="0561E431" w14:textId="77777777" w:rsidR="00891389" w:rsidRDefault="00891389" w:rsidP="00891389">
      <w:pPr>
        <w:pStyle w:val="B2"/>
      </w:pPr>
      <w:r>
        <w:t>c)</w:t>
      </w:r>
      <w:r>
        <w:tab/>
        <w:t>contains characters from only two of the four categories mentioned in the password complexity criteria and has at least the required length.</w:t>
      </w:r>
    </w:p>
    <w:p w14:paraId="43F68CF2" w14:textId="177BE593" w:rsidR="00EA3ED4" w:rsidRPr="00FD4A4B" w:rsidRDefault="00891389" w:rsidP="00891389">
      <w:pPr>
        <w:pStyle w:val="B2"/>
      </w:pPr>
      <w:r>
        <w:t>d)</w:t>
      </w:r>
      <w:r>
        <w:tab/>
        <w:t>contains characters from all four categories mentioned in the password complexity criteria and has a length of 64 characters.</w:t>
      </w:r>
    </w:p>
    <w:p w14:paraId="08E87735" w14:textId="50762099" w:rsidR="00891389" w:rsidRDefault="00EA3ED4" w:rsidP="00891389">
      <w:pPr>
        <w:pStyle w:val="B1"/>
        <w:rPr>
          <w:lang w:eastAsia="zh-CN"/>
        </w:rPr>
      </w:pPr>
      <w:r w:rsidRPr="00FD4A4B">
        <w:rPr>
          <w:lang w:eastAsia="zh-CN"/>
        </w:rPr>
        <w:t xml:space="preserve">Test Case </w:t>
      </w:r>
      <w:r w:rsidR="0071294E" w:rsidRPr="00FD4A4B">
        <w:rPr>
          <w:lang w:eastAsia="zh-CN"/>
        </w:rPr>
        <w:t>2</w:t>
      </w:r>
      <w:r w:rsidR="00891389">
        <w:rPr>
          <w:lang w:eastAsia="zh-CN"/>
        </w:rPr>
        <w:t xml:space="preserve"> - Validating password policy enforcement</w:t>
      </w:r>
    </w:p>
    <w:p w14:paraId="648A00F2" w14:textId="1609FD0D" w:rsidR="00EA3ED4" w:rsidRPr="00FD4A4B" w:rsidRDefault="00891389" w:rsidP="00891389">
      <w:pPr>
        <w:pStyle w:val="NO"/>
        <w:rPr>
          <w:lang w:eastAsia="zh-CN"/>
        </w:rPr>
      </w:pPr>
      <w:r>
        <w:rPr>
          <w:lang w:eastAsia="zh-CN"/>
        </w:rPr>
        <w:t>NOTE 2:</w:t>
      </w:r>
      <w:r>
        <w:rPr>
          <w:lang w:eastAsia="zh-CN"/>
        </w:rPr>
        <w:tab/>
        <w:t>Test Case 2 is only applicable, if user authentication is done by the network product itself.</w:t>
      </w:r>
    </w:p>
    <w:p w14:paraId="1D53265F" w14:textId="0B866F12" w:rsidR="00EA3ED4" w:rsidRPr="00FD4A4B" w:rsidRDefault="00EA3ED4" w:rsidP="00EA3ED4">
      <w:pPr>
        <w:pStyle w:val="B2"/>
      </w:pPr>
      <w:r w:rsidRPr="00FD4A4B">
        <w:t>1.</w:t>
      </w:r>
      <w:r w:rsidR="00891389" w:rsidDel="00891389">
        <w:t xml:space="preserve"> </w:t>
      </w:r>
      <w:r w:rsidRPr="00FD4A4B">
        <w:t>The tester logins with privileged account.</w:t>
      </w:r>
    </w:p>
    <w:p w14:paraId="19F3D7EA" w14:textId="77777777" w:rsidR="00EA3ED4" w:rsidRPr="00FD4A4B" w:rsidRDefault="00EA3ED4" w:rsidP="00EA3ED4">
      <w:pPr>
        <w:pStyle w:val="B2"/>
      </w:pPr>
      <w:r w:rsidRPr="00FD4A4B">
        <w:t>2.</w:t>
      </w:r>
      <w:r w:rsidRPr="00FD4A4B">
        <w:tab/>
        <w:t xml:space="preserve">The tester modifies password structure policy on </w:t>
      </w:r>
      <w:r w:rsidR="0071294E" w:rsidRPr="00FD4A4B">
        <w:t xml:space="preserve">the network product </w:t>
      </w:r>
      <w:r w:rsidRPr="00FD4A4B">
        <w:t xml:space="preserve">by strengthening the policy (e.g. changing the minimum password length to 8+x, changing the minimum number of character </w:t>
      </w:r>
      <w:r w:rsidR="00B04A70" w:rsidRPr="00FD4A4B">
        <w:t xml:space="preserve">Unicode categories </w:t>
      </w:r>
      <w:r w:rsidRPr="00FD4A4B">
        <w:t>to 4).</w:t>
      </w:r>
    </w:p>
    <w:p w14:paraId="3AAEF7D6" w14:textId="77777777" w:rsidR="00EA3ED4" w:rsidRDefault="00EA3ED4" w:rsidP="00EA3ED4">
      <w:pPr>
        <w:pStyle w:val="B2"/>
      </w:pPr>
      <w:r w:rsidRPr="00FD4A4B">
        <w:t>3.</w:t>
      </w:r>
      <w:r w:rsidRPr="00FD4A4B">
        <w:tab/>
      </w:r>
      <w:r w:rsidR="0071294E" w:rsidRPr="00FD4A4B">
        <w:t>The tester logs in as user A and attempts to change their password to a passwo</w:t>
      </w:r>
      <w:r w:rsidR="0071294E" w:rsidRPr="00ED69C4">
        <w:t xml:space="preserve">rd </w:t>
      </w:r>
      <w:r w:rsidR="0071294E" w:rsidRPr="00D3544D">
        <w:t>with a</w:t>
      </w:r>
      <w:r w:rsidR="0071294E" w:rsidRPr="00ED69C4">
        <w:t xml:space="preserve"> strength of less than that permitted by the policy strengthened in step 2 above</w:t>
      </w:r>
      <w:r w:rsidRPr="005534EB">
        <w:t xml:space="preserve">. </w:t>
      </w:r>
    </w:p>
    <w:p w14:paraId="35A377DF" w14:textId="77777777" w:rsidR="00891389" w:rsidRDefault="00891389" w:rsidP="00891389">
      <w:pPr>
        <w:pStyle w:val="B1"/>
        <w:ind w:left="0" w:firstLine="0"/>
        <w:rPr>
          <w:lang w:val="de-DE"/>
        </w:rPr>
      </w:pPr>
      <w:r>
        <w:rPr>
          <w:lang w:val="de-DE"/>
        </w:rPr>
        <w:t>Test Case 3 - Validating vendor documentation for central authentication system</w:t>
      </w:r>
    </w:p>
    <w:p w14:paraId="5B3A6C4B" w14:textId="1C22DAB0" w:rsidR="00891389" w:rsidRDefault="00891389" w:rsidP="003977B1">
      <w:pPr>
        <w:pStyle w:val="NO"/>
        <w:rPr>
          <w:lang w:val="de-DE"/>
        </w:rPr>
      </w:pPr>
      <w:r>
        <w:rPr>
          <w:lang w:val="de-DE"/>
        </w:rPr>
        <w:t>NOTE 3:</w:t>
      </w:r>
      <w:r>
        <w:rPr>
          <w:lang w:val="de-DE"/>
        </w:rPr>
        <w:tab/>
        <w:t>Test Case 3 is only applicable, if a central authentication system is used.</w:t>
      </w:r>
    </w:p>
    <w:p w14:paraId="3A8D18B9" w14:textId="0747400D" w:rsidR="00891389" w:rsidRPr="005534EB" w:rsidRDefault="00891389" w:rsidP="00891389">
      <w:pPr>
        <w:pStyle w:val="B1"/>
      </w:pPr>
      <w:r>
        <w:rPr>
          <w:lang w:val="de-DE"/>
        </w:rPr>
        <w:t>1.</w:t>
      </w:r>
      <w:r>
        <w:rPr>
          <w:lang w:val="de-DE"/>
        </w:rPr>
        <w:tab/>
        <w:t>The tester verifies that the default configuration and deployment recommendations provided by the vendor comply with the minimum requirements stated above.</w:t>
      </w:r>
    </w:p>
    <w:p w14:paraId="65669FB0" w14:textId="77777777" w:rsidR="00EA3ED4" w:rsidRPr="00E96A70" w:rsidRDefault="00EA3ED4" w:rsidP="00E96A70">
      <w:pPr>
        <w:rPr>
          <w:b/>
          <w:bCs/>
        </w:rPr>
      </w:pPr>
      <w:r w:rsidRPr="00E96A70">
        <w:rPr>
          <w:b/>
          <w:bCs/>
        </w:rPr>
        <w:t>Expected Results:</w:t>
      </w:r>
    </w:p>
    <w:p w14:paraId="31E5CC2D" w14:textId="77777777" w:rsidR="00891389" w:rsidRDefault="00891389" w:rsidP="00891389">
      <w:pPr>
        <w:rPr>
          <w:lang w:val="de-DE"/>
        </w:rPr>
      </w:pPr>
      <w:r>
        <w:rPr>
          <w:lang w:val="de-DE"/>
        </w:rPr>
        <w:t>Test Case 1:</w:t>
      </w:r>
    </w:p>
    <w:p w14:paraId="57D6B708" w14:textId="77777777" w:rsidR="00891389" w:rsidRDefault="00891389" w:rsidP="003977B1">
      <w:pPr>
        <w:pStyle w:val="B1"/>
        <w:rPr>
          <w:lang w:val="de-DE"/>
        </w:rPr>
      </w:pPr>
      <w:r>
        <w:rPr>
          <w:lang w:val="de-DE"/>
        </w:rPr>
        <w:t>-</w:t>
      </w:r>
      <w:r>
        <w:rPr>
          <w:lang w:val="de-DE"/>
        </w:rPr>
        <w:tab/>
        <w:t>The tester can change the password in 3 a) and 3 d)</w:t>
      </w:r>
    </w:p>
    <w:p w14:paraId="6338A231" w14:textId="77777777" w:rsidR="00891389" w:rsidRDefault="00891389" w:rsidP="00891389">
      <w:pPr>
        <w:pStyle w:val="B1"/>
        <w:rPr>
          <w:lang w:val="de-DE"/>
        </w:rPr>
      </w:pPr>
      <w:r>
        <w:rPr>
          <w:lang w:val="de-DE"/>
        </w:rPr>
        <w:t>-</w:t>
      </w:r>
      <w:r>
        <w:rPr>
          <w:lang w:val="de-DE"/>
        </w:rPr>
        <w:tab/>
        <w:t>The password change in 3 b) and 3 c) is rejected</w:t>
      </w:r>
    </w:p>
    <w:p w14:paraId="0EB32E69" w14:textId="77777777" w:rsidR="00891389" w:rsidRDefault="00891389" w:rsidP="00891389">
      <w:pPr>
        <w:rPr>
          <w:lang w:val="de-DE"/>
        </w:rPr>
      </w:pPr>
      <w:r>
        <w:rPr>
          <w:lang w:val="de-DE"/>
        </w:rPr>
        <w:t>Test Case 2:</w:t>
      </w:r>
    </w:p>
    <w:p w14:paraId="0B08283F" w14:textId="77777777" w:rsidR="00891389" w:rsidRDefault="00891389" w:rsidP="00891389">
      <w:pPr>
        <w:pStyle w:val="B2"/>
        <w:rPr>
          <w:lang w:val="de-DE"/>
        </w:rPr>
      </w:pPr>
      <w:r>
        <w:rPr>
          <w:lang w:val="de-DE"/>
        </w:rPr>
        <w:t>-</w:t>
      </w:r>
      <w:r>
        <w:rPr>
          <w:lang w:val="de-DE"/>
        </w:rPr>
        <w:tab/>
        <w:t>The password change is rejected</w:t>
      </w:r>
    </w:p>
    <w:p w14:paraId="52FCB1E8" w14:textId="77777777" w:rsidR="00891389" w:rsidRDefault="00891389" w:rsidP="00891389">
      <w:pPr>
        <w:rPr>
          <w:lang w:val="de-DE"/>
        </w:rPr>
      </w:pPr>
      <w:r>
        <w:rPr>
          <w:lang w:val="de-DE"/>
        </w:rPr>
        <w:t>Test Case 3:</w:t>
      </w:r>
    </w:p>
    <w:p w14:paraId="4341F3E3" w14:textId="77777777" w:rsidR="00891389" w:rsidRDefault="00891389" w:rsidP="003977B1">
      <w:pPr>
        <w:pStyle w:val="B2"/>
        <w:rPr>
          <w:lang w:eastAsia="zh-CN"/>
        </w:rPr>
      </w:pPr>
      <w:r>
        <w:rPr>
          <w:lang w:val="de-DE"/>
        </w:rPr>
        <w:t>-</w:t>
      </w:r>
      <w:r>
        <w:rPr>
          <w:lang w:val="de-DE"/>
        </w:rPr>
        <w:tab/>
        <w:t>The default configuration and deployment recommendations comply with the minimum requirements stated above.</w:t>
      </w:r>
    </w:p>
    <w:p w14:paraId="4D464AEC" w14:textId="77777777" w:rsidR="00EA3ED4" w:rsidRPr="00E96A70" w:rsidRDefault="00EA3ED4" w:rsidP="00E96A70">
      <w:pPr>
        <w:rPr>
          <w:b/>
          <w:bCs/>
        </w:rPr>
      </w:pPr>
      <w:r w:rsidRPr="00E96A70">
        <w:rPr>
          <w:b/>
          <w:bCs/>
        </w:rPr>
        <w:t>Expected format of evidence:</w:t>
      </w:r>
    </w:p>
    <w:p w14:paraId="1CB511DC" w14:textId="77777777" w:rsidR="00884E77" w:rsidRPr="00FD4A4B" w:rsidRDefault="00EA3ED4" w:rsidP="00E96A70">
      <w:pPr>
        <w:rPr>
          <w:rFonts w:ascii="Arial" w:hAnsi="Arial"/>
        </w:rPr>
      </w:pPr>
      <w:r w:rsidRPr="00FD4A4B">
        <w:rPr>
          <w:lang w:eastAsia="zh-CN"/>
        </w:rPr>
        <w:t>Evidence suitable for the interface, e.g. screenshot contain</w:t>
      </w:r>
      <w:r w:rsidR="0071294E" w:rsidRPr="00FD4A4B">
        <w:rPr>
          <w:lang w:eastAsia="zh-CN"/>
        </w:rPr>
        <w:t>ing</w:t>
      </w:r>
      <w:r w:rsidRPr="00FD4A4B">
        <w:rPr>
          <w:lang w:eastAsia="zh-CN"/>
        </w:rPr>
        <w:t xml:space="preserve"> the operation result</w:t>
      </w:r>
      <w:r w:rsidR="0071294E" w:rsidRPr="00FD4A4B">
        <w:rPr>
          <w:lang w:eastAsia="zh-CN"/>
        </w:rPr>
        <w:t xml:space="preserve"> or report in text form</w:t>
      </w:r>
      <w:r w:rsidRPr="00FD4A4B">
        <w:rPr>
          <w:lang w:eastAsia="zh-CN"/>
        </w:rPr>
        <w:t>.</w:t>
      </w:r>
    </w:p>
    <w:p w14:paraId="697ADB64" w14:textId="77777777" w:rsidR="00884E77" w:rsidRPr="00FD4A4B" w:rsidRDefault="000E530A" w:rsidP="001C5B7F">
      <w:pPr>
        <w:pStyle w:val="Heading6"/>
      </w:pPr>
      <w:bookmarkStart w:id="200" w:name="_Toc224924965"/>
      <w:bookmarkStart w:id="201" w:name="_CR4_2_3_4_3_2"/>
      <w:r w:rsidRPr="00907F75">
        <w:t>4</w:t>
      </w:r>
      <w:r w:rsidR="00884E77" w:rsidRPr="00FD4A4B">
        <w:t>.2.3.4.3.2</w:t>
      </w:r>
      <w:r w:rsidR="00884E77" w:rsidRPr="00FD4A4B">
        <w:tab/>
        <w:t>Password changes</w:t>
      </w:r>
      <w:bookmarkEnd w:id="200"/>
    </w:p>
    <w:bookmarkEnd w:id="201"/>
    <w:p w14:paraId="293F8D8E" w14:textId="77777777" w:rsidR="005903A0" w:rsidRDefault="00884E77" w:rsidP="005903A0">
      <w:pPr>
        <w:rPr>
          <w:lang w:eastAsia="ja-JP"/>
        </w:rPr>
      </w:pPr>
      <w:r w:rsidRPr="00FD4A4B">
        <w:rPr>
          <w:i/>
          <w:lang w:eastAsia="ja-JP"/>
        </w:rPr>
        <w:t>Requirement Name</w:t>
      </w:r>
      <w:r w:rsidRPr="00FD4A4B">
        <w:rPr>
          <w:lang w:eastAsia="ja-JP"/>
        </w:rPr>
        <w:t xml:space="preserve">: </w:t>
      </w:r>
      <w:r w:rsidR="00474E1F" w:rsidRPr="00474E1F">
        <w:rPr>
          <w:lang w:eastAsia="ja-JP"/>
        </w:rPr>
        <w:t>Password changes</w:t>
      </w:r>
    </w:p>
    <w:p w14:paraId="06264E97" w14:textId="77777777" w:rsidR="00884E77" w:rsidRPr="00FD4A4B" w:rsidRDefault="005903A0" w:rsidP="005903A0">
      <w:pPr>
        <w:rPr>
          <w:lang w:eastAsia="ja-JP"/>
        </w:rPr>
      </w:pPr>
      <w:r w:rsidRPr="005903A0">
        <w:rPr>
          <w:i/>
          <w:iCs/>
          <w:lang w:eastAsia="ja-JP"/>
        </w:rPr>
        <w:t>Requirement Reference</w:t>
      </w:r>
      <w:r>
        <w:rPr>
          <w:lang w:eastAsia="ja-JP"/>
        </w:rPr>
        <w:t>: In accordance with industry best practice</w:t>
      </w:r>
    </w:p>
    <w:p w14:paraId="06A1ADB5"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0391AABC" w14:textId="77777777" w:rsidR="00884E77" w:rsidRPr="00FD4A4B" w:rsidRDefault="00884E77" w:rsidP="00884E77">
      <w:pPr>
        <w:rPr>
          <w:lang w:eastAsia="zh-CN"/>
        </w:rPr>
      </w:pPr>
      <w:r w:rsidRPr="00FD4A4B">
        <w:rPr>
          <w:lang w:eastAsia="ja-JP"/>
        </w:rPr>
        <w:t>If a password is used as an authentication attribute, then the</w:t>
      </w:r>
      <w:r w:rsidRPr="00FD4A4B">
        <w:rPr>
          <w:lang w:eastAsia="zh-CN"/>
        </w:rPr>
        <w:t xml:space="preserve"> system shall offer a function that enables a user to change his password at any time. When an external centralized system for user authentication </w:t>
      </w:r>
      <w:r w:rsidR="00E94B0B" w:rsidRPr="00FD4A4B">
        <w:rPr>
          <w:lang w:eastAsia="zh-CN"/>
        </w:rPr>
        <w:t>is</w:t>
      </w:r>
      <w:r w:rsidRPr="00FD4A4B">
        <w:rPr>
          <w:lang w:eastAsia="zh-CN"/>
        </w:rPr>
        <w:t xml:space="preserve"> used it is possible to redirect or implement this function on this system. </w:t>
      </w:r>
    </w:p>
    <w:p w14:paraId="064FA7B2" w14:textId="77777777" w:rsidR="00884E77" w:rsidRPr="00FD4A4B" w:rsidRDefault="00884E77" w:rsidP="00884E77">
      <w:pPr>
        <w:rPr>
          <w:lang w:eastAsia="zh-CN"/>
        </w:rPr>
      </w:pPr>
      <w:r w:rsidRPr="00FD4A4B">
        <w:rPr>
          <w:rFonts w:hint="eastAsia"/>
          <w:lang w:eastAsia="zh-CN"/>
        </w:rPr>
        <w:t xml:space="preserve">Password </w:t>
      </w:r>
      <w:r w:rsidRPr="00FD4A4B">
        <w:rPr>
          <w:lang w:eastAsia="zh-CN"/>
        </w:rPr>
        <w:t>change</w:t>
      </w:r>
      <w:r w:rsidRPr="00FD4A4B">
        <w:rPr>
          <w:rFonts w:hint="eastAsia"/>
          <w:lang w:eastAsia="zh-CN"/>
        </w:rPr>
        <w:t xml:space="preserve"> </w:t>
      </w:r>
      <w:r w:rsidRPr="00FD4A4B">
        <w:rPr>
          <w:lang w:eastAsia="zh-CN"/>
        </w:rPr>
        <w:t>shall</w:t>
      </w:r>
      <w:r w:rsidRPr="00FD4A4B">
        <w:rPr>
          <w:rFonts w:hint="eastAsia"/>
          <w:lang w:eastAsia="zh-CN"/>
        </w:rPr>
        <w:t xml:space="preserve"> be </w:t>
      </w:r>
      <w:r w:rsidRPr="00FD4A4B">
        <w:rPr>
          <w:lang w:eastAsia="zh-CN"/>
        </w:rPr>
        <w:t>enforced</w:t>
      </w:r>
      <w:r w:rsidRPr="00FD4A4B">
        <w:rPr>
          <w:rFonts w:hint="eastAsia"/>
          <w:lang w:eastAsia="zh-CN"/>
        </w:rPr>
        <w:t xml:space="preserve"> after </w:t>
      </w:r>
      <w:r w:rsidRPr="00FD4A4B">
        <w:rPr>
          <w:lang w:eastAsia="zh-CN"/>
        </w:rPr>
        <w:t>initial</w:t>
      </w:r>
      <w:r w:rsidRPr="00FD4A4B">
        <w:rPr>
          <w:rFonts w:hint="eastAsia"/>
          <w:lang w:eastAsia="zh-CN"/>
        </w:rPr>
        <w:t xml:space="preserve"> login</w:t>
      </w:r>
      <w:r w:rsidRPr="00FD4A4B">
        <w:rPr>
          <w:lang w:eastAsia="zh-CN"/>
        </w:rPr>
        <w:t>.</w:t>
      </w:r>
    </w:p>
    <w:p w14:paraId="38E11063" w14:textId="77777777" w:rsidR="00884E77" w:rsidRPr="00FD4A4B" w:rsidRDefault="00884E77" w:rsidP="00884E77">
      <w:pPr>
        <w:rPr>
          <w:lang w:eastAsia="zh-CN"/>
        </w:rPr>
      </w:pPr>
      <w:r w:rsidRPr="00FD4A4B">
        <w:rPr>
          <w:lang w:eastAsia="zh-CN"/>
        </w:rPr>
        <w:t xml:space="preserve">The system shall enforce password change based on </w:t>
      </w:r>
      <w:r w:rsidRPr="00FD4A4B">
        <w:rPr>
          <w:rFonts w:hint="eastAsia"/>
          <w:lang w:eastAsia="zh-CN"/>
        </w:rPr>
        <w:t>password management policy</w:t>
      </w:r>
      <w:r w:rsidRPr="00FD4A4B">
        <w:rPr>
          <w:lang w:eastAsia="zh-CN"/>
        </w:rPr>
        <w:t>. In particular, the system shall enforce password expiry.</w:t>
      </w:r>
    </w:p>
    <w:p w14:paraId="2D3E6CB3" w14:textId="77777777" w:rsidR="00884E77" w:rsidRPr="00FD4A4B" w:rsidRDefault="00884E77" w:rsidP="00884E77">
      <w:pPr>
        <w:rPr>
          <w:lang w:eastAsia="zh-CN"/>
        </w:rPr>
      </w:pPr>
      <w:r w:rsidRPr="00FD4A4B">
        <w:rPr>
          <w:lang w:eastAsia="zh-CN"/>
        </w:rPr>
        <w:t>Previously used passwords shall not be allowed up to a certain number</w:t>
      </w:r>
      <w:r w:rsidR="00DD5B36" w:rsidRPr="00FD4A4B">
        <w:rPr>
          <w:lang w:eastAsia="zh-CN"/>
        </w:rPr>
        <w:t xml:space="preserve"> (Password History)</w:t>
      </w:r>
      <w:r w:rsidRPr="00FD4A4B">
        <w:rPr>
          <w:lang w:eastAsia="zh-CN"/>
        </w:rPr>
        <w:t xml:space="preserve">. </w:t>
      </w:r>
      <w:r w:rsidRPr="00FD4A4B">
        <w:rPr>
          <w:lang w:eastAsia="zh-CN"/>
        </w:rPr>
        <w:br/>
        <w:t>The number of disallowed previously used passwords shall be</w:t>
      </w:r>
      <w:r w:rsidR="00DD5B36" w:rsidRPr="00FD4A4B">
        <w:rPr>
          <w:lang w:eastAsia="zh-CN"/>
        </w:rPr>
        <w:t>:</w:t>
      </w:r>
      <w:r w:rsidRPr="00FD4A4B">
        <w:rPr>
          <w:lang w:eastAsia="zh-CN"/>
        </w:rPr>
        <w:t xml:space="preserve"> </w:t>
      </w:r>
    </w:p>
    <w:p w14:paraId="4EDCD47C" w14:textId="77777777" w:rsidR="00DD5B36" w:rsidRPr="00FD4A4B" w:rsidRDefault="00DD5B36" w:rsidP="00DD5B36">
      <w:pPr>
        <w:pStyle w:val="B1"/>
        <w:rPr>
          <w:lang w:eastAsia="zh-CN"/>
        </w:rPr>
      </w:pPr>
      <w:r w:rsidRPr="00FD4A4B">
        <w:rPr>
          <w:lang w:eastAsia="zh-CN"/>
        </w:rPr>
        <w:t>-</w:t>
      </w:r>
      <w:r w:rsidRPr="00FD4A4B">
        <w:rPr>
          <w:lang w:eastAsia="zh-CN"/>
        </w:rPr>
        <w:tab/>
        <w:t>Configurable;</w:t>
      </w:r>
    </w:p>
    <w:p w14:paraId="08D08180" w14:textId="77777777" w:rsidR="00DD5B36" w:rsidRPr="00FD4A4B" w:rsidRDefault="00DD5B36" w:rsidP="00DD5B36">
      <w:pPr>
        <w:pStyle w:val="B1"/>
        <w:rPr>
          <w:lang w:eastAsia="zh-CN"/>
        </w:rPr>
      </w:pPr>
      <w:r w:rsidRPr="00FD4A4B">
        <w:rPr>
          <w:lang w:eastAsia="zh-CN"/>
        </w:rPr>
        <w:t>-</w:t>
      </w:r>
      <w:r w:rsidRPr="00FD4A4B">
        <w:rPr>
          <w:lang w:eastAsia="zh-CN"/>
        </w:rPr>
        <w:tab/>
        <w:t>Greater than 0;</w:t>
      </w:r>
    </w:p>
    <w:p w14:paraId="4204C6EB" w14:textId="77777777" w:rsidR="00DD5B36" w:rsidRPr="00FD4A4B" w:rsidRDefault="00DD5B36" w:rsidP="009D1E7D">
      <w:pPr>
        <w:pStyle w:val="B1"/>
        <w:rPr>
          <w:lang w:eastAsia="zh-CN"/>
        </w:rPr>
      </w:pPr>
      <w:r w:rsidRPr="00FD4A4B">
        <w:rPr>
          <w:lang w:eastAsia="zh-CN"/>
        </w:rPr>
        <w:t>-</w:t>
      </w:r>
      <w:r w:rsidRPr="00FD4A4B">
        <w:rPr>
          <w:lang w:eastAsia="zh-CN"/>
        </w:rPr>
        <w:tab/>
        <w:t>And its default value shall be 3. This means that the network product shall store at least the three previous</w:t>
      </w:r>
      <w:r w:rsidR="00E94B0B" w:rsidRPr="00FD4A4B">
        <w:rPr>
          <w:lang w:eastAsia="zh-CN"/>
        </w:rPr>
        <w:t>ly</w:t>
      </w:r>
      <w:r w:rsidRPr="00FD4A4B">
        <w:rPr>
          <w:lang w:eastAsia="zh-CN"/>
        </w:rPr>
        <w:t xml:space="preserve"> set passwords. The maximum number of passwords that the network product can store for each user is up to the </w:t>
      </w:r>
      <w:r w:rsidR="00A0243F">
        <w:rPr>
          <w:lang w:eastAsia="zh-CN"/>
        </w:rPr>
        <w:t>vendor</w:t>
      </w:r>
      <w:r w:rsidRPr="00FD4A4B">
        <w:rPr>
          <w:lang w:eastAsia="zh-CN"/>
        </w:rPr>
        <w:t>.</w:t>
      </w:r>
    </w:p>
    <w:p w14:paraId="4C5000C8" w14:textId="77777777" w:rsidR="00E94B0B" w:rsidRPr="00FD4A4B" w:rsidRDefault="00E94B0B" w:rsidP="00E94B0B">
      <w:pPr>
        <w:rPr>
          <w:lang w:eastAsia="zh-CN"/>
        </w:rPr>
      </w:pPr>
      <w:r w:rsidRPr="00FD4A4B">
        <w:t>When a password is about to expire a password expiry notification shall be provided to the user.</w:t>
      </w:r>
    </w:p>
    <w:p w14:paraId="343AE993" w14:textId="77777777" w:rsidR="00884E77" w:rsidRDefault="00884E77" w:rsidP="00884E77">
      <w:r w:rsidRPr="00FD4A4B">
        <w:rPr>
          <w:lang w:eastAsia="zh-CN"/>
        </w:rPr>
        <w:t>Above requirements shall be applicable for all passwords used</w:t>
      </w:r>
      <w:r w:rsidR="000B7BA3">
        <w:rPr>
          <w:lang w:eastAsia="zh-CN"/>
        </w:rPr>
        <w:t xml:space="preserve"> </w:t>
      </w:r>
      <w:r w:rsidRPr="00FD4A4B">
        <w:rPr>
          <w:lang w:eastAsia="zh-CN"/>
        </w:rPr>
        <w:t>(e.g. application-level, OS-level, etc.).</w:t>
      </w:r>
      <w:r w:rsidRPr="00FD4A4B">
        <w:t xml:space="preserve"> An exception to this requirement is machine accounts.</w:t>
      </w:r>
    </w:p>
    <w:p w14:paraId="531F7BFA" w14:textId="0D33524D" w:rsidR="005903A0" w:rsidRPr="00FD4A4B" w:rsidRDefault="005903A0" w:rsidP="00884E77">
      <w:pPr>
        <w:rPr>
          <w:lang w:eastAsia="zh-CN"/>
        </w:rPr>
      </w:pPr>
      <w:r>
        <w:rPr>
          <w:i/>
          <w:lang w:eastAsia="ja-JP"/>
        </w:rPr>
        <w:t>Threat References</w:t>
      </w:r>
      <w:r>
        <w:rPr>
          <w:iCs/>
          <w:lang w:eastAsia="ja-JP"/>
        </w:rPr>
        <w:t>: 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xml:space="preserve">, </w:t>
      </w:r>
      <w:r w:rsidR="00120A14" w:rsidRPr="000B7BA3">
        <w:t>clause 5.3.3.2, Weak Password Policies</w:t>
      </w:r>
      <w:r w:rsidR="005A6F16" w:rsidRPr="005A6F16">
        <w:t>, 5.3.6.8, Insecure Default Configuration, 5.3.7.4, Human error</w:t>
      </w:r>
      <w:r w:rsidR="005A6F16">
        <w:t>.</w:t>
      </w:r>
    </w:p>
    <w:p w14:paraId="79E3FBE9" w14:textId="77777777" w:rsidR="00DD5B36" w:rsidRPr="00FD4A4B" w:rsidRDefault="00884E77" w:rsidP="006D5002">
      <w:pPr>
        <w:rPr>
          <w:lang w:eastAsia="ja-JP"/>
        </w:rPr>
      </w:pPr>
      <w:r w:rsidRPr="00FD4A4B">
        <w:rPr>
          <w:i/>
          <w:lang w:eastAsia="ja-JP"/>
        </w:rPr>
        <w:t>Test case</w:t>
      </w:r>
      <w:r w:rsidRPr="00FD4A4B">
        <w:rPr>
          <w:lang w:eastAsia="ja-JP"/>
        </w:rPr>
        <w:t xml:space="preserve">: </w:t>
      </w:r>
    </w:p>
    <w:p w14:paraId="3A440E89" w14:textId="77777777" w:rsidR="00DD5B36" w:rsidRPr="00FD4A4B" w:rsidRDefault="00DD5B36" w:rsidP="00DD5B36">
      <w:pPr>
        <w:rPr>
          <w:b/>
          <w:lang w:eastAsia="zh-CN"/>
        </w:rPr>
      </w:pPr>
      <w:r w:rsidRPr="00FD4A4B">
        <w:rPr>
          <w:b/>
        </w:rPr>
        <w:t>Test Name</w:t>
      </w:r>
      <w:r w:rsidRPr="00FD4A4B">
        <w:t xml:space="preserve">: </w:t>
      </w:r>
      <w:r w:rsidR="00A80FBF" w:rsidRPr="00FD4A4B">
        <w:rPr>
          <w:lang w:eastAsia="zh-CN"/>
        </w:rPr>
        <w:t>TC_PASSWORD_CHANGES</w:t>
      </w:r>
    </w:p>
    <w:p w14:paraId="5FEE5F08" w14:textId="77777777" w:rsidR="00DD5B36" w:rsidRPr="00FD4A4B" w:rsidRDefault="00DD5B36" w:rsidP="00DD5B36">
      <w:pPr>
        <w:jc w:val="both"/>
        <w:rPr>
          <w:b/>
          <w:lang w:eastAsia="zh-CN"/>
        </w:rPr>
      </w:pPr>
      <w:r w:rsidRPr="00FD4A4B">
        <w:rPr>
          <w:b/>
          <w:lang w:eastAsia="zh-CN"/>
        </w:rPr>
        <w:t>Purpose:</w:t>
      </w:r>
    </w:p>
    <w:p w14:paraId="56C097C3" w14:textId="77777777" w:rsidR="00DD5B36" w:rsidRPr="00FD4A4B" w:rsidRDefault="00DD5B36" w:rsidP="00DD5B36">
      <w:pPr>
        <w:pStyle w:val="B1"/>
        <w:rPr>
          <w:lang w:eastAsia="zh-CN"/>
        </w:rPr>
      </w:pPr>
      <w:r w:rsidRPr="00FD4A4B">
        <w:rPr>
          <w:lang w:eastAsia="zh-CN"/>
        </w:rPr>
        <w:t>-</w:t>
      </w:r>
      <w:r w:rsidRPr="00FD4A4B">
        <w:rPr>
          <w:lang w:eastAsia="zh-CN"/>
        </w:rPr>
        <w:tab/>
        <w:t>To check whether the network product is provisioned with the functionality that enables its user to change the password at any time.</w:t>
      </w:r>
    </w:p>
    <w:p w14:paraId="358AF639" w14:textId="77777777" w:rsidR="00DD5B36" w:rsidRPr="00FD4A4B" w:rsidRDefault="00DD5B36" w:rsidP="00DD5B36">
      <w:pPr>
        <w:pStyle w:val="B1"/>
        <w:rPr>
          <w:lang w:eastAsia="zh-CN"/>
        </w:rPr>
      </w:pPr>
      <w:r w:rsidRPr="00FD4A4B">
        <w:rPr>
          <w:lang w:eastAsia="zh-CN"/>
        </w:rPr>
        <w:t>-</w:t>
      </w:r>
      <w:r w:rsidRPr="00FD4A4B">
        <w:rPr>
          <w:lang w:eastAsia="zh-CN"/>
        </w:rPr>
        <w:tab/>
        <w:t>The network product enforces p</w:t>
      </w:r>
      <w:r w:rsidRPr="00FD4A4B">
        <w:rPr>
          <w:rFonts w:hint="eastAsia"/>
          <w:lang w:eastAsia="zh-CN"/>
        </w:rPr>
        <w:t xml:space="preserve">assword </w:t>
      </w:r>
      <w:r w:rsidRPr="00FD4A4B">
        <w:rPr>
          <w:lang w:eastAsia="zh-CN"/>
        </w:rPr>
        <w:t>change</w:t>
      </w:r>
      <w:r w:rsidRPr="00FD4A4B">
        <w:rPr>
          <w:rFonts w:hint="eastAsia"/>
          <w:lang w:eastAsia="zh-CN"/>
        </w:rPr>
        <w:t xml:space="preserve"> after </w:t>
      </w:r>
      <w:r w:rsidRPr="00FD4A4B">
        <w:rPr>
          <w:lang w:eastAsia="zh-CN"/>
        </w:rPr>
        <w:t>initial</w:t>
      </w:r>
      <w:r w:rsidRPr="00FD4A4B">
        <w:rPr>
          <w:rFonts w:hint="eastAsia"/>
          <w:lang w:eastAsia="zh-CN"/>
        </w:rPr>
        <w:t xml:space="preserve"> login</w:t>
      </w:r>
      <w:r w:rsidRPr="00FD4A4B">
        <w:rPr>
          <w:lang w:eastAsia="zh-CN"/>
        </w:rPr>
        <w:t>.</w:t>
      </w:r>
    </w:p>
    <w:p w14:paraId="2F14AF24" w14:textId="77777777" w:rsidR="00DD5B36" w:rsidRPr="00FD4A4B" w:rsidRDefault="00DD5B36" w:rsidP="00DD5B36">
      <w:pPr>
        <w:pStyle w:val="B1"/>
        <w:rPr>
          <w:lang w:eastAsia="zh-CN"/>
        </w:rPr>
      </w:pPr>
      <w:r w:rsidRPr="00FD4A4B">
        <w:rPr>
          <w:lang w:eastAsia="zh-CN"/>
        </w:rPr>
        <w:t>-</w:t>
      </w:r>
      <w:r w:rsidRPr="00FD4A4B">
        <w:rPr>
          <w:lang w:eastAsia="zh-CN"/>
        </w:rPr>
        <w:tab/>
        <w:t>To verify the new password adheres to the password management policy and also to verify whether it has password expiry rule.</w:t>
      </w:r>
    </w:p>
    <w:p w14:paraId="478FC807" w14:textId="77777777" w:rsidR="00DD5B36" w:rsidRPr="00FD4A4B" w:rsidRDefault="00DD5B36" w:rsidP="00DD5B36">
      <w:pPr>
        <w:pStyle w:val="B1"/>
        <w:rPr>
          <w:lang w:eastAsia="zh-CN"/>
        </w:rPr>
      </w:pPr>
      <w:r w:rsidRPr="00FD4A4B">
        <w:rPr>
          <w:lang w:eastAsia="zh-CN"/>
        </w:rPr>
        <w:t>-</w:t>
      </w:r>
      <w:r w:rsidRPr="00FD4A4B">
        <w:rPr>
          <w:lang w:eastAsia="zh-CN"/>
        </w:rPr>
        <w:tab/>
        <w:t>The network product is configured to disallow specified number of previously used passwords (Password History).</w:t>
      </w:r>
      <w:r w:rsidR="00614893" w:rsidRPr="00FD4A4B">
        <w:rPr>
          <w:lang w:eastAsia="zh-CN"/>
        </w:rPr>
        <w:t xml:space="preserve"> </w:t>
      </w:r>
    </w:p>
    <w:p w14:paraId="71F9871C" w14:textId="77777777" w:rsidR="00DD5B36" w:rsidRPr="00FD4A4B" w:rsidRDefault="00DD5B36" w:rsidP="00DD5B36">
      <w:pPr>
        <w:rPr>
          <w:b/>
          <w:lang w:eastAsia="zh-CN"/>
        </w:rPr>
      </w:pPr>
      <w:r w:rsidRPr="00FD4A4B">
        <w:rPr>
          <w:b/>
          <w:lang w:eastAsia="zh-CN"/>
        </w:rPr>
        <w:t>Procedure and execution steps:</w:t>
      </w:r>
    </w:p>
    <w:p w14:paraId="0CC143D2" w14:textId="77777777" w:rsidR="00DD5B36" w:rsidRPr="00FD4A4B" w:rsidRDefault="00DD5B36" w:rsidP="00DD5B36">
      <w:pPr>
        <w:rPr>
          <w:b/>
          <w:lang w:eastAsia="zh-CN"/>
        </w:rPr>
      </w:pPr>
      <w:r w:rsidRPr="00FD4A4B">
        <w:rPr>
          <w:b/>
          <w:lang w:eastAsia="zh-CN"/>
        </w:rPr>
        <w:t>Pre-Conditions:</w:t>
      </w:r>
    </w:p>
    <w:p w14:paraId="6D53927F" w14:textId="77777777" w:rsidR="00DD5B36" w:rsidRPr="00FD4A4B" w:rsidRDefault="00DD5B36" w:rsidP="00DD5B36">
      <w:pPr>
        <w:pStyle w:val="B1"/>
      </w:pPr>
      <w:r w:rsidRPr="00FD4A4B">
        <w:t>1.</w:t>
      </w:r>
      <w:r w:rsidRPr="00FD4A4B">
        <w:tab/>
        <w:t>Tester has account with username and password in the network product.</w:t>
      </w:r>
    </w:p>
    <w:p w14:paraId="3A280FB8" w14:textId="77777777" w:rsidR="00DD5B36" w:rsidRPr="00FD4A4B" w:rsidRDefault="00DD5B36" w:rsidP="00DD5B36">
      <w:pPr>
        <w:pStyle w:val="B1"/>
        <w:rPr>
          <w:lang w:eastAsia="zh-CN"/>
        </w:rPr>
      </w:pPr>
      <w:r w:rsidRPr="00FD4A4B">
        <w:rPr>
          <w:lang w:eastAsia="zh-CN"/>
        </w:rPr>
        <w:t>2.</w:t>
      </w:r>
      <w:r w:rsidRPr="00FD4A4B">
        <w:rPr>
          <w:lang w:eastAsia="zh-CN"/>
        </w:rPr>
        <w:tab/>
        <w:t xml:space="preserve">Network product vendor will provide documentation for password management policy which should include details on how to change the password, configure password expiry rule and disallowing specified number of previously used passwords. </w:t>
      </w:r>
    </w:p>
    <w:p w14:paraId="2DEFC9CE" w14:textId="77777777" w:rsidR="00DD5B36" w:rsidRPr="00FD4A4B" w:rsidRDefault="00DD5B36" w:rsidP="00DD5B36">
      <w:pPr>
        <w:pStyle w:val="B1"/>
        <w:rPr>
          <w:lang w:eastAsia="zh-CN"/>
        </w:rPr>
      </w:pPr>
      <w:r w:rsidRPr="00FD4A4B">
        <w:rPr>
          <w:lang w:eastAsia="zh-CN"/>
        </w:rPr>
        <w:t>3.</w:t>
      </w:r>
      <w:r w:rsidRPr="00FD4A4B">
        <w:rPr>
          <w:lang w:eastAsia="zh-CN"/>
        </w:rPr>
        <w:tab/>
        <w:t>The network product vendor shall supply information on how many passwords the network product can store for each user in the password history.</w:t>
      </w:r>
    </w:p>
    <w:p w14:paraId="631DB402" w14:textId="77777777" w:rsidR="00DD5B36" w:rsidRPr="00FD4A4B" w:rsidRDefault="00DD5B36" w:rsidP="00D139CE">
      <w:pPr>
        <w:pStyle w:val="B1"/>
        <w:rPr>
          <w:lang w:eastAsia="zh-CN"/>
        </w:rPr>
      </w:pPr>
      <w:r w:rsidRPr="00FD4A4B">
        <w:rPr>
          <w:lang w:eastAsia="zh-CN"/>
        </w:rPr>
        <w:t>4.</w:t>
      </w:r>
      <w:r w:rsidRPr="00FD4A4B">
        <w:rPr>
          <w:lang w:eastAsia="zh-CN"/>
        </w:rPr>
        <w:tab/>
        <w:t>The tester has privilege to modify the number of disallowed previously used password.</w:t>
      </w:r>
    </w:p>
    <w:p w14:paraId="058F9835" w14:textId="77777777" w:rsidR="00DD5B36" w:rsidRPr="00FD4A4B" w:rsidRDefault="00DD5B36" w:rsidP="00DD5B36">
      <w:pPr>
        <w:rPr>
          <w:b/>
          <w:lang w:eastAsia="zh-CN"/>
        </w:rPr>
      </w:pPr>
      <w:r w:rsidRPr="00FD4A4B">
        <w:rPr>
          <w:b/>
          <w:lang w:eastAsia="zh-CN"/>
        </w:rPr>
        <w:t>Execution Steps</w:t>
      </w:r>
    </w:p>
    <w:p w14:paraId="70CED6CF" w14:textId="77777777" w:rsidR="00DD5B36" w:rsidRPr="00FD4A4B" w:rsidRDefault="00DD5B36" w:rsidP="00DD5B36">
      <w:pPr>
        <w:rPr>
          <w:b/>
        </w:rPr>
      </w:pPr>
      <w:r w:rsidRPr="00FD4A4B">
        <w:rPr>
          <w:b/>
        </w:rPr>
        <w:t>Execute the following steps:</w:t>
      </w:r>
    </w:p>
    <w:p w14:paraId="4A13ADD2" w14:textId="77777777" w:rsidR="00DD5B36" w:rsidRPr="00FD4A4B" w:rsidRDefault="00DD5B36" w:rsidP="00DD5B36">
      <w:pPr>
        <w:pStyle w:val="B1"/>
        <w:rPr>
          <w:lang w:eastAsia="zh-CN"/>
        </w:rPr>
      </w:pPr>
      <w:r w:rsidRPr="00FD4A4B">
        <w:rPr>
          <w:lang w:eastAsia="zh-CN"/>
        </w:rPr>
        <w:t>A.</w:t>
      </w:r>
      <w:r w:rsidRPr="00FD4A4B">
        <w:rPr>
          <w:lang w:eastAsia="zh-CN"/>
        </w:rPr>
        <w:tab/>
        <w:t xml:space="preserve">Positive Test </w:t>
      </w:r>
    </w:p>
    <w:p w14:paraId="70003D68" w14:textId="77777777" w:rsidR="00DD5B36" w:rsidRPr="00FD4A4B" w:rsidRDefault="00DD5B36" w:rsidP="00DD5B36">
      <w:pPr>
        <w:pStyle w:val="B1"/>
        <w:rPr>
          <w:lang w:eastAsia="zh-CN"/>
        </w:rPr>
      </w:pPr>
      <w:r w:rsidRPr="00FD4A4B">
        <w:rPr>
          <w:lang w:eastAsia="zh-CN"/>
        </w:rPr>
        <w:t>Case 1:</w:t>
      </w:r>
    </w:p>
    <w:p w14:paraId="5440C31B" w14:textId="77777777" w:rsidR="00DD5B36" w:rsidRPr="00FD4A4B" w:rsidRDefault="00614893" w:rsidP="00DD5B36">
      <w:pPr>
        <w:pStyle w:val="B2"/>
        <w:rPr>
          <w:lang w:eastAsia="zh-CN"/>
        </w:rPr>
      </w:pPr>
      <w:r w:rsidRPr="00FD4A4B">
        <w:rPr>
          <w:lang w:eastAsia="zh-CN"/>
        </w:rPr>
        <w:t>Test case</w:t>
      </w:r>
      <w:r w:rsidR="00DD5B36" w:rsidRPr="00FD4A4B">
        <w:rPr>
          <w:lang w:eastAsia="zh-CN"/>
        </w:rPr>
        <w:t xml:space="preserve"> to enforce password change after initial login is covered in clause</w:t>
      </w:r>
      <w:r w:rsidR="00902227">
        <w:rPr>
          <w:lang w:eastAsia="zh-CN"/>
        </w:rPr>
        <w:t xml:space="preserve"> 4</w:t>
      </w:r>
      <w:r w:rsidR="00902227" w:rsidRPr="00CC4BAD">
        <w:rPr>
          <w:lang w:eastAsia="zh-CN"/>
        </w:rPr>
        <w:t>.2.3.4.2.3</w:t>
      </w:r>
      <w:r w:rsidR="00DD5B36" w:rsidRPr="00FD4A4B">
        <w:rPr>
          <w:lang w:eastAsia="zh-CN"/>
        </w:rPr>
        <w:t xml:space="preserve">. </w:t>
      </w:r>
    </w:p>
    <w:p w14:paraId="5389B441" w14:textId="77777777" w:rsidR="00DD5B36" w:rsidRPr="00FD4A4B" w:rsidRDefault="00DD5B36" w:rsidP="00DD5B36">
      <w:pPr>
        <w:pStyle w:val="B1"/>
        <w:rPr>
          <w:lang w:eastAsia="zh-CN"/>
        </w:rPr>
      </w:pPr>
      <w:r w:rsidRPr="00FD4A4B">
        <w:rPr>
          <w:lang w:eastAsia="zh-CN"/>
        </w:rPr>
        <w:t>Case 2:</w:t>
      </w:r>
    </w:p>
    <w:p w14:paraId="64D50C76" w14:textId="77777777" w:rsidR="00DD5B36" w:rsidRPr="00FD4A4B" w:rsidRDefault="00DD5B36" w:rsidP="00DD5B36">
      <w:pPr>
        <w:pStyle w:val="B2"/>
      </w:pPr>
      <w:r w:rsidRPr="00FD4A4B">
        <w:t>1</w:t>
      </w:r>
      <w:r w:rsidR="000B7BA3">
        <w:t>.</w:t>
      </w:r>
      <w:r w:rsidRPr="00FD4A4B">
        <w:tab/>
        <w:t>The tester logs into network product application using a privileged account .</w:t>
      </w:r>
    </w:p>
    <w:p w14:paraId="5C4BE574" w14:textId="77777777" w:rsidR="00DD5B36" w:rsidRPr="00FD4A4B" w:rsidRDefault="00DD5B36" w:rsidP="00DD5B36">
      <w:pPr>
        <w:pStyle w:val="B2"/>
      </w:pPr>
      <w:r w:rsidRPr="00FD4A4B">
        <w:t>2</w:t>
      </w:r>
      <w:r w:rsidR="000B7BA3">
        <w:t>.</w:t>
      </w:r>
      <w:r w:rsidRPr="00FD4A4B">
        <w:tab/>
        <w:t>The network product application generates password expiry notification for user Y to force</w:t>
      </w:r>
      <w:r w:rsidRPr="00FD4A4B">
        <w:rPr>
          <w:rFonts w:hint="eastAsia"/>
        </w:rPr>
        <w:t xml:space="preserve"> </w:t>
      </w:r>
      <w:r w:rsidRPr="00FD4A4B">
        <w:t>user Y to change the password.</w:t>
      </w:r>
    </w:p>
    <w:p w14:paraId="66AE8421" w14:textId="77777777" w:rsidR="00DD5B36" w:rsidRPr="00FD4A4B" w:rsidRDefault="00DD5B36" w:rsidP="00DD5B36">
      <w:pPr>
        <w:pStyle w:val="B2"/>
      </w:pPr>
      <w:r w:rsidRPr="00FD4A4B">
        <w:t>3</w:t>
      </w:r>
      <w:r w:rsidR="000B7BA3">
        <w:t>.</w:t>
      </w:r>
      <w:r w:rsidRPr="00FD4A4B">
        <w:tab/>
        <w:t>The tester logs out as a privileged user and logs on as user Y.</w:t>
      </w:r>
    </w:p>
    <w:p w14:paraId="500FE2E5" w14:textId="77777777" w:rsidR="00DD5B36" w:rsidRPr="00FD4A4B" w:rsidRDefault="00DD5B36" w:rsidP="00DD5B36">
      <w:pPr>
        <w:pStyle w:val="B2"/>
      </w:pPr>
      <w:r w:rsidRPr="00FD4A4B">
        <w:t>4.</w:t>
      </w:r>
      <w:r w:rsidRPr="00FD4A4B">
        <w:tab/>
        <w:t>The tester is prompted to change his password and creates a new password by following the password policy management.</w:t>
      </w:r>
    </w:p>
    <w:p w14:paraId="0C803D2B" w14:textId="77777777" w:rsidR="00DD5B36" w:rsidRPr="00FD4A4B" w:rsidRDefault="00DD5B36" w:rsidP="00DD5B36">
      <w:pPr>
        <w:pStyle w:val="B2"/>
      </w:pPr>
      <w:r w:rsidRPr="00FD4A4B">
        <w:t>5</w:t>
      </w:r>
      <w:r w:rsidR="000B7BA3">
        <w:t>.</w:t>
      </w:r>
      <w:r w:rsidRPr="00FD4A4B">
        <w:tab/>
        <w:t xml:space="preserve">The network product application </w:t>
      </w:r>
      <w:r w:rsidRPr="00FD4A4B">
        <w:rPr>
          <w:rFonts w:hint="eastAsia"/>
        </w:rPr>
        <w:t>confirms change in password by, for example,</w:t>
      </w:r>
      <w:r w:rsidRPr="00FD4A4B">
        <w:t xml:space="preserve"> display</w:t>
      </w:r>
      <w:r w:rsidRPr="00FD4A4B">
        <w:rPr>
          <w:rFonts w:hint="eastAsia"/>
        </w:rPr>
        <w:t>ing</w:t>
      </w:r>
      <w:r w:rsidRPr="00FD4A4B">
        <w:t xml:space="preserve"> </w:t>
      </w:r>
      <w:r w:rsidR="00D139CE" w:rsidRPr="00FD4A4B">
        <w:t>"</w:t>
      </w:r>
      <w:r w:rsidRPr="00FD4A4B">
        <w:t>Password Changed Successfully</w:t>
      </w:r>
      <w:r w:rsidR="00D139CE" w:rsidRPr="00FD4A4B">
        <w:t>"</w:t>
      </w:r>
      <w:r w:rsidRPr="00FD4A4B">
        <w:t>.</w:t>
      </w:r>
    </w:p>
    <w:p w14:paraId="2EB74329" w14:textId="77777777" w:rsidR="00DD5B36" w:rsidRPr="00FD4A4B" w:rsidRDefault="00DD5B36" w:rsidP="00DD5B36">
      <w:pPr>
        <w:pStyle w:val="B2"/>
      </w:pPr>
      <w:r w:rsidRPr="00FD4A4B">
        <w:t>6</w:t>
      </w:r>
      <w:r w:rsidR="000B7BA3">
        <w:t>.</w:t>
      </w:r>
      <w:r w:rsidRPr="00FD4A4B">
        <w:tab/>
      </w:r>
      <w:r w:rsidRPr="00FD4A4B">
        <w:rPr>
          <w:rFonts w:hint="eastAsia"/>
        </w:rPr>
        <w:t xml:space="preserve">The tester </w:t>
      </w:r>
      <w:r w:rsidRPr="00FD4A4B">
        <w:t>successfully</w:t>
      </w:r>
      <w:r w:rsidRPr="00FD4A4B">
        <w:rPr>
          <w:rFonts w:hint="eastAsia"/>
        </w:rPr>
        <w:t xml:space="preserve"> logs-in the network </w:t>
      </w:r>
      <w:r w:rsidRPr="00FD4A4B">
        <w:t>product</w:t>
      </w:r>
      <w:r w:rsidRPr="00FD4A4B">
        <w:rPr>
          <w:rFonts w:hint="eastAsia"/>
        </w:rPr>
        <w:t xml:space="preserve"> application </w:t>
      </w:r>
      <w:r w:rsidRPr="00FD4A4B">
        <w:t xml:space="preserve">as user Y </w:t>
      </w:r>
      <w:r w:rsidRPr="00FD4A4B">
        <w:rPr>
          <w:rFonts w:hint="eastAsia"/>
        </w:rPr>
        <w:t>using the new password</w:t>
      </w:r>
      <w:r w:rsidRPr="00FD4A4B">
        <w:t>.</w:t>
      </w:r>
    </w:p>
    <w:p w14:paraId="479839A3" w14:textId="77777777" w:rsidR="00DD5B36" w:rsidRPr="00FD4A4B" w:rsidRDefault="00DD5B36" w:rsidP="00DD5B36">
      <w:pPr>
        <w:pStyle w:val="B1"/>
        <w:rPr>
          <w:lang w:eastAsia="zh-CN"/>
        </w:rPr>
      </w:pPr>
      <w:r w:rsidRPr="00FD4A4B">
        <w:rPr>
          <w:lang w:eastAsia="zh-CN"/>
        </w:rPr>
        <w:t>Case 3:</w:t>
      </w:r>
    </w:p>
    <w:p w14:paraId="35E7EF78" w14:textId="77777777" w:rsidR="00DD5B36" w:rsidRPr="00FD4A4B" w:rsidRDefault="00DD5B36" w:rsidP="00DD5B36">
      <w:pPr>
        <w:pStyle w:val="B2"/>
      </w:pPr>
      <w:r w:rsidRPr="00FD4A4B">
        <w:t>1.</w:t>
      </w:r>
      <w:r w:rsidRPr="00FD4A4B">
        <w:tab/>
        <w:t>The tester logs into network product application using a privileged account.</w:t>
      </w:r>
    </w:p>
    <w:p w14:paraId="1DDA8C7D" w14:textId="77777777" w:rsidR="00DD5B36" w:rsidRPr="00FD4A4B" w:rsidRDefault="00DD5B36" w:rsidP="00DD5B36">
      <w:pPr>
        <w:pStyle w:val="B2"/>
      </w:pPr>
      <w:r w:rsidRPr="00FD4A4B">
        <w:t>2.</w:t>
      </w:r>
      <w:r w:rsidRPr="00FD4A4B">
        <w:tab/>
        <w:t xml:space="preserve">Tester configures the network product application for number of disallowed previously used </w:t>
      </w:r>
      <w:r w:rsidR="00E94B0B" w:rsidRPr="00FD4A4B">
        <w:t xml:space="preserve">passwords </w:t>
      </w:r>
      <w:r w:rsidRPr="00FD4A4B">
        <w:t xml:space="preserve">to x </w:t>
      </w:r>
    </w:p>
    <w:p w14:paraId="644C4C3C" w14:textId="77777777" w:rsidR="00DD5B36" w:rsidRPr="00FD4A4B" w:rsidRDefault="00DD5B36" w:rsidP="00DD5B36">
      <w:pPr>
        <w:pStyle w:val="B2"/>
      </w:pPr>
      <w:r w:rsidRPr="00FD4A4B">
        <w:t>3.</w:t>
      </w:r>
      <w:r w:rsidRPr="00FD4A4B">
        <w:tab/>
        <w:t>The tester requests for a password change for user Y.</w:t>
      </w:r>
    </w:p>
    <w:p w14:paraId="5E1575CF" w14:textId="77777777" w:rsidR="00DD5B36" w:rsidRPr="00FD4A4B" w:rsidRDefault="00DD5B36" w:rsidP="00DD5B36">
      <w:pPr>
        <w:pStyle w:val="B2"/>
      </w:pPr>
      <w:r w:rsidRPr="00FD4A4B">
        <w:t>4.</w:t>
      </w:r>
      <w:r w:rsidRPr="00FD4A4B">
        <w:tab/>
        <w:t>The tester logs out of the privileged account and logs on as user Y</w:t>
      </w:r>
    </w:p>
    <w:p w14:paraId="78556222" w14:textId="77777777" w:rsidR="00DD5B36" w:rsidRPr="00FD4A4B" w:rsidRDefault="00DD5B36" w:rsidP="00DD5B36">
      <w:pPr>
        <w:pStyle w:val="B2"/>
      </w:pPr>
      <w:r w:rsidRPr="00FD4A4B">
        <w:t xml:space="preserve">5. </w:t>
      </w:r>
      <w:r w:rsidRPr="00FD4A4B">
        <w:tab/>
        <w:t>The tester creates a new password by following the password policy management.</w:t>
      </w:r>
    </w:p>
    <w:p w14:paraId="7EA2ADAE" w14:textId="77777777" w:rsidR="00DD5B36" w:rsidRPr="00FD4A4B" w:rsidRDefault="00DD5B36" w:rsidP="00D139CE">
      <w:pPr>
        <w:pStyle w:val="B2"/>
        <w:rPr>
          <w:lang w:eastAsia="zh-CN"/>
        </w:rPr>
      </w:pPr>
      <w:r w:rsidRPr="00FD4A4B">
        <w:t>6.</w:t>
      </w:r>
      <w:r w:rsidRPr="00FD4A4B">
        <w:tab/>
      </w:r>
      <w:r w:rsidRPr="00FD4A4B">
        <w:rPr>
          <w:lang w:eastAsia="zh-CN"/>
        </w:rPr>
        <w:t xml:space="preserve">If the password is not equal to any of the x previously used passwords, the network product application still accepts the new password and displays </w:t>
      </w:r>
      <w:r w:rsidR="00D139CE" w:rsidRPr="00FD4A4B">
        <w:rPr>
          <w:lang w:eastAsia="zh-CN"/>
        </w:rPr>
        <w:t>"</w:t>
      </w:r>
      <w:r w:rsidRPr="00FD4A4B">
        <w:rPr>
          <w:lang w:eastAsia="zh-CN"/>
        </w:rPr>
        <w:t>Password Changed Successfully</w:t>
      </w:r>
      <w:r w:rsidR="00D139CE" w:rsidRPr="00FD4A4B">
        <w:rPr>
          <w:lang w:eastAsia="zh-CN"/>
        </w:rPr>
        <w:t>"</w:t>
      </w:r>
      <w:r w:rsidRPr="00FD4A4B">
        <w:rPr>
          <w:lang w:eastAsia="zh-CN"/>
        </w:rPr>
        <w:t>.</w:t>
      </w:r>
    </w:p>
    <w:p w14:paraId="41EDEBD0" w14:textId="77777777" w:rsidR="00DD5B36" w:rsidRPr="00FD4A4B" w:rsidRDefault="00DD5B36" w:rsidP="00DD5B36">
      <w:pPr>
        <w:pStyle w:val="B1"/>
        <w:rPr>
          <w:lang w:eastAsia="zh-CN"/>
        </w:rPr>
      </w:pPr>
      <w:r w:rsidRPr="00FD4A4B">
        <w:rPr>
          <w:lang w:eastAsia="zh-CN"/>
        </w:rPr>
        <w:t>B.</w:t>
      </w:r>
      <w:r w:rsidRPr="00FD4A4B">
        <w:rPr>
          <w:lang w:eastAsia="zh-CN"/>
        </w:rPr>
        <w:tab/>
        <w:t>Negative Test</w:t>
      </w:r>
    </w:p>
    <w:p w14:paraId="5F7C714A" w14:textId="77777777" w:rsidR="00DD5B36" w:rsidRPr="00FD4A4B" w:rsidRDefault="00DD5B36" w:rsidP="00DD5B36">
      <w:pPr>
        <w:pStyle w:val="B1"/>
        <w:rPr>
          <w:lang w:eastAsia="zh-CN"/>
        </w:rPr>
      </w:pPr>
      <w:r w:rsidRPr="00FD4A4B">
        <w:rPr>
          <w:lang w:eastAsia="zh-CN"/>
        </w:rPr>
        <w:t>Case 1:</w:t>
      </w:r>
    </w:p>
    <w:p w14:paraId="4412FED9" w14:textId="77777777" w:rsidR="00DD5B36" w:rsidRPr="00FD4A4B" w:rsidRDefault="00614893" w:rsidP="00DD5B36">
      <w:pPr>
        <w:pStyle w:val="B2"/>
        <w:rPr>
          <w:lang w:eastAsia="zh-CN"/>
        </w:rPr>
      </w:pPr>
      <w:r w:rsidRPr="00FD4A4B">
        <w:rPr>
          <w:lang w:eastAsia="zh-CN"/>
        </w:rPr>
        <w:t>Test case</w:t>
      </w:r>
      <w:r w:rsidR="00DD5B36" w:rsidRPr="00FD4A4B">
        <w:rPr>
          <w:lang w:eastAsia="zh-CN"/>
        </w:rPr>
        <w:t xml:space="preserve"> to enforce </w:t>
      </w:r>
      <w:r w:rsidR="00DD5B36" w:rsidRPr="00FD4A4B">
        <w:t>password</w:t>
      </w:r>
      <w:r w:rsidR="00DD5B36" w:rsidRPr="00FD4A4B">
        <w:rPr>
          <w:lang w:eastAsia="zh-CN"/>
        </w:rPr>
        <w:t xml:space="preserve"> change after initial login is covered in clause</w:t>
      </w:r>
      <w:r w:rsidR="00902227">
        <w:rPr>
          <w:lang w:eastAsia="zh-CN"/>
        </w:rPr>
        <w:t xml:space="preserve"> 4</w:t>
      </w:r>
      <w:r w:rsidR="00902227" w:rsidRPr="00CC4BAD">
        <w:rPr>
          <w:lang w:eastAsia="zh-CN"/>
        </w:rPr>
        <w:t>.2.3.4.2.3</w:t>
      </w:r>
      <w:r w:rsidR="00DD5B36" w:rsidRPr="00FD4A4B">
        <w:rPr>
          <w:lang w:eastAsia="zh-CN"/>
        </w:rPr>
        <w:t xml:space="preserve">. </w:t>
      </w:r>
    </w:p>
    <w:p w14:paraId="27C791F1" w14:textId="77777777" w:rsidR="00DD5B36" w:rsidRPr="00FD4A4B" w:rsidRDefault="00DD5B36" w:rsidP="00DD5B36">
      <w:pPr>
        <w:pStyle w:val="B1"/>
        <w:rPr>
          <w:lang w:eastAsia="zh-CN"/>
        </w:rPr>
      </w:pPr>
      <w:r w:rsidRPr="00FD4A4B">
        <w:rPr>
          <w:lang w:eastAsia="zh-CN"/>
        </w:rPr>
        <w:t>Case 2:</w:t>
      </w:r>
    </w:p>
    <w:p w14:paraId="2E368C7D" w14:textId="77777777" w:rsidR="00DD5B36" w:rsidRPr="00FD4A4B" w:rsidRDefault="00DD5B36" w:rsidP="00DD5B36">
      <w:pPr>
        <w:pStyle w:val="B2"/>
      </w:pPr>
      <w:r w:rsidRPr="00FD4A4B">
        <w:t>No negative test case for this scenario.</w:t>
      </w:r>
    </w:p>
    <w:p w14:paraId="7DB86B40" w14:textId="77777777" w:rsidR="00DD5B36" w:rsidRPr="00FD4A4B" w:rsidRDefault="00DD5B36" w:rsidP="00DD5B36">
      <w:pPr>
        <w:pStyle w:val="B1"/>
        <w:rPr>
          <w:lang w:eastAsia="zh-CN"/>
        </w:rPr>
      </w:pPr>
      <w:r w:rsidRPr="00FD4A4B">
        <w:rPr>
          <w:lang w:eastAsia="zh-CN"/>
        </w:rPr>
        <w:t>Case 3:</w:t>
      </w:r>
    </w:p>
    <w:p w14:paraId="26F78045" w14:textId="77777777" w:rsidR="00DD5B36" w:rsidRPr="00FD4A4B" w:rsidRDefault="00DD5B36" w:rsidP="00DD5B36">
      <w:pPr>
        <w:pStyle w:val="B2"/>
      </w:pPr>
      <w:r w:rsidRPr="00FD4A4B">
        <w:t>1.</w:t>
      </w:r>
      <w:r w:rsidRPr="00FD4A4B">
        <w:tab/>
        <w:t>The tester logs into network product application using privileged account.</w:t>
      </w:r>
    </w:p>
    <w:p w14:paraId="0000A106" w14:textId="77777777" w:rsidR="00DD5B36" w:rsidRPr="00FD4A4B" w:rsidRDefault="00DD5B36" w:rsidP="00DD5B36">
      <w:pPr>
        <w:pStyle w:val="B2"/>
      </w:pPr>
      <w:r w:rsidRPr="00FD4A4B">
        <w:t>2.</w:t>
      </w:r>
      <w:r w:rsidRPr="00FD4A4B">
        <w:tab/>
        <w:t xml:space="preserve">Tester configures the network product application for number of disallowed previously used passwords to x for user Y. </w:t>
      </w:r>
    </w:p>
    <w:p w14:paraId="332E215F" w14:textId="77777777" w:rsidR="00DD5B36" w:rsidRPr="00FD4A4B" w:rsidRDefault="00DD5B36" w:rsidP="00DD5B36">
      <w:pPr>
        <w:pStyle w:val="B2"/>
      </w:pPr>
      <w:r w:rsidRPr="00FD4A4B">
        <w:t>3.</w:t>
      </w:r>
      <w:r w:rsidRPr="00FD4A4B">
        <w:tab/>
        <w:t>The tester logs out of the privileged account and logs in as user Y</w:t>
      </w:r>
    </w:p>
    <w:p w14:paraId="0BC30A37" w14:textId="77777777" w:rsidR="00DD5B36" w:rsidRPr="00FD4A4B" w:rsidRDefault="0037690A" w:rsidP="00DD5B36">
      <w:pPr>
        <w:pStyle w:val="B2"/>
      </w:pPr>
      <w:r w:rsidRPr="00FD4A4B">
        <w:t>4</w:t>
      </w:r>
      <w:r w:rsidR="00DD5B36" w:rsidRPr="00FD4A4B">
        <w:t>.</w:t>
      </w:r>
      <w:r w:rsidR="00DD5B36" w:rsidRPr="00FD4A4B">
        <w:tab/>
        <w:t>The tester requests for a password change.</w:t>
      </w:r>
    </w:p>
    <w:p w14:paraId="546B92EE" w14:textId="77777777" w:rsidR="00DD5B36" w:rsidRPr="00FD4A4B" w:rsidRDefault="0037690A" w:rsidP="00DD5B36">
      <w:pPr>
        <w:pStyle w:val="B2"/>
      </w:pPr>
      <w:r w:rsidRPr="00FD4A4B">
        <w:t>5</w:t>
      </w:r>
      <w:r w:rsidR="00DD5B36" w:rsidRPr="00FD4A4B">
        <w:t>.</w:t>
      </w:r>
      <w:r w:rsidR="00DD5B36" w:rsidRPr="00FD4A4B">
        <w:tab/>
        <w:t xml:space="preserve">The tester sets the new password to a value that </w:t>
      </w:r>
      <w:r w:rsidR="00E94B0B" w:rsidRPr="00FD4A4B">
        <w:t>is among the last x passwords</w:t>
      </w:r>
      <w:r w:rsidR="00E94B0B" w:rsidRPr="00FD4A4B" w:rsidDel="00E94B0B">
        <w:t xml:space="preserve"> </w:t>
      </w:r>
      <w:r w:rsidR="00DD5B36" w:rsidRPr="00FD4A4B">
        <w:t>used previously x times.</w:t>
      </w:r>
    </w:p>
    <w:p w14:paraId="3DF0A215" w14:textId="77777777" w:rsidR="00DD5B36" w:rsidRPr="000B7BA3" w:rsidRDefault="00DD5B36" w:rsidP="000B7BA3">
      <w:pPr>
        <w:rPr>
          <w:b/>
          <w:bCs/>
          <w:lang w:eastAsia="zh-CN"/>
        </w:rPr>
      </w:pPr>
      <w:r w:rsidRPr="000B7BA3">
        <w:rPr>
          <w:b/>
          <w:bCs/>
          <w:lang w:eastAsia="zh-CN"/>
        </w:rPr>
        <w:t>Expected Results:</w:t>
      </w:r>
    </w:p>
    <w:p w14:paraId="5386CF80" w14:textId="77777777" w:rsidR="00DD5B36" w:rsidRPr="00FD4A4B" w:rsidRDefault="00DD5B36" w:rsidP="00DD5B36">
      <w:pPr>
        <w:pStyle w:val="B1"/>
        <w:rPr>
          <w:lang w:eastAsia="zh-CN"/>
        </w:rPr>
      </w:pPr>
      <w:r w:rsidRPr="00FD4A4B">
        <w:rPr>
          <w:lang w:eastAsia="zh-CN"/>
        </w:rPr>
        <w:t>A.</w:t>
      </w:r>
      <w:r w:rsidRPr="00FD4A4B">
        <w:rPr>
          <w:lang w:eastAsia="zh-CN"/>
        </w:rPr>
        <w:tab/>
        <w:t xml:space="preserve">Positive Test </w:t>
      </w:r>
    </w:p>
    <w:p w14:paraId="75D35377" w14:textId="77777777" w:rsidR="00DD5B36" w:rsidRPr="00FD4A4B" w:rsidRDefault="00DD5B36" w:rsidP="00DD5B36">
      <w:pPr>
        <w:pStyle w:val="B1"/>
        <w:rPr>
          <w:lang w:eastAsia="zh-CN"/>
        </w:rPr>
      </w:pPr>
      <w:r w:rsidRPr="00FD4A4B">
        <w:rPr>
          <w:lang w:eastAsia="zh-CN"/>
        </w:rPr>
        <w:t>Case 1:</w:t>
      </w:r>
    </w:p>
    <w:p w14:paraId="4735E0A2" w14:textId="77777777" w:rsidR="00DD5B36" w:rsidRPr="00FD4A4B" w:rsidRDefault="00DD5B36" w:rsidP="00DD5B36">
      <w:pPr>
        <w:pStyle w:val="B1"/>
        <w:rPr>
          <w:lang w:eastAsia="zh-CN"/>
        </w:rPr>
      </w:pPr>
      <w:r w:rsidRPr="00FD4A4B">
        <w:rPr>
          <w:lang w:eastAsia="zh-CN"/>
        </w:rPr>
        <w:t>Expected result for enforc</w:t>
      </w:r>
      <w:r w:rsidR="00A709DA" w:rsidRPr="00747EEA">
        <w:rPr>
          <w:lang w:val="en-US" w:eastAsia="zh-CN"/>
        </w:rPr>
        <w:t>ing</w:t>
      </w:r>
      <w:r w:rsidRPr="00FD4A4B">
        <w:rPr>
          <w:lang w:eastAsia="zh-CN"/>
        </w:rPr>
        <w:t xml:space="preserve"> password change after initial login is covered in clause</w:t>
      </w:r>
      <w:r w:rsidR="00902227">
        <w:rPr>
          <w:lang w:eastAsia="zh-CN"/>
        </w:rPr>
        <w:t xml:space="preserve"> 4</w:t>
      </w:r>
      <w:r w:rsidR="00902227" w:rsidRPr="00CC4BAD">
        <w:rPr>
          <w:lang w:eastAsia="zh-CN"/>
        </w:rPr>
        <w:t>.2.3.4.2.3</w:t>
      </w:r>
      <w:r w:rsidRPr="00FD4A4B">
        <w:rPr>
          <w:lang w:eastAsia="zh-CN"/>
        </w:rPr>
        <w:t xml:space="preserve">. </w:t>
      </w:r>
    </w:p>
    <w:p w14:paraId="78F78FF9" w14:textId="77777777" w:rsidR="00DD5B36" w:rsidRPr="00FD4A4B" w:rsidRDefault="00DD5B36" w:rsidP="00DD5B36">
      <w:pPr>
        <w:pStyle w:val="B1"/>
        <w:rPr>
          <w:lang w:eastAsia="zh-CN"/>
        </w:rPr>
      </w:pPr>
      <w:r w:rsidRPr="00FD4A4B">
        <w:rPr>
          <w:lang w:eastAsia="zh-CN"/>
        </w:rPr>
        <w:t>Case 2:</w:t>
      </w:r>
    </w:p>
    <w:p w14:paraId="4C5B3D97" w14:textId="77777777" w:rsidR="00DD5B36" w:rsidRPr="00FD4A4B" w:rsidRDefault="00DD5B36" w:rsidP="00DD5B36">
      <w:pPr>
        <w:pStyle w:val="B1"/>
        <w:rPr>
          <w:lang w:eastAsia="zh-CN"/>
        </w:rPr>
      </w:pPr>
      <w:r w:rsidRPr="00FD4A4B">
        <w:rPr>
          <w:lang w:eastAsia="zh-CN"/>
        </w:rPr>
        <w:t>Tester can successfully change the password.</w:t>
      </w:r>
    </w:p>
    <w:p w14:paraId="6356A6B1" w14:textId="77777777" w:rsidR="00DD5B36" w:rsidRPr="00FD4A4B" w:rsidRDefault="00DD5B36" w:rsidP="00DD5B36">
      <w:pPr>
        <w:pStyle w:val="B1"/>
        <w:rPr>
          <w:lang w:eastAsia="zh-CN"/>
        </w:rPr>
      </w:pPr>
      <w:r w:rsidRPr="00FD4A4B">
        <w:rPr>
          <w:lang w:eastAsia="zh-CN"/>
        </w:rPr>
        <w:t>Case 3:</w:t>
      </w:r>
    </w:p>
    <w:p w14:paraId="0E45B02B" w14:textId="77777777" w:rsidR="00DD5B36" w:rsidRPr="00FD4A4B" w:rsidRDefault="00DD5B36" w:rsidP="00D139CE">
      <w:pPr>
        <w:pStyle w:val="B1"/>
        <w:rPr>
          <w:lang w:eastAsia="zh-CN"/>
        </w:rPr>
      </w:pPr>
      <w:r w:rsidRPr="00FD4A4B">
        <w:rPr>
          <w:lang w:eastAsia="zh-CN"/>
        </w:rPr>
        <w:t>Tester can successfully change the password.</w:t>
      </w:r>
    </w:p>
    <w:p w14:paraId="22840943" w14:textId="77777777" w:rsidR="00DD5B36" w:rsidRPr="00FD4A4B" w:rsidRDefault="00DD5B36" w:rsidP="00DD5B36">
      <w:pPr>
        <w:pStyle w:val="B1"/>
        <w:rPr>
          <w:lang w:eastAsia="zh-CN"/>
        </w:rPr>
      </w:pPr>
      <w:r w:rsidRPr="00FD4A4B">
        <w:rPr>
          <w:lang w:eastAsia="zh-CN"/>
        </w:rPr>
        <w:t>B.</w:t>
      </w:r>
      <w:r w:rsidRPr="00FD4A4B">
        <w:rPr>
          <w:lang w:eastAsia="zh-CN"/>
        </w:rPr>
        <w:tab/>
        <w:t>Negative Test</w:t>
      </w:r>
    </w:p>
    <w:p w14:paraId="3E640630" w14:textId="77777777" w:rsidR="00DD5B36" w:rsidRPr="00FD4A4B" w:rsidRDefault="00DD5B36" w:rsidP="00DD5B36">
      <w:pPr>
        <w:pStyle w:val="B1"/>
        <w:rPr>
          <w:lang w:eastAsia="zh-CN"/>
        </w:rPr>
      </w:pPr>
      <w:r w:rsidRPr="00FD4A4B">
        <w:rPr>
          <w:lang w:eastAsia="zh-CN"/>
        </w:rPr>
        <w:t xml:space="preserve">If the negative </w:t>
      </w:r>
      <w:r w:rsidR="00614893" w:rsidRPr="00FD4A4B">
        <w:rPr>
          <w:lang w:eastAsia="zh-CN"/>
        </w:rPr>
        <w:t>test case</w:t>
      </w:r>
      <w:r w:rsidRPr="00FD4A4B">
        <w:rPr>
          <w:lang w:eastAsia="zh-CN"/>
        </w:rPr>
        <w:t xml:space="preserve"> passes, this shows that network product application does not work properly and it violates the </w:t>
      </w:r>
      <w:r w:rsidRPr="00FD4A4B">
        <w:t>requirement</w:t>
      </w:r>
      <w:r w:rsidRPr="00FD4A4B">
        <w:rPr>
          <w:lang w:eastAsia="zh-CN"/>
        </w:rPr>
        <w:t>.</w:t>
      </w:r>
    </w:p>
    <w:p w14:paraId="1E4E37C8" w14:textId="77777777" w:rsidR="00DD5B36" w:rsidRPr="00FD4A4B" w:rsidRDefault="00DD5B36" w:rsidP="00DD5B36">
      <w:pPr>
        <w:pStyle w:val="B1"/>
        <w:rPr>
          <w:lang w:eastAsia="zh-CN"/>
        </w:rPr>
      </w:pPr>
      <w:r w:rsidRPr="00FD4A4B">
        <w:rPr>
          <w:lang w:eastAsia="zh-CN"/>
        </w:rPr>
        <w:t>Case 1:</w:t>
      </w:r>
    </w:p>
    <w:p w14:paraId="39BEAD0D" w14:textId="77777777" w:rsidR="00DD5B36" w:rsidRPr="00FD4A4B" w:rsidRDefault="00DD5B36" w:rsidP="00DD5B36">
      <w:pPr>
        <w:pStyle w:val="B1"/>
        <w:rPr>
          <w:lang w:eastAsia="zh-CN"/>
        </w:rPr>
      </w:pPr>
      <w:r w:rsidRPr="00FD4A4B">
        <w:rPr>
          <w:lang w:eastAsia="zh-CN"/>
        </w:rPr>
        <w:t>Expected result for enforc</w:t>
      </w:r>
      <w:r w:rsidR="00A709DA" w:rsidRPr="00747EEA">
        <w:rPr>
          <w:lang w:val="en-US" w:eastAsia="zh-CN"/>
        </w:rPr>
        <w:t>ing</w:t>
      </w:r>
      <w:r w:rsidRPr="00FD4A4B">
        <w:rPr>
          <w:lang w:eastAsia="zh-CN"/>
        </w:rPr>
        <w:t xml:space="preserve"> password change after initial login is covered in clause</w:t>
      </w:r>
      <w:r w:rsidR="00902227">
        <w:rPr>
          <w:lang w:eastAsia="zh-CN"/>
        </w:rPr>
        <w:t xml:space="preserve"> 4</w:t>
      </w:r>
      <w:r w:rsidR="00902227" w:rsidRPr="00CC4BAD">
        <w:rPr>
          <w:lang w:eastAsia="zh-CN"/>
        </w:rPr>
        <w:t>.2.3.4.2.3</w:t>
      </w:r>
      <w:r w:rsidRPr="00FD4A4B">
        <w:rPr>
          <w:lang w:eastAsia="zh-CN"/>
        </w:rPr>
        <w:t xml:space="preserve">. </w:t>
      </w:r>
    </w:p>
    <w:p w14:paraId="6301AACE" w14:textId="77777777" w:rsidR="00DD5B36" w:rsidRPr="00FD4A4B" w:rsidRDefault="00DD5B36" w:rsidP="00DD5B36">
      <w:pPr>
        <w:pStyle w:val="B1"/>
        <w:rPr>
          <w:lang w:eastAsia="zh-CN"/>
        </w:rPr>
      </w:pPr>
      <w:r w:rsidRPr="00FD4A4B">
        <w:rPr>
          <w:lang w:eastAsia="zh-CN"/>
        </w:rPr>
        <w:t xml:space="preserve">Case 2: </w:t>
      </w:r>
    </w:p>
    <w:p w14:paraId="52028DEE" w14:textId="77777777" w:rsidR="00DD5B36" w:rsidRPr="00FD4A4B" w:rsidRDefault="00DD5B36" w:rsidP="00DD5B36">
      <w:pPr>
        <w:pStyle w:val="B1"/>
      </w:pPr>
      <w:r w:rsidRPr="00FD4A4B">
        <w:t>No negative test case for this scenario.</w:t>
      </w:r>
    </w:p>
    <w:p w14:paraId="470BCF48" w14:textId="77777777" w:rsidR="00DD5B36" w:rsidRPr="00FD4A4B" w:rsidRDefault="00DD5B36" w:rsidP="00DD5B36">
      <w:pPr>
        <w:pStyle w:val="B1"/>
        <w:rPr>
          <w:lang w:eastAsia="zh-CN"/>
        </w:rPr>
      </w:pPr>
      <w:r w:rsidRPr="00FD4A4B">
        <w:rPr>
          <w:lang w:eastAsia="zh-CN"/>
        </w:rPr>
        <w:t>Case 3:</w:t>
      </w:r>
    </w:p>
    <w:p w14:paraId="2B1BE59C" w14:textId="77777777" w:rsidR="00DD5B36" w:rsidRPr="00FD4A4B" w:rsidRDefault="00DD5B36" w:rsidP="00D139CE">
      <w:pPr>
        <w:pStyle w:val="B1"/>
      </w:pPr>
      <w:r w:rsidRPr="00FD4A4B">
        <w:rPr>
          <w:lang w:eastAsia="zh-CN"/>
        </w:rPr>
        <w:t>The tester can</w:t>
      </w:r>
      <w:r w:rsidR="00E94B0B" w:rsidRPr="00FD4A4B">
        <w:rPr>
          <w:lang w:eastAsia="zh-CN"/>
        </w:rPr>
        <w:t>not</w:t>
      </w:r>
      <w:r w:rsidRPr="00FD4A4B">
        <w:rPr>
          <w:lang w:eastAsia="zh-CN"/>
        </w:rPr>
        <w:t xml:space="preserve"> successfully change the password.</w:t>
      </w:r>
    </w:p>
    <w:p w14:paraId="68444D16" w14:textId="77777777" w:rsidR="00DD5B36" w:rsidRPr="00FD4A4B" w:rsidRDefault="00DD5B36" w:rsidP="00DD5B36">
      <w:pPr>
        <w:rPr>
          <w:b/>
          <w:bCs/>
          <w:lang w:eastAsia="zh-CN"/>
        </w:rPr>
      </w:pPr>
      <w:r w:rsidRPr="00FD4A4B">
        <w:rPr>
          <w:b/>
          <w:bCs/>
          <w:lang w:eastAsia="zh-CN"/>
        </w:rPr>
        <w:t>Expected format of evidence:</w:t>
      </w:r>
    </w:p>
    <w:p w14:paraId="1F4E46C5" w14:textId="77777777" w:rsidR="00884E77" w:rsidRPr="00FD4A4B" w:rsidRDefault="00DD5B36" w:rsidP="00DD5B36">
      <w:pPr>
        <w:rPr>
          <w:rFonts w:ascii="Arial" w:hAnsi="Arial"/>
        </w:rPr>
      </w:pPr>
      <w:r w:rsidRPr="00FD4A4B">
        <w:rPr>
          <w:lang w:eastAsia="zh-CN"/>
        </w:rPr>
        <w:t>Evidence suitable for the interface, e.g. screenshot contains the operation result.</w:t>
      </w:r>
    </w:p>
    <w:p w14:paraId="18FDBE1F" w14:textId="77777777" w:rsidR="00884E77" w:rsidRPr="00FD4A4B" w:rsidRDefault="000E530A" w:rsidP="001C5B7F">
      <w:pPr>
        <w:pStyle w:val="Heading6"/>
      </w:pPr>
      <w:bookmarkStart w:id="202" w:name="_Toc224924966"/>
      <w:bookmarkStart w:id="203" w:name="_CR4_2_3_4_3_3"/>
      <w:r w:rsidRPr="00907F75">
        <w:t>4</w:t>
      </w:r>
      <w:r w:rsidR="00884E77" w:rsidRPr="00FD4A4B">
        <w:t>.2.3.4.3.3</w:t>
      </w:r>
      <w:r w:rsidR="00884E77" w:rsidRPr="00FD4A4B">
        <w:tab/>
        <w:t xml:space="preserve">Protection against </w:t>
      </w:r>
      <w:r w:rsidR="00DD5B36" w:rsidRPr="00FD4A4B">
        <w:t>brute force and dictionary attacks</w:t>
      </w:r>
      <w:bookmarkEnd w:id="202"/>
    </w:p>
    <w:bookmarkEnd w:id="203"/>
    <w:p w14:paraId="59737AD6" w14:textId="77777777" w:rsidR="00884E77" w:rsidRPr="00FD4A4B" w:rsidRDefault="00884E77" w:rsidP="00884E77">
      <w:pPr>
        <w:rPr>
          <w:lang w:eastAsia="ja-JP"/>
        </w:rPr>
      </w:pPr>
      <w:r w:rsidRPr="00FD4A4B">
        <w:rPr>
          <w:i/>
          <w:lang w:eastAsia="ja-JP"/>
        </w:rPr>
        <w:t>Requirement Name</w:t>
      </w:r>
      <w:r w:rsidRPr="00FD4A4B">
        <w:rPr>
          <w:lang w:eastAsia="ja-JP"/>
        </w:rPr>
        <w:t xml:space="preserve">: </w:t>
      </w:r>
      <w:r w:rsidR="001C6F41" w:rsidRPr="00FD4A4B">
        <w:t>Protection against brute force and dictionary attacks</w:t>
      </w:r>
    </w:p>
    <w:p w14:paraId="3E3C39D6" w14:textId="77777777" w:rsidR="005903A0" w:rsidRDefault="005903A0" w:rsidP="00884E77">
      <w:pPr>
        <w:rPr>
          <w:i/>
          <w:lang w:eastAsia="ja-JP"/>
        </w:rPr>
      </w:pPr>
      <w:r w:rsidRPr="005903A0">
        <w:rPr>
          <w:i/>
          <w:lang w:eastAsia="ja-JP"/>
        </w:rPr>
        <w:t xml:space="preserve">Requirement Reference: </w:t>
      </w:r>
      <w:r w:rsidRPr="005903A0">
        <w:rPr>
          <w:iCs/>
          <w:lang w:eastAsia="ja-JP"/>
        </w:rPr>
        <w:t>In accordance with industry best practice</w:t>
      </w:r>
    </w:p>
    <w:p w14:paraId="27839545"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7E023953" w14:textId="77777777" w:rsidR="00884E77" w:rsidRPr="00FD4A4B" w:rsidRDefault="00884E77" w:rsidP="00884E77">
      <w:pPr>
        <w:rPr>
          <w:lang w:eastAsia="zh-CN"/>
        </w:rPr>
      </w:pPr>
      <w:r w:rsidRPr="00FD4A4B">
        <w:rPr>
          <w:lang w:eastAsia="zh-CN"/>
        </w:rPr>
        <w:t>If a password is used as an authentication attribute, a protection against brute force and dictionary attacks that hinder password guessing shall be implemented.</w:t>
      </w:r>
    </w:p>
    <w:p w14:paraId="365E2D5F" w14:textId="77777777" w:rsidR="00884E77" w:rsidRPr="00FD4A4B" w:rsidRDefault="00884E77" w:rsidP="00884E77">
      <w:pPr>
        <w:rPr>
          <w:lang w:eastAsia="zh-CN"/>
        </w:rPr>
      </w:pPr>
      <w:r w:rsidRPr="00FD4A4B">
        <w:rPr>
          <w:lang w:eastAsia="zh-CN"/>
        </w:rPr>
        <w:t>Brute force and dictionary attacks aim to use automated guessing to ascertain passwords for user and machine accounts. Various measures or a combination of these measures can be taken to prevent this.</w:t>
      </w:r>
    </w:p>
    <w:p w14:paraId="55FF780B" w14:textId="77777777" w:rsidR="00884E77" w:rsidRPr="00FD4A4B" w:rsidRDefault="00884E77" w:rsidP="00884E77">
      <w:pPr>
        <w:rPr>
          <w:lang w:eastAsia="zh-CN"/>
        </w:rPr>
      </w:pPr>
      <w:r w:rsidRPr="00FD4A4B">
        <w:rPr>
          <w:lang w:eastAsia="zh-CN"/>
        </w:rPr>
        <w:t>The most commonly used protection measures are:</w:t>
      </w:r>
      <w:r w:rsidR="00E8520F" w:rsidRPr="00FD4A4B">
        <w:rPr>
          <w:lang w:eastAsia="zh-CN"/>
        </w:rPr>
        <w:t xml:space="preserve"> </w:t>
      </w:r>
    </w:p>
    <w:p w14:paraId="44AD125E" w14:textId="77777777" w:rsidR="00884E77" w:rsidRPr="00FD4A4B" w:rsidRDefault="006D5002" w:rsidP="006D5002">
      <w:pPr>
        <w:pStyle w:val="B1"/>
        <w:rPr>
          <w:lang w:eastAsia="zh-CN"/>
        </w:rPr>
      </w:pPr>
      <w:r w:rsidRPr="00FD4A4B">
        <w:rPr>
          <w:lang w:eastAsia="zh-CN"/>
        </w:rPr>
        <w:t>1)</w:t>
      </w:r>
      <w:r w:rsidRPr="00FD4A4B">
        <w:rPr>
          <w:lang w:eastAsia="zh-CN"/>
        </w:rPr>
        <w:tab/>
      </w:r>
      <w:r w:rsidR="000C0A05" w:rsidRPr="00FD4A4B">
        <w:rPr>
          <w:lang w:eastAsia="zh-CN"/>
        </w:rPr>
        <w:t xml:space="preserve">Using </w:t>
      </w:r>
      <w:r w:rsidR="00884E77" w:rsidRPr="00FD4A4B">
        <w:rPr>
          <w:lang w:eastAsia="zh-CN"/>
        </w:rPr>
        <w:t xml:space="preserve">the </w:t>
      </w:r>
      <w:r w:rsidR="00E712A5" w:rsidRPr="00FD4A4B">
        <w:rPr>
          <w:lang w:eastAsia="zh-CN"/>
        </w:rPr>
        <w:t xml:space="preserve">timer </w:t>
      </w:r>
      <w:r w:rsidR="00884E77" w:rsidRPr="00FD4A4B">
        <w:rPr>
          <w:lang w:eastAsia="zh-CN"/>
        </w:rPr>
        <w:t xml:space="preserve">delay </w:t>
      </w:r>
      <w:r w:rsidR="000C0A05" w:rsidRPr="00FD4A4B">
        <w:rPr>
          <w:lang w:eastAsia="zh-CN"/>
        </w:rPr>
        <w:t xml:space="preserve">(this delay could be the same or increased depending the </w:t>
      </w:r>
      <w:r w:rsidR="00D43B8A" w:rsidRPr="00D43B8A">
        <w:rPr>
          <w:lang w:eastAsia="zh-CN"/>
        </w:rPr>
        <w:t xml:space="preserve">network </w:t>
      </w:r>
      <w:r w:rsidR="000C0A05" w:rsidRPr="00FD4A4B">
        <w:rPr>
          <w:lang w:eastAsia="zh-CN"/>
        </w:rPr>
        <w:t>operator</w:t>
      </w:r>
      <w:r w:rsidR="00FD4A4B">
        <w:rPr>
          <w:lang w:eastAsia="zh-CN"/>
        </w:rPr>
        <w:t>'</w:t>
      </w:r>
      <w:r w:rsidR="000C0A05" w:rsidRPr="00FD4A4B">
        <w:rPr>
          <w:lang w:eastAsia="zh-CN"/>
        </w:rPr>
        <w:t>s policy for each attempt</w:t>
      </w:r>
      <w:r w:rsidR="00586DC7">
        <w:rPr>
          <w:lang w:eastAsia="zh-CN"/>
        </w:rPr>
        <w:t>,</w:t>
      </w:r>
      <w:r w:rsidR="00586DC7" w:rsidRPr="0047184A">
        <w:rPr>
          <w:lang w:eastAsia="zh-CN"/>
        </w:rPr>
        <w:t xml:space="preserve"> e.g. double the delay, or 5 minutes delay, or 10 minutes delay</w:t>
      </w:r>
      <w:r w:rsidR="000C0A05" w:rsidRPr="00FD4A4B">
        <w:rPr>
          <w:lang w:eastAsia="zh-CN"/>
        </w:rPr>
        <w:t>)</w:t>
      </w:r>
      <w:r w:rsidR="00884E77" w:rsidRPr="00FD4A4B">
        <w:rPr>
          <w:lang w:eastAsia="zh-CN"/>
        </w:rPr>
        <w:t xml:space="preserve"> for each </w:t>
      </w:r>
      <w:r w:rsidR="0095704F" w:rsidRPr="00FD4A4B">
        <w:rPr>
          <w:lang w:eastAsia="zh-CN"/>
        </w:rPr>
        <w:t xml:space="preserve">newly entered </w:t>
      </w:r>
      <w:r w:rsidR="00884E77" w:rsidRPr="00FD4A4B">
        <w:rPr>
          <w:lang w:eastAsia="zh-CN"/>
        </w:rPr>
        <w:t>password input following an incorrect entry (</w:t>
      </w:r>
      <w:r w:rsidR="00D139CE" w:rsidRPr="00FD4A4B">
        <w:rPr>
          <w:lang w:eastAsia="zh-CN"/>
        </w:rPr>
        <w:t>"</w:t>
      </w:r>
      <w:r w:rsidR="00884E77" w:rsidRPr="00FD4A4B">
        <w:rPr>
          <w:lang w:eastAsia="zh-CN"/>
        </w:rPr>
        <w:t>tar pit</w:t>
      </w:r>
      <w:r w:rsidR="00D139CE" w:rsidRPr="00FD4A4B">
        <w:rPr>
          <w:lang w:eastAsia="zh-CN"/>
        </w:rPr>
        <w:t>"</w:t>
      </w:r>
      <w:r w:rsidR="00884E77" w:rsidRPr="00FD4A4B">
        <w:rPr>
          <w:lang w:eastAsia="zh-CN"/>
        </w:rPr>
        <w:t>).</w:t>
      </w:r>
    </w:p>
    <w:p w14:paraId="3EA667DB" w14:textId="77777777" w:rsidR="00884E77" w:rsidRPr="00FD4A4B" w:rsidRDefault="006D5002" w:rsidP="006D5002">
      <w:pPr>
        <w:pStyle w:val="B1"/>
        <w:rPr>
          <w:lang w:eastAsia="zh-CN"/>
        </w:rPr>
      </w:pPr>
      <w:r w:rsidRPr="00FD4A4B">
        <w:rPr>
          <w:lang w:eastAsia="zh-CN"/>
        </w:rPr>
        <w:t>2)</w:t>
      </w:r>
      <w:r w:rsidRPr="00FD4A4B">
        <w:rPr>
          <w:lang w:eastAsia="zh-CN"/>
        </w:rPr>
        <w:tab/>
      </w:r>
      <w:r w:rsidR="00884E77" w:rsidRPr="00FD4A4B">
        <w:rPr>
          <w:lang w:eastAsia="zh-CN"/>
        </w:rPr>
        <w:t>Blocking an account following a specified number of incorrect attempts</w:t>
      </w:r>
      <w:r w:rsidR="000C0A05" w:rsidRPr="00FD4A4B">
        <w:rPr>
          <w:lang w:eastAsia="zh-CN"/>
        </w:rPr>
        <w:t xml:space="preserve">, refer to </w:t>
      </w:r>
      <w:r w:rsidR="000E530A" w:rsidRPr="00907F75">
        <w:rPr>
          <w:lang w:eastAsia="zh-CN"/>
        </w:rPr>
        <w:t>4</w:t>
      </w:r>
      <w:r w:rsidR="000C0A05" w:rsidRPr="00FD4A4B">
        <w:rPr>
          <w:lang w:eastAsia="zh-CN"/>
        </w:rPr>
        <w:t>.2.3.4.5</w:t>
      </w:r>
      <w:r w:rsidR="00884E77" w:rsidRPr="00FD4A4B">
        <w:rPr>
          <w:lang w:eastAsia="zh-CN"/>
        </w:rPr>
        <w:t>. However</w:t>
      </w:r>
      <w:r w:rsidR="000B7BA3">
        <w:rPr>
          <w:lang w:eastAsia="zh-CN"/>
        </w:rPr>
        <w:t>,</w:t>
      </w:r>
      <w:r w:rsidR="00884E77" w:rsidRPr="00FD4A4B">
        <w:rPr>
          <w:lang w:eastAsia="zh-CN"/>
        </w:rPr>
        <w:t xml:space="preserve"> </w:t>
      </w:r>
      <w:r w:rsidR="007F119A" w:rsidRPr="00FD4A4B">
        <w:rPr>
          <w:lang w:eastAsia="zh-CN"/>
        </w:rPr>
        <w:t xml:space="preserve">it </w:t>
      </w:r>
      <w:r w:rsidR="00884E77" w:rsidRPr="00FD4A4B">
        <w:rPr>
          <w:lang w:eastAsia="zh-CN"/>
        </w:rPr>
        <w:t>has to</w:t>
      </w:r>
      <w:r w:rsidR="007F119A" w:rsidRPr="00FD4A4B">
        <w:rPr>
          <w:lang w:eastAsia="zh-CN"/>
        </w:rPr>
        <w:t xml:space="preserve"> be</w:t>
      </w:r>
      <w:r w:rsidR="00884E77" w:rsidRPr="00FD4A4B">
        <w:rPr>
          <w:lang w:eastAsia="zh-CN"/>
        </w:rPr>
        <w:t xml:space="preserve"> take</w:t>
      </w:r>
      <w:r w:rsidR="007F119A" w:rsidRPr="00FD4A4B">
        <w:rPr>
          <w:lang w:eastAsia="zh-CN"/>
        </w:rPr>
        <w:t>n</w:t>
      </w:r>
      <w:r w:rsidR="00884E77" w:rsidRPr="00FD4A4B">
        <w:rPr>
          <w:lang w:eastAsia="zh-CN"/>
        </w:rPr>
        <w:t xml:space="preserve"> in</w:t>
      </w:r>
      <w:r w:rsidR="007F119A" w:rsidRPr="00FD4A4B">
        <w:rPr>
          <w:lang w:eastAsia="zh-CN"/>
        </w:rPr>
        <w:t>to</w:t>
      </w:r>
      <w:r w:rsidR="00884E77" w:rsidRPr="00FD4A4B">
        <w:rPr>
          <w:lang w:eastAsia="zh-CN"/>
        </w:rPr>
        <w:t xml:space="preserve"> account that this solution needs a process for unlocking and an attacker can force this to deactivate accounts and make them unusable.</w:t>
      </w:r>
    </w:p>
    <w:p w14:paraId="10EB0FE2" w14:textId="77777777" w:rsidR="00884E77" w:rsidRPr="00FD4A4B" w:rsidRDefault="006D5002" w:rsidP="006D5002">
      <w:pPr>
        <w:pStyle w:val="B1"/>
        <w:rPr>
          <w:lang w:eastAsia="zh-CN"/>
        </w:rPr>
      </w:pPr>
      <w:r w:rsidRPr="00FD4A4B">
        <w:rPr>
          <w:lang w:eastAsia="zh-CN"/>
        </w:rPr>
        <w:t>3)</w:t>
      </w:r>
      <w:r w:rsidRPr="00FD4A4B">
        <w:rPr>
          <w:lang w:eastAsia="zh-CN"/>
        </w:rPr>
        <w:tab/>
      </w:r>
      <w:r w:rsidR="00884E77" w:rsidRPr="00FD4A4B">
        <w:rPr>
          <w:lang w:eastAsia="zh-CN"/>
        </w:rPr>
        <w:t>Using CAPTCHA to prevent automated attempts (often used for Web applications).</w:t>
      </w:r>
    </w:p>
    <w:p w14:paraId="24CD03FB" w14:textId="77777777" w:rsidR="001C6F41" w:rsidRDefault="001C6F41" w:rsidP="00A00691">
      <w:pPr>
        <w:pStyle w:val="B1"/>
        <w:rPr>
          <w:lang w:eastAsia="zh-CN"/>
        </w:rPr>
      </w:pPr>
      <w:r>
        <w:rPr>
          <w:lang w:eastAsia="zh-CN"/>
        </w:rPr>
        <w:t>4)</w:t>
      </w:r>
      <w:r w:rsidR="00A00691">
        <w:rPr>
          <w:lang w:eastAsia="zh-CN"/>
        </w:rPr>
        <w:tab/>
      </w:r>
      <w:r>
        <w:rPr>
          <w:lang w:eastAsia="zh-CN"/>
        </w:rPr>
        <w:t xml:space="preserve">Using a password </w:t>
      </w:r>
      <w:r w:rsidR="005903A0" w:rsidRPr="005903A0">
        <w:rPr>
          <w:lang w:eastAsia="zh-CN"/>
        </w:rPr>
        <w:t>disallow list</w:t>
      </w:r>
      <w:r>
        <w:rPr>
          <w:lang w:eastAsia="zh-CN"/>
        </w:rPr>
        <w:t xml:space="preserve"> to prevent vulnerable passwords. </w:t>
      </w:r>
    </w:p>
    <w:p w14:paraId="681E7478" w14:textId="77777777" w:rsidR="001C6F41" w:rsidRDefault="001C6F41" w:rsidP="001C6F41">
      <w:pPr>
        <w:pStyle w:val="NO"/>
        <w:rPr>
          <w:lang w:eastAsia="zh-CN"/>
        </w:rPr>
      </w:pPr>
      <w:r>
        <w:rPr>
          <w:lang w:eastAsia="zh-CN"/>
        </w:rPr>
        <w:t>NOTE</w:t>
      </w:r>
      <w:r w:rsidR="009F6462">
        <w:rPr>
          <w:lang w:eastAsia="zh-CN"/>
        </w:rPr>
        <w:t xml:space="preserve"> 1</w:t>
      </w:r>
      <w:r>
        <w:rPr>
          <w:lang w:eastAsia="zh-CN"/>
        </w:rPr>
        <w:t>:</w:t>
      </w:r>
      <w:r w:rsidR="009F6462">
        <w:rPr>
          <w:lang w:eastAsia="zh-CN"/>
        </w:rPr>
        <w:tab/>
      </w:r>
      <w:r>
        <w:rPr>
          <w:lang w:eastAsia="zh-CN"/>
        </w:rPr>
        <w:t xml:space="preserve">Password management and </w:t>
      </w:r>
      <w:r w:rsidR="005903A0" w:rsidRPr="005903A0">
        <w:rPr>
          <w:lang w:eastAsia="zh-CN"/>
        </w:rPr>
        <w:t>disallow list</w:t>
      </w:r>
      <w:r>
        <w:rPr>
          <w:lang w:eastAsia="zh-CN"/>
        </w:rPr>
        <w:t xml:space="preserve"> configuration </w:t>
      </w:r>
      <w:r w:rsidR="009C1E96" w:rsidRPr="009C1E96">
        <w:rPr>
          <w:lang w:eastAsia="zh-CN"/>
        </w:rPr>
        <w:t xml:space="preserve">can </w:t>
      </w:r>
      <w:r>
        <w:rPr>
          <w:lang w:eastAsia="zh-CN"/>
        </w:rPr>
        <w:t>be done in a separate node that is different to the node under test, e.g. a SSO server or any other central credential manager.</w:t>
      </w:r>
    </w:p>
    <w:p w14:paraId="736719F3" w14:textId="77777777" w:rsidR="00884E77" w:rsidRPr="00FD4A4B" w:rsidRDefault="00884E77" w:rsidP="006D5002">
      <w:pPr>
        <w:rPr>
          <w:lang w:eastAsia="zh-CN"/>
        </w:rPr>
      </w:pPr>
      <w:r w:rsidRPr="00FD4A4B">
        <w:rPr>
          <w:lang w:eastAsia="zh-CN"/>
        </w:rPr>
        <w:t xml:space="preserve">In order to achieve higher security, it is often meaningful to combine two or more of the measures named here. </w:t>
      </w:r>
      <w:r w:rsidR="007F119A" w:rsidRPr="00FD4A4B">
        <w:rPr>
          <w:lang w:eastAsia="zh-CN"/>
        </w:rPr>
        <w:t>It is left to the vendor to select appropriate measures.</w:t>
      </w:r>
      <w:r w:rsidRPr="00FD4A4B">
        <w:rPr>
          <w:lang w:eastAsia="zh-CN"/>
        </w:rPr>
        <w:t xml:space="preserve"> </w:t>
      </w:r>
    </w:p>
    <w:p w14:paraId="555B70DE" w14:textId="77777777" w:rsidR="00884E77" w:rsidRPr="00FD4A4B" w:rsidRDefault="00884E77" w:rsidP="006D5002">
      <w:pPr>
        <w:rPr>
          <w:i/>
        </w:rPr>
      </w:pPr>
      <w:r w:rsidRPr="00FD4A4B">
        <w:rPr>
          <w:lang w:eastAsia="zh-CN"/>
        </w:rPr>
        <w:t>Above requirements shall be applicable for all passwords used</w:t>
      </w:r>
      <w:r w:rsidR="0095704F" w:rsidRPr="00FD4A4B">
        <w:rPr>
          <w:lang w:eastAsia="zh-CN"/>
        </w:rPr>
        <w:t xml:space="preserve"> </w:t>
      </w:r>
      <w:r w:rsidRPr="00FD4A4B">
        <w:rPr>
          <w:lang w:eastAsia="zh-CN"/>
        </w:rPr>
        <w:t>(e.g. application-level, OS-level, etc.).</w:t>
      </w:r>
      <w:r w:rsidRPr="00FD4A4B">
        <w:t xml:space="preserve"> An exception to this requirement is machine accounts.</w:t>
      </w:r>
    </w:p>
    <w:p w14:paraId="3005DC93" w14:textId="77777777" w:rsidR="005903A0" w:rsidRDefault="005903A0" w:rsidP="00884E77">
      <w:pPr>
        <w:rPr>
          <w:i/>
          <w:lang w:eastAsia="ja-JP"/>
        </w:rPr>
      </w:pPr>
      <w:r w:rsidRPr="005903A0">
        <w:rPr>
          <w:i/>
          <w:lang w:eastAsia="ja-JP"/>
        </w:rPr>
        <w:t xml:space="preserve">Threat References: </w:t>
      </w:r>
      <w:r w:rsidRPr="005903A0">
        <w:rPr>
          <w:iCs/>
          <w:lang w:eastAsia="ja-JP"/>
        </w:rPr>
        <w:t>TR 33.926 [4]</w:t>
      </w:r>
      <w:r w:rsidR="00120A14" w:rsidRPr="00120A14">
        <w:rPr>
          <w:iCs/>
          <w:lang w:eastAsia="ja-JP"/>
        </w:rPr>
        <w:t>, clause 5.3.3.2, Weak Password Policies</w:t>
      </w:r>
    </w:p>
    <w:p w14:paraId="6BEBCAC4" w14:textId="77777777" w:rsidR="00DD5B36" w:rsidRPr="00FD4A4B" w:rsidRDefault="00884E77" w:rsidP="00DD5B36">
      <w:pPr>
        <w:jc w:val="both"/>
        <w:rPr>
          <w:b/>
        </w:rPr>
      </w:pPr>
      <w:r w:rsidRPr="00FD4A4B">
        <w:rPr>
          <w:i/>
          <w:lang w:eastAsia="ja-JP"/>
        </w:rPr>
        <w:t>Test case</w:t>
      </w:r>
      <w:r w:rsidRPr="00FD4A4B">
        <w:rPr>
          <w:lang w:eastAsia="ja-JP"/>
        </w:rPr>
        <w:t xml:space="preserve">: </w:t>
      </w:r>
    </w:p>
    <w:p w14:paraId="4FCEB976" w14:textId="77777777" w:rsidR="00DD5B36" w:rsidRPr="00FD4A4B" w:rsidRDefault="00DD5B36" w:rsidP="00A37497">
      <w:pPr>
        <w:jc w:val="both"/>
      </w:pPr>
      <w:r w:rsidRPr="00FD4A4B">
        <w:rPr>
          <w:b/>
        </w:rPr>
        <w:t>Test Name</w:t>
      </w:r>
      <w:r w:rsidRPr="00FD4A4B">
        <w:t xml:space="preserve">: </w:t>
      </w:r>
      <w:r w:rsidR="009D18EC" w:rsidRPr="00FD4A4B">
        <w:rPr>
          <w:lang w:eastAsia="zh-CN"/>
        </w:rPr>
        <w:t>TC_PROTECT_AGAINST_BRUTE_FORCE_AND_DICTIONARY_ATTACKS</w:t>
      </w:r>
    </w:p>
    <w:p w14:paraId="48ADD23D" w14:textId="77777777" w:rsidR="00DD5B36" w:rsidRPr="00FD4A4B" w:rsidRDefault="00DD5B36" w:rsidP="00DD5B36">
      <w:pPr>
        <w:jc w:val="both"/>
        <w:rPr>
          <w:b/>
          <w:lang w:eastAsia="zh-CN"/>
        </w:rPr>
      </w:pPr>
      <w:r w:rsidRPr="00FD4A4B">
        <w:rPr>
          <w:b/>
          <w:lang w:eastAsia="zh-CN"/>
        </w:rPr>
        <w:t>Purpose:</w:t>
      </w:r>
    </w:p>
    <w:p w14:paraId="4F6736FD" w14:textId="77777777" w:rsidR="00DD5B36" w:rsidRPr="00FD4A4B" w:rsidRDefault="00DD5B36" w:rsidP="00DD5B36">
      <w:pPr>
        <w:rPr>
          <w:lang w:eastAsia="zh-CN"/>
        </w:rPr>
      </w:pPr>
      <w:r w:rsidRPr="00FD4A4B">
        <w:rPr>
          <w:lang w:eastAsia="zh-CN"/>
        </w:rPr>
        <w:t xml:space="preserve">To ensure that </w:t>
      </w:r>
      <w:r w:rsidR="007F119A" w:rsidRPr="00FD4A4B">
        <w:rPr>
          <w:lang w:eastAsia="zh-CN"/>
        </w:rPr>
        <w:t xml:space="preserve">the </w:t>
      </w:r>
      <w:r w:rsidRPr="00FD4A4B">
        <w:rPr>
          <w:lang w:eastAsia="zh-CN"/>
        </w:rPr>
        <w:t>system uses a mechanism with adequate protection against brute force and dictionary attacks</w:t>
      </w:r>
    </w:p>
    <w:p w14:paraId="45B57707" w14:textId="77777777" w:rsidR="00DD5B36" w:rsidRPr="00FD4A4B" w:rsidRDefault="00DD5B36" w:rsidP="00DD5B36">
      <w:pPr>
        <w:rPr>
          <w:lang w:eastAsia="zh-CN"/>
        </w:rPr>
      </w:pPr>
      <w:r w:rsidRPr="00FD4A4B">
        <w:rPr>
          <w:lang w:eastAsia="zh-CN"/>
        </w:rPr>
        <w:t>To check whether system follows commonly used preventive measures which are mentioned below.</w:t>
      </w:r>
    </w:p>
    <w:p w14:paraId="5DA42FB1" w14:textId="77777777" w:rsidR="00DD5B36" w:rsidRPr="00FD4A4B" w:rsidRDefault="00DD5B36" w:rsidP="00DD5B36">
      <w:pPr>
        <w:pStyle w:val="B1"/>
      </w:pPr>
      <w:r w:rsidRPr="00FD4A4B">
        <w:t>1.</w:t>
      </w:r>
      <w:r w:rsidRPr="00FD4A4B">
        <w:tab/>
      </w:r>
      <w:r w:rsidR="00E712A5" w:rsidRPr="00FD4A4B">
        <w:t xml:space="preserve">Using </w:t>
      </w:r>
      <w:r w:rsidRPr="00FD4A4B">
        <w:t>the</w:t>
      </w:r>
      <w:r w:rsidR="00E712A5" w:rsidRPr="00FD4A4B">
        <w:t xml:space="preserve"> timer</w:t>
      </w:r>
      <w:r w:rsidRPr="00FD4A4B">
        <w:t xml:space="preserve"> delay (e.g. doubling wait times after every incorrect attempt</w:t>
      </w:r>
      <w:r w:rsidR="00586DC7">
        <w:t>,</w:t>
      </w:r>
      <w:r w:rsidR="00586DC7" w:rsidRPr="0047184A">
        <w:rPr>
          <w:lang w:eastAsia="zh-CN"/>
        </w:rPr>
        <w:t xml:space="preserve"> or 5 minutes delay, or 10 minutes delay</w:t>
      </w:r>
      <w:r w:rsidRPr="00FD4A4B">
        <w:t>) after each incorrect password input (</w:t>
      </w:r>
      <w:r w:rsidR="00D139CE" w:rsidRPr="00FD4A4B">
        <w:t>"</w:t>
      </w:r>
      <w:r w:rsidRPr="00FD4A4B">
        <w:t>tar pit</w:t>
      </w:r>
      <w:r w:rsidR="00D139CE" w:rsidRPr="00FD4A4B">
        <w:t>"</w:t>
      </w:r>
      <w:r w:rsidRPr="00FD4A4B">
        <w:t>).</w:t>
      </w:r>
    </w:p>
    <w:p w14:paraId="7EC68592" w14:textId="77777777" w:rsidR="00DD5B36" w:rsidRPr="00FD4A4B" w:rsidRDefault="00DD5B36" w:rsidP="00DD5B36">
      <w:pPr>
        <w:pStyle w:val="B1"/>
      </w:pPr>
      <w:r w:rsidRPr="00FD4A4B">
        <w:t>2.</w:t>
      </w:r>
      <w:r w:rsidRPr="00FD4A4B">
        <w:tab/>
        <w:t>Blocking an account following a specified number of incorrect attempts (typically 5). However</w:t>
      </w:r>
      <w:r w:rsidR="000B7BA3">
        <w:t>,</w:t>
      </w:r>
      <w:r w:rsidRPr="00FD4A4B">
        <w:t xml:space="preserve"> administrator has to keep in account that this solution needs a process for unlocking and an attacker can utilize this process to deactivate the accounts and make them unusable.</w:t>
      </w:r>
    </w:p>
    <w:p w14:paraId="20FF1DF0" w14:textId="77777777" w:rsidR="00DD5B36" w:rsidRPr="00FD4A4B" w:rsidRDefault="00DD5B36" w:rsidP="00DD5B36">
      <w:pPr>
        <w:pStyle w:val="B1"/>
      </w:pPr>
      <w:r w:rsidRPr="00FD4A4B">
        <w:t>3.</w:t>
      </w:r>
      <w:r w:rsidRPr="00FD4A4B">
        <w:tab/>
        <w:t>Using CAPTCHA to prevent automated attempts (often used for Web interface).</w:t>
      </w:r>
    </w:p>
    <w:p w14:paraId="762C493D" w14:textId="77777777" w:rsidR="001C6F41" w:rsidRPr="00DD06D1" w:rsidRDefault="001C6F41" w:rsidP="001C6F41">
      <w:pPr>
        <w:pStyle w:val="B1"/>
      </w:pPr>
      <w:r w:rsidRPr="00DD06D1">
        <w:t>4.</w:t>
      </w:r>
      <w:r w:rsidRPr="00DD06D1">
        <w:tab/>
        <w:t xml:space="preserve">Using a password </w:t>
      </w:r>
      <w:r w:rsidR="005903A0" w:rsidRPr="005903A0">
        <w:t>disallow list</w:t>
      </w:r>
      <w:r w:rsidRPr="00E8116D">
        <w:t xml:space="preserve"> to prevent vulnerable passwords.</w:t>
      </w:r>
    </w:p>
    <w:p w14:paraId="2DBAC003" w14:textId="77777777" w:rsidR="00DD5B36" w:rsidRDefault="00DD5B36" w:rsidP="00DD5B36">
      <w:pPr>
        <w:jc w:val="both"/>
        <w:rPr>
          <w:b/>
          <w:bCs/>
          <w:lang w:eastAsia="zh-CN"/>
        </w:rPr>
      </w:pPr>
      <w:r w:rsidRPr="00FD4A4B">
        <w:rPr>
          <w:b/>
          <w:bCs/>
          <w:lang w:eastAsia="zh-CN"/>
        </w:rPr>
        <w:t>Pre-Conditions:</w:t>
      </w:r>
    </w:p>
    <w:p w14:paraId="7065080E" w14:textId="46A9F908" w:rsidR="00A37497" w:rsidRPr="00FD4A4B" w:rsidRDefault="001F56CE" w:rsidP="001F56CE">
      <w:pPr>
        <w:rPr>
          <w:b/>
          <w:bCs/>
          <w:lang w:eastAsia="zh-CN"/>
        </w:rPr>
      </w:pPr>
      <w:r w:rsidRPr="001F56CE">
        <w:rPr>
          <w:bCs/>
          <w:lang w:eastAsia="zh-CN"/>
        </w:rPr>
        <w:t xml:space="preserve">The </w:t>
      </w:r>
      <w:r w:rsidR="00A37497" w:rsidRPr="009711EC">
        <w:rPr>
          <w:bCs/>
          <w:lang w:eastAsia="zh-CN"/>
        </w:rPr>
        <w:t xml:space="preserve">test </w:t>
      </w:r>
      <w:r w:rsidRPr="001F56CE">
        <w:rPr>
          <w:bCs/>
          <w:lang w:eastAsia="zh-CN"/>
        </w:rPr>
        <w:t xml:space="preserve">cases only </w:t>
      </w:r>
      <w:r w:rsidR="00A37497" w:rsidRPr="009711EC">
        <w:rPr>
          <w:bCs/>
          <w:lang w:eastAsia="zh-CN"/>
        </w:rPr>
        <w:t xml:space="preserve">apply </w:t>
      </w:r>
      <w:r w:rsidRPr="001F56CE">
        <w:rPr>
          <w:bCs/>
          <w:lang w:eastAsia="zh-CN"/>
        </w:rPr>
        <w:t xml:space="preserve">for </w:t>
      </w:r>
      <w:r w:rsidR="00A37497" w:rsidRPr="009711EC">
        <w:rPr>
          <w:bCs/>
          <w:lang w:eastAsia="zh-CN"/>
        </w:rPr>
        <w:t xml:space="preserve">when the most commonly used protection measures </w:t>
      </w:r>
      <w:r w:rsidRPr="001F56CE">
        <w:rPr>
          <w:bCs/>
          <w:lang w:eastAsia="zh-CN"/>
        </w:rPr>
        <w:t>that the network product actually</w:t>
      </w:r>
      <w:r>
        <w:rPr>
          <w:bCs/>
          <w:lang w:eastAsia="zh-CN"/>
        </w:rPr>
        <w:t xml:space="preserve"> </w:t>
      </w:r>
      <w:r w:rsidRPr="001F56CE">
        <w:rPr>
          <w:bCs/>
          <w:lang w:eastAsia="zh-CN"/>
        </w:rPr>
        <w:t>implements</w:t>
      </w:r>
      <w:r w:rsidR="00A37497" w:rsidRPr="009711EC">
        <w:rPr>
          <w:bCs/>
          <w:lang w:eastAsia="zh-CN"/>
        </w:rPr>
        <w:t xml:space="preserve">. If </w:t>
      </w:r>
      <w:r w:rsidRPr="001F56CE">
        <w:rPr>
          <w:bCs/>
          <w:lang w:eastAsia="zh-CN"/>
        </w:rPr>
        <w:t>none of them are</w:t>
      </w:r>
      <w:r w:rsidR="00A37497" w:rsidRPr="009711EC">
        <w:rPr>
          <w:bCs/>
          <w:lang w:eastAsia="zh-CN"/>
        </w:rPr>
        <w:t>implemented, the vendor documentation needs to provide alternative measures and the tester needs to develop suitable tests for these alternative measures. Since a vendor is free to select appropriate measures, only the ve</w:t>
      </w:r>
      <w:r w:rsidR="00A37497" w:rsidRPr="009711EC">
        <w:rPr>
          <w:rFonts w:hint="eastAsia"/>
          <w:bCs/>
          <w:lang w:eastAsia="zh-CN"/>
        </w:rPr>
        <w:t>n</w:t>
      </w:r>
      <w:r w:rsidR="00A37497" w:rsidRPr="009711EC">
        <w:rPr>
          <w:bCs/>
          <w:lang w:eastAsia="zh-CN"/>
        </w:rPr>
        <w:t>dor selected measures</w:t>
      </w:r>
      <w:r>
        <w:rPr>
          <w:bCs/>
          <w:lang w:eastAsia="zh-CN"/>
        </w:rPr>
        <w:t xml:space="preserve"> </w:t>
      </w:r>
      <w:r w:rsidRPr="001F56CE">
        <w:rPr>
          <w:bCs/>
          <w:lang w:eastAsia="zh-CN"/>
        </w:rPr>
        <w:t>(provided in the vendor documentation)</w:t>
      </w:r>
      <w:r w:rsidR="00A37497" w:rsidRPr="009711EC">
        <w:rPr>
          <w:bCs/>
          <w:lang w:eastAsia="zh-CN"/>
        </w:rPr>
        <w:t xml:space="preserve"> are to be tested.</w:t>
      </w:r>
    </w:p>
    <w:p w14:paraId="6EF30089" w14:textId="77777777" w:rsidR="00DD5B36" w:rsidRPr="00FD4A4B" w:rsidRDefault="00DD5B36" w:rsidP="00DD5B36">
      <w:pPr>
        <w:pStyle w:val="B1"/>
      </w:pPr>
      <w:r w:rsidRPr="00FD4A4B">
        <w:t>1.</w:t>
      </w:r>
      <w:r w:rsidRPr="00FD4A4B">
        <w:tab/>
        <w:t xml:space="preserve">The password policy management of the network product is configured to </w:t>
      </w:r>
      <w:r w:rsidR="00E712A5" w:rsidRPr="00FD4A4B">
        <w:t xml:space="preserve">use </w:t>
      </w:r>
      <w:r w:rsidRPr="00FD4A4B">
        <w:t xml:space="preserve">the </w:t>
      </w:r>
      <w:r w:rsidR="00E712A5" w:rsidRPr="00FD4A4B">
        <w:t xml:space="preserve">timer </w:t>
      </w:r>
      <w:r w:rsidRPr="00FD4A4B">
        <w:t>delay after each incorrect password input.</w:t>
      </w:r>
    </w:p>
    <w:p w14:paraId="7B6886EB" w14:textId="77777777" w:rsidR="00DD5B36" w:rsidRPr="00FD4A4B" w:rsidRDefault="00DD5B36" w:rsidP="00DD5B36">
      <w:pPr>
        <w:pStyle w:val="B1"/>
      </w:pPr>
      <w:r w:rsidRPr="00FD4A4B">
        <w:t>2.</w:t>
      </w:r>
      <w:r w:rsidRPr="00FD4A4B">
        <w:tab/>
        <w:t>The password policy management is configured to block an account following a specified number of incorrect password attempts (typically 5).</w:t>
      </w:r>
    </w:p>
    <w:p w14:paraId="740CEF03" w14:textId="77777777" w:rsidR="00DD5B36" w:rsidRPr="00FD4A4B" w:rsidRDefault="00DD5B36" w:rsidP="00DD5B36">
      <w:pPr>
        <w:pStyle w:val="B1"/>
      </w:pPr>
      <w:r w:rsidRPr="00FD4A4B">
        <w:t>3.</w:t>
      </w:r>
      <w:r w:rsidRPr="00FD4A4B">
        <w:tab/>
        <w:t>The web interface should be configured with CAPTCHA feature to prevent automated attempts.</w:t>
      </w:r>
    </w:p>
    <w:p w14:paraId="2F3A39DB" w14:textId="77777777" w:rsidR="00DD5B36" w:rsidRPr="00FD4A4B" w:rsidRDefault="00DD5B36" w:rsidP="00DD5B36">
      <w:pPr>
        <w:pStyle w:val="B1"/>
      </w:pPr>
      <w:r w:rsidRPr="00FD4A4B">
        <w:t>4.</w:t>
      </w:r>
      <w:r w:rsidRPr="00FD4A4B">
        <w:tab/>
        <w:t>CAPTCHA feature is optional and test is done only if implemented.</w:t>
      </w:r>
    </w:p>
    <w:p w14:paraId="67CA5275" w14:textId="77777777" w:rsidR="001C6F41" w:rsidRDefault="001C6F41" w:rsidP="001C6F41">
      <w:pPr>
        <w:pStyle w:val="B1"/>
      </w:pPr>
      <w:r>
        <w:t>5.</w:t>
      </w:r>
      <w:r>
        <w:tab/>
        <w:t xml:space="preserve">A password </w:t>
      </w:r>
      <w:r w:rsidR="005903A0" w:rsidRPr="005903A0">
        <w:t>disallow list</w:t>
      </w:r>
      <w:r>
        <w:t xml:space="preserve"> is configured by the tester. At least one </w:t>
      </w:r>
      <w:r w:rsidR="005903A0" w:rsidRPr="005903A0">
        <w:t>disallow list</w:t>
      </w:r>
      <w:r>
        <w:t xml:space="preserve"> password (a password that meets the complexity criteria but is </w:t>
      </w:r>
      <w:r w:rsidR="005903A0" w:rsidRPr="005903A0">
        <w:t>disallow listed</w:t>
      </w:r>
      <w:r>
        <w:t xml:space="preserve">) is documented. </w:t>
      </w:r>
    </w:p>
    <w:p w14:paraId="57CA52C8" w14:textId="77777777" w:rsidR="001C6F41" w:rsidRDefault="001C6F41" w:rsidP="001C6F41">
      <w:pPr>
        <w:pStyle w:val="NO"/>
        <w:rPr>
          <w:lang w:eastAsia="zh-CN"/>
        </w:rPr>
      </w:pPr>
      <w:r>
        <w:rPr>
          <w:lang w:eastAsia="zh-CN"/>
        </w:rPr>
        <w:t>NOTE</w:t>
      </w:r>
      <w:r w:rsidR="009F6462">
        <w:rPr>
          <w:lang w:eastAsia="zh-CN"/>
        </w:rPr>
        <w:t xml:space="preserve"> 2</w:t>
      </w:r>
      <w:r>
        <w:rPr>
          <w:lang w:eastAsia="zh-CN"/>
        </w:rPr>
        <w:t>:</w:t>
      </w:r>
      <w:r w:rsidR="009F6462">
        <w:rPr>
          <w:lang w:eastAsia="zh-CN"/>
        </w:rPr>
        <w:tab/>
      </w:r>
      <w:r>
        <w:rPr>
          <w:lang w:eastAsia="zh-CN"/>
        </w:rPr>
        <w:t xml:space="preserve">Password management and </w:t>
      </w:r>
      <w:r w:rsidR="005903A0" w:rsidRPr="005903A0">
        <w:rPr>
          <w:lang w:eastAsia="zh-CN"/>
        </w:rPr>
        <w:t>disallow list</w:t>
      </w:r>
      <w:r>
        <w:rPr>
          <w:lang w:eastAsia="zh-CN"/>
        </w:rPr>
        <w:t xml:space="preserve"> configuration may be done in a separate node that is different to the node under test, e.g. a SSO server or any other central credential manager.</w:t>
      </w:r>
    </w:p>
    <w:p w14:paraId="07D69B4D" w14:textId="77777777" w:rsidR="00DD5B36" w:rsidRDefault="001C6F41" w:rsidP="00DD5B36">
      <w:pPr>
        <w:pStyle w:val="B1"/>
      </w:pPr>
      <w:r w:rsidRPr="00907F75">
        <w:t>6</w:t>
      </w:r>
      <w:r w:rsidR="00DD5B36" w:rsidRPr="00FD4A4B">
        <w:t>.</w:t>
      </w:r>
      <w:r w:rsidR="00DD5B36" w:rsidRPr="00FD4A4B">
        <w:tab/>
        <w:t xml:space="preserve">Tester has valid credentials as an </w:t>
      </w:r>
      <w:r w:rsidR="00B40D91" w:rsidRPr="00FD4A4B">
        <w:t>authorized</w:t>
      </w:r>
      <w:r w:rsidR="00DD5B36" w:rsidRPr="00FD4A4B">
        <w:t xml:space="preserve"> user.</w:t>
      </w:r>
    </w:p>
    <w:p w14:paraId="4F1087E1" w14:textId="77777777" w:rsidR="008E39EC" w:rsidRPr="00FD4A4B" w:rsidRDefault="008E39EC" w:rsidP="00DD5B36">
      <w:pPr>
        <w:pStyle w:val="B1"/>
      </w:pPr>
      <w:r w:rsidRPr="00763B92">
        <w:t>7</w:t>
      </w:r>
      <w:r w:rsidR="000B7BA3" w:rsidRPr="00763B92">
        <w:t>.</w:t>
      </w:r>
      <w:r w:rsidR="000B7BA3">
        <w:tab/>
      </w:r>
      <w:r w:rsidRPr="00763B92">
        <w:tab/>
        <w:t>If the recommended protection measures mentioned in the Requirement Description are not implemented in the Network Product, the vendor provides a documentation describing the alternative measures that are implemented instead.</w:t>
      </w:r>
    </w:p>
    <w:p w14:paraId="48399156" w14:textId="77777777" w:rsidR="00DD5B36" w:rsidRPr="00FD4A4B" w:rsidRDefault="00DD5B36" w:rsidP="00DD5B36">
      <w:pPr>
        <w:jc w:val="both"/>
        <w:rPr>
          <w:b/>
          <w:lang w:eastAsia="zh-CN"/>
        </w:rPr>
      </w:pPr>
      <w:r w:rsidRPr="00FD4A4B">
        <w:rPr>
          <w:b/>
          <w:lang w:eastAsia="zh-CN"/>
        </w:rPr>
        <w:t>Execution Steps</w:t>
      </w:r>
    </w:p>
    <w:p w14:paraId="63897ED6" w14:textId="77777777" w:rsidR="00DD5B36" w:rsidRPr="00FD4A4B" w:rsidRDefault="00AF6CCB" w:rsidP="000B7BA3">
      <w:pPr>
        <w:jc w:val="both"/>
        <w:rPr>
          <w:lang w:eastAsia="zh-CN"/>
        </w:rPr>
      </w:pPr>
      <w:r w:rsidRPr="00FD4A4B">
        <w:rPr>
          <w:lang w:eastAsia="zh-CN"/>
        </w:rPr>
        <w:t>A.</w:t>
      </w:r>
      <w:r w:rsidRPr="00FD4A4B">
        <w:rPr>
          <w:lang w:eastAsia="zh-CN"/>
        </w:rPr>
        <w:tab/>
      </w:r>
      <w:r w:rsidR="00DD5B36" w:rsidRPr="00FD4A4B">
        <w:rPr>
          <w:lang w:eastAsia="zh-CN"/>
        </w:rPr>
        <w:t xml:space="preserve">Positive Test </w:t>
      </w:r>
    </w:p>
    <w:p w14:paraId="2CD3B57B" w14:textId="77777777" w:rsidR="00DD5B36" w:rsidRPr="00FD4A4B" w:rsidRDefault="00DD5B36" w:rsidP="009D1E7D">
      <w:pPr>
        <w:pStyle w:val="B1"/>
      </w:pPr>
      <w:r w:rsidRPr="00FD4A4B">
        <w:t>Case 1:</w:t>
      </w:r>
    </w:p>
    <w:p w14:paraId="50E5EC13" w14:textId="77777777" w:rsidR="00DD5B36" w:rsidRPr="00FD4A4B" w:rsidRDefault="00614893" w:rsidP="009D1E7D">
      <w:pPr>
        <w:pStyle w:val="B2"/>
      </w:pPr>
      <w:r w:rsidRPr="00FD4A4B">
        <w:rPr>
          <w:lang w:eastAsia="zh-CN"/>
        </w:rPr>
        <w:t>Test case</w:t>
      </w:r>
      <w:r w:rsidR="00DD5B36" w:rsidRPr="00FD4A4B">
        <w:rPr>
          <w:lang w:eastAsia="zh-CN"/>
        </w:rPr>
        <w:t xml:space="preserve"> to </w:t>
      </w:r>
      <w:r w:rsidR="00E712A5" w:rsidRPr="00FD4A4B">
        <w:rPr>
          <w:lang w:eastAsia="zh-CN"/>
        </w:rPr>
        <w:t xml:space="preserve">use </w:t>
      </w:r>
      <w:r w:rsidR="00DD5B36" w:rsidRPr="00FD4A4B">
        <w:rPr>
          <w:lang w:eastAsia="zh-CN"/>
        </w:rPr>
        <w:t xml:space="preserve">the </w:t>
      </w:r>
      <w:r w:rsidR="00E712A5" w:rsidRPr="00FD4A4B">
        <w:rPr>
          <w:lang w:eastAsia="zh-CN"/>
        </w:rPr>
        <w:t xml:space="preserve">timer </w:t>
      </w:r>
      <w:r w:rsidR="00DD5B36" w:rsidRPr="00FD4A4B">
        <w:rPr>
          <w:lang w:eastAsia="zh-CN"/>
        </w:rPr>
        <w:t>delay after each incorrect password input is</w:t>
      </w:r>
      <w:r w:rsidR="00DD5B36" w:rsidRPr="00FD4A4B" w:rsidDel="00BB0751">
        <w:rPr>
          <w:lang w:eastAsia="zh-CN"/>
        </w:rPr>
        <w:t xml:space="preserve"> </w:t>
      </w:r>
      <w:r w:rsidR="00DD5B36" w:rsidRPr="00FD4A4B">
        <w:rPr>
          <w:lang w:eastAsia="zh-CN"/>
        </w:rPr>
        <w:t xml:space="preserve">covered in clause </w:t>
      </w:r>
      <w:r w:rsidR="000E530A">
        <w:t>4</w:t>
      </w:r>
      <w:r w:rsidR="00DD5B36" w:rsidRPr="00FD4A4B">
        <w:t>.2.3.4.5.</w:t>
      </w:r>
    </w:p>
    <w:p w14:paraId="1F9E7E2E" w14:textId="77777777" w:rsidR="00DD5B36" w:rsidRPr="00FD4A4B" w:rsidRDefault="00DD5B36" w:rsidP="009D1E7D">
      <w:pPr>
        <w:pStyle w:val="B1"/>
      </w:pPr>
      <w:r w:rsidRPr="00FD4A4B">
        <w:t>Case 2:</w:t>
      </w:r>
    </w:p>
    <w:p w14:paraId="1E5B660E" w14:textId="77777777" w:rsidR="00DD5B36" w:rsidRPr="00FD4A4B" w:rsidRDefault="00614893" w:rsidP="009D1E7D">
      <w:pPr>
        <w:pStyle w:val="B2"/>
      </w:pPr>
      <w:r w:rsidRPr="00FD4A4B">
        <w:rPr>
          <w:lang w:eastAsia="zh-CN"/>
        </w:rPr>
        <w:t>Test case</w:t>
      </w:r>
      <w:r w:rsidR="00DD5B36" w:rsidRPr="00FD4A4B">
        <w:rPr>
          <w:lang w:eastAsia="zh-CN"/>
        </w:rPr>
        <w:t xml:space="preserve"> to block an account following a specified number of incorrect attempts is covered in clause </w:t>
      </w:r>
      <w:r w:rsidR="000E530A">
        <w:t>4</w:t>
      </w:r>
      <w:r w:rsidR="00DD5B36" w:rsidRPr="00FD4A4B">
        <w:t>.2.3.4.5</w:t>
      </w:r>
      <w:r w:rsidR="00DD5B36" w:rsidRPr="00FD4A4B">
        <w:rPr>
          <w:lang w:eastAsia="zh-CN"/>
        </w:rPr>
        <w:t xml:space="preserve">. </w:t>
      </w:r>
    </w:p>
    <w:p w14:paraId="3366FB88" w14:textId="77777777" w:rsidR="00DD5B36" w:rsidRPr="00FD4A4B" w:rsidRDefault="00DD5B36" w:rsidP="009F6462">
      <w:pPr>
        <w:pStyle w:val="B1"/>
        <w:keepNext/>
      </w:pPr>
      <w:r w:rsidRPr="00FD4A4B">
        <w:t>Case 3:</w:t>
      </w:r>
    </w:p>
    <w:p w14:paraId="10CC5F16" w14:textId="77777777" w:rsidR="008E39EC" w:rsidRDefault="008E39EC" w:rsidP="000B7BA3">
      <w:pPr>
        <w:pStyle w:val="B2"/>
      </w:pPr>
      <w:r w:rsidRPr="00763B92">
        <w:t xml:space="preserve">If the network product's login web interface is configured with </w:t>
      </w:r>
      <w:r>
        <w:t xml:space="preserve">a </w:t>
      </w:r>
      <w:r w:rsidRPr="00763B92">
        <w:t>CAPTCHA feature, the tester enters the valid password and correct CAPTCHA.</w:t>
      </w:r>
    </w:p>
    <w:p w14:paraId="0B6877D5" w14:textId="77777777" w:rsidR="008E39EC" w:rsidRDefault="008E39EC" w:rsidP="008E39EC">
      <w:pPr>
        <w:pStyle w:val="B1"/>
        <w:rPr>
          <w:lang w:eastAsia="zh-CN"/>
        </w:rPr>
      </w:pPr>
      <w:r>
        <w:rPr>
          <w:lang w:eastAsia="zh-CN"/>
        </w:rPr>
        <w:t>Case 4:</w:t>
      </w:r>
    </w:p>
    <w:p w14:paraId="41C9D9A1" w14:textId="77777777" w:rsidR="00DD5B36" w:rsidRPr="00FD4A4B" w:rsidRDefault="008E39EC" w:rsidP="00D139CE">
      <w:pPr>
        <w:pStyle w:val="B2"/>
        <w:rPr>
          <w:lang w:eastAsia="zh-CN"/>
        </w:rPr>
      </w:pPr>
      <w:r>
        <w:rPr>
          <w:lang w:eastAsia="zh-CN"/>
        </w:rPr>
        <w:t>If the recommended protection measures mentioned in the Requirement Description are not implemented in the Network Product, the tester checks if the alternative measures described in the vendor provided documentation are meaningful and develops suitable test cases to verify their correct implementation.</w:t>
      </w:r>
    </w:p>
    <w:p w14:paraId="77AED89E" w14:textId="77777777" w:rsidR="00DD5B36" w:rsidRPr="00FD4A4B" w:rsidRDefault="00DD5B36" w:rsidP="00DD5B36">
      <w:pPr>
        <w:jc w:val="both"/>
      </w:pPr>
      <w:r w:rsidRPr="00FD4A4B">
        <w:t>In some cases the network product class can have two or more of the attack prevention methods available, which are a combination of Cases 1-3. In such cases the tester will need to run a combination of these test cases.</w:t>
      </w:r>
    </w:p>
    <w:p w14:paraId="09B90B28" w14:textId="77777777" w:rsidR="00DD5B36" w:rsidRPr="00FD4A4B" w:rsidRDefault="00AF6CCB" w:rsidP="000B7BA3">
      <w:pPr>
        <w:rPr>
          <w:lang w:eastAsia="zh-CN"/>
        </w:rPr>
      </w:pPr>
      <w:r w:rsidRPr="00FD4A4B">
        <w:rPr>
          <w:lang w:eastAsia="zh-CN"/>
        </w:rPr>
        <w:t>B.</w:t>
      </w:r>
      <w:r w:rsidRPr="00FD4A4B">
        <w:rPr>
          <w:lang w:eastAsia="zh-CN"/>
        </w:rPr>
        <w:tab/>
      </w:r>
      <w:r w:rsidR="00DD5B36" w:rsidRPr="00FD4A4B">
        <w:rPr>
          <w:lang w:eastAsia="zh-CN"/>
        </w:rPr>
        <w:t>Negative Test</w:t>
      </w:r>
    </w:p>
    <w:p w14:paraId="1AEDA46C" w14:textId="77777777" w:rsidR="00DD5B36" w:rsidRPr="00FD4A4B" w:rsidRDefault="00DD5B36" w:rsidP="009D1E7D">
      <w:pPr>
        <w:pStyle w:val="B1"/>
      </w:pPr>
      <w:r w:rsidRPr="00FD4A4B">
        <w:t>Case 1:</w:t>
      </w:r>
    </w:p>
    <w:p w14:paraId="29C98120" w14:textId="77777777" w:rsidR="00DD5B36" w:rsidRPr="00FD4A4B" w:rsidRDefault="00614893" w:rsidP="009D1E7D">
      <w:pPr>
        <w:pStyle w:val="B2"/>
      </w:pPr>
      <w:r w:rsidRPr="00FD4A4B">
        <w:rPr>
          <w:lang w:eastAsia="zh-CN"/>
        </w:rPr>
        <w:t>Test case</w:t>
      </w:r>
      <w:r w:rsidR="00DD5B36" w:rsidRPr="00FD4A4B">
        <w:rPr>
          <w:lang w:eastAsia="zh-CN"/>
        </w:rPr>
        <w:t xml:space="preserve"> to </w:t>
      </w:r>
      <w:r w:rsidR="00E712A5" w:rsidRPr="00FD4A4B">
        <w:rPr>
          <w:lang w:eastAsia="zh-CN"/>
        </w:rPr>
        <w:t xml:space="preserve">use </w:t>
      </w:r>
      <w:r w:rsidR="00DD5B36" w:rsidRPr="00FD4A4B">
        <w:rPr>
          <w:lang w:eastAsia="zh-CN"/>
        </w:rPr>
        <w:t xml:space="preserve">the </w:t>
      </w:r>
      <w:r w:rsidR="00E712A5" w:rsidRPr="00FD4A4B">
        <w:rPr>
          <w:lang w:eastAsia="zh-CN"/>
        </w:rPr>
        <w:t xml:space="preserve">timer </w:t>
      </w:r>
      <w:r w:rsidR="00DD5B36" w:rsidRPr="00FD4A4B">
        <w:rPr>
          <w:lang w:eastAsia="zh-CN"/>
        </w:rPr>
        <w:t>delay after each incorrect password input is</w:t>
      </w:r>
      <w:r w:rsidR="00DD5B36" w:rsidRPr="00FD4A4B" w:rsidDel="00BB0751">
        <w:rPr>
          <w:lang w:eastAsia="zh-CN"/>
        </w:rPr>
        <w:t xml:space="preserve"> </w:t>
      </w:r>
      <w:r w:rsidR="00DD5B36" w:rsidRPr="00FD4A4B">
        <w:rPr>
          <w:lang w:eastAsia="zh-CN"/>
        </w:rPr>
        <w:t xml:space="preserve">covered in clause </w:t>
      </w:r>
      <w:r w:rsidR="000E530A">
        <w:t>4</w:t>
      </w:r>
      <w:r w:rsidR="00DD5B36" w:rsidRPr="00FD4A4B">
        <w:t>.2.3.4.5.</w:t>
      </w:r>
    </w:p>
    <w:p w14:paraId="326B83D0" w14:textId="77777777" w:rsidR="00DD5B36" w:rsidRPr="00FD4A4B" w:rsidRDefault="00DD5B36" w:rsidP="009D1E7D">
      <w:pPr>
        <w:pStyle w:val="B1"/>
      </w:pPr>
      <w:r w:rsidRPr="00FD4A4B">
        <w:t>Case 2:</w:t>
      </w:r>
    </w:p>
    <w:p w14:paraId="61AC9E93" w14:textId="77777777" w:rsidR="00DD5B36" w:rsidRPr="00FD4A4B" w:rsidRDefault="00614893" w:rsidP="009D1E7D">
      <w:pPr>
        <w:pStyle w:val="B2"/>
      </w:pPr>
      <w:r w:rsidRPr="00FD4A4B">
        <w:rPr>
          <w:lang w:eastAsia="zh-CN"/>
        </w:rPr>
        <w:t>Test case</w:t>
      </w:r>
      <w:r w:rsidR="00DD5B36" w:rsidRPr="00FD4A4B">
        <w:rPr>
          <w:lang w:eastAsia="zh-CN"/>
        </w:rPr>
        <w:t xml:space="preserve"> to block an account following a specified number of incorrect attempts is covered in clause </w:t>
      </w:r>
      <w:r w:rsidR="000E530A">
        <w:t>4</w:t>
      </w:r>
      <w:r w:rsidR="00DD5B36" w:rsidRPr="00FD4A4B">
        <w:t>.2.3.4.5.</w:t>
      </w:r>
    </w:p>
    <w:p w14:paraId="364C4957" w14:textId="77777777" w:rsidR="00DD5B36" w:rsidRPr="00FD4A4B" w:rsidRDefault="00DD5B36" w:rsidP="009D1E7D">
      <w:pPr>
        <w:pStyle w:val="B1"/>
      </w:pPr>
      <w:r w:rsidRPr="00FD4A4B">
        <w:t>Case 3:</w:t>
      </w:r>
    </w:p>
    <w:p w14:paraId="27A66393" w14:textId="77777777" w:rsidR="00DD5B36" w:rsidRPr="00FD4A4B" w:rsidRDefault="008E39EC" w:rsidP="00DD5B36">
      <w:pPr>
        <w:pStyle w:val="B2"/>
      </w:pPr>
      <w:r w:rsidRPr="009056C5">
        <w:t xml:space="preserve">If the network product's login web interface is configured with </w:t>
      </w:r>
      <w:r>
        <w:t xml:space="preserve">a </w:t>
      </w:r>
      <w:r w:rsidRPr="009056C5">
        <w:t>CAPTCHA featur</w:t>
      </w:r>
      <w:r>
        <w:t xml:space="preserve">e, the tester enters the valid </w:t>
      </w:r>
      <w:r w:rsidRPr="009056C5">
        <w:t>password without and with incorrect CAPTCHA.</w:t>
      </w:r>
    </w:p>
    <w:p w14:paraId="3546D77E" w14:textId="77777777" w:rsidR="001C6F41" w:rsidRPr="00FD4A4B" w:rsidRDefault="001C6F41" w:rsidP="001C6F41">
      <w:pPr>
        <w:pStyle w:val="B1"/>
      </w:pPr>
      <w:r>
        <w:t>Case 4</w:t>
      </w:r>
      <w:r w:rsidRPr="00FD4A4B">
        <w:t>:</w:t>
      </w:r>
    </w:p>
    <w:p w14:paraId="79C5D57C" w14:textId="77777777" w:rsidR="001C6F41" w:rsidRPr="00FD4A4B" w:rsidRDefault="001C6F41" w:rsidP="001C6F41">
      <w:pPr>
        <w:pStyle w:val="B2"/>
      </w:pPr>
      <w:r w:rsidRPr="00FD4A4B">
        <w:t xml:space="preserve">The </w:t>
      </w:r>
      <w:r>
        <w:t xml:space="preserve">tester tries to change the password to the </w:t>
      </w:r>
      <w:r w:rsidR="005903A0" w:rsidRPr="005903A0">
        <w:t>disallow listed</w:t>
      </w:r>
      <w:r>
        <w:t xml:space="preserve"> password</w:t>
      </w:r>
      <w:r w:rsidRPr="00FD4A4B">
        <w:t>.</w:t>
      </w:r>
    </w:p>
    <w:p w14:paraId="359BF8A6" w14:textId="77777777" w:rsidR="00DD5B36" w:rsidRPr="00FD4A4B" w:rsidRDefault="00DD5B36" w:rsidP="00DD5B36">
      <w:pPr>
        <w:jc w:val="both"/>
        <w:rPr>
          <w:b/>
          <w:bCs/>
          <w:lang w:eastAsia="zh-CN"/>
        </w:rPr>
      </w:pPr>
      <w:r w:rsidRPr="00FD4A4B">
        <w:rPr>
          <w:b/>
          <w:bCs/>
          <w:lang w:eastAsia="zh-CN"/>
        </w:rPr>
        <w:t>Expected Results:</w:t>
      </w:r>
    </w:p>
    <w:p w14:paraId="3B9EC2DC" w14:textId="77777777" w:rsidR="00DD5B36" w:rsidRPr="00FD4A4B" w:rsidRDefault="00AF6CCB" w:rsidP="000B7BA3">
      <w:r w:rsidRPr="00FD4A4B">
        <w:t>A.</w:t>
      </w:r>
      <w:r w:rsidRPr="00FD4A4B">
        <w:tab/>
      </w:r>
      <w:r w:rsidR="00DD5B36" w:rsidRPr="00FD4A4B">
        <w:t xml:space="preserve">Positive Test </w:t>
      </w:r>
    </w:p>
    <w:p w14:paraId="54A6417F" w14:textId="77777777" w:rsidR="00DD5B36" w:rsidRPr="00FD4A4B" w:rsidRDefault="00DD5B36" w:rsidP="009D1E7D">
      <w:pPr>
        <w:pStyle w:val="B1"/>
        <w:rPr>
          <w:lang w:eastAsia="zh-CN"/>
        </w:rPr>
      </w:pPr>
      <w:r w:rsidRPr="00FD4A4B">
        <w:rPr>
          <w:lang w:eastAsia="zh-CN"/>
        </w:rPr>
        <w:t xml:space="preserve">Case 1: </w:t>
      </w:r>
    </w:p>
    <w:p w14:paraId="092B7B3C" w14:textId="77777777" w:rsidR="00DD5B36" w:rsidRPr="00FD4A4B" w:rsidRDefault="00DD5B36" w:rsidP="009D1E7D">
      <w:pPr>
        <w:pStyle w:val="B2"/>
        <w:rPr>
          <w:lang w:eastAsia="zh-CN"/>
        </w:rPr>
      </w:pPr>
      <w:r w:rsidRPr="00FD4A4B">
        <w:rPr>
          <w:lang w:eastAsia="zh-CN"/>
        </w:rPr>
        <w:t xml:space="preserve">Expected result for the </w:t>
      </w:r>
      <w:r w:rsidR="00614893" w:rsidRPr="00FD4A4B">
        <w:rPr>
          <w:lang w:eastAsia="zh-CN"/>
        </w:rPr>
        <w:t>test case</w:t>
      </w:r>
      <w:r w:rsidRPr="00FD4A4B">
        <w:rPr>
          <w:lang w:eastAsia="zh-CN"/>
        </w:rPr>
        <w:t xml:space="preserve"> to </w:t>
      </w:r>
      <w:r w:rsidR="00E712A5" w:rsidRPr="00FD4A4B">
        <w:rPr>
          <w:lang w:eastAsia="zh-CN"/>
        </w:rPr>
        <w:t xml:space="preserve">use </w:t>
      </w:r>
      <w:r w:rsidRPr="00FD4A4B">
        <w:rPr>
          <w:lang w:eastAsia="zh-CN"/>
        </w:rPr>
        <w:t xml:space="preserve">the </w:t>
      </w:r>
      <w:r w:rsidR="00E712A5" w:rsidRPr="00FD4A4B">
        <w:rPr>
          <w:lang w:eastAsia="zh-CN"/>
        </w:rPr>
        <w:t xml:space="preserve">timer </w:t>
      </w:r>
      <w:r w:rsidRPr="00FD4A4B">
        <w:rPr>
          <w:lang w:eastAsia="zh-CN"/>
        </w:rPr>
        <w:t xml:space="preserve">delay after each incorrect password input is covered in clause </w:t>
      </w:r>
      <w:r w:rsidR="000E530A">
        <w:t>4</w:t>
      </w:r>
      <w:r w:rsidRPr="00FD4A4B">
        <w:t>.2.3.4.5.</w:t>
      </w:r>
    </w:p>
    <w:p w14:paraId="642354F5" w14:textId="77777777" w:rsidR="00DD5B36" w:rsidRPr="00FD4A4B" w:rsidRDefault="00DD5B36" w:rsidP="009D1E7D">
      <w:pPr>
        <w:pStyle w:val="B1"/>
        <w:rPr>
          <w:lang w:eastAsia="zh-CN"/>
        </w:rPr>
      </w:pPr>
      <w:r w:rsidRPr="00FD4A4B">
        <w:rPr>
          <w:lang w:eastAsia="zh-CN"/>
        </w:rPr>
        <w:t>Case 2:</w:t>
      </w:r>
    </w:p>
    <w:p w14:paraId="3A7F22A1" w14:textId="77777777" w:rsidR="00DD5B36" w:rsidRPr="00FD4A4B" w:rsidRDefault="00DD5B36" w:rsidP="009D1E7D">
      <w:pPr>
        <w:pStyle w:val="B2"/>
        <w:rPr>
          <w:lang w:eastAsia="zh-CN"/>
        </w:rPr>
      </w:pPr>
      <w:r w:rsidRPr="00FD4A4B">
        <w:rPr>
          <w:lang w:eastAsia="zh-CN"/>
        </w:rPr>
        <w:t xml:space="preserve">Expected result for the </w:t>
      </w:r>
      <w:r w:rsidR="00614893" w:rsidRPr="00FD4A4B">
        <w:rPr>
          <w:lang w:eastAsia="zh-CN"/>
        </w:rPr>
        <w:t>test case</w:t>
      </w:r>
      <w:r w:rsidRPr="00FD4A4B">
        <w:rPr>
          <w:lang w:eastAsia="zh-CN"/>
        </w:rPr>
        <w:t xml:space="preserve"> to block an account following a specified number of incorrect attempts is covered in clause </w:t>
      </w:r>
      <w:r w:rsidR="000E530A">
        <w:t>4</w:t>
      </w:r>
      <w:r w:rsidRPr="00FD4A4B">
        <w:t>.2.3.4.5.</w:t>
      </w:r>
    </w:p>
    <w:p w14:paraId="3A605C58" w14:textId="77777777" w:rsidR="00DD5B36" w:rsidRPr="00FD4A4B" w:rsidRDefault="00DD5B36" w:rsidP="009D1E7D">
      <w:pPr>
        <w:pStyle w:val="B1"/>
        <w:rPr>
          <w:lang w:eastAsia="zh-CN"/>
        </w:rPr>
      </w:pPr>
      <w:r w:rsidRPr="00FD4A4B">
        <w:rPr>
          <w:lang w:eastAsia="zh-CN"/>
        </w:rPr>
        <w:t>Case 3:</w:t>
      </w:r>
      <w:r w:rsidR="00614893" w:rsidRPr="00FD4A4B">
        <w:rPr>
          <w:lang w:eastAsia="zh-CN"/>
        </w:rPr>
        <w:t xml:space="preserve"> </w:t>
      </w:r>
    </w:p>
    <w:p w14:paraId="1DC37E5A" w14:textId="77777777" w:rsidR="00AF6CCB" w:rsidRDefault="00DD5B36" w:rsidP="009D1E7D">
      <w:pPr>
        <w:pStyle w:val="B2"/>
        <w:rPr>
          <w:lang w:eastAsia="zh-CN"/>
        </w:rPr>
      </w:pPr>
      <w:r w:rsidRPr="00FD4A4B">
        <w:rPr>
          <w:lang w:eastAsia="zh-CN"/>
        </w:rPr>
        <w:t>Tester can login only after entering the correct password and CAPTCHA.</w:t>
      </w:r>
    </w:p>
    <w:p w14:paraId="6FD30920" w14:textId="77777777" w:rsidR="008E39EC" w:rsidRDefault="008E39EC" w:rsidP="008E39EC">
      <w:pPr>
        <w:pStyle w:val="B1"/>
        <w:rPr>
          <w:lang w:eastAsia="zh-CN"/>
        </w:rPr>
      </w:pPr>
      <w:r>
        <w:rPr>
          <w:lang w:eastAsia="zh-CN"/>
        </w:rPr>
        <w:t xml:space="preserve">Case 4: </w:t>
      </w:r>
    </w:p>
    <w:p w14:paraId="0E1206F1" w14:textId="77777777" w:rsidR="008E39EC" w:rsidRPr="00FD4A4B" w:rsidRDefault="008E39EC" w:rsidP="000B7BA3">
      <w:pPr>
        <w:pStyle w:val="B2"/>
        <w:rPr>
          <w:lang w:eastAsia="zh-CN"/>
        </w:rPr>
      </w:pPr>
      <w:r>
        <w:rPr>
          <w:lang w:eastAsia="zh-CN"/>
        </w:rPr>
        <w:t>The tester assesses the alternative measures for brute force and dictionary attack mitigation as meaningful and all developed test cases can be completed successfully.</w:t>
      </w:r>
    </w:p>
    <w:p w14:paraId="64A0F7D5" w14:textId="77777777" w:rsidR="00DD5B36" w:rsidRPr="00FD4A4B" w:rsidRDefault="00AF6CCB" w:rsidP="000B7BA3">
      <w:pPr>
        <w:rPr>
          <w:lang w:eastAsia="zh-CN"/>
        </w:rPr>
      </w:pPr>
      <w:r w:rsidRPr="00FD4A4B">
        <w:rPr>
          <w:lang w:eastAsia="zh-CN"/>
        </w:rPr>
        <w:t>B.</w:t>
      </w:r>
      <w:r w:rsidRPr="00FD4A4B">
        <w:rPr>
          <w:lang w:eastAsia="zh-CN"/>
        </w:rPr>
        <w:tab/>
      </w:r>
      <w:r w:rsidR="00DD5B36" w:rsidRPr="00FD4A4B">
        <w:rPr>
          <w:lang w:eastAsia="zh-CN"/>
        </w:rPr>
        <w:t>Negative Test</w:t>
      </w:r>
    </w:p>
    <w:p w14:paraId="0E508DA2" w14:textId="77777777" w:rsidR="00DD5B36" w:rsidRPr="00FD4A4B" w:rsidRDefault="00DD5B36" w:rsidP="009D1E7D">
      <w:pPr>
        <w:pStyle w:val="B1"/>
        <w:rPr>
          <w:lang w:eastAsia="zh-CN"/>
        </w:rPr>
      </w:pPr>
      <w:r w:rsidRPr="00FD4A4B">
        <w:rPr>
          <w:lang w:eastAsia="zh-CN"/>
        </w:rPr>
        <w:t xml:space="preserve">Case 1: </w:t>
      </w:r>
    </w:p>
    <w:p w14:paraId="43563EDE" w14:textId="77777777" w:rsidR="00DD5B36" w:rsidRPr="00FD4A4B" w:rsidRDefault="00DD5B36" w:rsidP="009D1E7D">
      <w:pPr>
        <w:pStyle w:val="B2"/>
        <w:rPr>
          <w:lang w:eastAsia="zh-CN"/>
        </w:rPr>
      </w:pPr>
      <w:r w:rsidRPr="00FD4A4B">
        <w:rPr>
          <w:lang w:eastAsia="zh-CN"/>
        </w:rPr>
        <w:t xml:space="preserve">Expected result for the </w:t>
      </w:r>
      <w:r w:rsidR="00E712A5" w:rsidRPr="00FD4A4B">
        <w:rPr>
          <w:lang w:eastAsia="zh-CN"/>
        </w:rPr>
        <w:t xml:space="preserve">use </w:t>
      </w:r>
      <w:r w:rsidRPr="00FD4A4B">
        <w:rPr>
          <w:lang w:eastAsia="zh-CN"/>
        </w:rPr>
        <w:t xml:space="preserve">the </w:t>
      </w:r>
      <w:r w:rsidR="00E712A5" w:rsidRPr="00FD4A4B">
        <w:rPr>
          <w:lang w:eastAsia="zh-CN"/>
        </w:rPr>
        <w:t xml:space="preserve">timer </w:t>
      </w:r>
      <w:r w:rsidRPr="00FD4A4B">
        <w:rPr>
          <w:lang w:eastAsia="zh-CN"/>
        </w:rPr>
        <w:t xml:space="preserve">delay after each incorrect password input is covered in clause </w:t>
      </w:r>
      <w:r w:rsidR="000E530A">
        <w:t>4</w:t>
      </w:r>
      <w:r w:rsidRPr="00FD4A4B">
        <w:t>.2.3.4.5.</w:t>
      </w:r>
    </w:p>
    <w:p w14:paraId="5EB69B45" w14:textId="77777777" w:rsidR="00DD5B36" w:rsidRPr="00FD4A4B" w:rsidRDefault="00DD5B36" w:rsidP="009D1E7D">
      <w:pPr>
        <w:pStyle w:val="B1"/>
        <w:rPr>
          <w:lang w:eastAsia="zh-CN"/>
        </w:rPr>
      </w:pPr>
      <w:r w:rsidRPr="00FD4A4B">
        <w:rPr>
          <w:lang w:eastAsia="zh-CN"/>
        </w:rPr>
        <w:t>Case 2:</w:t>
      </w:r>
    </w:p>
    <w:p w14:paraId="1E6F90FE" w14:textId="77777777" w:rsidR="00DD5B36" w:rsidRPr="00FD4A4B" w:rsidRDefault="00DD5B36" w:rsidP="009D1E7D">
      <w:pPr>
        <w:pStyle w:val="B2"/>
        <w:rPr>
          <w:lang w:eastAsia="zh-CN"/>
        </w:rPr>
      </w:pPr>
      <w:r w:rsidRPr="00FD4A4B">
        <w:rPr>
          <w:lang w:eastAsia="zh-CN"/>
        </w:rPr>
        <w:t xml:space="preserve">Expected result for the </w:t>
      </w:r>
      <w:r w:rsidR="00614893" w:rsidRPr="00FD4A4B">
        <w:rPr>
          <w:lang w:eastAsia="zh-CN"/>
        </w:rPr>
        <w:t>test case</w:t>
      </w:r>
      <w:r w:rsidRPr="00FD4A4B">
        <w:rPr>
          <w:lang w:eastAsia="zh-CN"/>
        </w:rPr>
        <w:t xml:space="preserve"> to block an account following a specified number of incorrect attempts is covered in clause </w:t>
      </w:r>
      <w:r w:rsidR="000E530A">
        <w:t>4</w:t>
      </w:r>
      <w:r w:rsidRPr="00FD4A4B">
        <w:t>.2.3.4.5.</w:t>
      </w:r>
    </w:p>
    <w:p w14:paraId="391A1B78" w14:textId="77777777" w:rsidR="00DD5B36" w:rsidRPr="00FD4A4B" w:rsidRDefault="00DD5B36" w:rsidP="009D1E7D">
      <w:pPr>
        <w:pStyle w:val="B1"/>
        <w:rPr>
          <w:lang w:eastAsia="zh-CN"/>
        </w:rPr>
      </w:pPr>
      <w:r w:rsidRPr="00FD4A4B">
        <w:rPr>
          <w:lang w:eastAsia="zh-CN"/>
        </w:rPr>
        <w:t>Case 3:</w:t>
      </w:r>
    </w:p>
    <w:p w14:paraId="399C911A" w14:textId="77777777" w:rsidR="00DD5B36" w:rsidRPr="00FD4A4B" w:rsidRDefault="00DD5B36" w:rsidP="009D1E7D">
      <w:pPr>
        <w:pStyle w:val="B2"/>
        <w:rPr>
          <w:lang w:eastAsia="zh-CN"/>
        </w:rPr>
      </w:pPr>
      <w:r w:rsidRPr="00FD4A4B">
        <w:rPr>
          <w:lang w:eastAsia="zh-CN"/>
        </w:rPr>
        <w:t>Tester can</w:t>
      </w:r>
      <w:r w:rsidR="007F119A" w:rsidRPr="00FD4A4B">
        <w:rPr>
          <w:lang w:eastAsia="zh-CN"/>
        </w:rPr>
        <w:t>not</w:t>
      </w:r>
      <w:r w:rsidRPr="00FD4A4B">
        <w:rPr>
          <w:lang w:eastAsia="zh-CN"/>
        </w:rPr>
        <w:t xml:space="preserve"> successfully log in to the network product.</w:t>
      </w:r>
    </w:p>
    <w:p w14:paraId="4677695D" w14:textId="77777777" w:rsidR="001C6F41" w:rsidRPr="00FD4A4B" w:rsidRDefault="001C6F41" w:rsidP="001C6F41">
      <w:pPr>
        <w:pStyle w:val="B1"/>
        <w:rPr>
          <w:lang w:eastAsia="zh-CN"/>
        </w:rPr>
      </w:pPr>
      <w:r w:rsidRPr="00FD4A4B">
        <w:rPr>
          <w:lang w:eastAsia="zh-CN"/>
        </w:rPr>
        <w:t xml:space="preserve">Case </w:t>
      </w:r>
      <w:r>
        <w:rPr>
          <w:lang w:eastAsia="zh-CN"/>
        </w:rPr>
        <w:t>4</w:t>
      </w:r>
      <w:r w:rsidRPr="00FD4A4B">
        <w:rPr>
          <w:lang w:eastAsia="zh-CN"/>
        </w:rPr>
        <w:t>:</w:t>
      </w:r>
    </w:p>
    <w:p w14:paraId="6E11E33C" w14:textId="77777777" w:rsidR="001C6F41" w:rsidRPr="00FD4A4B" w:rsidRDefault="001C6F41" w:rsidP="001C6F41">
      <w:pPr>
        <w:pStyle w:val="B2"/>
        <w:rPr>
          <w:lang w:eastAsia="zh-CN"/>
        </w:rPr>
      </w:pPr>
      <w:r w:rsidRPr="00FD4A4B">
        <w:rPr>
          <w:lang w:eastAsia="zh-CN"/>
        </w:rPr>
        <w:t xml:space="preserve">Tester cannot successfully </w:t>
      </w:r>
      <w:r>
        <w:rPr>
          <w:lang w:eastAsia="zh-CN"/>
        </w:rPr>
        <w:t xml:space="preserve">change the password to the </w:t>
      </w:r>
      <w:r w:rsidR="005903A0" w:rsidRPr="005903A0">
        <w:rPr>
          <w:lang w:eastAsia="zh-CN"/>
        </w:rPr>
        <w:t>disallow listed</w:t>
      </w:r>
      <w:r>
        <w:rPr>
          <w:lang w:eastAsia="zh-CN"/>
        </w:rPr>
        <w:t xml:space="preserve"> password</w:t>
      </w:r>
      <w:r w:rsidRPr="00FD4A4B">
        <w:rPr>
          <w:lang w:eastAsia="zh-CN"/>
        </w:rPr>
        <w:t>.</w:t>
      </w:r>
    </w:p>
    <w:p w14:paraId="3F475574" w14:textId="77777777" w:rsidR="00DD5B36" w:rsidRPr="000B7BA3" w:rsidRDefault="00DD5B36" w:rsidP="000B7BA3">
      <w:pPr>
        <w:rPr>
          <w:b/>
          <w:bCs/>
          <w:lang w:eastAsia="zh-CN"/>
        </w:rPr>
      </w:pPr>
      <w:r w:rsidRPr="000B7BA3">
        <w:rPr>
          <w:b/>
          <w:bCs/>
          <w:lang w:eastAsia="zh-CN"/>
        </w:rPr>
        <w:t>Expected format of evidence:</w:t>
      </w:r>
    </w:p>
    <w:p w14:paraId="2EA62945" w14:textId="77777777" w:rsidR="00884E77" w:rsidRPr="00FD4A4B" w:rsidRDefault="00DD5B36" w:rsidP="000B7BA3">
      <w:pPr>
        <w:rPr>
          <w:rFonts w:ascii="Arial" w:hAnsi="Arial"/>
        </w:rPr>
      </w:pPr>
      <w:r w:rsidRPr="00FD4A4B">
        <w:rPr>
          <w:lang w:eastAsia="zh-CN"/>
        </w:rPr>
        <w:t>Evidence suitable for the interface, e.g. screenshot contain</w:t>
      </w:r>
      <w:r w:rsidR="00A709DA">
        <w:rPr>
          <w:lang w:eastAsia="zh-CN"/>
        </w:rPr>
        <w:t>ing</w:t>
      </w:r>
      <w:r w:rsidRPr="00FD4A4B">
        <w:rPr>
          <w:lang w:eastAsia="zh-CN"/>
        </w:rPr>
        <w:t xml:space="preserve"> the operation result.</w:t>
      </w:r>
    </w:p>
    <w:p w14:paraId="378A05A6" w14:textId="77777777" w:rsidR="00884E77" w:rsidRPr="00FD4A4B" w:rsidRDefault="000E530A" w:rsidP="000B7BA3">
      <w:pPr>
        <w:pStyle w:val="Heading6"/>
      </w:pPr>
      <w:bookmarkStart w:id="204" w:name="_Toc224924967"/>
      <w:bookmarkStart w:id="205" w:name="_CR4_2_3_4_3_4"/>
      <w:r w:rsidRPr="00907F75">
        <w:t>4</w:t>
      </w:r>
      <w:r w:rsidR="00884E77" w:rsidRPr="00FD4A4B">
        <w:t>.2.3.4.3.4</w:t>
      </w:r>
      <w:r w:rsidR="00884E77" w:rsidRPr="00FD4A4B">
        <w:tab/>
        <w:t>Hiding password display</w:t>
      </w:r>
      <w:bookmarkEnd w:id="204"/>
    </w:p>
    <w:bookmarkEnd w:id="205"/>
    <w:p w14:paraId="45077304" w14:textId="77777777" w:rsidR="00884E77" w:rsidRPr="00FD4A4B" w:rsidRDefault="00884E77" w:rsidP="00884E77">
      <w:pPr>
        <w:rPr>
          <w:lang w:eastAsia="ja-JP"/>
        </w:rPr>
      </w:pPr>
      <w:r w:rsidRPr="00FD4A4B">
        <w:rPr>
          <w:i/>
          <w:lang w:eastAsia="ja-JP"/>
        </w:rPr>
        <w:t>Requirement Name</w:t>
      </w:r>
      <w:r w:rsidRPr="00FD4A4B">
        <w:rPr>
          <w:lang w:eastAsia="ja-JP"/>
        </w:rPr>
        <w:t xml:space="preserve">: </w:t>
      </w:r>
      <w:r w:rsidR="00A0243F" w:rsidRPr="00A0243F">
        <w:rPr>
          <w:lang w:eastAsia="ja-JP"/>
        </w:rPr>
        <w:t>Hiding password display</w:t>
      </w:r>
    </w:p>
    <w:p w14:paraId="49D445C2" w14:textId="77777777" w:rsidR="005903A0" w:rsidRDefault="005903A0" w:rsidP="00884E77">
      <w:pPr>
        <w:rPr>
          <w:i/>
          <w:lang w:eastAsia="ja-JP"/>
        </w:rPr>
      </w:pPr>
      <w:r w:rsidRPr="005903A0">
        <w:rPr>
          <w:i/>
          <w:lang w:eastAsia="ja-JP"/>
        </w:rPr>
        <w:t xml:space="preserve">Requirement Reference: </w:t>
      </w:r>
      <w:r w:rsidRPr="005903A0">
        <w:rPr>
          <w:iCs/>
          <w:lang w:eastAsia="ja-JP"/>
        </w:rPr>
        <w:t>In accordance with industry best practice</w:t>
      </w:r>
    </w:p>
    <w:p w14:paraId="6F84ED21"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5989FA08" w14:textId="77777777" w:rsidR="00884E77" w:rsidRPr="00FD4A4B" w:rsidRDefault="00884E77" w:rsidP="00884E77">
      <w:pPr>
        <w:rPr>
          <w:lang w:eastAsia="zh-CN"/>
        </w:rPr>
      </w:pPr>
      <w:r w:rsidRPr="00FD4A4B">
        <w:rPr>
          <w:lang w:eastAsia="ja-JP"/>
        </w:rPr>
        <w:t xml:space="preserve">The password shall not be displayed in such a way that it could be seen and misused by a casual local observer. </w:t>
      </w:r>
      <w:r w:rsidRPr="00FD4A4B">
        <w:rPr>
          <w:lang w:eastAsia="zh-CN"/>
        </w:rPr>
        <w:t xml:space="preserve">Typically, the individual characters of the password are replaced by a character such as </w:t>
      </w:r>
      <w:r w:rsidR="00D139CE" w:rsidRPr="00FD4A4B">
        <w:rPr>
          <w:lang w:eastAsia="zh-CN"/>
        </w:rPr>
        <w:t>"</w:t>
      </w:r>
      <w:r w:rsidRPr="00FD4A4B">
        <w:rPr>
          <w:lang w:eastAsia="zh-CN"/>
        </w:rPr>
        <w:t>*</w:t>
      </w:r>
      <w:r w:rsidR="00D139CE" w:rsidRPr="00FD4A4B">
        <w:rPr>
          <w:lang w:eastAsia="zh-CN"/>
        </w:rPr>
        <w:t>"</w:t>
      </w:r>
      <w:r w:rsidRPr="00FD4A4B">
        <w:rPr>
          <w:lang w:eastAsia="zh-CN"/>
        </w:rPr>
        <w:t xml:space="preserve">. Under certain circumstances an individual character </w:t>
      </w:r>
      <w:r w:rsidR="009B693B" w:rsidRPr="009B693B">
        <w:rPr>
          <w:lang w:eastAsia="zh-CN"/>
        </w:rPr>
        <w:t xml:space="preserve">may </w:t>
      </w:r>
      <w:r w:rsidRPr="00FD4A4B">
        <w:rPr>
          <w:lang w:eastAsia="zh-CN"/>
        </w:rPr>
        <w:t>be displayed briefly during input. Such a function is used, for example, on smartphones to make input easier. However, the entire password is never output to the display in plaintext.</w:t>
      </w:r>
    </w:p>
    <w:p w14:paraId="1D49E63E" w14:textId="77777777" w:rsidR="00884E77" w:rsidRPr="00FD4A4B" w:rsidRDefault="00884E77" w:rsidP="00884E77">
      <w:pPr>
        <w:rPr>
          <w:lang w:eastAsia="zh-CN"/>
        </w:rPr>
      </w:pPr>
      <w:r w:rsidRPr="00FD4A4B">
        <w:rPr>
          <w:lang w:eastAsia="zh-CN"/>
        </w:rPr>
        <w:t>Above requirements shall be applicable for all passwords used</w:t>
      </w:r>
      <w:r w:rsidR="009B693B" w:rsidRPr="009B693B">
        <w:rPr>
          <w:lang w:eastAsia="zh-CN"/>
        </w:rPr>
        <w:t xml:space="preserve"> </w:t>
      </w:r>
      <w:r w:rsidRPr="00FD4A4B">
        <w:rPr>
          <w:lang w:eastAsia="zh-CN"/>
        </w:rPr>
        <w:t>(e.g. application-level, OS-level, etc.).</w:t>
      </w:r>
      <w:r w:rsidRPr="00FD4A4B">
        <w:t xml:space="preserve"> An exception to this requirement is machine accounts.</w:t>
      </w:r>
    </w:p>
    <w:p w14:paraId="37128A20" w14:textId="77777777" w:rsidR="005903A0" w:rsidRDefault="005903A0" w:rsidP="00884E77">
      <w:pPr>
        <w:rPr>
          <w:i/>
          <w:lang w:eastAsia="ja-JP"/>
        </w:rPr>
      </w:pPr>
      <w:r w:rsidRPr="005903A0">
        <w:rPr>
          <w:i/>
          <w:lang w:eastAsia="ja-JP"/>
        </w:rPr>
        <w:t xml:space="preserve">Threat References: </w:t>
      </w:r>
      <w:r w:rsidRPr="00141810">
        <w:rPr>
          <w:iCs/>
          <w:lang w:eastAsia="ja-JP"/>
        </w:rPr>
        <w:t>TR 33.926 [4]</w:t>
      </w:r>
      <w:r w:rsidR="00120A14" w:rsidRPr="00120A14">
        <w:rPr>
          <w:iCs/>
          <w:lang w:eastAsia="ja-JP"/>
        </w:rPr>
        <w:t>, clause 5.3.3.3, Password peek</w:t>
      </w:r>
    </w:p>
    <w:p w14:paraId="5D49D0E7" w14:textId="77777777" w:rsidR="00884E77" w:rsidRPr="00FD4A4B" w:rsidRDefault="00884E77" w:rsidP="006D5002">
      <w:pPr>
        <w:rPr>
          <w:lang w:eastAsia="ja-JP"/>
        </w:rPr>
      </w:pPr>
      <w:r w:rsidRPr="00FD4A4B">
        <w:rPr>
          <w:i/>
          <w:lang w:eastAsia="ja-JP"/>
        </w:rPr>
        <w:t>Test case</w:t>
      </w:r>
      <w:r w:rsidRPr="00FD4A4B">
        <w:rPr>
          <w:lang w:eastAsia="ja-JP"/>
        </w:rPr>
        <w:t xml:space="preserve">: </w:t>
      </w:r>
    </w:p>
    <w:p w14:paraId="73E0219B" w14:textId="77777777" w:rsidR="00B97103" w:rsidRPr="00FD4A4B" w:rsidRDefault="00B97103" w:rsidP="00B97103">
      <w:r w:rsidRPr="00FD4A4B">
        <w:rPr>
          <w:b/>
        </w:rPr>
        <w:t>Test Name</w:t>
      </w:r>
      <w:r w:rsidRPr="00FD4A4B">
        <w:t xml:space="preserve">: </w:t>
      </w:r>
      <w:r w:rsidR="00A80FBF" w:rsidRPr="00FD4A4B">
        <w:rPr>
          <w:lang w:eastAsia="zh-CN"/>
        </w:rPr>
        <w:t>TC_HIDING_PASSWORD_DISPLAY</w:t>
      </w:r>
    </w:p>
    <w:p w14:paraId="78762287" w14:textId="77777777" w:rsidR="00B97103" w:rsidRPr="00FD4A4B" w:rsidRDefault="00B97103" w:rsidP="00B97103">
      <w:pPr>
        <w:jc w:val="both"/>
        <w:rPr>
          <w:b/>
          <w:lang w:eastAsia="zh-CN"/>
        </w:rPr>
      </w:pPr>
      <w:r w:rsidRPr="00FD4A4B">
        <w:rPr>
          <w:b/>
          <w:lang w:eastAsia="zh-CN"/>
        </w:rPr>
        <w:t>Purpose:</w:t>
      </w:r>
    </w:p>
    <w:p w14:paraId="6717928C" w14:textId="77777777" w:rsidR="00B97103" w:rsidRPr="00FD4A4B" w:rsidRDefault="00B97103" w:rsidP="00B97103">
      <w:pPr>
        <w:rPr>
          <w:lang w:eastAsia="zh-CN"/>
        </w:rPr>
      </w:pPr>
      <w:r w:rsidRPr="00FD4A4B">
        <w:rPr>
          <w:lang w:eastAsia="zh-CN"/>
        </w:rPr>
        <w:t xml:space="preserve">Verify that the given password is not visible to the casual local observer. </w:t>
      </w:r>
    </w:p>
    <w:p w14:paraId="0E5DE84B" w14:textId="77777777" w:rsidR="00B97103" w:rsidRPr="00FD4A4B" w:rsidRDefault="00B97103" w:rsidP="00B97103">
      <w:pPr>
        <w:rPr>
          <w:lang w:eastAsia="zh-CN"/>
        </w:rPr>
      </w:pPr>
      <w:r w:rsidRPr="00FD4A4B">
        <w:rPr>
          <w:lang w:eastAsia="zh-CN"/>
        </w:rPr>
        <w:t>Procedure and execution steps:</w:t>
      </w:r>
    </w:p>
    <w:p w14:paraId="43A53A25" w14:textId="77777777" w:rsidR="00B97103" w:rsidRPr="00FD4A4B" w:rsidRDefault="00B97103" w:rsidP="00B97103">
      <w:pPr>
        <w:rPr>
          <w:b/>
          <w:lang w:eastAsia="zh-CN"/>
        </w:rPr>
      </w:pPr>
      <w:r w:rsidRPr="00FD4A4B">
        <w:rPr>
          <w:b/>
          <w:lang w:eastAsia="zh-CN"/>
        </w:rPr>
        <w:t>Pre-Conditions:</w:t>
      </w:r>
    </w:p>
    <w:p w14:paraId="34B4806C" w14:textId="77777777" w:rsidR="00B97103" w:rsidRPr="00FD4A4B" w:rsidRDefault="00B97103" w:rsidP="00B97103">
      <w:pPr>
        <w:spacing w:after="0"/>
        <w:rPr>
          <w:lang w:eastAsia="zh-CN"/>
        </w:rPr>
      </w:pPr>
      <w:r w:rsidRPr="00FD4A4B">
        <w:rPr>
          <w:lang w:eastAsia="zh-CN"/>
        </w:rPr>
        <w:t>Tester has account with username and password in the network product.</w:t>
      </w:r>
    </w:p>
    <w:p w14:paraId="0BAF870E" w14:textId="77777777" w:rsidR="00B97103" w:rsidRPr="00FD4A4B" w:rsidRDefault="00B97103" w:rsidP="000B7BA3">
      <w:pPr>
        <w:rPr>
          <w:lang w:eastAsia="zh-CN"/>
        </w:rPr>
      </w:pPr>
    </w:p>
    <w:p w14:paraId="67DCD310" w14:textId="77777777" w:rsidR="00B97103" w:rsidRPr="00FD4A4B" w:rsidRDefault="00B97103" w:rsidP="00B97103">
      <w:pPr>
        <w:rPr>
          <w:b/>
          <w:lang w:eastAsia="zh-CN"/>
        </w:rPr>
      </w:pPr>
      <w:r w:rsidRPr="00FD4A4B">
        <w:rPr>
          <w:b/>
          <w:lang w:eastAsia="zh-CN"/>
        </w:rPr>
        <w:t>Execution Steps</w:t>
      </w:r>
    </w:p>
    <w:p w14:paraId="1D9A08BF" w14:textId="77777777" w:rsidR="00B97103" w:rsidRPr="00FD4A4B" w:rsidRDefault="00B97103" w:rsidP="000B7BA3">
      <w:pPr>
        <w:pStyle w:val="B1"/>
      </w:pPr>
      <w:r w:rsidRPr="00FD4A4B">
        <w:t>1.</w:t>
      </w:r>
      <w:r w:rsidRPr="00FD4A4B">
        <w:tab/>
        <w:t xml:space="preserve">The </w:t>
      </w:r>
      <w:r w:rsidRPr="00FD4A4B">
        <w:rPr>
          <w:rFonts w:hint="eastAsia"/>
        </w:rPr>
        <w:t>network product</w:t>
      </w:r>
      <w:r w:rsidRPr="00FD4A4B">
        <w:t xml:space="preserve"> will display the login screen.</w:t>
      </w:r>
    </w:p>
    <w:p w14:paraId="394E4B7F" w14:textId="77777777" w:rsidR="00B97103" w:rsidRPr="00FD4A4B" w:rsidRDefault="00B97103" w:rsidP="00B97103">
      <w:pPr>
        <w:pStyle w:val="B1"/>
      </w:pPr>
      <w:r w:rsidRPr="00FD4A4B">
        <w:t>2.</w:t>
      </w:r>
      <w:r w:rsidRPr="00FD4A4B">
        <w:tab/>
        <w:t xml:space="preserve">The </w:t>
      </w:r>
      <w:r w:rsidRPr="00FD4A4B">
        <w:rPr>
          <w:rFonts w:hint="eastAsia"/>
        </w:rPr>
        <w:t>tester enters the username</w:t>
      </w:r>
      <w:r w:rsidRPr="00FD4A4B">
        <w:t>.</w:t>
      </w:r>
    </w:p>
    <w:p w14:paraId="0BB32540" w14:textId="77777777" w:rsidR="00B97103" w:rsidRPr="00FD4A4B" w:rsidRDefault="00B97103" w:rsidP="00B97103">
      <w:pPr>
        <w:pStyle w:val="B1"/>
      </w:pPr>
      <w:r w:rsidRPr="00FD4A4B">
        <w:t>3.</w:t>
      </w:r>
      <w:r w:rsidRPr="00FD4A4B">
        <w:tab/>
        <w:t xml:space="preserve">The </w:t>
      </w:r>
      <w:r w:rsidRPr="00FD4A4B">
        <w:rPr>
          <w:rFonts w:hint="eastAsia"/>
        </w:rPr>
        <w:t>tester</w:t>
      </w:r>
      <w:r w:rsidRPr="00FD4A4B">
        <w:t xml:space="preserve"> enters </w:t>
      </w:r>
      <w:r w:rsidRPr="00FD4A4B">
        <w:rPr>
          <w:rFonts w:hint="eastAsia"/>
        </w:rPr>
        <w:t>the</w:t>
      </w:r>
      <w:r w:rsidRPr="00FD4A4B">
        <w:t xml:space="preserve"> password.</w:t>
      </w:r>
    </w:p>
    <w:p w14:paraId="72A8C11E" w14:textId="77777777" w:rsidR="00B97103" w:rsidRPr="00FD4A4B" w:rsidRDefault="00B97103" w:rsidP="00B97103">
      <w:pPr>
        <w:rPr>
          <w:b/>
          <w:lang w:eastAsia="zh-CN"/>
        </w:rPr>
      </w:pPr>
      <w:r w:rsidRPr="00FD4A4B">
        <w:rPr>
          <w:b/>
          <w:lang w:eastAsia="zh-CN"/>
        </w:rPr>
        <w:t>Expected Results:</w:t>
      </w:r>
    </w:p>
    <w:p w14:paraId="4F0596EE" w14:textId="77777777" w:rsidR="00B97103" w:rsidRPr="00FD4A4B" w:rsidRDefault="00B97103" w:rsidP="00B97103">
      <w:pPr>
        <w:rPr>
          <w:lang w:eastAsia="zh-CN"/>
        </w:rPr>
      </w:pPr>
      <w:r w:rsidRPr="00FD4A4B">
        <w:rPr>
          <w:lang w:eastAsia="ja-JP"/>
        </w:rPr>
        <w:t xml:space="preserve">The password shall not be displayed in such a way that it could be seen and misused by a casual local observer. </w:t>
      </w:r>
      <w:r w:rsidRPr="00FD4A4B">
        <w:rPr>
          <w:lang w:eastAsia="zh-CN"/>
        </w:rPr>
        <w:t xml:space="preserve">Typically, the individual characters of the password are replaced by a character such as </w:t>
      </w:r>
      <w:r w:rsidR="00D139CE" w:rsidRPr="00FD4A4B">
        <w:rPr>
          <w:lang w:eastAsia="zh-CN"/>
        </w:rPr>
        <w:t>"</w:t>
      </w:r>
      <w:r w:rsidRPr="00FD4A4B">
        <w:rPr>
          <w:lang w:eastAsia="zh-CN"/>
        </w:rPr>
        <w:t>*</w:t>
      </w:r>
      <w:r w:rsidR="00D139CE" w:rsidRPr="00FD4A4B">
        <w:rPr>
          <w:lang w:eastAsia="zh-CN"/>
        </w:rPr>
        <w:t>"</w:t>
      </w:r>
      <w:r w:rsidRPr="00FD4A4B">
        <w:rPr>
          <w:lang w:eastAsia="zh-CN"/>
        </w:rPr>
        <w:t xml:space="preserve">. Under certain circumstances an individual character </w:t>
      </w:r>
      <w:r w:rsidR="009B693B" w:rsidRPr="009B693B">
        <w:rPr>
          <w:lang w:eastAsia="zh-CN"/>
        </w:rPr>
        <w:t xml:space="preserve">may </w:t>
      </w:r>
      <w:r w:rsidRPr="00FD4A4B">
        <w:rPr>
          <w:lang w:eastAsia="zh-CN"/>
        </w:rPr>
        <w:t>be displayed briefly during input. Such a function is used, for ex ample, on smartphones to make input easier. However, the entire password is never output to the display in plaintext.</w:t>
      </w:r>
    </w:p>
    <w:p w14:paraId="247C0C31" w14:textId="77777777" w:rsidR="00B97103" w:rsidRPr="00FD4A4B" w:rsidRDefault="00B97103" w:rsidP="00B97103">
      <w:pPr>
        <w:rPr>
          <w:b/>
          <w:lang w:eastAsia="zh-CN"/>
        </w:rPr>
      </w:pPr>
      <w:r w:rsidRPr="00FD4A4B">
        <w:rPr>
          <w:b/>
          <w:lang w:eastAsia="zh-CN"/>
        </w:rPr>
        <w:t>Expected format of evidence:</w:t>
      </w:r>
    </w:p>
    <w:p w14:paraId="45EC8493" w14:textId="77777777" w:rsidR="00B97103" w:rsidRPr="00FD4A4B" w:rsidRDefault="00B97103" w:rsidP="006D5002">
      <w:pPr>
        <w:rPr>
          <w:rFonts w:ascii="Arial" w:hAnsi="Arial"/>
        </w:rPr>
      </w:pPr>
      <w:r w:rsidRPr="00FD4A4B">
        <w:rPr>
          <w:lang w:eastAsia="zh-CN"/>
        </w:rPr>
        <w:t>Evidence suitable for the interface, e.g. screenshot contains the operation results.</w:t>
      </w:r>
    </w:p>
    <w:p w14:paraId="1DA6CDE7" w14:textId="77777777" w:rsidR="00884E77" w:rsidRPr="00FD4A4B" w:rsidRDefault="000E530A" w:rsidP="006D5002">
      <w:pPr>
        <w:pStyle w:val="Heading5"/>
      </w:pPr>
      <w:bookmarkStart w:id="206" w:name="_CR4_2_3_4_4"/>
      <w:bookmarkStart w:id="207" w:name="_Toc19542387"/>
      <w:bookmarkStart w:id="208" w:name="_Toc35348389"/>
      <w:bookmarkStart w:id="209" w:name="_Toc224924968"/>
      <w:bookmarkEnd w:id="206"/>
      <w:r w:rsidRPr="00907F75">
        <w:t>4</w:t>
      </w:r>
      <w:r w:rsidR="00884E77" w:rsidRPr="00FD4A4B">
        <w:t>.2.3.4.4</w:t>
      </w:r>
      <w:r w:rsidR="00884E77" w:rsidRPr="00FD4A4B">
        <w:tab/>
        <w:t>Specific Authentication use cases</w:t>
      </w:r>
      <w:bookmarkEnd w:id="207"/>
      <w:bookmarkEnd w:id="208"/>
      <w:bookmarkEnd w:id="209"/>
    </w:p>
    <w:p w14:paraId="2335C9DF" w14:textId="77777777" w:rsidR="00884E77" w:rsidRPr="00FD4A4B" w:rsidRDefault="000E530A" w:rsidP="000B7BA3">
      <w:pPr>
        <w:pStyle w:val="Heading6"/>
        <w:rPr>
          <w:i/>
        </w:rPr>
      </w:pPr>
      <w:bookmarkStart w:id="210" w:name="_Toc224924969"/>
      <w:bookmarkStart w:id="211" w:name="_CR4_2_3_4_4_1"/>
      <w:r w:rsidRPr="00907F75">
        <w:t>4</w:t>
      </w:r>
      <w:r w:rsidR="00884E77" w:rsidRPr="00FD4A4B">
        <w:t>.2.3.4.4.1</w:t>
      </w:r>
      <w:r w:rsidR="006D5002" w:rsidRPr="00FD4A4B">
        <w:tab/>
      </w:r>
      <w:r w:rsidR="00884E77" w:rsidRPr="00FD4A4B">
        <w:t>Network Product</w:t>
      </w:r>
      <w:r w:rsidR="00884E77" w:rsidRPr="00FD4A4B">
        <w:rPr>
          <w:rFonts w:hint="eastAsia"/>
        </w:rPr>
        <w:t xml:space="preserve"> </w:t>
      </w:r>
      <w:r w:rsidR="00884E77" w:rsidRPr="00FD4A4B">
        <w:t>Management and Maintenance interfaces</w:t>
      </w:r>
      <w:bookmarkEnd w:id="210"/>
      <w:r w:rsidR="00884E77" w:rsidRPr="00FD4A4B">
        <w:rPr>
          <w:rFonts w:hint="eastAsia"/>
        </w:rPr>
        <w:t xml:space="preserve"> </w:t>
      </w:r>
    </w:p>
    <w:bookmarkEnd w:id="211"/>
    <w:p w14:paraId="618E3744" w14:textId="77777777" w:rsidR="00884E77" w:rsidRPr="00FD4A4B" w:rsidRDefault="00884E77" w:rsidP="006D5002">
      <w:pPr>
        <w:rPr>
          <w:i/>
        </w:rPr>
      </w:pPr>
      <w:r w:rsidRPr="00FD4A4B">
        <w:rPr>
          <w:i/>
        </w:rPr>
        <w:t>Requirement Name:</w:t>
      </w:r>
      <w:r w:rsidRPr="00FD4A4B">
        <w:rPr>
          <w:rFonts w:ascii="Arial" w:hAnsi="Arial" w:cs="Arial"/>
        </w:rPr>
        <w:t xml:space="preserve"> </w:t>
      </w:r>
      <w:r w:rsidRPr="00FD4A4B">
        <w:t>Network Product</w:t>
      </w:r>
      <w:r w:rsidRPr="00FD4A4B">
        <w:rPr>
          <w:rFonts w:hint="eastAsia"/>
        </w:rPr>
        <w:t xml:space="preserve"> </w:t>
      </w:r>
      <w:r w:rsidRPr="00FD4A4B">
        <w:t>Management and Maintenance interfaces</w:t>
      </w:r>
      <w:r w:rsidRPr="00FD4A4B">
        <w:rPr>
          <w:rFonts w:hint="eastAsia"/>
        </w:rPr>
        <w:t xml:space="preserve"> </w:t>
      </w:r>
    </w:p>
    <w:p w14:paraId="27EB21F1" w14:textId="77777777" w:rsidR="00141810" w:rsidRDefault="00141810" w:rsidP="006D5002">
      <w:pPr>
        <w:rPr>
          <w:i/>
        </w:rPr>
      </w:pPr>
      <w:r w:rsidRPr="00141810">
        <w:rPr>
          <w:i/>
        </w:rPr>
        <w:t xml:space="preserve">Requirement Reference: </w:t>
      </w:r>
      <w:r w:rsidRPr="00141810">
        <w:rPr>
          <w:iCs/>
        </w:rPr>
        <w:t>In accordance with industry best practice</w:t>
      </w:r>
    </w:p>
    <w:p w14:paraId="0281E628" w14:textId="77777777" w:rsidR="00884E77" w:rsidRPr="00FD4A4B" w:rsidRDefault="00884E77" w:rsidP="006D5002">
      <w:r w:rsidRPr="00FD4A4B">
        <w:rPr>
          <w:i/>
        </w:rPr>
        <w:t>Requirement Description:</w:t>
      </w:r>
      <w:r w:rsidRPr="00FD4A4B">
        <w:rPr>
          <w:rFonts w:ascii="Arial" w:hAnsi="Arial" w:cs="Arial"/>
        </w:rPr>
        <w:t xml:space="preserve"> </w:t>
      </w:r>
      <w:r w:rsidRPr="00FD4A4B">
        <w:t>The network product management shall support</w:t>
      </w:r>
      <w:r w:rsidR="00E8520F" w:rsidRPr="00FD4A4B">
        <w:t xml:space="preserve"> </w:t>
      </w:r>
      <w:r w:rsidRPr="00FD4A4B">
        <w:t>mutual authentication mechanisms</w:t>
      </w:r>
      <w:r w:rsidR="00167842">
        <w:t>, the mutual authentication mechanism can rely on the protocol used for the interface itself or other means</w:t>
      </w:r>
      <w:r w:rsidRPr="00FD4A4B">
        <w:t>.</w:t>
      </w:r>
    </w:p>
    <w:p w14:paraId="4C674A92" w14:textId="77777777" w:rsidR="00884E77" w:rsidRPr="00FD4A4B" w:rsidRDefault="00141810" w:rsidP="006D5002">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5.3.8.6, Insecure Network Services</w:t>
      </w:r>
    </w:p>
    <w:p w14:paraId="31A4AC2B" w14:textId="77777777" w:rsidR="00884E77" w:rsidRPr="00FD4A4B" w:rsidRDefault="00884E77" w:rsidP="002764D2">
      <w:pPr>
        <w:keepNext/>
        <w:keepLines/>
        <w:spacing w:before="120"/>
      </w:pPr>
      <w:r w:rsidRPr="00FD4A4B">
        <w:rPr>
          <w:i/>
        </w:rPr>
        <w:t xml:space="preserve">Test </w:t>
      </w:r>
      <w:r w:rsidR="00614893" w:rsidRPr="00FD4A4B">
        <w:rPr>
          <w:i/>
        </w:rPr>
        <w:t>case</w:t>
      </w:r>
      <w:r w:rsidR="00614893" w:rsidRPr="00FD4A4B">
        <w:t xml:space="preserve">: </w:t>
      </w:r>
    </w:p>
    <w:p w14:paraId="156DB209" w14:textId="77777777" w:rsidR="00E62CFC" w:rsidRPr="00FD4A4B" w:rsidRDefault="00E62CFC" w:rsidP="00E62CFC">
      <w:pPr>
        <w:keepNext/>
        <w:keepLines/>
        <w:spacing w:before="120"/>
        <w:rPr>
          <w:lang w:eastAsia="ja-JP"/>
        </w:rPr>
      </w:pPr>
      <w:r w:rsidRPr="00FD4A4B">
        <w:rPr>
          <w:lang w:eastAsia="ja-JP"/>
        </w:rPr>
        <w:t xml:space="preserve">Test Name: </w:t>
      </w:r>
      <w:r w:rsidR="00A80FBF" w:rsidRPr="00FD4A4B">
        <w:rPr>
          <w:lang w:eastAsia="ja-JP"/>
        </w:rPr>
        <w:t>TC_MUTUAL_AUTHENTICATION-ON_NETWORK_PRODUCT_MANAGEMENT_PROTOCOLS</w:t>
      </w:r>
    </w:p>
    <w:p w14:paraId="2C53B087" w14:textId="77777777" w:rsidR="00E62CFC" w:rsidRPr="00FD4A4B" w:rsidRDefault="00E62CFC" w:rsidP="000B7BA3">
      <w:pPr>
        <w:rPr>
          <w:lang w:eastAsia="ja-JP"/>
        </w:rPr>
      </w:pPr>
      <w:r w:rsidRPr="00FD4A4B">
        <w:rPr>
          <w:lang w:eastAsia="ja-JP"/>
        </w:rPr>
        <w:t xml:space="preserve">Purpose: </w:t>
      </w:r>
    </w:p>
    <w:p w14:paraId="21A7F9CB" w14:textId="77777777" w:rsidR="00E62CFC" w:rsidRPr="00FD4A4B" w:rsidRDefault="00E62CFC" w:rsidP="000B7BA3">
      <w:pPr>
        <w:rPr>
          <w:lang w:eastAsia="ja-JP"/>
        </w:rPr>
      </w:pPr>
      <w:r w:rsidRPr="00FD4A4B">
        <w:rPr>
          <w:lang w:eastAsia="ja-JP"/>
        </w:rPr>
        <w:t>Verify that:</w:t>
      </w:r>
    </w:p>
    <w:p w14:paraId="4426B6EA" w14:textId="77777777" w:rsidR="00E62CFC" w:rsidRPr="00FD4A4B" w:rsidRDefault="00E62CFC" w:rsidP="000B7BA3">
      <w:pPr>
        <w:rPr>
          <w:lang w:eastAsia="ja-JP"/>
        </w:rPr>
      </w:pPr>
      <w:r w:rsidRPr="00FD4A4B">
        <w:rPr>
          <w:lang w:eastAsia="ja-JP"/>
        </w:rPr>
        <w:t>There is mutual authentication of entities for management interfaces on the network product.</w:t>
      </w:r>
    </w:p>
    <w:p w14:paraId="1C440481" w14:textId="77777777" w:rsidR="00E62CFC" w:rsidRPr="00FD4A4B" w:rsidRDefault="00E62CFC" w:rsidP="00FD4A4B">
      <w:pPr>
        <w:keepNext/>
        <w:keepLines/>
        <w:spacing w:before="180"/>
        <w:rPr>
          <w:b/>
          <w:lang w:eastAsia="zh-CN"/>
        </w:rPr>
      </w:pPr>
      <w:r w:rsidRPr="00FD4A4B">
        <w:rPr>
          <w:b/>
          <w:lang w:eastAsia="zh-CN"/>
        </w:rPr>
        <w:t>Procedure and execution steps:</w:t>
      </w:r>
    </w:p>
    <w:p w14:paraId="786D8600" w14:textId="77777777" w:rsidR="000B7BA3" w:rsidRDefault="00E62CFC" w:rsidP="00A0771F">
      <w:pPr>
        <w:rPr>
          <w:b/>
          <w:lang w:eastAsia="zh-CN"/>
        </w:rPr>
      </w:pPr>
      <w:r w:rsidRPr="00FD4A4B">
        <w:rPr>
          <w:rFonts w:hint="eastAsia"/>
          <w:b/>
          <w:lang w:eastAsia="zh-CN"/>
        </w:rPr>
        <w:t>Pre-conditions:</w:t>
      </w:r>
      <w:r w:rsidRPr="00FD4A4B">
        <w:rPr>
          <w:b/>
          <w:lang w:eastAsia="zh-CN"/>
        </w:rPr>
        <w:t xml:space="preserve"> </w:t>
      </w:r>
    </w:p>
    <w:p w14:paraId="1CBAB699" w14:textId="77777777" w:rsidR="00B621B2" w:rsidRDefault="00E62CFC" w:rsidP="00A0771F">
      <w:pPr>
        <w:rPr>
          <w:lang w:eastAsia="ja-JP"/>
        </w:rPr>
      </w:pPr>
      <w:r w:rsidRPr="00FD4A4B">
        <w:rPr>
          <w:lang w:eastAsia="zh-CN"/>
        </w:rPr>
        <w:t>Documentation that lists each</w:t>
      </w:r>
      <w:r w:rsidRPr="00FD4A4B">
        <w:t xml:space="preserve"> of the management protocols and describes the authentication mechanism used for each one.</w:t>
      </w:r>
      <w:r w:rsidRPr="00FD4A4B">
        <w:rPr>
          <w:lang w:eastAsia="ja-JP"/>
        </w:rPr>
        <w:t xml:space="preserve"> </w:t>
      </w:r>
    </w:p>
    <w:p w14:paraId="41FBC427" w14:textId="77777777" w:rsidR="00E62CFC" w:rsidRPr="00FD4A4B" w:rsidRDefault="00E62CFC" w:rsidP="00A0771F">
      <w:pPr>
        <w:rPr>
          <w:b/>
        </w:rPr>
      </w:pPr>
      <w:r w:rsidRPr="00FD4A4B">
        <w:rPr>
          <w:b/>
        </w:rPr>
        <w:t>Execution Steps</w:t>
      </w:r>
    </w:p>
    <w:p w14:paraId="72A0EB53" w14:textId="77777777" w:rsidR="00E62CFC" w:rsidRPr="00FD4A4B" w:rsidRDefault="00E62CFC" w:rsidP="00A0771F">
      <w:pPr>
        <w:pStyle w:val="B1"/>
        <w:rPr>
          <w:lang w:eastAsia="zh-CN"/>
        </w:rPr>
      </w:pPr>
      <w:r w:rsidRPr="00FD4A4B">
        <w:rPr>
          <w:lang w:eastAsia="zh-CN"/>
        </w:rPr>
        <w:t>1.</w:t>
      </w:r>
      <w:r w:rsidRPr="00FD4A4B">
        <w:rPr>
          <w:lang w:eastAsia="zh-CN"/>
        </w:rPr>
        <w:tab/>
        <w:t>T</w:t>
      </w:r>
      <w:r w:rsidRPr="00FD4A4B">
        <w:rPr>
          <w:rFonts w:hint="eastAsia"/>
          <w:lang w:eastAsia="zh-CN"/>
        </w:rPr>
        <w:t>he tester check</w:t>
      </w:r>
      <w:r w:rsidRPr="00FD4A4B">
        <w:rPr>
          <w:lang w:eastAsia="zh-CN"/>
        </w:rPr>
        <w:t>s that the</w:t>
      </w:r>
      <w:r w:rsidRPr="00FD4A4B">
        <w:rPr>
          <w:rFonts w:hint="eastAsia"/>
          <w:lang w:eastAsia="zh-CN"/>
        </w:rPr>
        <w:t xml:space="preserve"> authentication </w:t>
      </w:r>
      <w:r w:rsidRPr="00FD4A4B">
        <w:rPr>
          <w:lang w:eastAsia="zh-CN"/>
        </w:rPr>
        <w:t>mechanisms</w:t>
      </w:r>
      <w:r w:rsidRPr="00FD4A4B">
        <w:rPr>
          <w:rFonts w:hint="eastAsia"/>
          <w:lang w:eastAsia="zh-CN"/>
        </w:rPr>
        <w:t xml:space="preserve"> </w:t>
      </w:r>
      <w:r w:rsidRPr="00FD4A4B">
        <w:rPr>
          <w:lang w:eastAsia="zh-CN"/>
        </w:rPr>
        <w:t>have been configured</w:t>
      </w:r>
      <w:r w:rsidRPr="00FD4A4B">
        <w:rPr>
          <w:rFonts w:hint="eastAsia"/>
          <w:lang w:eastAsia="zh-CN"/>
        </w:rPr>
        <w:t xml:space="preserve"> on </w:t>
      </w:r>
      <w:r w:rsidRPr="00FD4A4B">
        <w:rPr>
          <w:lang w:eastAsia="zh-CN"/>
        </w:rPr>
        <w:t>the network product.</w:t>
      </w:r>
    </w:p>
    <w:p w14:paraId="2270C338" w14:textId="77777777" w:rsidR="00A709DA" w:rsidRDefault="00E62CFC" w:rsidP="00A709DA">
      <w:pPr>
        <w:pStyle w:val="B1"/>
        <w:rPr>
          <w:lang w:eastAsia="zh-CN"/>
        </w:rPr>
      </w:pPr>
      <w:r w:rsidRPr="00FD4A4B">
        <w:rPr>
          <w:lang w:eastAsia="zh-CN"/>
        </w:rPr>
        <w:t>2.</w:t>
      </w:r>
      <w:r w:rsidRPr="00FD4A4B">
        <w:rPr>
          <w:lang w:eastAsia="zh-CN"/>
        </w:rPr>
        <w:tab/>
      </w:r>
      <w:r w:rsidRPr="00FD4A4B">
        <w:rPr>
          <w:rFonts w:hint="eastAsia"/>
          <w:lang w:eastAsia="zh-CN"/>
        </w:rPr>
        <w:t xml:space="preserve">The tester triggers communication between </w:t>
      </w:r>
      <w:r w:rsidRPr="00FD4A4B">
        <w:rPr>
          <w:lang w:eastAsia="zh-CN"/>
        </w:rPr>
        <w:t>network product</w:t>
      </w:r>
      <w:r w:rsidRPr="00FD4A4B">
        <w:rPr>
          <w:rFonts w:hint="eastAsia"/>
          <w:lang w:eastAsia="zh-CN"/>
        </w:rPr>
        <w:t xml:space="preserve"> and </w:t>
      </w:r>
      <w:r w:rsidRPr="00FD4A4B">
        <w:rPr>
          <w:lang w:eastAsia="zh-CN"/>
        </w:rPr>
        <w:t xml:space="preserve">a test </w:t>
      </w:r>
      <w:r w:rsidRPr="00FD4A4B">
        <w:rPr>
          <w:rFonts w:hint="eastAsia"/>
          <w:lang w:eastAsia="zh-CN"/>
        </w:rPr>
        <w:t xml:space="preserve">entity </w:t>
      </w:r>
      <w:r w:rsidRPr="00FD4A4B">
        <w:rPr>
          <w:lang w:eastAsia="zh-CN"/>
        </w:rPr>
        <w:t>that has a legitimate authentication credential.</w:t>
      </w:r>
    </w:p>
    <w:p w14:paraId="5AFDFCC1" w14:textId="77777777" w:rsidR="00E62CFC" w:rsidRPr="00FD4A4B" w:rsidRDefault="00E62CFC" w:rsidP="00A0771F">
      <w:pPr>
        <w:pStyle w:val="B1"/>
        <w:rPr>
          <w:lang w:eastAsia="zh-CN"/>
        </w:rPr>
      </w:pPr>
      <w:r w:rsidRPr="00FD4A4B">
        <w:rPr>
          <w:lang w:eastAsia="zh-CN"/>
        </w:rPr>
        <w:t>3.</w:t>
      </w:r>
      <w:r w:rsidRPr="00FD4A4B">
        <w:rPr>
          <w:lang w:eastAsia="zh-CN"/>
        </w:rPr>
        <w:tab/>
      </w:r>
      <w:r w:rsidRPr="00FD4A4B">
        <w:rPr>
          <w:rFonts w:hint="eastAsia"/>
          <w:lang w:eastAsia="zh-CN"/>
        </w:rPr>
        <w:t xml:space="preserve">Then, the tester triggers communication between </w:t>
      </w:r>
      <w:r w:rsidRPr="00FD4A4B">
        <w:rPr>
          <w:lang w:eastAsia="zh-CN"/>
        </w:rPr>
        <w:t xml:space="preserve">network product </w:t>
      </w:r>
      <w:r w:rsidRPr="00FD4A4B">
        <w:rPr>
          <w:rFonts w:hint="eastAsia"/>
          <w:lang w:eastAsia="zh-CN"/>
        </w:rPr>
        <w:t xml:space="preserve">and </w:t>
      </w:r>
      <w:r w:rsidRPr="00FD4A4B">
        <w:rPr>
          <w:lang w:eastAsia="zh-CN"/>
        </w:rPr>
        <w:t>a test entity that doesn</w:t>
      </w:r>
      <w:r w:rsidR="00FD4A4B">
        <w:rPr>
          <w:lang w:eastAsia="zh-CN"/>
        </w:rPr>
        <w:t>'</w:t>
      </w:r>
      <w:r w:rsidRPr="00FD4A4B">
        <w:rPr>
          <w:lang w:eastAsia="zh-CN"/>
        </w:rPr>
        <w:t xml:space="preserve">t have a legitimate authentication credential. </w:t>
      </w:r>
    </w:p>
    <w:p w14:paraId="5CD667E8" w14:textId="77777777" w:rsidR="00E62CFC" w:rsidRPr="00FD4A4B" w:rsidRDefault="00E62CFC" w:rsidP="00A0771F">
      <w:pPr>
        <w:rPr>
          <w:b/>
          <w:lang w:eastAsia="zh-CN"/>
        </w:rPr>
      </w:pPr>
      <w:r w:rsidRPr="00FD4A4B">
        <w:rPr>
          <w:rFonts w:hint="eastAsia"/>
          <w:b/>
          <w:lang w:eastAsia="zh-CN"/>
        </w:rPr>
        <w:t>Expected results:</w:t>
      </w:r>
    </w:p>
    <w:p w14:paraId="285D096C" w14:textId="77777777" w:rsidR="00E62CFC" w:rsidRPr="00FD4A4B" w:rsidRDefault="00E62CFC" w:rsidP="00A0771F">
      <w:pPr>
        <w:pStyle w:val="B1"/>
        <w:rPr>
          <w:lang w:eastAsia="zh-CN"/>
        </w:rPr>
      </w:pPr>
      <w:r w:rsidRPr="00FD4A4B">
        <w:rPr>
          <w:lang w:eastAsia="zh-CN"/>
        </w:rPr>
        <w:t>-</w:t>
      </w:r>
      <w:r w:rsidRPr="00FD4A4B">
        <w:rPr>
          <w:lang w:eastAsia="zh-CN"/>
        </w:rPr>
        <w:tab/>
        <w:t>Mutual authentication is successful and c</w:t>
      </w:r>
      <w:r w:rsidRPr="00FD4A4B">
        <w:rPr>
          <w:rFonts w:hint="eastAsia"/>
          <w:lang w:eastAsia="zh-CN"/>
        </w:rPr>
        <w:t xml:space="preserve">ommunication between </w:t>
      </w:r>
      <w:r w:rsidRPr="00FD4A4B">
        <w:rPr>
          <w:lang w:eastAsia="zh-CN"/>
        </w:rPr>
        <w:t>network product</w:t>
      </w:r>
      <w:r w:rsidRPr="00FD4A4B">
        <w:rPr>
          <w:rFonts w:hint="eastAsia"/>
          <w:lang w:eastAsia="zh-CN"/>
        </w:rPr>
        <w:t xml:space="preserve"> and </w:t>
      </w:r>
      <w:r w:rsidRPr="00FD4A4B">
        <w:rPr>
          <w:lang w:eastAsia="zh-CN"/>
        </w:rPr>
        <w:t xml:space="preserve">the </w:t>
      </w:r>
      <w:r w:rsidRPr="00FD4A4B">
        <w:rPr>
          <w:rFonts w:hint="eastAsia"/>
          <w:lang w:eastAsia="zh-CN"/>
        </w:rPr>
        <w:t xml:space="preserve">entity </w:t>
      </w:r>
      <w:r w:rsidRPr="00FD4A4B">
        <w:rPr>
          <w:lang w:eastAsia="zh-CN"/>
        </w:rPr>
        <w:t>with correct credentials</w:t>
      </w:r>
      <w:r w:rsidR="00A709DA" w:rsidRPr="00E23C20">
        <w:rPr>
          <w:lang w:val="en-US" w:eastAsia="zh-CN"/>
        </w:rPr>
        <w:t xml:space="preserve"> can be</w:t>
      </w:r>
      <w:r w:rsidR="00A709DA" w:rsidRPr="00747EEA">
        <w:rPr>
          <w:lang w:val="en-US" w:eastAsia="zh-CN"/>
        </w:rPr>
        <w:t xml:space="preserve"> established</w:t>
      </w:r>
      <w:r w:rsidRPr="00FD4A4B">
        <w:rPr>
          <w:rFonts w:hint="eastAsia"/>
          <w:lang w:eastAsia="zh-CN"/>
        </w:rPr>
        <w:t>.</w:t>
      </w:r>
    </w:p>
    <w:p w14:paraId="143F3B6B" w14:textId="77777777" w:rsidR="00E62CFC" w:rsidRPr="00FD4A4B" w:rsidRDefault="00E62CFC" w:rsidP="00A0771F">
      <w:pPr>
        <w:pStyle w:val="B1"/>
        <w:rPr>
          <w:lang w:eastAsia="zh-CN"/>
        </w:rPr>
      </w:pPr>
      <w:r w:rsidRPr="00FD4A4B">
        <w:rPr>
          <w:lang w:eastAsia="zh-CN"/>
        </w:rPr>
        <w:t>-</w:t>
      </w:r>
      <w:r w:rsidRPr="00FD4A4B">
        <w:rPr>
          <w:lang w:eastAsia="zh-CN"/>
        </w:rPr>
        <w:tab/>
        <w:t>Mutual authentication fails and c</w:t>
      </w:r>
      <w:r w:rsidRPr="00FD4A4B">
        <w:rPr>
          <w:rFonts w:hint="eastAsia"/>
          <w:lang w:eastAsia="zh-CN"/>
        </w:rPr>
        <w:t xml:space="preserve">ommunication between </w:t>
      </w:r>
      <w:r w:rsidRPr="00FD4A4B">
        <w:rPr>
          <w:lang w:eastAsia="zh-CN"/>
        </w:rPr>
        <w:t>the network product</w:t>
      </w:r>
      <w:r w:rsidRPr="00FD4A4B">
        <w:rPr>
          <w:rFonts w:hint="eastAsia"/>
          <w:lang w:eastAsia="zh-CN"/>
        </w:rPr>
        <w:t xml:space="preserve"> and </w:t>
      </w:r>
      <w:r w:rsidRPr="00FD4A4B">
        <w:rPr>
          <w:lang w:eastAsia="zh-CN"/>
        </w:rPr>
        <w:t xml:space="preserve">the </w:t>
      </w:r>
      <w:r w:rsidRPr="00FD4A4B">
        <w:rPr>
          <w:rFonts w:hint="eastAsia"/>
          <w:lang w:eastAsia="zh-CN"/>
        </w:rPr>
        <w:t xml:space="preserve">entity </w:t>
      </w:r>
      <w:r w:rsidRPr="00FD4A4B">
        <w:rPr>
          <w:lang w:eastAsia="zh-CN"/>
        </w:rPr>
        <w:t>with incorrect credentials</w:t>
      </w:r>
      <w:r w:rsidRPr="00FD4A4B">
        <w:rPr>
          <w:rFonts w:hint="eastAsia"/>
          <w:lang w:eastAsia="zh-CN"/>
        </w:rPr>
        <w:t xml:space="preserve"> cannot be established.</w:t>
      </w:r>
    </w:p>
    <w:p w14:paraId="58D740C6" w14:textId="77777777" w:rsidR="000B7BA3" w:rsidRDefault="00E62CFC" w:rsidP="00A0771F">
      <w:pPr>
        <w:rPr>
          <w:b/>
          <w:lang w:eastAsia="zh-CN"/>
        </w:rPr>
      </w:pPr>
      <w:r w:rsidRPr="00FD4A4B">
        <w:rPr>
          <w:b/>
          <w:lang w:eastAsia="zh-CN"/>
        </w:rPr>
        <w:t xml:space="preserve">Expected format of evidence: </w:t>
      </w:r>
    </w:p>
    <w:p w14:paraId="54DCE204" w14:textId="77777777" w:rsidR="00E62CFC" w:rsidRPr="00FD4A4B" w:rsidRDefault="00E62CFC" w:rsidP="00A0771F">
      <w:pPr>
        <w:rPr>
          <w:b/>
          <w:lang w:eastAsia="zh-CN"/>
        </w:rPr>
      </w:pPr>
      <w:r w:rsidRPr="00FD4A4B">
        <w:rPr>
          <w:lang w:eastAsia="zh-CN"/>
        </w:rPr>
        <w:t>Test result pass/fail recorded by tester.</w:t>
      </w:r>
    </w:p>
    <w:p w14:paraId="38D7977C" w14:textId="77777777" w:rsidR="00884E77" w:rsidRPr="00FD4A4B" w:rsidRDefault="000E530A" w:rsidP="006D5002">
      <w:pPr>
        <w:pStyle w:val="Heading5"/>
      </w:pPr>
      <w:bookmarkStart w:id="212" w:name="_CR4_2_3_4_5"/>
      <w:bookmarkStart w:id="213" w:name="_Toc19542388"/>
      <w:bookmarkStart w:id="214" w:name="_Toc35348390"/>
      <w:bookmarkStart w:id="215" w:name="_Toc224924970"/>
      <w:bookmarkEnd w:id="212"/>
      <w:r w:rsidRPr="00907F75">
        <w:t>4</w:t>
      </w:r>
      <w:r w:rsidR="00884E77" w:rsidRPr="00FD4A4B">
        <w:t>.2.3.4.5</w:t>
      </w:r>
      <w:r w:rsidR="00884E77" w:rsidRPr="00FD4A4B">
        <w:tab/>
      </w:r>
      <w:r w:rsidR="00404965" w:rsidRPr="00FD4A4B">
        <w:t xml:space="preserve">Policy regarding </w:t>
      </w:r>
      <w:r w:rsidR="000C0A05" w:rsidRPr="00FD4A4B">
        <w:t xml:space="preserve">consecutive </w:t>
      </w:r>
      <w:r w:rsidR="00404965" w:rsidRPr="00FD4A4B">
        <w:t>failed login attempts</w:t>
      </w:r>
      <w:bookmarkEnd w:id="213"/>
      <w:bookmarkEnd w:id="214"/>
      <w:bookmarkEnd w:id="215"/>
    </w:p>
    <w:p w14:paraId="41DB3654" w14:textId="77777777" w:rsidR="00884E77" w:rsidRDefault="00884E77" w:rsidP="00884E77">
      <w:pPr>
        <w:rPr>
          <w:lang w:eastAsia="ja-JP"/>
        </w:rPr>
      </w:pPr>
      <w:r w:rsidRPr="00FD4A4B">
        <w:rPr>
          <w:i/>
          <w:lang w:eastAsia="ja-JP"/>
        </w:rPr>
        <w:t>Requirement Name</w:t>
      </w:r>
      <w:r w:rsidRPr="00FD4A4B">
        <w:rPr>
          <w:lang w:eastAsia="ja-JP"/>
        </w:rPr>
        <w:t xml:space="preserve">: </w:t>
      </w:r>
      <w:r w:rsidR="00A0243F" w:rsidRPr="00A0243F">
        <w:rPr>
          <w:lang w:eastAsia="ja-JP"/>
        </w:rPr>
        <w:t>Policy regarding consecutive failed login attempts</w:t>
      </w:r>
    </w:p>
    <w:p w14:paraId="11C01CE5" w14:textId="77777777" w:rsidR="00141810" w:rsidRPr="00FD4A4B" w:rsidRDefault="00141810" w:rsidP="00884E77">
      <w:pPr>
        <w:rPr>
          <w:lang w:eastAsia="ja-JP"/>
        </w:rPr>
      </w:pPr>
      <w:r>
        <w:rPr>
          <w:i/>
          <w:lang w:eastAsia="ja-JP"/>
        </w:rPr>
        <w:t>Requirement Reference</w:t>
      </w:r>
      <w:r>
        <w:rPr>
          <w:iCs/>
          <w:lang w:eastAsia="ja-JP"/>
        </w:rPr>
        <w:t xml:space="preserve">: </w:t>
      </w:r>
      <w:r>
        <w:rPr>
          <w:lang w:eastAsia="ja-JP"/>
        </w:rPr>
        <w:t>In accordance with industry best practice</w:t>
      </w:r>
    </w:p>
    <w:p w14:paraId="122131A5" w14:textId="77777777" w:rsidR="00884E77" w:rsidRPr="00FD4A4B" w:rsidRDefault="00884E77" w:rsidP="00D139CE">
      <w:r w:rsidRPr="00FD4A4B">
        <w:rPr>
          <w:i/>
          <w:lang w:eastAsia="ja-JP"/>
        </w:rPr>
        <w:t>Requirement Description</w:t>
      </w:r>
      <w:r w:rsidRPr="00FD4A4B">
        <w:rPr>
          <w:lang w:eastAsia="ja-JP"/>
        </w:rPr>
        <w:t>:</w:t>
      </w:r>
    </w:p>
    <w:p w14:paraId="1E7A401D" w14:textId="77777777" w:rsidR="00404965" w:rsidRPr="00FD4A4B" w:rsidRDefault="00404965" w:rsidP="009D1E7D">
      <w:pPr>
        <w:pStyle w:val="B1"/>
        <w:rPr>
          <w:lang w:eastAsia="zh-CN"/>
        </w:rPr>
      </w:pPr>
      <w:r w:rsidRPr="00FD4A4B">
        <w:rPr>
          <w:lang w:eastAsia="zh-CN"/>
        </w:rPr>
        <w:t>a)</w:t>
      </w:r>
      <w:r w:rsidR="00750AC9">
        <w:rPr>
          <w:lang w:eastAsia="zh-CN"/>
        </w:rPr>
        <w:tab/>
      </w:r>
      <w:r w:rsidRPr="00FD4A4B">
        <w:rPr>
          <w:lang w:eastAsia="zh-CN"/>
        </w:rPr>
        <w:tab/>
        <w:t xml:space="preserve">The maximum permissible number of consecutive failed user account login attempts should be configurable by the </w:t>
      </w:r>
      <w:r w:rsidR="00D43B8A" w:rsidRPr="00D43B8A">
        <w:rPr>
          <w:lang w:eastAsia="zh-CN"/>
        </w:rPr>
        <w:t xml:space="preserve">network </w:t>
      </w:r>
      <w:r w:rsidRPr="00FD4A4B">
        <w:rPr>
          <w:lang w:eastAsia="zh-CN"/>
        </w:rPr>
        <w:t>operator. The definition of the default value set at manufacturing time for maximum number of failed user account login attempts shall be less than or equal to 8</w:t>
      </w:r>
      <w:r w:rsidR="000C0A05" w:rsidRPr="00FD4A4B">
        <w:rPr>
          <w:lang w:eastAsia="zh-CN"/>
        </w:rPr>
        <w:t>, typically 5</w:t>
      </w:r>
      <w:r w:rsidRPr="00FD4A4B">
        <w:rPr>
          <w:lang w:eastAsia="zh-CN"/>
        </w:rPr>
        <w:t xml:space="preserve">. After the maximum permissible number of consecutive failed user account login attempts is exceeded by a user there shall be a </w:t>
      </w:r>
      <w:r w:rsidR="000C0A05" w:rsidRPr="00FD4A4B">
        <w:rPr>
          <w:lang w:eastAsia="zh-CN"/>
        </w:rPr>
        <w:t xml:space="preserve">block </w:t>
      </w:r>
      <w:r w:rsidRPr="00FD4A4B">
        <w:rPr>
          <w:lang w:eastAsia="zh-CN"/>
        </w:rPr>
        <w:t xml:space="preserve">delay in allowing the user to attempt login again. This </w:t>
      </w:r>
      <w:r w:rsidR="000C0A05" w:rsidRPr="00FD4A4B">
        <w:rPr>
          <w:lang w:eastAsia="zh-CN"/>
        </w:rPr>
        <w:t xml:space="preserve">block </w:t>
      </w:r>
      <w:r w:rsidRPr="00FD4A4B">
        <w:rPr>
          <w:lang w:eastAsia="zh-CN"/>
        </w:rPr>
        <w:t>delay and also the capability to</w:t>
      </w:r>
      <w:r w:rsidR="00436DE2" w:rsidRPr="00FD4A4B">
        <w:rPr>
          <w:lang w:eastAsia="zh-CN"/>
        </w:rPr>
        <w:t xml:space="preserve"> set period of the block delay, e.g.</w:t>
      </w:r>
      <w:r w:rsidRPr="00FD4A4B">
        <w:rPr>
          <w:lang w:eastAsia="zh-CN"/>
        </w:rPr>
        <w:t xml:space="preserve"> double the delay</w:t>
      </w:r>
      <w:r w:rsidR="00436DE2" w:rsidRPr="00FD4A4B">
        <w:rPr>
          <w:rFonts w:hint="eastAsia"/>
          <w:lang w:eastAsia="zh-CN"/>
        </w:rPr>
        <w:t>,</w:t>
      </w:r>
      <w:r w:rsidR="00436DE2" w:rsidRPr="00FD4A4B">
        <w:rPr>
          <w:lang w:eastAsia="zh-CN"/>
        </w:rPr>
        <w:t xml:space="preserve"> or 5 minutes delay, or 10 minutes delay,</w:t>
      </w:r>
      <w:r w:rsidRPr="00FD4A4B">
        <w:rPr>
          <w:lang w:eastAsia="zh-CN"/>
        </w:rPr>
        <w:t xml:space="preserve"> after each login failure should be configurable by the </w:t>
      </w:r>
      <w:r w:rsidR="00D43B8A" w:rsidRPr="00D43B8A">
        <w:rPr>
          <w:lang w:eastAsia="zh-CN"/>
        </w:rPr>
        <w:t xml:space="preserve">network </w:t>
      </w:r>
      <w:r w:rsidRPr="00FD4A4B">
        <w:rPr>
          <w:lang w:eastAsia="zh-CN"/>
        </w:rPr>
        <w:t xml:space="preserve">operator. The default value set at manufacturing time for this delay shall be greater than or equal to 5 sec. </w:t>
      </w:r>
    </w:p>
    <w:p w14:paraId="52FA62B7" w14:textId="77777777" w:rsidR="00404965" w:rsidRPr="00FD4A4B" w:rsidRDefault="00404965" w:rsidP="00404965">
      <w:pPr>
        <w:pStyle w:val="B1"/>
        <w:rPr>
          <w:lang w:eastAsia="zh-CN"/>
        </w:rPr>
      </w:pPr>
      <w:r w:rsidRPr="00FD4A4B">
        <w:rPr>
          <w:lang w:eastAsia="zh-CN"/>
        </w:rPr>
        <w:t>b)</w:t>
      </w:r>
      <w:r w:rsidRPr="00FD4A4B">
        <w:rPr>
          <w:lang w:eastAsia="zh-CN"/>
        </w:rPr>
        <w:tab/>
      </w:r>
      <w:r w:rsidR="00436DE2" w:rsidRPr="00FD4A4B">
        <w:rPr>
          <w:lang w:eastAsia="zh-CN"/>
        </w:rPr>
        <w:t>If supported, i</w:t>
      </w:r>
      <w:r w:rsidRPr="00FD4A4B">
        <w:rPr>
          <w:lang w:eastAsia="zh-CN"/>
        </w:rPr>
        <w:t>nfinite (permanent) locking of an account that has exceeded maximum permissible number of consecutive failed user account login attempts should also be possible via configuration, with the exception of administrative accounts which shall get only temporarily locked.</w:t>
      </w:r>
    </w:p>
    <w:p w14:paraId="6AA9D993" w14:textId="77777777" w:rsidR="00141810" w:rsidRDefault="00141810" w:rsidP="00141810">
      <w:pPr>
        <w:rPr>
          <w:lang w:eastAsia="ja-JP"/>
        </w:rPr>
      </w:pPr>
      <w:r>
        <w:rPr>
          <w:i/>
          <w:lang w:eastAsia="ja-JP"/>
        </w:rPr>
        <w:t>Threat References</w:t>
      </w:r>
      <w:r>
        <w:rPr>
          <w:iCs/>
          <w:lang w:eastAsia="ja-JP"/>
        </w:rPr>
        <w:t xml:space="preserve">: </w:t>
      </w:r>
      <w:r>
        <w:t>TR 33.926</w:t>
      </w:r>
      <w:r>
        <w:rPr>
          <w:rFonts w:ascii="Tele-GroteskNor" w:eastAsia="SimSun" w:hAnsi="Tele-GroteskNor" w:cs="Tele-GroteskNor" w:hint="eastAsia"/>
          <w:color w:val="000000"/>
          <w:lang w:val="en-US"/>
        </w:rPr>
        <w:t xml:space="preserve"> [4]</w:t>
      </w:r>
      <w:r w:rsidR="00120A14" w:rsidRPr="00120A14">
        <w:rPr>
          <w:rFonts w:ascii="Tele-GroteskNor" w:eastAsia="SimSun" w:hAnsi="Tele-GroteskNor" w:cs="Tele-GroteskNor"/>
          <w:color w:val="000000"/>
          <w:lang w:val="en-US"/>
        </w:rPr>
        <w:t xml:space="preserve">, </w:t>
      </w:r>
      <w:r w:rsidR="00120A14" w:rsidRPr="00750AC9">
        <w:t>clause 5.3.7, Denial of service</w:t>
      </w:r>
    </w:p>
    <w:p w14:paraId="110CC71A" w14:textId="77777777" w:rsidR="00404965" w:rsidRPr="00FD4A4B" w:rsidRDefault="00141810" w:rsidP="00D139CE">
      <w:pPr>
        <w:rPr>
          <w:b/>
          <w:sz w:val="22"/>
        </w:rPr>
      </w:pPr>
      <w:r>
        <w:rPr>
          <w:i/>
          <w:lang w:eastAsia="ja-JP"/>
        </w:rPr>
        <w:t>Test Case</w:t>
      </w:r>
      <w:r>
        <w:rPr>
          <w:iCs/>
          <w:lang w:eastAsia="ja-JP"/>
        </w:rPr>
        <w:t>:</w:t>
      </w:r>
    </w:p>
    <w:p w14:paraId="323EFD19" w14:textId="77777777" w:rsidR="00404965" w:rsidRPr="00FD4A4B" w:rsidRDefault="00404965" w:rsidP="00404965">
      <w:r w:rsidRPr="00FD4A4B">
        <w:rPr>
          <w:b/>
        </w:rPr>
        <w:t>Test Name</w:t>
      </w:r>
      <w:r w:rsidRPr="00FD4A4B">
        <w:t>: TC_FAILED_LOGIN_ATTEMPTS</w:t>
      </w:r>
    </w:p>
    <w:p w14:paraId="35807AF4" w14:textId="77777777" w:rsidR="00404965" w:rsidRPr="00750AC9" w:rsidRDefault="00404965" w:rsidP="00750AC9">
      <w:pPr>
        <w:rPr>
          <w:b/>
          <w:bCs/>
          <w:lang w:eastAsia="zh-CN"/>
        </w:rPr>
      </w:pPr>
      <w:r w:rsidRPr="00750AC9">
        <w:rPr>
          <w:b/>
          <w:bCs/>
          <w:lang w:eastAsia="zh-CN"/>
        </w:rPr>
        <w:t>Purpose:</w:t>
      </w:r>
    </w:p>
    <w:p w14:paraId="1CF9B870" w14:textId="77777777" w:rsidR="00404965" w:rsidRPr="00FD4A4B" w:rsidRDefault="00404965" w:rsidP="00404965">
      <w:r w:rsidRPr="00FD4A4B">
        <w:t xml:space="preserve">To ensure that </w:t>
      </w:r>
      <w:r w:rsidRPr="00FD4A4B">
        <w:rPr>
          <w:lang w:eastAsia="zh-CN"/>
        </w:rPr>
        <w:t>t</w:t>
      </w:r>
      <w:r w:rsidRPr="00FD4A4B">
        <w:rPr>
          <w:rFonts w:hint="eastAsia"/>
          <w:lang w:eastAsia="zh-CN"/>
        </w:rPr>
        <w:t xml:space="preserve">he </w:t>
      </w:r>
      <w:r w:rsidRPr="00FD4A4B">
        <w:rPr>
          <w:lang w:eastAsia="zh-CN"/>
        </w:rPr>
        <w:t xml:space="preserve">policy regarding failed </w:t>
      </w:r>
      <w:r w:rsidRPr="00FD4A4B">
        <w:rPr>
          <w:rFonts w:hint="eastAsia"/>
          <w:lang w:eastAsia="zh-CN"/>
        </w:rPr>
        <w:t xml:space="preserve">login attempts </w:t>
      </w:r>
      <w:r w:rsidRPr="00FD4A4B">
        <w:t>is adhered to.</w:t>
      </w:r>
    </w:p>
    <w:p w14:paraId="33255357" w14:textId="77777777" w:rsidR="00404965" w:rsidRPr="00FD4A4B" w:rsidRDefault="00404965" w:rsidP="00404965">
      <w:pPr>
        <w:rPr>
          <w:b/>
        </w:rPr>
      </w:pPr>
      <w:r w:rsidRPr="00FD4A4B">
        <w:rPr>
          <w:b/>
        </w:rPr>
        <w:t xml:space="preserve">Case 1: Testing for requirement </w:t>
      </w:r>
      <w:r w:rsidR="000E530A">
        <w:rPr>
          <w:b/>
        </w:rPr>
        <w:t>4</w:t>
      </w:r>
      <w:r w:rsidRPr="00FD4A4B">
        <w:rPr>
          <w:b/>
        </w:rPr>
        <w:t>.2.3.4.5 a)</w:t>
      </w:r>
    </w:p>
    <w:p w14:paraId="39FB025A" w14:textId="77777777" w:rsidR="00404965" w:rsidRPr="00750AC9" w:rsidRDefault="00404965" w:rsidP="00750AC9">
      <w:pPr>
        <w:rPr>
          <w:b/>
          <w:bCs/>
          <w:lang w:eastAsia="zh-CN"/>
        </w:rPr>
      </w:pPr>
      <w:r w:rsidRPr="00750AC9">
        <w:rPr>
          <w:b/>
          <w:bCs/>
          <w:lang w:eastAsia="zh-CN"/>
        </w:rPr>
        <w:t>Procedure and execution steps:</w:t>
      </w:r>
    </w:p>
    <w:p w14:paraId="6D96170D" w14:textId="77777777" w:rsidR="00404965" w:rsidRPr="00750AC9" w:rsidRDefault="00404965" w:rsidP="00750AC9">
      <w:pPr>
        <w:rPr>
          <w:b/>
          <w:bCs/>
          <w:lang w:eastAsia="zh-CN"/>
        </w:rPr>
      </w:pPr>
      <w:r w:rsidRPr="00750AC9">
        <w:rPr>
          <w:b/>
          <w:bCs/>
          <w:lang w:eastAsia="zh-CN"/>
        </w:rPr>
        <w:t>Pre-Conditions:</w:t>
      </w:r>
    </w:p>
    <w:p w14:paraId="31FF3E31" w14:textId="77777777" w:rsidR="00404965" w:rsidRPr="00FD4A4B" w:rsidRDefault="00404965" w:rsidP="00750AC9">
      <w:pPr>
        <w:pStyle w:val="B1"/>
      </w:pPr>
      <w:r w:rsidRPr="00FD4A4B">
        <w:t>1)</w:t>
      </w:r>
      <w:r w:rsidRPr="00FD4A4B">
        <w:tab/>
        <w:t xml:space="preserve">At least one user account has been created as per </w:t>
      </w:r>
      <w:r w:rsidR="00A0243F" w:rsidRPr="00A0243F">
        <w:t xml:space="preserve">vendor </w:t>
      </w:r>
      <w:r w:rsidRPr="00FD4A4B">
        <w:t>instructions.</w:t>
      </w:r>
    </w:p>
    <w:p w14:paraId="2801AA01" w14:textId="77777777" w:rsidR="00404965" w:rsidRPr="00FD4A4B" w:rsidRDefault="00404965" w:rsidP="00750AC9">
      <w:pPr>
        <w:pStyle w:val="B1"/>
      </w:pPr>
      <w:r w:rsidRPr="00FD4A4B">
        <w:t>2)</w:t>
      </w:r>
      <w:r w:rsidRPr="00FD4A4B">
        <w:tab/>
        <w:t>Directions of how to configure the maximum permissible number of consecutive</w:t>
      </w:r>
      <w:r w:rsidRPr="00FD4A4B">
        <w:rPr>
          <w:lang w:eastAsia="zh-CN"/>
        </w:rPr>
        <w:t xml:space="preserve"> failed </w:t>
      </w:r>
      <w:r w:rsidRPr="00FD4A4B">
        <w:rPr>
          <w:rFonts w:hint="eastAsia"/>
          <w:lang w:eastAsia="zh-CN"/>
        </w:rPr>
        <w:t>user account login attempts</w:t>
      </w:r>
      <w:r w:rsidRPr="00FD4A4B">
        <w:rPr>
          <w:lang w:eastAsia="zh-CN"/>
        </w:rPr>
        <w:t xml:space="preserve"> and the default value of this number</w:t>
      </w:r>
      <w:r w:rsidRPr="00FD4A4B">
        <w:rPr>
          <w:rFonts w:hint="eastAsia"/>
          <w:lang w:eastAsia="zh-CN"/>
        </w:rPr>
        <w:t xml:space="preserve"> </w:t>
      </w:r>
      <w:r w:rsidRPr="00FD4A4B">
        <w:rPr>
          <w:lang w:eastAsia="zh-CN"/>
        </w:rPr>
        <w:t>are identified</w:t>
      </w:r>
      <w:r w:rsidRPr="00FD4A4B">
        <w:t xml:space="preserve"> in the documentation accompanying the Network Product. Default value shall be stated as well.</w:t>
      </w:r>
    </w:p>
    <w:p w14:paraId="62E3B7C9" w14:textId="77777777" w:rsidR="00404965" w:rsidRPr="00FD4A4B" w:rsidRDefault="00404965" w:rsidP="00750AC9">
      <w:pPr>
        <w:pStyle w:val="B1"/>
      </w:pPr>
      <w:r w:rsidRPr="00FD4A4B">
        <w:t>3)</w:t>
      </w:r>
      <w:r w:rsidRPr="00FD4A4B">
        <w:tab/>
        <w:t xml:space="preserve">Directions of how to configure the </w:t>
      </w:r>
      <w:r w:rsidR="00436DE2" w:rsidRPr="00FD4A4B">
        <w:t xml:space="preserve">block </w:t>
      </w:r>
      <w:r w:rsidRPr="00FD4A4B">
        <w:t xml:space="preserve">delay </w:t>
      </w:r>
      <w:r w:rsidRPr="00FD4A4B">
        <w:rPr>
          <w:lang w:eastAsia="zh-CN"/>
        </w:rPr>
        <w:t>in allowing a user attempt to login</w:t>
      </w:r>
      <w:r w:rsidRPr="00FD4A4B">
        <w:rPr>
          <w:rFonts w:hint="eastAsia"/>
          <w:lang w:eastAsia="zh-CN"/>
        </w:rPr>
        <w:t xml:space="preserve"> </w:t>
      </w:r>
      <w:r w:rsidRPr="00FD4A4B">
        <w:rPr>
          <w:lang w:eastAsia="zh-CN"/>
        </w:rPr>
        <w:t xml:space="preserve">again </w:t>
      </w:r>
      <w:r w:rsidRPr="00FD4A4B">
        <w:rPr>
          <w:rFonts w:hint="eastAsia"/>
          <w:lang w:eastAsia="zh-CN"/>
        </w:rPr>
        <w:t xml:space="preserve">when </w:t>
      </w:r>
      <w:r w:rsidRPr="00FD4A4B">
        <w:rPr>
          <w:lang w:eastAsia="zh-CN"/>
        </w:rPr>
        <w:t xml:space="preserve">the number of failed </w:t>
      </w:r>
      <w:r w:rsidRPr="00FD4A4B">
        <w:rPr>
          <w:rFonts w:hint="eastAsia"/>
          <w:lang w:eastAsia="zh-CN"/>
        </w:rPr>
        <w:t>login attempt</w:t>
      </w:r>
      <w:r w:rsidRPr="00FD4A4B">
        <w:rPr>
          <w:lang w:eastAsia="zh-CN"/>
        </w:rPr>
        <w:t>s</w:t>
      </w:r>
      <w:r w:rsidRPr="00FD4A4B">
        <w:rPr>
          <w:rFonts w:hint="eastAsia"/>
          <w:lang w:eastAsia="zh-CN"/>
        </w:rPr>
        <w:t xml:space="preserve"> </w:t>
      </w:r>
      <w:r w:rsidRPr="00FD4A4B">
        <w:rPr>
          <w:lang w:eastAsia="zh-CN"/>
        </w:rPr>
        <w:t>has exceeded</w:t>
      </w:r>
      <w:r w:rsidRPr="00FD4A4B">
        <w:rPr>
          <w:rFonts w:hint="eastAsia"/>
          <w:lang w:eastAsia="zh-CN"/>
        </w:rPr>
        <w:t xml:space="preserve"> the maximum number</w:t>
      </w:r>
      <w:r w:rsidRPr="00FD4A4B">
        <w:rPr>
          <w:lang w:eastAsia="zh-CN"/>
        </w:rPr>
        <w:t xml:space="preserve"> are identified</w:t>
      </w:r>
      <w:r w:rsidRPr="00FD4A4B">
        <w:t xml:space="preserve"> in the documentation accompanying the Network Product. Default value of the delay shall be stated as well.</w:t>
      </w:r>
    </w:p>
    <w:p w14:paraId="550E888A" w14:textId="77777777" w:rsidR="00404965" w:rsidRPr="00FD4A4B" w:rsidRDefault="00404965" w:rsidP="00DC3C3E">
      <w:pPr>
        <w:keepNext/>
        <w:keepLines/>
        <w:spacing w:before="180"/>
        <w:ind w:left="284"/>
        <w:rPr>
          <w:b/>
          <w:lang w:eastAsia="zh-CN"/>
        </w:rPr>
      </w:pPr>
      <w:r w:rsidRPr="00FD4A4B">
        <w:rPr>
          <w:b/>
          <w:lang w:eastAsia="zh-CN"/>
        </w:rPr>
        <w:t>Execution Steps:</w:t>
      </w:r>
    </w:p>
    <w:p w14:paraId="2998ECE7" w14:textId="77777777" w:rsidR="00404965" w:rsidRPr="00FD4A4B" w:rsidRDefault="00404965" w:rsidP="00404965">
      <w:pPr>
        <w:ind w:left="284"/>
      </w:pPr>
    </w:p>
    <w:p w14:paraId="6AC51A6E" w14:textId="77777777" w:rsidR="00404965" w:rsidRPr="00FD4A4B" w:rsidRDefault="00404965" w:rsidP="00D139CE">
      <w:pPr>
        <w:pStyle w:val="B1"/>
      </w:pPr>
      <w:r w:rsidRPr="00FD4A4B">
        <w:t>1)</w:t>
      </w:r>
      <w:r w:rsidRPr="00FD4A4B">
        <w:tab/>
        <w:t>Check default values from precondition 2 and 3.</w:t>
      </w:r>
    </w:p>
    <w:p w14:paraId="2693D6DD" w14:textId="77777777" w:rsidR="00404965" w:rsidRPr="00FD4A4B" w:rsidRDefault="00404965" w:rsidP="00D139CE">
      <w:pPr>
        <w:pStyle w:val="B1"/>
      </w:pPr>
      <w:r w:rsidRPr="00FD4A4B">
        <w:t>2)</w:t>
      </w:r>
      <w:r w:rsidRPr="00FD4A4B">
        <w:tab/>
        <w:t xml:space="preserve">Perform consecutive failed login attempts for the user account until the default maximum number </w:t>
      </w:r>
      <w:r w:rsidR="00750AC9">
        <w:t>from</w:t>
      </w:r>
      <w:r w:rsidR="00750AC9" w:rsidRPr="00FD4A4B">
        <w:t xml:space="preserve"> </w:t>
      </w:r>
      <w:r w:rsidRPr="00FD4A4B">
        <w:t>precondition 2 is reached.</w:t>
      </w:r>
    </w:p>
    <w:p w14:paraId="10A69B27" w14:textId="77777777" w:rsidR="00404965" w:rsidRPr="00FD4A4B" w:rsidRDefault="00404965" w:rsidP="00D139CE">
      <w:pPr>
        <w:pStyle w:val="B1"/>
      </w:pPr>
      <w:r w:rsidRPr="00FD4A4B">
        <w:t>3)</w:t>
      </w:r>
      <w:r w:rsidRPr="00FD4A4B">
        <w:tab/>
        <w:t>Attempt again one extra login, which fails again.</w:t>
      </w:r>
    </w:p>
    <w:p w14:paraId="629AE9DA" w14:textId="77777777" w:rsidR="00404965" w:rsidRPr="00FD4A4B" w:rsidRDefault="00404965" w:rsidP="00D139CE">
      <w:pPr>
        <w:pStyle w:val="B1"/>
      </w:pPr>
      <w:r w:rsidRPr="00FD4A4B">
        <w:t>4)</w:t>
      </w:r>
      <w:r w:rsidRPr="00FD4A4B">
        <w:tab/>
        <w:t xml:space="preserve">Attempt one extra login in less time than the default for the delay of precondition 3, using the </w:t>
      </w:r>
      <w:r w:rsidRPr="00FD4A4B">
        <w:rPr>
          <w:lang w:eastAsia="zh-CN"/>
        </w:rPr>
        <w:t>correct credentials</w:t>
      </w:r>
      <w:r w:rsidRPr="00FD4A4B">
        <w:t>.</w:t>
      </w:r>
    </w:p>
    <w:p w14:paraId="6C0A435C" w14:textId="77777777" w:rsidR="00404965" w:rsidRPr="00FD4A4B" w:rsidRDefault="00404965" w:rsidP="00750AC9">
      <w:pPr>
        <w:pStyle w:val="B1"/>
      </w:pPr>
      <w:r w:rsidRPr="00FD4A4B">
        <w:t>5)</w:t>
      </w:r>
      <w:r w:rsidRPr="00FD4A4B">
        <w:tab/>
        <w:t xml:space="preserve">Attempt one extra login in more time than the default for the delay of precondition </w:t>
      </w:r>
      <w:r w:rsidR="00436DE2" w:rsidRPr="00FD4A4B">
        <w:t>3</w:t>
      </w:r>
      <w:r w:rsidRPr="00FD4A4B">
        <w:t xml:space="preserve">, using the </w:t>
      </w:r>
      <w:r w:rsidRPr="00FD4A4B">
        <w:rPr>
          <w:lang w:eastAsia="zh-CN"/>
        </w:rPr>
        <w:t>correct credentials</w:t>
      </w:r>
      <w:r w:rsidRPr="00FD4A4B">
        <w:t>.</w:t>
      </w:r>
    </w:p>
    <w:p w14:paraId="60C7013A" w14:textId="77777777" w:rsidR="00404965" w:rsidRPr="00750AC9" w:rsidRDefault="00404965" w:rsidP="00750AC9">
      <w:pPr>
        <w:rPr>
          <w:b/>
          <w:bCs/>
          <w:lang w:eastAsia="zh-CN"/>
        </w:rPr>
      </w:pPr>
      <w:r w:rsidRPr="00750AC9">
        <w:rPr>
          <w:b/>
          <w:bCs/>
          <w:lang w:eastAsia="zh-CN"/>
        </w:rPr>
        <w:t>Expected Results:</w:t>
      </w:r>
    </w:p>
    <w:p w14:paraId="4D8701FC" w14:textId="77777777" w:rsidR="00404965" w:rsidRPr="00FD4A4B" w:rsidRDefault="00404965" w:rsidP="00D139CE">
      <w:pPr>
        <w:pStyle w:val="B1"/>
        <w:rPr>
          <w:b/>
          <w:lang w:eastAsia="zh-CN"/>
        </w:rPr>
      </w:pPr>
      <w:r w:rsidRPr="00FD4A4B">
        <w:rPr>
          <w:lang w:eastAsia="zh-CN"/>
        </w:rPr>
        <w:t>1)</w:t>
      </w:r>
      <w:r w:rsidRPr="00FD4A4B">
        <w:rPr>
          <w:lang w:eastAsia="zh-CN"/>
        </w:rPr>
        <w:tab/>
        <w:t xml:space="preserve">Default values </w:t>
      </w:r>
      <w:r w:rsidRPr="00FD4A4B">
        <w:t xml:space="preserve">from precondition 2 and 3 </w:t>
      </w:r>
      <w:r w:rsidRPr="00FD4A4B">
        <w:rPr>
          <w:lang w:eastAsia="zh-CN"/>
        </w:rPr>
        <w:t>are in accordance with the requirement.</w:t>
      </w:r>
    </w:p>
    <w:p w14:paraId="4F63FA4F" w14:textId="77777777" w:rsidR="00404965" w:rsidRPr="00FD4A4B" w:rsidRDefault="00404965" w:rsidP="00D139CE">
      <w:pPr>
        <w:pStyle w:val="B1"/>
        <w:rPr>
          <w:b/>
          <w:lang w:eastAsia="zh-CN"/>
        </w:rPr>
      </w:pPr>
      <w:r w:rsidRPr="00FD4A4B">
        <w:rPr>
          <w:lang w:eastAsia="zh-CN"/>
        </w:rPr>
        <w:t>2)</w:t>
      </w:r>
      <w:r w:rsidRPr="00FD4A4B">
        <w:rPr>
          <w:lang w:eastAsia="zh-CN"/>
        </w:rPr>
        <w:tab/>
        <w:t xml:space="preserve">In execution step </w:t>
      </w:r>
      <w:r w:rsidR="00141810" w:rsidRPr="00141810">
        <w:rPr>
          <w:lang w:eastAsia="zh-CN"/>
        </w:rPr>
        <w:t xml:space="preserve">2, 3 and </w:t>
      </w:r>
      <w:r w:rsidRPr="00FD4A4B">
        <w:rPr>
          <w:lang w:eastAsia="zh-CN"/>
        </w:rPr>
        <w:t xml:space="preserve">4, the login attempt shall be rejected in all cases. </w:t>
      </w:r>
    </w:p>
    <w:p w14:paraId="498699C4" w14:textId="77777777" w:rsidR="00404965" w:rsidRPr="00FD4A4B" w:rsidRDefault="00404965" w:rsidP="00D139CE">
      <w:pPr>
        <w:pStyle w:val="B1"/>
        <w:rPr>
          <w:b/>
          <w:lang w:eastAsia="zh-CN"/>
        </w:rPr>
      </w:pPr>
      <w:r w:rsidRPr="00FD4A4B">
        <w:rPr>
          <w:lang w:eastAsia="zh-CN"/>
        </w:rPr>
        <w:t>3)</w:t>
      </w:r>
      <w:r w:rsidRPr="00FD4A4B">
        <w:rPr>
          <w:lang w:eastAsia="zh-CN"/>
        </w:rPr>
        <w:tab/>
        <w:t xml:space="preserve">In execution step 5, </w:t>
      </w:r>
      <w:r w:rsidR="00141810" w:rsidRPr="00141810">
        <w:rPr>
          <w:lang w:eastAsia="zh-CN"/>
        </w:rPr>
        <w:t>it is verified that the user can login only at the last login attempt</w:t>
      </w:r>
      <w:r w:rsidRPr="00FD4A4B">
        <w:rPr>
          <w:lang w:eastAsia="zh-CN"/>
        </w:rPr>
        <w:t>.</w:t>
      </w:r>
    </w:p>
    <w:p w14:paraId="4BC5D1B7" w14:textId="77777777" w:rsidR="00750AC9" w:rsidRDefault="00750AC9" w:rsidP="009227C2">
      <w:pPr>
        <w:keepNext/>
        <w:keepLines/>
        <w:spacing w:before="180"/>
        <w:contextualSpacing/>
        <w:rPr>
          <w:b/>
          <w:lang w:eastAsia="zh-CN"/>
        </w:rPr>
      </w:pPr>
    </w:p>
    <w:p w14:paraId="7F0B2754" w14:textId="77777777" w:rsidR="009227C2" w:rsidRPr="00750AC9" w:rsidRDefault="00404965" w:rsidP="00750AC9">
      <w:pPr>
        <w:rPr>
          <w:b/>
          <w:bCs/>
          <w:lang w:eastAsia="zh-CN"/>
        </w:rPr>
      </w:pPr>
      <w:r w:rsidRPr="00750AC9">
        <w:rPr>
          <w:b/>
          <w:bCs/>
          <w:lang w:eastAsia="zh-CN"/>
        </w:rPr>
        <w:t xml:space="preserve">Expected format of evidence: </w:t>
      </w:r>
    </w:p>
    <w:p w14:paraId="69F0B727" w14:textId="77777777" w:rsidR="00404965" w:rsidRPr="00FD4A4B" w:rsidRDefault="009227C2" w:rsidP="00750AC9">
      <w:pPr>
        <w:rPr>
          <w:lang w:eastAsia="zh-CN"/>
        </w:rPr>
      </w:pPr>
      <w:r>
        <w:rPr>
          <w:lang w:eastAsia="zh-CN"/>
        </w:rPr>
        <w:t>Evidence containing the results of all login attempts, e.g. screenshots, log files, configurations, error messages.</w:t>
      </w:r>
    </w:p>
    <w:p w14:paraId="52AF33E6" w14:textId="77777777" w:rsidR="00750AC9" w:rsidRDefault="00750AC9" w:rsidP="00750AC9">
      <w:pPr>
        <w:rPr>
          <w:b/>
          <w:bCs/>
        </w:rPr>
      </w:pPr>
    </w:p>
    <w:p w14:paraId="2666EB81" w14:textId="77777777" w:rsidR="00404965" w:rsidRPr="00750AC9" w:rsidRDefault="00404965" w:rsidP="00750AC9">
      <w:pPr>
        <w:rPr>
          <w:b/>
          <w:bCs/>
        </w:rPr>
      </w:pPr>
      <w:r w:rsidRPr="00750AC9">
        <w:rPr>
          <w:b/>
          <w:bCs/>
        </w:rPr>
        <w:t xml:space="preserve">Case 2: Testing for requirement </w:t>
      </w:r>
      <w:r w:rsidR="000E530A" w:rsidRPr="00750AC9">
        <w:rPr>
          <w:b/>
          <w:bCs/>
        </w:rPr>
        <w:t>4</w:t>
      </w:r>
      <w:r w:rsidRPr="00750AC9">
        <w:rPr>
          <w:b/>
          <w:bCs/>
        </w:rPr>
        <w:t>.2.3.4.5 b)</w:t>
      </w:r>
    </w:p>
    <w:p w14:paraId="55656B62" w14:textId="77777777" w:rsidR="00404965" w:rsidRPr="00FD4A4B" w:rsidRDefault="00404965" w:rsidP="00750AC9">
      <w:pPr>
        <w:rPr>
          <w:lang w:eastAsia="zh-CN"/>
        </w:rPr>
      </w:pPr>
      <w:r w:rsidRPr="00750AC9">
        <w:rPr>
          <w:b/>
          <w:bCs/>
          <w:lang w:eastAsia="zh-CN"/>
        </w:rPr>
        <w:t>Procedure and execution steps:</w:t>
      </w:r>
    </w:p>
    <w:p w14:paraId="2ED57F4C" w14:textId="77777777" w:rsidR="00404965" w:rsidRPr="00F06EA8" w:rsidRDefault="00404965" w:rsidP="00F06EA8">
      <w:pPr>
        <w:rPr>
          <w:b/>
          <w:bCs/>
          <w:lang w:eastAsia="zh-CN"/>
        </w:rPr>
      </w:pPr>
      <w:r w:rsidRPr="00F06EA8">
        <w:rPr>
          <w:b/>
          <w:bCs/>
          <w:lang w:eastAsia="zh-CN"/>
        </w:rPr>
        <w:t>Pre-Conditions:</w:t>
      </w:r>
    </w:p>
    <w:p w14:paraId="4F814147" w14:textId="77777777" w:rsidR="00404965" w:rsidRPr="00FD4A4B" w:rsidRDefault="00404965" w:rsidP="00D139CE">
      <w:pPr>
        <w:pStyle w:val="B1"/>
        <w:rPr>
          <w:lang w:eastAsia="ja-JP"/>
        </w:rPr>
      </w:pPr>
      <w:r w:rsidRPr="00FD4A4B">
        <w:rPr>
          <w:lang w:eastAsia="ja-JP"/>
        </w:rPr>
        <w:t>1.</w:t>
      </w:r>
      <w:r w:rsidR="00750AC9">
        <w:rPr>
          <w:lang w:eastAsia="ja-JP"/>
        </w:rPr>
        <w:tab/>
      </w:r>
      <w:r w:rsidRPr="00FD4A4B">
        <w:rPr>
          <w:lang w:eastAsia="ja-JP"/>
        </w:rPr>
        <w:t>At least one user account has been created as per</w:t>
      </w:r>
      <w:r w:rsidR="00A0243F" w:rsidRPr="00A0243F">
        <w:rPr>
          <w:lang w:eastAsia="ja-JP"/>
        </w:rPr>
        <w:t>vendor</w:t>
      </w:r>
      <w:r w:rsidR="0094445D" w:rsidRPr="00FD4A4B">
        <w:rPr>
          <w:lang w:eastAsia="ja-JP"/>
        </w:rPr>
        <w:t>'</w:t>
      </w:r>
      <w:r w:rsidRPr="00FD4A4B">
        <w:rPr>
          <w:lang w:eastAsia="ja-JP"/>
        </w:rPr>
        <w:t>s instructions.</w:t>
      </w:r>
    </w:p>
    <w:p w14:paraId="2CB22340" w14:textId="77777777" w:rsidR="00404965" w:rsidRPr="00FD4A4B" w:rsidRDefault="00404965" w:rsidP="00D139CE">
      <w:pPr>
        <w:pStyle w:val="B1"/>
        <w:rPr>
          <w:lang w:eastAsia="ja-JP"/>
        </w:rPr>
      </w:pPr>
      <w:r w:rsidRPr="00FD4A4B">
        <w:rPr>
          <w:lang w:eastAsia="ja-JP"/>
        </w:rPr>
        <w:t>2.</w:t>
      </w:r>
      <w:r w:rsidR="00D139CE" w:rsidRPr="00FD4A4B">
        <w:rPr>
          <w:lang w:eastAsia="ja-JP"/>
        </w:rPr>
        <w:tab/>
      </w:r>
      <w:r w:rsidRPr="00FD4A4B">
        <w:rPr>
          <w:lang w:eastAsia="ja-JP"/>
        </w:rPr>
        <w:t xml:space="preserve">Directions of how to configure the maximum permissible number of consecutive failed </w:t>
      </w:r>
      <w:r w:rsidRPr="00FD4A4B">
        <w:rPr>
          <w:rFonts w:hint="eastAsia"/>
          <w:lang w:eastAsia="ja-JP"/>
        </w:rPr>
        <w:t>user account login attempts</w:t>
      </w:r>
      <w:r w:rsidRPr="00FD4A4B">
        <w:rPr>
          <w:lang w:eastAsia="ja-JP"/>
        </w:rPr>
        <w:t xml:space="preserve"> and the default value of this number</w:t>
      </w:r>
      <w:r w:rsidRPr="00FD4A4B">
        <w:rPr>
          <w:rFonts w:hint="eastAsia"/>
          <w:lang w:eastAsia="ja-JP"/>
        </w:rPr>
        <w:t xml:space="preserve"> </w:t>
      </w:r>
      <w:r w:rsidRPr="00FD4A4B">
        <w:rPr>
          <w:lang w:eastAsia="ja-JP"/>
        </w:rPr>
        <w:t>are identified in the documentation accompanying the Network Product. Default value shall be stated as well.</w:t>
      </w:r>
    </w:p>
    <w:p w14:paraId="48FF1BA7" w14:textId="77777777" w:rsidR="00404965" w:rsidRPr="00FD4A4B" w:rsidRDefault="00404965" w:rsidP="00D139CE">
      <w:pPr>
        <w:pStyle w:val="B1"/>
        <w:rPr>
          <w:lang w:eastAsia="ja-JP"/>
        </w:rPr>
      </w:pPr>
      <w:r w:rsidRPr="00FD4A4B">
        <w:rPr>
          <w:lang w:eastAsia="ja-JP"/>
        </w:rPr>
        <w:t>3.</w:t>
      </w:r>
      <w:r w:rsidR="00750AC9">
        <w:rPr>
          <w:lang w:eastAsia="ja-JP"/>
        </w:rPr>
        <w:tab/>
      </w:r>
      <w:r w:rsidRPr="00FD4A4B">
        <w:rPr>
          <w:lang w:eastAsia="ja-JP"/>
        </w:rPr>
        <w:t>Directions of how to optionally configure permanent locking for non-administrative accounts shall be stated as well.</w:t>
      </w:r>
    </w:p>
    <w:p w14:paraId="7DD4A17E" w14:textId="77777777" w:rsidR="00404965" w:rsidRPr="00F06EA8" w:rsidRDefault="00404965" w:rsidP="00F06EA8">
      <w:pPr>
        <w:rPr>
          <w:b/>
          <w:bCs/>
          <w:lang w:eastAsia="zh-CN"/>
        </w:rPr>
      </w:pPr>
      <w:r w:rsidRPr="00F06EA8">
        <w:rPr>
          <w:b/>
          <w:bCs/>
          <w:lang w:eastAsia="zh-CN"/>
        </w:rPr>
        <w:t>Execution Steps:</w:t>
      </w:r>
    </w:p>
    <w:p w14:paraId="61445815" w14:textId="77777777" w:rsidR="00404965" w:rsidRPr="00FD4A4B" w:rsidRDefault="00404965" w:rsidP="00750AC9">
      <w:pPr>
        <w:ind w:left="284"/>
      </w:pPr>
      <w:r w:rsidRPr="00FD4A4B">
        <w:t>1.</w:t>
      </w:r>
      <w:r w:rsidR="00D139CE" w:rsidRPr="00FD4A4B">
        <w:tab/>
      </w:r>
      <w:r w:rsidRPr="00FD4A4B">
        <w:t>Check default values from precondition 2.</w:t>
      </w:r>
    </w:p>
    <w:p w14:paraId="15F3FA78" w14:textId="77777777" w:rsidR="00404965" w:rsidRPr="00FD4A4B" w:rsidRDefault="00404965" w:rsidP="00D139CE">
      <w:pPr>
        <w:pStyle w:val="B1"/>
      </w:pPr>
      <w:r w:rsidRPr="00FD4A4B">
        <w:t>2.</w:t>
      </w:r>
      <w:r w:rsidR="00750AC9">
        <w:tab/>
      </w:r>
      <w:r w:rsidRPr="00FD4A4B">
        <w:t>Perform consecutive failed login attempts for the user account until the default maximum number of precondition 2 is reached.</w:t>
      </w:r>
    </w:p>
    <w:p w14:paraId="4BDC8318" w14:textId="77777777" w:rsidR="00404965" w:rsidRPr="00FD4A4B" w:rsidRDefault="00404965" w:rsidP="00D139CE">
      <w:pPr>
        <w:pStyle w:val="B1"/>
      </w:pPr>
      <w:r w:rsidRPr="00FD4A4B">
        <w:t>3.</w:t>
      </w:r>
      <w:r w:rsidR="00750AC9">
        <w:tab/>
      </w:r>
      <w:r w:rsidRPr="00FD4A4B">
        <w:t>Attempt again one extra login, which fails again.</w:t>
      </w:r>
    </w:p>
    <w:p w14:paraId="659DFDB8" w14:textId="77777777" w:rsidR="00404965" w:rsidRPr="00FD4A4B" w:rsidRDefault="00404965" w:rsidP="00D139CE">
      <w:pPr>
        <w:pStyle w:val="B1"/>
      </w:pPr>
      <w:r w:rsidRPr="00FD4A4B">
        <w:t>4.</w:t>
      </w:r>
      <w:r w:rsidR="00750AC9">
        <w:tab/>
      </w:r>
      <w:r w:rsidRPr="00FD4A4B">
        <w:t xml:space="preserve">Attempt one extra login in more time than the default for the delay of precondition 3, using the </w:t>
      </w:r>
      <w:r w:rsidRPr="00FD4A4B">
        <w:rPr>
          <w:lang w:eastAsia="zh-CN"/>
        </w:rPr>
        <w:t>correct credentials</w:t>
      </w:r>
      <w:r w:rsidRPr="00FD4A4B">
        <w:t>.</w:t>
      </w:r>
    </w:p>
    <w:p w14:paraId="791B590D" w14:textId="77777777" w:rsidR="00404965" w:rsidRPr="00FD4A4B" w:rsidRDefault="00404965" w:rsidP="00D139CE">
      <w:pPr>
        <w:pStyle w:val="B1"/>
      </w:pPr>
      <w:r w:rsidRPr="00FD4A4B">
        <w:t>5</w:t>
      </w:r>
      <w:r w:rsidR="0001484F">
        <w:t>a</w:t>
      </w:r>
      <w:r w:rsidRPr="00FD4A4B">
        <w:t>.</w:t>
      </w:r>
      <w:r w:rsidR="00D139CE" w:rsidRPr="00FD4A4B">
        <w:tab/>
      </w:r>
      <w:r w:rsidRPr="00FD4A4B">
        <w:t xml:space="preserve">If supported enable permanent locking of accounts exceeding the </w:t>
      </w:r>
      <w:r w:rsidRPr="00FD4A4B">
        <w:rPr>
          <w:lang w:eastAsia="zh-CN"/>
        </w:rPr>
        <w:t xml:space="preserve">maximum permissible number of consecutive failed user account login attempts </w:t>
      </w:r>
      <w:r w:rsidRPr="00FD4A4B">
        <w:t>and repeat steps 1-4 for a</w:t>
      </w:r>
      <w:r w:rsidR="00A0243F" w:rsidRPr="00A0243F">
        <w:t>n unprivileged</w:t>
      </w:r>
      <w:r w:rsidRPr="00FD4A4B">
        <w:t xml:space="preserve"> user.</w:t>
      </w:r>
    </w:p>
    <w:p w14:paraId="2934466E" w14:textId="77777777" w:rsidR="00404965" w:rsidRPr="00FD4A4B" w:rsidRDefault="0001484F" w:rsidP="00D139CE">
      <w:pPr>
        <w:pStyle w:val="B1"/>
      </w:pPr>
      <w:r>
        <w:t>5b</w:t>
      </w:r>
      <w:r w:rsidR="00404965" w:rsidRPr="00FD4A4B">
        <w:t>.</w:t>
      </w:r>
      <w:r w:rsidR="00750AC9">
        <w:tab/>
      </w:r>
      <w:r w:rsidR="00404965" w:rsidRPr="00FD4A4B">
        <w:t xml:space="preserve">If supported enable permanent locking of accounts exceeding the </w:t>
      </w:r>
      <w:r w:rsidR="00404965" w:rsidRPr="00FD4A4B">
        <w:rPr>
          <w:lang w:eastAsia="zh-CN"/>
        </w:rPr>
        <w:t xml:space="preserve">maximum permissible number of consecutive failed user account login attempts </w:t>
      </w:r>
      <w:r w:rsidR="00404965" w:rsidRPr="00FD4A4B">
        <w:t>and repeat steps 1-4 for a user with administrative access rights.</w:t>
      </w:r>
    </w:p>
    <w:p w14:paraId="557EA36E" w14:textId="77777777" w:rsidR="00404965" w:rsidRPr="00F06EA8" w:rsidRDefault="00404965" w:rsidP="00F06EA8">
      <w:pPr>
        <w:rPr>
          <w:b/>
          <w:bCs/>
          <w:lang w:eastAsia="zh-CN"/>
        </w:rPr>
      </w:pPr>
      <w:r w:rsidRPr="00F06EA8">
        <w:rPr>
          <w:b/>
          <w:bCs/>
          <w:lang w:eastAsia="zh-CN"/>
        </w:rPr>
        <w:t>Expected Results:</w:t>
      </w:r>
    </w:p>
    <w:p w14:paraId="76509903" w14:textId="77777777" w:rsidR="00404965" w:rsidRPr="00FD4A4B" w:rsidRDefault="00404965" w:rsidP="00D139CE">
      <w:pPr>
        <w:pStyle w:val="B1"/>
        <w:rPr>
          <w:lang w:eastAsia="zh-CN"/>
        </w:rPr>
      </w:pPr>
      <w:r w:rsidRPr="00FD4A4B">
        <w:rPr>
          <w:lang w:eastAsia="zh-CN"/>
        </w:rPr>
        <w:t>In execution step 5</w:t>
      </w:r>
      <w:r w:rsidR="0001484F">
        <w:rPr>
          <w:lang w:eastAsia="zh-CN"/>
        </w:rPr>
        <w:t>a</w:t>
      </w:r>
      <w:r w:rsidRPr="00FD4A4B">
        <w:rPr>
          <w:lang w:eastAsia="zh-CN"/>
        </w:rPr>
        <w:t xml:space="preserve"> it is verified that the user cannot login at any execution step.</w:t>
      </w:r>
    </w:p>
    <w:p w14:paraId="0D0AF111" w14:textId="77777777" w:rsidR="00404965" w:rsidRPr="00FD4A4B" w:rsidRDefault="00404965" w:rsidP="00D139CE">
      <w:pPr>
        <w:pStyle w:val="B1"/>
        <w:rPr>
          <w:lang w:eastAsia="zh-CN"/>
        </w:rPr>
      </w:pPr>
      <w:r w:rsidRPr="00FD4A4B">
        <w:rPr>
          <w:lang w:eastAsia="zh-CN"/>
        </w:rPr>
        <w:t xml:space="preserve">In execution step </w:t>
      </w:r>
      <w:r w:rsidR="0001484F">
        <w:rPr>
          <w:lang w:eastAsia="zh-CN"/>
        </w:rPr>
        <w:t>5b</w:t>
      </w:r>
      <w:r w:rsidR="0001484F" w:rsidRPr="00FD4A4B">
        <w:rPr>
          <w:lang w:eastAsia="zh-CN"/>
        </w:rPr>
        <w:t xml:space="preserve"> </w:t>
      </w:r>
      <w:r w:rsidRPr="00FD4A4B">
        <w:rPr>
          <w:lang w:eastAsia="zh-CN"/>
        </w:rPr>
        <w:t>it is verified that an administrator user can successfully login only at execution step 5</w:t>
      </w:r>
      <w:r w:rsidR="0001484F">
        <w:rPr>
          <w:lang w:eastAsia="zh-CN"/>
        </w:rPr>
        <w:t>b</w:t>
      </w:r>
      <w:r w:rsidRPr="00FD4A4B">
        <w:rPr>
          <w:lang w:eastAsia="zh-CN"/>
        </w:rPr>
        <w:t>.</w:t>
      </w:r>
    </w:p>
    <w:p w14:paraId="77CEDF15" w14:textId="77777777" w:rsidR="0094445D" w:rsidRDefault="00404965" w:rsidP="0094445D">
      <w:pPr>
        <w:rPr>
          <w:lang w:eastAsia="zh-CN"/>
        </w:rPr>
      </w:pPr>
      <w:r w:rsidRPr="009227C2">
        <w:rPr>
          <w:b/>
          <w:bCs/>
          <w:lang w:eastAsia="zh-CN"/>
        </w:rPr>
        <w:t>Expected format of evidence</w:t>
      </w:r>
      <w:r w:rsidRPr="00FD4A4B">
        <w:rPr>
          <w:lang w:eastAsia="zh-CN"/>
        </w:rPr>
        <w:t xml:space="preserve">: </w:t>
      </w:r>
    </w:p>
    <w:p w14:paraId="56511486" w14:textId="77777777" w:rsidR="009227C2" w:rsidRPr="00FD4A4B" w:rsidRDefault="009227C2" w:rsidP="0094445D">
      <w:pPr>
        <w:rPr>
          <w:lang w:eastAsia="zh-CN"/>
        </w:rPr>
      </w:pPr>
      <w:r>
        <w:t>Evidence containing the results of all login attempts, e.g. screenshots, log files, configurations, error messages.</w:t>
      </w:r>
    </w:p>
    <w:p w14:paraId="7F8D4818" w14:textId="77777777" w:rsidR="00884E77" w:rsidRPr="00FD4A4B" w:rsidRDefault="000E530A" w:rsidP="006D5002">
      <w:pPr>
        <w:pStyle w:val="Heading5"/>
      </w:pPr>
      <w:bookmarkStart w:id="216" w:name="_CR4_2_3_4_6"/>
      <w:bookmarkStart w:id="217" w:name="_Toc19542389"/>
      <w:bookmarkStart w:id="218" w:name="_Toc35348391"/>
      <w:bookmarkStart w:id="219" w:name="_Toc224924971"/>
      <w:bookmarkEnd w:id="216"/>
      <w:r w:rsidRPr="00907F75">
        <w:t>4</w:t>
      </w:r>
      <w:r w:rsidR="00884E77" w:rsidRPr="00FD4A4B">
        <w:t>.2.3.4.6</w:t>
      </w:r>
      <w:r w:rsidR="00884E77" w:rsidRPr="00FD4A4B">
        <w:tab/>
        <w:t>Authorization and access control</w:t>
      </w:r>
      <w:bookmarkEnd w:id="217"/>
      <w:bookmarkEnd w:id="218"/>
      <w:bookmarkEnd w:id="219"/>
    </w:p>
    <w:p w14:paraId="6A13C4BD" w14:textId="77777777" w:rsidR="00884E77" w:rsidRPr="00FD4A4B" w:rsidRDefault="000E530A" w:rsidP="000E3163">
      <w:pPr>
        <w:pStyle w:val="Heading6"/>
      </w:pPr>
      <w:bookmarkStart w:id="220" w:name="_Toc224924972"/>
      <w:bookmarkStart w:id="221" w:name="_CR4_2_3_4_6_1"/>
      <w:r w:rsidRPr="00907F75">
        <w:t>4</w:t>
      </w:r>
      <w:r w:rsidR="00884E77" w:rsidRPr="00FD4A4B">
        <w:t>.2.3.4.6.1</w:t>
      </w:r>
      <w:r w:rsidR="00884E77" w:rsidRPr="00FD4A4B">
        <w:tab/>
        <w:t>Authorization policy</w:t>
      </w:r>
      <w:bookmarkEnd w:id="220"/>
    </w:p>
    <w:bookmarkEnd w:id="221"/>
    <w:p w14:paraId="136F88F7" w14:textId="77777777" w:rsidR="00884E77" w:rsidRPr="00FD4A4B" w:rsidRDefault="00884E77" w:rsidP="00884E77">
      <w:pPr>
        <w:rPr>
          <w:lang w:eastAsia="ja-JP"/>
        </w:rPr>
      </w:pPr>
      <w:r w:rsidRPr="00FD4A4B">
        <w:rPr>
          <w:i/>
          <w:lang w:eastAsia="ja-JP"/>
        </w:rPr>
        <w:t>Requirement Name</w:t>
      </w:r>
      <w:r w:rsidRPr="00FD4A4B">
        <w:rPr>
          <w:lang w:eastAsia="ja-JP"/>
        </w:rPr>
        <w:t xml:space="preserve">: </w:t>
      </w:r>
      <w:r w:rsidR="00A0243F" w:rsidRPr="00A0243F">
        <w:rPr>
          <w:lang w:eastAsia="ja-JP"/>
        </w:rPr>
        <w:t>Authorization policy</w:t>
      </w:r>
    </w:p>
    <w:p w14:paraId="38E61A56" w14:textId="77777777" w:rsidR="00961B82" w:rsidRDefault="00961B82" w:rsidP="00884E77">
      <w:pPr>
        <w:rPr>
          <w:i/>
          <w:lang w:eastAsia="ja-JP"/>
        </w:rPr>
      </w:pPr>
      <w:r w:rsidRPr="00961B82">
        <w:rPr>
          <w:i/>
          <w:lang w:eastAsia="ja-JP"/>
        </w:rPr>
        <w:t xml:space="preserve">Requirement Reference: </w:t>
      </w:r>
      <w:r w:rsidRPr="00961B82">
        <w:rPr>
          <w:iCs/>
          <w:lang w:eastAsia="ja-JP"/>
        </w:rPr>
        <w:t>In accordance with industry best practice</w:t>
      </w:r>
    </w:p>
    <w:p w14:paraId="6E8D2E54"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39374B98" w14:textId="77777777" w:rsidR="00884E77" w:rsidRPr="00FD4A4B" w:rsidRDefault="00884E77" w:rsidP="00884E77">
      <w:pPr>
        <w:rPr>
          <w:lang w:eastAsia="zh-CN"/>
        </w:rPr>
      </w:pPr>
      <w:r w:rsidRPr="00FD4A4B">
        <w:rPr>
          <w:lang w:eastAsia="zh-CN"/>
        </w:rPr>
        <w:t>The authorizations for accounts and applications shall be reduced to the minimum required for the tasks they have to perform.</w:t>
      </w:r>
    </w:p>
    <w:p w14:paraId="195BE275" w14:textId="77777777" w:rsidR="00884E77" w:rsidRPr="00FD4A4B" w:rsidRDefault="00884E77" w:rsidP="00884E77">
      <w:pPr>
        <w:rPr>
          <w:lang w:eastAsia="zh-CN"/>
        </w:rPr>
      </w:pPr>
      <w:r w:rsidRPr="00FD4A4B">
        <w:rPr>
          <w:lang w:eastAsia="zh-CN"/>
        </w:rPr>
        <w:t>Authorizations to a system shall be restricted to a level in which a user can only access data and use functions that he needs in the course of his work. Suitable authorizations shall also be assigned for access to files that are components of the operating system or of applications or that are generated by the same (e.g. configuration and logging files).</w:t>
      </w:r>
    </w:p>
    <w:p w14:paraId="750B6CFB" w14:textId="77777777" w:rsidR="00884E77" w:rsidRPr="00FD4A4B" w:rsidRDefault="00884E77" w:rsidP="00884E77">
      <w:pPr>
        <w:rPr>
          <w:lang w:eastAsia="zh-CN"/>
        </w:rPr>
      </w:pPr>
      <w:r w:rsidRPr="00FD4A4B">
        <w:rPr>
          <w:lang w:eastAsia="zh-CN"/>
        </w:rPr>
        <w:t>Alongside access to data, execution of applications and components shall also take place with rights that are as low as possible. Applications should not be executed with administrator or system rights.</w:t>
      </w:r>
    </w:p>
    <w:p w14:paraId="5260C827" w14:textId="77777777" w:rsidR="00884E77" w:rsidRPr="00FD4A4B" w:rsidRDefault="00961B82" w:rsidP="00884E77">
      <w:pPr>
        <w:rPr>
          <w:lang w:eastAsia="zh-CN"/>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5.3.8.2, Over-Privileged Processes/Services</w:t>
      </w:r>
    </w:p>
    <w:p w14:paraId="65EB5A74" w14:textId="77777777" w:rsidR="000E3163" w:rsidRDefault="00884E77" w:rsidP="00D139CE">
      <w:pPr>
        <w:rPr>
          <w:lang w:eastAsia="ja-JP"/>
        </w:rPr>
      </w:pPr>
      <w:r w:rsidRPr="00FD4A4B">
        <w:rPr>
          <w:i/>
          <w:lang w:eastAsia="ja-JP"/>
        </w:rPr>
        <w:t>Test case:</w:t>
      </w:r>
      <w:r w:rsidR="00B621B2">
        <w:rPr>
          <w:lang w:eastAsia="ja-JP"/>
        </w:rPr>
        <w:t xml:space="preserve"> </w:t>
      </w:r>
    </w:p>
    <w:p w14:paraId="10FA0FA0" w14:textId="77777777" w:rsidR="000E3163" w:rsidRPr="00232DB7" w:rsidRDefault="000E3163" w:rsidP="000E3163">
      <w:r w:rsidRPr="00232DB7">
        <w:rPr>
          <w:b/>
        </w:rPr>
        <w:t>Test Name</w:t>
      </w:r>
      <w:r w:rsidRPr="00232DB7">
        <w:t>: TC_AUTHORIZATION_POLICY</w:t>
      </w:r>
    </w:p>
    <w:p w14:paraId="64362DC9" w14:textId="77777777" w:rsidR="000E3163" w:rsidRDefault="000E3163" w:rsidP="000E3163">
      <w:r w:rsidRPr="00232DB7">
        <w:rPr>
          <w:b/>
          <w:bCs/>
        </w:rPr>
        <w:t>Purpose</w:t>
      </w:r>
      <w:r w:rsidRPr="00232DB7">
        <w:t>:</w:t>
      </w:r>
    </w:p>
    <w:p w14:paraId="0D876EDC" w14:textId="77777777" w:rsidR="00884E77" w:rsidRPr="00FD4A4B" w:rsidRDefault="000E3163" w:rsidP="000E3163">
      <w:pPr>
        <w:rPr>
          <w:lang w:eastAsia="ja-JP"/>
        </w:rPr>
      </w:pPr>
      <w:r>
        <w:t>V</w:t>
      </w:r>
      <w:r w:rsidR="00FB2CFE" w:rsidRPr="00FD4A4B">
        <w:rPr>
          <w:lang w:eastAsia="ja-JP"/>
        </w:rPr>
        <w:t>erify authorization policy is in place and that user access and data access in the system are according to the authorization policy.</w:t>
      </w:r>
    </w:p>
    <w:p w14:paraId="1FB4A48C" w14:textId="77777777" w:rsidR="00FB2CFE" w:rsidRPr="00FD4A4B" w:rsidRDefault="00FB2CFE" w:rsidP="00FB2CFE">
      <w:pPr>
        <w:rPr>
          <w:b/>
          <w:lang w:eastAsia="ja-JP"/>
        </w:rPr>
      </w:pPr>
      <w:r w:rsidRPr="00FD4A4B">
        <w:rPr>
          <w:b/>
          <w:lang w:eastAsia="ja-JP"/>
        </w:rPr>
        <w:t>Procedure and execution steps:</w:t>
      </w:r>
    </w:p>
    <w:p w14:paraId="7019524B" w14:textId="77777777" w:rsidR="00FB2CFE" w:rsidRPr="00FD4A4B" w:rsidRDefault="00FB2CFE" w:rsidP="00FB2CFE">
      <w:pPr>
        <w:rPr>
          <w:b/>
          <w:lang w:eastAsia="ja-JP"/>
        </w:rPr>
      </w:pPr>
      <w:r w:rsidRPr="00FD4A4B">
        <w:rPr>
          <w:b/>
          <w:lang w:eastAsia="ja-JP"/>
        </w:rPr>
        <w:t>Pre-Conditions:</w:t>
      </w:r>
    </w:p>
    <w:p w14:paraId="1676F35F" w14:textId="77777777" w:rsidR="00FB2CFE" w:rsidRPr="00FD4A4B" w:rsidRDefault="00FB2CFE" w:rsidP="00FB2CFE">
      <w:pPr>
        <w:rPr>
          <w:lang w:eastAsia="ja-JP"/>
        </w:rPr>
      </w:pPr>
      <w:r w:rsidRPr="00FD4A4B">
        <w:rPr>
          <w:lang w:eastAsia="ja-JP"/>
        </w:rPr>
        <w:t>Documentation describing the authorization policy defined for the system including details on the lowest access rights assigned to user accounts, access to data, application execution and components.</w:t>
      </w:r>
    </w:p>
    <w:p w14:paraId="6C633B2E" w14:textId="77777777" w:rsidR="00FB2CFE" w:rsidRPr="00FD4A4B" w:rsidRDefault="00FB2CFE" w:rsidP="009F6462">
      <w:pPr>
        <w:keepNext/>
        <w:rPr>
          <w:b/>
          <w:lang w:eastAsia="ja-JP"/>
        </w:rPr>
      </w:pPr>
      <w:r w:rsidRPr="00FD4A4B">
        <w:rPr>
          <w:b/>
          <w:lang w:eastAsia="ja-JP"/>
        </w:rPr>
        <w:t>Execution Steps</w:t>
      </w:r>
      <w:r w:rsidR="009F6462">
        <w:rPr>
          <w:b/>
          <w:lang w:eastAsia="ja-JP"/>
        </w:rPr>
        <w:t>:</w:t>
      </w:r>
    </w:p>
    <w:p w14:paraId="35E25257" w14:textId="77777777" w:rsidR="00FB2CFE" w:rsidRPr="00FD4A4B" w:rsidRDefault="00FB2CFE" w:rsidP="00FB2CFE">
      <w:pPr>
        <w:pStyle w:val="B1"/>
        <w:rPr>
          <w:lang w:eastAsia="ja-JP"/>
        </w:rPr>
      </w:pPr>
      <w:r w:rsidRPr="00FD4A4B">
        <w:rPr>
          <w:lang w:eastAsia="ja-JP"/>
        </w:rPr>
        <w:t>1.</w:t>
      </w:r>
      <w:r w:rsidRPr="00FD4A4B">
        <w:rPr>
          <w:lang w:eastAsia="ja-JP"/>
        </w:rPr>
        <w:tab/>
        <w:t>Assign access rights (e.g. read only) to user accounts, data files, and applications.</w:t>
      </w:r>
    </w:p>
    <w:p w14:paraId="467DAC8C" w14:textId="77777777" w:rsidR="00FB2CFE" w:rsidRPr="00FD4A4B" w:rsidRDefault="00FB2CFE" w:rsidP="00FB2CFE">
      <w:pPr>
        <w:pStyle w:val="B1"/>
        <w:rPr>
          <w:lang w:eastAsia="ja-JP"/>
        </w:rPr>
      </w:pPr>
      <w:r w:rsidRPr="00FD4A4B">
        <w:rPr>
          <w:lang w:eastAsia="ja-JP"/>
        </w:rPr>
        <w:t>2.</w:t>
      </w:r>
      <w:r w:rsidRPr="00FD4A4B">
        <w:rPr>
          <w:lang w:eastAsia="ja-JP"/>
        </w:rPr>
        <w:tab/>
        <w:t>Operations, that are allowed as per authorization policy (as defined in the network product documentation), are attempted via the different user accounts, data files, and applications.</w:t>
      </w:r>
      <w:r w:rsidR="00B621B2">
        <w:rPr>
          <w:lang w:eastAsia="ja-JP"/>
        </w:rPr>
        <w:t xml:space="preserve"> </w:t>
      </w:r>
    </w:p>
    <w:p w14:paraId="5E5141A3" w14:textId="77777777" w:rsidR="00FB2CFE" w:rsidRPr="00FD4A4B" w:rsidRDefault="00FB2CFE" w:rsidP="00FB2CFE">
      <w:pPr>
        <w:rPr>
          <w:b/>
          <w:lang w:eastAsia="ja-JP"/>
        </w:rPr>
      </w:pPr>
      <w:r w:rsidRPr="00FD4A4B">
        <w:rPr>
          <w:b/>
          <w:lang w:eastAsia="ja-JP"/>
        </w:rPr>
        <w:t>Expected Results:</w:t>
      </w:r>
    </w:p>
    <w:p w14:paraId="6E4FEEB1" w14:textId="77777777" w:rsidR="00FB2CFE" w:rsidRPr="00FD4A4B" w:rsidRDefault="00FB2CFE" w:rsidP="00FB2CFE">
      <w:pPr>
        <w:pStyle w:val="B1"/>
        <w:rPr>
          <w:lang w:eastAsia="ja-JP"/>
        </w:rPr>
      </w:pPr>
      <w:r w:rsidRPr="00FD4A4B">
        <w:rPr>
          <w:lang w:eastAsia="ja-JP"/>
        </w:rPr>
        <w:t>1.</w:t>
      </w:r>
      <w:r w:rsidRPr="00FD4A4B">
        <w:rPr>
          <w:lang w:eastAsia="ja-JP"/>
        </w:rPr>
        <w:tab/>
        <w:t xml:space="preserve">User accounts, data files, and applications are allowed to be accessed (e.g. able to read but not write to a file, able to execute an application as a user account without administrator rights, etc.) according to the access rights assigned. </w:t>
      </w:r>
    </w:p>
    <w:p w14:paraId="0B84EC66" w14:textId="77777777" w:rsidR="00FB2CFE" w:rsidRPr="00FD4A4B" w:rsidRDefault="00FB2CFE" w:rsidP="00FB2CFE">
      <w:pPr>
        <w:pStyle w:val="B1"/>
        <w:rPr>
          <w:lang w:eastAsia="ja-JP"/>
        </w:rPr>
      </w:pPr>
      <w:r w:rsidRPr="00FD4A4B">
        <w:rPr>
          <w:lang w:eastAsia="ja-JP"/>
        </w:rPr>
        <w:t>2.</w:t>
      </w:r>
      <w:r w:rsidRPr="00FD4A4B">
        <w:rPr>
          <w:lang w:eastAsia="ja-JP"/>
        </w:rPr>
        <w:tab/>
        <w:t xml:space="preserve">User accounts, data files, and applications are not allowed to be accessed above the access rights assigned (e.g. able to write to a read only file, able to execute an application as an administrator, etc.). </w:t>
      </w:r>
    </w:p>
    <w:p w14:paraId="056DAE58" w14:textId="77777777" w:rsidR="00FB2CFE" w:rsidRPr="00FD4A4B" w:rsidRDefault="00FB2CFE" w:rsidP="00FB2CFE">
      <w:pPr>
        <w:rPr>
          <w:b/>
          <w:lang w:eastAsia="ja-JP"/>
        </w:rPr>
      </w:pPr>
      <w:r w:rsidRPr="00FD4A4B">
        <w:rPr>
          <w:b/>
          <w:lang w:eastAsia="ja-JP"/>
        </w:rPr>
        <w:t xml:space="preserve">Expected format of evidence: </w:t>
      </w:r>
    </w:p>
    <w:p w14:paraId="5BC61CAA" w14:textId="77777777" w:rsidR="00FB2CFE" w:rsidRPr="00FD4A4B" w:rsidRDefault="00FB2CFE" w:rsidP="00FB2CFE">
      <w:pPr>
        <w:rPr>
          <w:lang w:eastAsia="ja-JP"/>
        </w:rPr>
      </w:pPr>
      <w:r w:rsidRPr="00FD4A4B">
        <w:rPr>
          <w:lang w:eastAsia="ja-JP"/>
        </w:rPr>
        <w:t>Pass/fail results as recorded by the tester.</w:t>
      </w:r>
    </w:p>
    <w:p w14:paraId="5A469686" w14:textId="77777777" w:rsidR="00884E77" w:rsidRPr="00FD4A4B" w:rsidRDefault="000E530A" w:rsidP="000E3163">
      <w:pPr>
        <w:pStyle w:val="Heading6"/>
      </w:pPr>
      <w:bookmarkStart w:id="222" w:name="_Toc224924973"/>
      <w:bookmarkStart w:id="223" w:name="_CR4_2_3_4_6_2"/>
      <w:r w:rsidRPr="00907F75">
        <w:t>4</w:t>
      </w:r>
      <w:r w:rsidR="00884E77" w:rsidRPr="00FD4A4B">
        <w:t>.2.3.4.6.2</w:t>
      </w:r>
      <w:r w:rsidR="00884E77" w:rsidRPr="00FD4A4B">
        <w:tab/>
        <w:t>Role-based access control</w:t>
      </w:r>
      <w:bookmarkEnd w:id="222"/>
    </w:p>
    <w:bookmarkEnd w:id="223"/>
    <w:p w14:paraId="61097AAE" w14:textId="77777777" w:rsidR="00884E77" w:rsidRPr="00FD4A4B" w:rsidRDefault="00884E77" w:rsidP="00884E77">
      <w:pPr>
        <w:rPr>
          <w:lang w:eastAsia="ja-JP"/>
        </w:rPr>
      </w:pPr>
      <w:r w:rsidRPr="00FD4A4B">
        <w:rPr>
          <w:i/>
          <w:lang w:eastAsia="ja-JP"/>
        </w:rPr>
        <w:t>Requirement Name</w:t>
      </w:r>
      <w:r w:rsidRPr="00FD4A4B">
        <w:rPr>
          <w:lang w:eastAsia="ja-JP"/>
        </w:rPr>
        <w:t xml:space="preserve">: </w:t>
      </w:r>
      <w:r w:rsidR="00A0243F" w:rsidRPr="00A0243F">
        <w:rPr>
          <w:lang w:eastAsia="ja-JP"/>
        </w:rPr>
        <w:t>Role-based access control</w:t>
      </w:r>
    </w:p>
    <w:p w14:paraId="43B4438C" w14:textId="77777777" w:rsidR="00961B82" w:rsidRDefault="00961B82" w:rsidP="00884E77">
      <w:pPr>
        <w:rPr>
          <w:i/>
          <w:lang w:eastAsia="ja-JP"/>
        </w:rPr>
      </w:pPr>
      <w:r w:rsidRPr="00961B82">
        <w:rPr>
          <w:i/>
          <w:lang w:eastAsia="ja-JP"/>
        </w:rPr>
        <w:t xml:space="preserve">Requirement Reference: </w:t>
      </w:r>
      <w:r w:rsidRPr="00961B82">
        <w:rPr>
          <w:iCs/>
          <w:lang w:eastAsia="ja-JP"/>
        </w:rPr>
        <w:t>In accordance with industry best practice</w:t>
      </w:r>
    </w:p>
    <w:p w14:paraId="75901FA2" w14:textId="77777777" w:rsidR="00884E77" w:rsidRPr="00FD4A4B" w:rsidRDefault="00884E77" w:rsidP="00884E77">
      <w:pPr>
        <w:rPr>
          <w:lang w:eastAsia="ja-JP"/>
        </w:rPr>
      </w:pPr>
      <w:r w:rsidRPr="00FD4A4B">
        <w:rPr>
          <w:i/>
          <w:lang w:eastAsia="ja-JP"/>
        </w:rPr>
        <w:t>Requirement Description</w:t>
      </w:r>
      <w:r w:rsidRPr="00FD4A4B">
        <w:rPr>
          <w:lang w:eastAsia="ja-JP"/>
        </w:rPr>
        <w:t>:</w:t>
      </w:r>
    </w:p>
    <w:p w14:paraId="351A7886" w14:textId="77777777" w:rsidR="00884E77" w:rsidRPr="00FD4A4B" w:rsidRDefault="00884E77" w:rsidP="00884E77">
      <w:pPr>
        <w:rPr>
          <w:lang w:eastAsia="ja-JP"/>
        </w:rPr>
      </w:pPr>
      <w:r w:rsidRPr="00FD4A4B">
        <w:rPr>
          <w:lang w:eastAsia="zh-CN"/>
        </w:rPr>
        <w:t>The network product</w:t>
      </w:r>
      <w:r w:rsidRPr="00FD4A4B">
        <w:rPr>
          <w:rFonts w:hint="eastAsia"/>
          <w:lang w:eastAsia="zh-CN"/>
        </w:rPr>
        <w:t xml:space="preserve"> </w:t>
      </w:r>
      <w:r w:rsidRPr="00FD4A4B">
        <w:rPr>
          <w:lang w:eastAsia="zh-CN"/>
        </w:rPr>
        <w:t>shall support</w:t>
      </w:r>
      <w:r w:rsidRPr="00FD4A4B">
        <w:rPr>
          <w:rFonts w:hint="eastAsia"/>
          <w:lang w:eastAsia="zh-CN"/>
        </w:rPr>
        <w:t xml:space="preserve"> Role Based Access Control (RBAC)</w:t>
      </w:r>
      <w:r w:rsidRPr="00FD4A4B">
        <w:rPr>
          <w:lang w:eastAsia="zh-CN"/>
        </w:rPr>
        <w:t xml:space="preserve">. </w:t>
      </w:r>
      <w:r w:rsidRPr="00FD4A4B">
        <w:rPr>
          <w:lang w:eastAsia="ja-JP"/>
        </w:rPr>
        <w:t>A role-based access control system uses a set of controls which determines how users interact with domains and resources. The domains could be Fault Management (FM), Performance Management (PM), System Admin, etc. The RBAC system controls how users or groups of users are allowed access to the various domains and what type of operation they can perform, i.e. the specific operation command or command group (e.g. View, Modify, Execute).</w:t>
      </w:r>
    </w:p>
    <w:p w14:paraId="538E6B18" w14:textId="77777777" w:rsidR="00884E77" w:rsidRPr="00FD4A4B" w:rsidRDefault="00884E77" w:rsidP="00884E77">
      <w:pPr>
        <w:rPr>
          <w:lang w:eastAsia="zh-CN"/>
        </w:rPr>
      </w:pPr>
      <w:r w:rsidRPr="00FD4A4B">
        <w:rPr>
          <w:lang w:eastAsia="zh-CN"/>
        </w:rPr>
        <w:t>The network product</w:t>
      </w:r>
      <w:r w:rsidRPr="00FD4A4B">
        <w:rPr>
          <w:rFonts w:hint="eastAsia"/>
          <w:lang w:eastAsia="zh-CN"/>
        </w:rPr>
        <w:t xml:space="preserve"> </w:t>
      </w:r>
      <w:r w:rsidRPr="00FD4A4B">
        <w:rPr>
          <w:lang w:eastAsia="zh-CN"/>
        </w:rPr>
        <w:t>supports</w:t>
      </w:r>
      <w:r w:rsidRPr="00FD4A4B">
        <w:rPr>
          <w:rFonts w:hint="eastAsia"/>
          <w:lang w:eastAsia="zh-CN"/>
        </w:rPr>
        <w:t xml:space="preserve"> </w:t>
      </w:r>
      <w:r w:rsidRPr="00FD4A4B">
        <w:rPr>
          <w:lang w:eastAsia="ja-JP"/>
        </w:rPr>
        <w:t xml:space="preserve">RBAC, in particular, for </w:t>
      </w:r>
      <w:r w:rsidR="00D43B8A" w:rsidRPr="00D43B8A">
        <w:rPr>
          <w:lang w:eastAsia="zh-CN"/>
        </w:rPr>
        <w:t xml:space="preserve">O&amp;M </w:t>
      </w:r>
      <w:r w:rsidRPr="00FD4A4B">
        <w:rPr>
          <w:rFonts w:hint="eastAsia"/>
          <w:lang w:eastAsia="zh-CN"/>
        </w:rPr>
        <w:t xml:space="preserve">privilege management </w:t>
      </w:r>
      <w:r w:rsidRPr="00FD4A4B">
        <w:rPr>
          <w:lang w:eastAsia="zh-CN"/>
        </w:rPr>
        <w:t>for</w:t>
      </w:r>
      <w:r w:rsidRPr="00FD4A4B">
        <w:rPr>
          <w:rFonts w:hint="eastAsia"/>
          <w:lang w:eastAsia="zh-CN"/>
        </w:rPr>
        <w:t xml:space="preserve"> </w:t>
      </w:r>
      <w:r w:rsidRPr="00FD4A4B">
        <w:rPr>
          <w:lang w:eastAsia="zh-CN"/>
        </w:rPr>
        <w:t>network product</w:t>
      </w:r>
      <w:r w:rsidRPr="00FD4A4B">
        <w:rPr>
          <w:rFonts w:hint="eastAsia"/>
          <w:lang w:eastAsia="zh-CN"/>
        </w:rPr>
        <w:t xml:space="preserve"> </w:t>
      </w:r>
      <w:r w:rsidRPr="00FD4A4B">
        <w:rPr>
          <w:lang w:eastAsia="zh-CN"/>
        </w:rPr>
        <w:t>Management and Maintenance, including authorization</w:t>
      </w:r>
      <w:r w:rsidRPr="00FD4A4B">
        <w:rPr>
          <w:rFonts w:hint="eastAsia"/>
          <w:lang w:eastAsia="zh-CN"/>
        </w:rPr>
        <w:t xml:space="preserve"> </w:t>
      </w:r>
      <w:r w:rsidRPr="00FD4A4B">
        <w:rPr>
          <w:lang w:eastAsia="zh-CN"/>
        </w:rPr>
        <w:t xml:space="preserve">of </w:t>
      </w:r>
      <w:r w:rsidRPr="00FD4A4B">
        <w:rPr>
          <w:rFonts w:hint="eastAsia"/>
          <w:lang w:eastAsia="zh-CN"/>
        </w:rPr>
        <w:t xml:space="preserve">the operation for configuration data and software via </w:t>
      </w:r>
      <w:r w:rsidRPr="00FD4A4B">
        <w:rPr>
          <w:lang w:eastAsia="zh-CN"/>
        </w:rPr>
        <w:t>the network product</w:t>
      </w:r>
      <w:r w:rsidRPr="00FD4A4B">
        <w:rPr>
          <w:rFonts w:hint="eastAsia"/>
          <w:lang w:eastAsia="zh-CN"/>
        </w:rPr>
        <w:t xml:space="preserve"> console interface</w:t>
      </w:r>
      <w:r w:rsidRPr="00FD4A4B">
        <w:rPr>
          <w:lang w:eastAsia="zh-CN"/>
        </w:rPr>
        <w:t xml:space="preserve">. </w:t>
      </w:r>
    </w:p>
    <w:p w14:paraId="19AF5D53" w14:textId="77777777" w:rsidR="00884E77" w:rsidRPr="00FD4A4B" w:rsidRDefault="00961B82" w:rsidP="00884E77">
      <w:pPr>
        <w:rPr>
          <w:lang w:eastAsia="zh-CN"/>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5.3.8.2, Over-Privileged Processes/Services</w:t>
      </w:r>
    </w:p>
    <w:p w14:paraId="779BF850" w14:textId="77777777" w:rsidR="00884E77" w:rsidRDefault="00884E77" w:rsidP="002764D2">
      <w:pPr>
        <w:keepNext/>
        <w:keepLines/>
        <w:spacing w:before="120"/>
        <w:rPr>
          <w:lang w:eastAsia="ja-JP"/>
        </w:rPr>
      </w:pPr>
      <w:r w:rsidRPr="00FD4A4B">
        <w:rPr>
          <w:i/>
          <w:lang w:eastAsia="ja-JP"/>
        </w:rPr>
        <w:t>Test case</w:t>
      </w:r>
      <w:r w:rsidRPr="00FD4A4B">
        <w:rPr>
          <w:lang w:eastAsia="ja-JP"/>
        </w:rPr>
        <w:t xml:space="preserve">: </w:t>
      </w:r>
    </w:p>
    <w:p w14:paraId="359219FC" w14:textId="77777777" w:rsidR="000E3163" w:rsidRPr="00FD4A4B" w:rsidRDefault="000E3163" w:rsidP="002764D2">
      <w:pPr>
        <w:keepNext/>
        <w:keepLines/>
        <w:spacing w:before="120"/>
        <w:rPr>
          <w:lang w:eastAsia="ja-JP"/>
        </w:rPr>
      </w:pPr>
      <w:r>
        <w:rPr>
          <w:b/>
          <w:iCs/>
        </w:rPr>
        <w:t xml:space="preserve">Test Name: </w:t>
      </w:r>
      <w:r>
        <w:rPr>
          <w:iCs/>
        </w:rPr>
        <w:t>TC_RBAC_SUPPORT</w:t>
      </w:r>
    </w:p>
    <w:p w14:paraId="40FBBB61" w14:textId="77777777" w:rsidR="00A07774" w:rsidRPr="007C2DB7" w:rsidRDefault="00A07774" w:rsidP="007C2DB7">
      <w:pPr>
        <w:rPr>
          <w:b/>
          <w:bCs/>
          <w:lang w:eastAsia="zh-CN"/>
        </w:rPr>
      </w:pPr>
      <w:r w:rsidRPr="007C2DB7">
        <w:rPr>
          <w:b/>
          <w:bCs/>
          <w:lang w:eastAsia="zh-CN"/>
        </w:rPr>
        <w:t>Purpose:</w:t>
      </w:r>
    </w:p>
    <w:p w14:paraId="1450421F" w14:textId="77777777" w:rsidR="00A07774" w:rsidRPr="00FD4A4B" w:rsidRDefault="00A07774" w:rsidP="000E3163">
      <w:pPr>
        <w:rPr>
          <w:b/>
          <w:lang w:eastAsia="zh-CN"/>
        </w:rPr>
      </w:pPr>
      <w:r w:rsidRPr="00FD4A4B">
        <w:t xml:space="preserve">Verify that users are granted access with role-based privileges. </w:t>
      </w:r>
    </w:p>
    <w:p w14:paraId="6605567B" w14:textId="77777777" w:rsidR="00A07774" w:rsidRPr="007C2DB7" w:rsidRDefault="00A07774" w:rsidP="007C2DB7">
      <w:pPr>
        <w:rPr>
          <w:b/>
          <w:bCs/>
          <w:lang w:eastAsia="zh-CN"/>
        </w:rPr>
      </w:pPr>
      <w:r w:rsidRPr="007C2DB7">
        <w:rPr>
          <w:b/>
          <w:bCs/>
          <w:lang w:eastAsia="zh-CN"/>
        </w:rPr>
        <w:t>Procedure and execution steps:</w:t>
      </w:r>
    </w:p>
    <w:p w14:paraId="75D3A7DD" w14:textId="77777777" w:rsidR="00A07774" w:rsidRPr="00FD4A4B" w:rsidRDefault="00A07774" w:rsidP="007C2DB7">
      <w:pPr>
        <w:rPr>
          <w:lang w:eastAsia="zh-CN"/>
        </w:rPr>
      </w:pPr>
      <w:r w:rsidRPr="007C2DB7">
        <w:rPr>
          <w:b/>
          <w:bCs/>
          <w:lang w:eastAsia="zh-CN"/>
        </w:rPr>
        <w:t>Pre-Conditions:</w:t>
      </w:r>
    </w:p>
    <w:p w14:paraId="53DBBACD" w14:textId="77777777" w:rsidR="00A07774" w:rsidRPr="00FD4A4B" w:rsidRDefault="00A07774" w:rsidP="000E3163">
      <w:pPr>
        <w:rPr>
          <w:lang w:eastAsia="zh-CN"/>
        </w:rPr>
      </w:pPr>
      <w:r w:rsidRPr="00FD4A4B">
        <w:rPr>
          <w:lang w:eastAsia="zh-CN"/>
        </w:rPr>
        <w:t xml:space="preserve">Documentation describing the </w:t>
      </w:r>
      <w:r w:rsidR="007C2DB7" w:rsidRPr="00FD4A4B">
        <w:rPr>
          <w:lang w:eastAsia="zh-CN"/>
        </w:rPr>
        <w:t>role</w:t>
      </w:r>
      <w:r w:rsidR="007C2DB7">
        <w:rPr>
          <w:lang w:eastAsia="zh-CN"/>
        </w:rPr>
        <w:t>-</w:t>
      </w:r>
      <w:r w:rsidRPr="00FD4A4B">
        <w:rPr>
          <w:lang w:eastAsia="zh-CN"/>
        </w:rPr>
        <w:t>based access control system including details on which user roles are defined.</w:t>
      </w:r>
    </w:p>
    <w:p w14:paraId="2F9A2B82" w14:textId="77777777" w:rsidR="0090260B" w:rsidRPr="007C2DB7" w:rsidRDefault="0090260B" w:rsidP="007C2DB7">
      <w:pPr>
        <w:rPr>
          <w:b/>
          <w:bCs/>
          <w:lang w:eastAsia="zh-CN"/>
        </w:rPr>
      </w:pPr>
      <w:bookmarkStart w:id="224" w:name="OLE_LINK8"/>
      <w:r w:rsidRPr="007C2DB7">
        <w:rPr>
          <w:b/>
          <w:bCs/>
          <w:lang w:eastAsia="zh-CN"/>
        </w:rPr>
        <w:t>Execution Steps</w:t>
      </w:r>
    </w:p>
    <w:p w14:paraId="4883D652" w14:textId="77777777" w:rsidR="0090260B" w:rsidRPr="00FD4A4B" w:rsidRDefault="0090260B" w:rsidP="00A00691">
      <w:pPr>
        <w:pStyle w:val="B1"/>
      </w:pPr>
      <w:bookmarkStart w:id="225" w:name="OLE_LINK7"/>
      <w:r w:rsidRPr="00FD4A4B">
        <w:t>1.</w:t>
      </w:r>
      <w:r w:rsidRPr="00FD4A4B">
        <w:tab/>
        <w:t>User accounts which are assigned to different access roles are created.</w:t>
      </w:r>
    </w:p>
    <w:p w14:paraId="04C1D532" w14:textId="77777777" w:rsidR="0090260B" w:rsidRPr="00FD4A4B" w:rsidRDefault="0090260B" w:rsidP="00A00691">
      <w:pPr>
        <w:pStyle w:val="B1"/>
      </w:pPr>
      <w:r w:rsidRPr="00FD4A4B">
        <w:t>2.</w:t>
      </w:r>
      <w:r w:rsidRPr="00FD4A4B">
        <w:tab/>
      </w:r>
      <w:r w:rsidR="007C2DB7">
        <w:t>The tester attempts</w:t>
      </w:r>
      <w:r w:rsidR="007C2DB7" w:rsidRPr="00FD4A4B">
        <w:t xml:space="preserve"> </w:t>
      </w:r>
      <w:r w:rsidR="007C2DB7">
        <w:t>o</w:t>
      </w:r>
      <w:r w:rsidR="007C2DB7" w:rsidRPr="00FD4A4B">
        <w:t>perations</w:t>
      </w:r>
      <w:r w:rsidR="007C2DB7">
        <w:t xml:space="preserve"> via the different user accounts</w:t>
      </w:r>
      <w:r w:rsidRPr="00FD4A4B">
        <w:t>, that are allowed by different roles (as defined in the network product documentation).</w:t>
      </w:r>
      <w:r w:rsidR="00B621B2">
        <w:t xml:space="preserve"> </w:t>
      </w:r>
      <w:bookmarkEnd w:id="225"/>
    </w:p>
    <w:p w14:paraId="1B1C84A1" w14:textId="77777777" w:rsidR="0090260B" w:rsidRPr="007C2DB7" w:rsidRDefault="0090260B" w:rsidP="007C2DB7">
      <w:pPr>
        <w:rPr>
          <w:b/>
          <w:bCs/>
          <w:lang w:eastAsia="zh-CN"/>
        </w:rPr>
      </w:pPr>
      <w:r w:rsidRPr="007C2DB7">
        <w:rPr>
          <w:b/>
          <w:bCs/>
          <w:lang w:eastAsia="zh-CN"/>
        </w:rPr>
        <w:t>Expected Results:</w:t>
      </w:r>
    </w:p>
    <w:p w14:paraId="3018E76F" w14:textId="77777777" w:rsidR="0090260B" w:rsidRPr="00FD4A4B" w:rsidRDefault="0090260B" w:rsidP="00A00691">
      <w:pPr>
        <w:pStyle w:val="B1"/>
      </w:pPr>
      <w:r w:rsidRPr="00FD4A4B">
        <w:t>1.</w:t>
      </w:r>
      <w:r w:rsidRPr="00FD4A4B">
        <w:tab/>
        <w:t xml:space="preserve">Users that are assigned to a role that is not allowed to execute an operation are prevented from executing the operation. </w:t>
      </w:r>
    </w:p>
    <w:p w14:paraId="46736A16" w14:textId="77777777" w:rsidR="0090260B" w:rsidRPr="00FD4A4B" w:rsidRDefault="0090260B" w:rsidP="00A00691">
      <w:pPr>
        <w:pStyle w:val="B1"/>
      </w:pPr>
      <w:r w:rsidRPr="00FD4A4B">
        <w:t>2.</w:t>
      </w:r>
      <w:r w:rsidRPr="00FD4A4B">
        <w:tab/>
        <w:t xml:space="preserve">Users that are assigned to a role that is allowed to execute an operation can successfully </w:t>
      </w:r>
      <w:r w:rsidR="00153B50" w:rsidRPr="00FD4A4B">
        <w:t>execute</w:t>
      </w:r>
      <w:r w:rsidRPr="00FD4A4B">
        <w:t xml:space="preserve"> the operation.</w:t>
      </w:r>
    </w:p>
    <w:p w14:paraId="54B9A2E3" w14:textId="77777777" w:rsidR="0090260B" w:rsidRPr="007C2DB7" w:rsidRDefault="0090260B" w:rsidP="007C2DB7">
      <w:pPr>
        <w:rPr>
          <w:b/>
          <w:bCs/>
          <w:lang w:eastAsia="zh-CN"/>
        </w:rPr>
      </w:pPr>
      <w:r w:rsidRPr="007C2DB7">
        <w:rPr>
          <w:b/>
          <w:bCs/>
          <w:lang w:eastAsia="zh-CN"/>
        </w:rPr>
        <w:t xml:space="preserve">Expected format of evidence: </w:t>
      </w:r>
    </w:p>
    <w:p w14:paraId="70AAB095" w14:textId="77777777" w:rsidR="0090260B" w:rsidRPr="00FD4A4B" w:rsidRDefault="0090260B" w:rsidP="000E3163">
      <w:r w:rsidRPr="00FD4A4B">
        <w:rPr>
          <w:lang w:eastAsia="zh-CN"/>
        </w:rPr>
        <w:t>Pass/fail results as recorded by the tester.</w:t>
      </w:r>
      <w:bookmarkEnd w:id="224"/>
    </w:p>
    <w:p w14:paraId="5F454754" w14:textId="77777777" w:rsidR="00547CFF" w:rsidRPr="00FD4A4B" w:rsidRDefault="000E530A" w:rsidP="00547CFF">
      <w:pPr>
        <w:pStyle w:val="Heading4"/>
      </w:pPr>
      <w:bookmarkStart w:id="226" w:name="_CR4_2_3_5"/>
      <w:bookmarkStart w:id="227" w:name="_Toc19542390"/>
      <w:bookmarkStart w:id="228" w:name="_Toc35348392"/>
      <w:bookmarkStart w:id="229" w:name="_Toc224924974"/>
      <w:bookmarkEnd w:id="226"/>
      <w:r w:rsidRPr="00907F75">
        <w:t>4</w:t>
      </w:r>
      <w:r w:rsidR="00547CFF" w:rsidRPr="00FD4A4B">
        <w:t>.2.3.5</w:t>
      </w:r>
      <w:r w:rsidR="00547CFF" w:rsidRPr="00FD4A4B">
        <w:tab/>
        <w:t>Protecting sessions</w:t>
      </w:r>
      <w:bookmarkEnd w:id="227"/>
      <w:bookmarkEnd w:id="228"/>
      <w:bookmarkEnd w:id="229"/>
    </w:p>
    <w:p w14:paraId="7FCE3D73" w14:textId="77777777" w:rsidR="00F9276A" w:rsidRPr="00FD4A4B" w:rsidRDefault="000E530A" w:rsidP="006D5002">
      <w:pPr>
        <w:pStyle w:val="Heading5"/>
      </w:pPr>
      <w:bookmarkStart w:id="230" w:name="_CR4_2_3_5_1"/>
      <w:bookmarkStart w:id="231" w:name="_Toc19542391"/>
      <w:bookmarkStart w:id="232" w:name="_Toc35348393"/>
      <w:bookmarkStart w:id="233" w:name="_Toc224924975"/>
      <w:bookmarkEnd w:id="230"/>
      <w:r w:rsidRPr="00907F75">
        <w:t>4</w:t>
      </w:r>
      <w:r w:rsidR="00F9276A" w:rsidRPr="00FD4A4B">
        <w:t>.2.3.5.1</w:t>
      </w:r>
      <w:r w:rsidR="00F9276A" w:rsidRPr="00FD4A4B">
        <w:tab/>
        <w:t>Protecting sessions – logout function</w:t>
      </w:r>
      <w:bookmarkEnd w:id="231"/>
      <w:bookmarkEnd w:id="232"/>
      <w:bookmarkEnd w:id="233"/>
    </w:p>
    <w:p w14:paraId="2618601C" w14:textId="77777777" w:rsidR="00F9276A" w:rsidRPr="00FD4A4B" w:rsidRDefault="00F9276A" w:rsidP="006D5002">
      <w:pPr>
        <w:rPr>
          <w:lang w:eastAsia="ja-JP"/>
        </w:rPr>
      </w:pPr>
      <w:r w:rsidRPr="00FD4A4B">
        <w:rPr>
          <w:i/>
          <w:lang w:eastAsia="ja-JP"/>
        </w:rPr>
        <w:t>Requirement Name</w:t>
      </w:r>
      <w:r w:rsidRPr="00FD4A4B">
        <w:rPr>
          <w:lang w:eastAsia="ja-JP"/>
        </w:rPr>
        <w:t>: Protecting sessions – logout function</w:t>
      </w:r>
    </w:p>
    <w:p w14:paraId="102BEB6A" w14:textId="77777777" w:rsidR="00961B82" w:rsidRDefault="00961B82" w:rsidP="00D27308">
      <w:pPr>
        <w:rPr>
          <w:i/>
          <w:lang w:eastAsia="ja-JP"/>
        </w:rPr>
      </w:pPr>
      <w:r>
        <w:rPr>
          <w:i/>
          <w:lang w:eastAsia="ja-JP"/>
        </w:rPr>
        <w:t>Requirement References</w:t>
      </w:r>
      <w:r>
        <w:rPr>
          <w:iCs/>
          <w:lang w:eastAsia="ja-JP"/>
        </w:rPr>
        <w:t xml:space="preserve">: </w:t>
      </w:r>
      <w:r>
        <w:rPr>
          <w:lang w:eastAsia="ja-JP"/>
        </w:rPr>
        <w:t>In accordance with industry best practice</w:t>
      </w:r>
    </w:p>
    <w:p w14:paraId="7FF301CB" w14:textId="77777777" w:rsidR="00D27308" w:rsidRDefault="00F9276A" w:rsidP="00D27308">
      <w:pPr>
        <w:rPr>
          <w:lang w:eastAsia="ja-JP"/>
        </w:rPr>
      </w:pPr>
      <w:r w:rsidRPr="00FD4A4B">
        <w:rPr>
          <w:i/>
          <w:lang w:eastAsia="ja-JP"/>
        </w:rPr>
        <w:t>Requirement Description:</w:t>
      </w:r>
      <w:r w:rsidRPr="00FD4A4B">
        <w:rPr>
          <w:lang w:eastAsia="ja-JP"/>
        </w:rPr>
        <w:t xml:space="preserve"> The</w:t>
      </w:r>
      <w:r w:rsidRPr="00E32DBA">
        <w:t xml:space="preserve"> </w:t>
      </w:r>
      <w:r w:rsidRPr="00FD4A4B">
        <w:rPr>
          <w:lang w:eastAsia="ja-JP"/>
        </w:rPr>
        <w:t>system</w:t>
      </w:r>
      <w:r w:rsidRPr="00E32DBA">
        <w:t xml:space="preserve"> </w:t>
      </w:r>
      <w:r w:rsidRPr="00FD4A4B">
        <w:rPr>
          <w:lang w:eastAsia="ja-JP"/>
        </w:rPr>
        <w:t>shall</w:t>
      </w:r>
      <w:r w:rsidRPr="00E32DBA">
        <w:t xml:space="preserve"> </w:t>
      </w:r>
      <w:r w:rsidRPr="00FD4A4B">
        <w:rPr>
          <w:lang w:eastAsia="ja-JP"/>
        </w:rPr>
        <w:t>have</w:t>
      </w:r>
      <w:r w:rsidRPr="00E32DBA">
        <w:t xml:space="preserve"> </w:t>
      </w:r>
      <w:r w:rsidRPr="00FD4A4B">
        <w:rPr>
          <w:lang w:eastAsia="ja-JP"/>
        </w:rPr>
        <w:t>a</w:t>
      </w:r>
      <w:r w:rsidRPr="00E32DBA">
        <w:t xml:space="preserve"> </w:t>
      </w:r>
      <w:r w:rsidRPr="00FD4A4B">
        <w:rPr>
          <w:lang w:eastAsia="ja-JP"/>
        </w:rPr>
        <w:t>function</w:t>
      </w:r>
      <w:r w:rsidRPr="00E32DBA">
        <w:t xml:space="preserve"> </w:t>
      </w:r>
      <w:r w:rsidRPr="00FD4A4B">
        <w:rPr>
          <w:lang w:eastAsia="ja-JP"/>
        </w:rPr>
        <w:t>that</w:t>
      </w:r>
      <w:r w:rsidRPr="00E32DBA">
        <w:t xml:space="preserve"> </w:t>
      </w:r>
      <w:r w:rsidRPr="00FD4A4B">
        <w:rPr>
          <w:lang w:eastAsia="ja-JP"/>
        </w:rPr>
        <w:t>allows</w:t>
      </w:r>
      <w:r w:rsidRPr="00E32DBA">
        <w:t xml:space="preserve"> </w:t>
      </w:r>
      <w:r w:rsidRPr="00FD4A4B">
        <w:rPr>
          <w:lang w:eastAsia="ja-JP"/>
        </w:rPr>
        <w:t>a</w:t>
      </w:r>
      <w:r w:rsidRPr="00E32DBA">
        <w:t xml:space="preserve"> </w:t>
      </w:r>
      <w:r w:rsidRPr="00FD4A4B">
        <w:rPr>
          <w:lang w:eastAsia="ja-JP"/>
        </w:rPr>
        <w:t>signed</w:t>
      </w:r>
      <w:r w:rsidRPr="00E32DBA">
        <w:t xml:space="preserve"> </w:t>
      </w:r>
      <w:r w:rsidRPr="00FD4A4B">
        <w:rPr>
          <w:lang w:eastAsia="ja-JP"/>
        </w:rPr>
        <w:t>in</w:t>
      </w:r>
      <w:r w:rsidRPr="00E32DBA">
        <w:t xml:space="preserve"> </w:t>
      </w:r>
      <w:r w:rsidRPr="00FD4A4B">
        <w:rPr>
          <w:lang w:eastAsia="ja-JP"/>
        </w:rPr>
        <w:t>user</w:t>
      </w:r>
      <w:r w:rsidRPr="00E32DBA">
        <w:t xml:space="preserve"> </w:t>
      </w:r>
      <w:r w:rsidRPr="00FD4A4B">
        <w:rPr>
          <w:lang w:eastAsia="ja-JP"/>
        </w:rPr>
        <w:t>to</w:t>
      </w:r>
      <w:r w:rsidRPr="00E32DBA">
        <w:t xml:space="preserve"> </w:t>
      </w:r>
      <w:r w:rsidRPr="00FD4A4B">
        <w:rPr>
          <w:lang w:eastAsia="ja-JP"/>
        </w:rPr>
        <w:t>logout</w:t>
      </w:r>
      <w:r w:rsidRPr="00E32DBA">
        <w:t xml:space="preserve"> </w:t>
      </w:r>
      <w:r w:rsidRPr="00FD4A4B">
        <w:rPr>
          <w:lang w:eastAsia="ja-JP"/>
        </w:rPr>
        <w:t>at</w:t>
      </w:r>
      <w:r w:rsidRPr="00E32DBA">
        <w:t xml:space="preserve"> </w:t>
      </w:r>
      <w:r w:rsidRPr="00FD4A4B">
        <w:rPr>
          <w:lang w:eastAsia="ja-JP"/>
        </w:rPr>
        <w:t>any</w:t>
      </w:r>
      <w:r w:rsidRPr="00E32DBA">
        <w:t xml:space="preserve"> </w:t>
      </w:r>
      <w:r w:rsidRPr="00FD4A4B">
        <w:rPr>
          <w:lang w:eastAsia="ja-JP"/>
        </w:rPr>
        <w:t>time.</w:t>
      </w:r>
      <w:r w:rsidR="00D27308">
        <w:rPr>
          <w:lang w:eastAsia="ja-JP"/>
        </w:rPr>
        <w:t xml:space="preserve"> All processes under the logged in user ID shall be terminated on log out. The network product shall be able to continue to operate without interactive sessions.</w:t>
      </w:r>
    </w:p>
    <w:p w14:paraId="2898C31B" w14:textId="77777777" w:rsidR="00F9276A" w:rsidRPr="00FD4A4B" w:rsidRDefault="00D27308" w:rsidP="00D27308">
      <w:pPr>
        <w:rPr>
          <w:lang w:eastAsia="ja-JP"/>
        </w:rPr>
      </w:pPr>
      <w:r>
        <w:rPr>
          <w:lang w:eastAsia="ja-JP"/>
        </w:rPr>
        <w:t>Only for debugging purposes, processes under a logged in user ID may be allowed to continue to run after detaching the interactive session.</w:t>
      </w:r>
    </w:p>
    <w:p w14:paraId="0781AE1E" w14:textId="77777777" w:rsidR="00F9276A" w:rsidRPr="00FD4A4B" w:rsidRDefault="00961B82" w:rsidP="00F9276A">
      <w:pPr>
        <w:rPr>
          <w:lang w:eastAsia="zh-CN"/>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5.3.6, Information disclosure</w:t>
      </w:r>
    </w:p>
    <w:p w14:paraId="15015712" w14:textId="77777777" w:rsidR="00817DF1" w:rsidRPr="00FD4A4B" w:rsidRDefault="00817DF1" w:rsidP="00817DF1">
      <w:r w:rsidRPr="00FD4A4B">
        <w:rPr>
          <w:b/>
        </w:rPr>
        <w:t>Test Name</w:t>
      </w:r>
      <w:r w:rsidRPr="00FD4A4B">
        <w:t>: TC_</w:t>
      </w:r>
      <w:r w:rsidRPr="00FD4A4B">
        <w:rPr>
          <w:rFonts w:hint="eastAsia"/>
          <w:lang w:eastAsia="zh-CN"/>
        </w:rPr>
        <w:t>PROTECTING</w:t>
      </w:r>
      <w:r w:rsidRPr="00FD4A4B">
        <w:t>_</w:t>
      </w:r>
      <w:r w:rsidRPr="00FD4A4B">
        <w:rPr>
          <w:rFonts w:hint="eastAsia"/>
          <w:lang w:eastAsia="zh-CN"/>
        </w:rPr>
        <w:t>SESSION_LOGOUT</w:t>
      </w:r>
    </w:p>
    <w:p w14:paraId="6F75FA6B" w14:textId="77777777" w:rsidR="00817DF1" w:rsidRPr="00FD4A4B" w:rsidRDefault="00817DF1" w:rsidP="00DC3C3E">
      <w:pPr>
        <w:keepNext/>
        <w:keepLines/>
        <w:spacing w:before="180"/>
        <w:rPr>
          <w:b/>
          <w:lang w:eastAsia="zh-CN"/>
        </w:rPr>
      </w:pPr>
      <w:r w:rsidRPr="00FD4A4B">
        <w:rPr>
          <w:b/>
          <w:lang w:eastAsia="zh-CN"/>
        </w:rPr>
        <w:t>Purpose:</w:t>
      </w:r>
    </w:p>
    <w:p w14:paraId="1C14D382" w14:textId="77777777" w:rsidR="00817DF1" w:rsidRPr="00FD4A4B" w:rsidRDefault="00817DF1" w:rsidP="00817DF1">
      <w:r w:rsidRPr="00FD4A4B">
        <w:t>To ensure a</w:t>
      </w:r>
      <w:r w:rsidRPr="00E32DBA">
        <w:t xml:space="preserve"> </w:t>
      </w:r>
      <w:r w:rsidRPr="00FD4A4B">
        <w:t>signed</w:t>
      </w:r>
      <w:r w:rsidRPr="00E32DBA">
        <w:t xml:space="preserve"> </w:t>
      </w:r>
      <w:r w:rsidRPr="00FD4A4B">
        <w:t>in</w:t>
      </w:r>
      <w:r w:rsidRPr="00E32DBA">
        <w:t xml:space="preserve"> </w:t>
      </w:r>
      <w:r w:rsidRPr="00FD4A4B">
        <w:t>user</w:t>
      </w:r>
      <w:r w:rsidRPr="00E32DBA">
        <w:t xml:space="preserve"> </w:t>
      </w:r>
      <w:r w:rsidRPr="00FD4A4B">
        <w:rPr>
          <w:rFonts w:hint="eastAsia"/>
          <w:spacing w:val="-3"/>
          <w:lang w:eastAsia="zh-CN"/>
        </w:rPr>
        <w:t xml:space="preserve">can </w:t>
      </w:r>
      <w:r w:rsidRPr="00FD4A4B">
        <w:t>logout</w:t>
      </w:r>
      <w:r w:rsidRPr="00E32DBA">
        <w:t xml:space="preserve"> </w:t>
      </w:r>
      <w:r w:rsidRPr="00FD4A4B">
        <w:t>at</w:t>
      </w:r>
      <w:r w:rsidRPr="00E32DBA">
        <w:t xml:space="preserve"> </w:t>
      </w:r>
      <w:r w:rsidRPr="00FD4A4B">
        <w:t>any</w:t>
      </w:r>
      <w:r w:rsidRPr="00E32DBA">
        <w:t xml:space="preserve"> </w:t>
      </w:r>
      <w:r w:rsidRPr="00FD4A4B">
        <w:t>time.</w:t>
      </w:r>
    </w:p>
    <w:p w14:paraId="6602E6C9" w14:textId="77777777" w:rsidR="00817DF1" w:rsidRPr="00487792" w:rsidRDefault="00817DF1" w:rsidP="00487792">
      <w:pPr>
        <w:rPr>
          <w:b/>
          <w:bCs/>
          <w:lang w:eastAsia="zh-CN"/>
        </w:rPr>
      </w:pPr>
      <w:r w:rsidRPr="00487792">
        <w:rPr>
          <w:b/>
          <w:bCs/>
          <w:lang w:eastAsia="zh-CN"/>
        </w:rPr>
        <w:t>Procedure and execution steps:</w:t>
      </w:r>
    </w:p>
    <w:p w14:paraId="185C8E94" w14:textId="77777777" w:rsidR="00817DF1" w:rsidRPr="00FD4A4B" w:rsidRDefault="00817DF1" w:rsidP="00487792">
      <w:pPr>
        <w:rPr>
          <w:lang w:eastAsia="zh-CN"/>
        </w:rPr>
      </w:pPr>
      <w:r w:rsidRPr="00487792">
        <w:rPr>
          <w:b/>
          <w:bCs/>
          <w:lang w:eastAsia="zh-CN"/>
        </w:rPr>
        <w:t>Pre-Conditions:</w:t>
      </w:r>
    </w:p>
    <w:p w14:paraId="31D68A46" w14:textId="77777777" w:rsidR="00817DF1" w:rsidRPr="00FD4A4B" w:rsidRDefault="00817DF1" w:rsidP="009D1E7D">
      <w:pPr>
        <w:pStyle w:val="B1"/>
        <w:rPr>
          <w:lang w:eastAsia="zh-CN"/>
        </w:rPr>
      </w:pPr>
      <w:r w:rsidRPr="00FD4A4B">
        <w:rPr>
          <w:lang w:eastAsia="zh-CN"/>
        </w:rPr>
        <w:t>-</w:t>
      </w:r>
      <w:r w:rsidRPr="00FD4A4B">
        <w:rPr>
          <w:lang w:eastAsia="zh-CN"/>
        </w:rPr>
        <w:tab/>
      </w:r>
      <w:r w:rsidRPr="00FD4A4B">
        <w:rPr>
          <w:rFonts w:hint="eastAsia"/>
          <w:lang w:eastAsia="zh-CN"/>
        </w:rPr>
        <w:t xml:space="preserve">The </w:t>
      </w:r>
      <w:r w:rsidR="00A0243F" w:rsidRPr="00A0243F">
        <w:rPr>
          <w:lang w:eastAsia="zh-CN"/>
        </w:rPr>
        <w:t xml:space="preserve">vendor </w:t>
      </w:r>
      <w:r w:rsidRPr="00FD4A4B">
        <w:rPr>
          <w:rFonts w:hint="eastAsia"/>
          <w:lang w:eastAsia="zh-CN"/>
        </w:rPr>
        <w:t xml:space="preserve">shall declare that it has a </w:t>
      </w:r>
      <w:r w:rsidRPr="00FD4A4B">
        <w:rPr>
          <w:lang w:eastAsia="zh-CN"/>
        </w:rPr>
        <w:t>function that allows a signed in user to logout at any time</w:t>
      </w:r>
      <w:r w:rsidRPr="00FD4A4B">
        <w:rPr>
          <w:rFonts w:hint="eastAsia"/>
          <w:lang w:eastAsia="zh-CN"/>
        </w:rPr>
        <w:t>.</w:t>
      </w:r>
    </w:p>
    <w:p w14:paraId="0E83765A" w14:textId="77777777" w:rsidR="00817DF1" w:rsidRPr="00FD4A4B" w:rsidRDefault="00817DF1" w:rsidP="009D1E7D">
      <w:pPr>
        <w:pStyle w:val="B1"/>
        <w:rPr>
          <w:lang w:eastAsia="zh-CN"/>
        </w:rPr>
      </w:pPr>
      <w:r w:rsidRPr="00FD4A4B">
        <w:rPr>
          <w:lang w:eastAsia="zh-CN"/>
        </w:rPr>
        <w:t>-</w:t>
      </w:r>
      <w:r w:rsidRPr="00FD4A4B">
        <w:rPr>
          <w:lang w:eastAsia="zh-CN"/>
        </w:rPr>
        <w:tab/>
      </w:r>
      <w:r w:rsidRPr="00FD4A4B">
        <w:rPr>
          <w:rFonts w:hint="eastAsia"/>
          <w:lang w:eastAsia="zh-CN"/>
        </w:rPr>
        <w:t xml:space="preserve">The tester has privileges </w:t>
      </w:r>
      <w:r w:rsidR="00A709DA" w:rsidRPr="00747EEA">
        <w:rPr>
          <w:lang w:val="en-US" w:eastAsia="zh-CN"/>
        </w:rPr>
        <w:t xml:space="preserve">to </w:t>
      </w:r>
      <w:r w:rsidRPr="00FD4A4B">
        <w:rPr>
          <w:lang w:eastAsia="zh-CN"/>
        </w:rPr>
        <w:t>create</w:t>
      </w:r>
      <w:bookmarkStart w:id="234" w:name="OLE_LINK20"/>
      <w:bookmarkStart w:id="235" w:name="OLE_LINK21"/>
      <w:r w:rsidRPr="00FD4A4B">
        <w:rPr>
          <w:rFonts w:hint="eastAsia"/>
          <w:lang w:eastAsia="zh-CN"/>
        </w:rPr>
        <w:t xml:space="preserve"> a new account or use an existing account.</w:t>
      </w:r>
      <w:bookmarkEnd w:id="234"/>
      <w:bookmarkEnd w:id="235"/>
    </w:p>
    <w:p w14:paraId="646002C8" w14:textId="77777777" w:rsidR="00817DF1" w:rsidRPr="00FD4A4B" w:rsidRDefault="00817DF1" w:rsidP="00487792">
      <w:r w:rsidRPr="00487792">
        <w:rPr>
          <w:b/>
          <w:bCs/>
          <w:lang w:eastAsia="zh-CN"/>
        </w:rPr>
        <w:t>Execution Steps</w:t>
      </w:r>
      <w:r w:rsidR="009F6462" w:rsidRPr="00487792">
        <w:rPr>
          <w:b/>
          <w:bCs/>
          <w:lang w:eastAsia="zh-CN"/>
        </w:rPr>
        <w:t>:</w:t>
      </w:r>
    </w:p>
    <w:p w14:paraId="52579350" w14:textId="77777777" w:rsidR="00817DF1" w:rsidRPr="00FD4A4B" w:rsidRDefault="00817DF1" w:rsidP="009D1E7D">
      <w:pPr>
        <w:pStyle w:val="B1"/>
      </w:pPr>
      <w:r w:rsidRPr="00FD4A4B">
        <w:t>1)</w:t>
      </w:r>
      <w:r w:rsidRPr="00FD4A4B">
        <w:tab/>
        <w:t xml:space="preserve">The tester </w:t>
      </w:r>
      <w:r w:rsidRPr="00FD4A4B">
        <w:rPr>
          <w:rFonts w:hint="eastAsia"/>
          <w:lang w:eastAsia="zh-CN"/>
        </w:rPr>
        <w:t xml:space="preserve">creates a new </w:t>
      </w:r>
      <w:bookmarkStart w:id="236" w:name="OLE_LINK28"/>
      <w:bookmarkStart w:id="237" w:name="OLE_LINK29"/>
      <w:r w:rsidRPr="00FD4A4B">
        <w:rPr>
          <w:rFonts w:hint="eastAsia"/>
          <w:lang w:eastAsia="zh-CN"/>
        </w:rPr>
        <w:t>account</w:t>
      </w:r>
      <w:bookmarkEnd w:id="236"/>
      <w:bookmarkEnd w:id="237"/>
      <w:r w:rsidRPr="00FD4A4B">
        <w:rPr>
          <w:rFonts w:hint="eastAsia"/>
          <w:lang w:eastAsia="zh-CN"/>
        </w:rPr>
        <w:t xml:space="preserve">. </w:t>
      </w:r>
    </w:p>
    <w:p w14:paraId="04BB4A0B" w14:textId="77777777" w:rsidR="00817DF1" w:rsidRPr="00FD4A4B" w:rsidRDefault="00817DF1" w:rsidP="009D1E7D">
      <w:pPr>
        <w:pStyle w:val="B1"/>
      </w:pPr>
      <w:bookmarkStart w:id="238" w:name="OLE_LINK32"/>
      <w:bookmarkStart w:id="239" w:name="OLE_LINK33"/>
      <w:r w:rsidRPr="00FD4A4B">
        <w:rPr>
          <w:lang w:eastAsia="zh-CN"/>
        </w:rPr>
        <w:t>2)</w:t>
      </w:r>
      <w:r w:rsidRPr="00FD4A4B">
        <w:rPr>
          <w:lang w:eastAsia="zh-CN"/>
        </w:rPr>
        <w:tab/>
      </w:r>
      <w:r w:rsidRPr="00FD4A4B">
        <w:rPr>
          <w:rFonts w:hint="eastAsia"/>
          <w:lang w:eastAsia="zh-CN"/>
        </w:rPr>
        <w:t xml:space="preserve">The tester uses the new account or an existing account to </w:t>
      </w:r>
      <w:r w:rsidRPr="00FD4A4B">
        <w:t xml:space="preserve">log into </w:t>
      </w:r>
      <w:r w:rsidRPr="00FD4A4B">
        <w:rPr>
          <w:rFonts w:hint="eastAsia"/>
          <w:lang w:eastAsia="zh-CN"/>
        </w:rPr>
        <w:t>network product</w:t>
      </w:r>
      <w:r w:rsidRPr="00FD4A4B">
        <w:t>.</w:t>
      </w:r>
      <w:r w:rsidRPr="00FD4A4B">
        <w:rPr>
          <w:rFonts w:hint="eastAsia"/>
          <w:lang w:eastAsia="zh-CN"/>
        </w:rPr>
        <w:t xml:space="preserve"> After x </w:t>
      </w:r>
      <w:r w:rsidRPr="00FD4A4B">
        <w:rPr>
          <w:lang w:eastAsia="zh-CN"/>
        </w:rPr>
        <w:t>minutes</w:t>
      </w:r>
      <w:r w:rsidRPr="00FD4A4B">
        <w:rPr>
          <w:rFonts w:hint="eastAsia"/>
          <w:lang w:eastAsia="zh-CN"/>
        </w:rPr>
        <w:t xml:space="preserve"> t</w:t>
      </w:r>
      <w:r w:rsidRPr="00FD4A4B">
        <w:t>he tester</w:t>
      </w:r>
      <w:r w:rsidRPr="00FD4A4B">
        <w:rPr>
          <w:rFonts w:hint="eastAsia"/>
          <w:lang w:eastAsia="zh-CN"/>
        </w:rPr>
        <w:t xml:space="preserve"> tries to logout network product.</w:t>
      </w:r>
      <w:bookmarkEnd w:id="238"/>
      <w:bookmarkEnd w:id="239"/>
      <w:r w:rsidRPr="00FD4A4B">
        <w:rPr>
          <w:rFonts w:hint="eastAsia"/>
          <w:lang w:eastAsia="zh-CN"/>
        </w:rPr>
        <w:t xml:space="preserve"> </w:t>
      </w:r>
    </w:p>
    <w:p w14:paraId="201443A4" w14:textId="77777777" w:rsidR="00817DF1" w:rsidRPr="00E32DBA" w:rsidRDefault="00817DF1" w:rsidP="00E32DBA">
      <w:pPr>
        <w:pStyle w:val="NO"/>
      </w:pPr>
      <w:r w:rsidRPr="00E32DBA">
        <w:t>N</w:t>
      </w:r>
      <w:r w:rsidR="00E32DBA" w:rsidRPr="00E32DBA">
        <w:rPr>
          <w:rFonts w:hint="eastAsia"/>
        </w:rPr>
        <w:t>OTE</w:t>
      </w:r>
      <w:r w:rsidRPr="00E32DBA">
        <w:rPr>
          <w:rFonts w:hint="eastAsia"/>
        </w:rPr>
        <w:t xml:space="preserve">: </w:t>
      </w:r>
      <w:r w:rsidR="00D139CE" w:rsidRPr="00E32DBA">
        <w:tab/>
      </w:r>
      <w:r w:rsidRPr="00E32DBA">
        <w:rPr>
          <w:rFonts w:hint="eastAsia"/>
        </w:rPr>
        <w:t>The value of x can be arbitrarily set by the tester.</w:t>
      </w:r>
    </w:p>
    <w:p w14:paraId="4473B488" w14:textId="77777777" w:rsidR="00817DF1" w:rsidRPr="0047545F" w:rsidRDefault="00817DF1" w:rsidP="0047545F">
      <w:pPr>
        <w:rPr>
          <w:b/>
          <w:bCs/>
          <w:lang w:eastAsia="zh-CN"/>
        </w:rPr>
      </w:pPr>
      <w:r w:rsidRPr="0047545F">
        <w:rPr>
          <w:b/>
          <w:bCs/>
          <w:lang w:eastAsia="zh-CN"/>
        </w:rPr>
        <w:t>Expected Results:</w:t>
      </w:r>
    </w:p>
    <w:p w14:paraId="25E1A9F6" w14:textId="77777777" w:rsidR="00817DF1" w:rsidRPr="00FD4A4B" w:rsidRDefault="00817DF1" w:rsidP="00487792">
      <w:pPr>
        <w:rPr>
          <w:lang w:eastAsia="zh-CN"/>
        </w:rPr>
      </w:pPr>
      <w:r w:rsidRPr="00FD4A4B">
        <w:rPr>
          <w:lang w:eastAsia="zh-CN"/>
        </w:rPr>
        <w:t xml:space="preserve">The tester </w:t>
      </w:r>
      <w:r w:rsidRPr="00FD4A4B">
        <w:rPr>
          <w:rFonts w:hint="eastAsia"/>
          <w:lang w:eastAsia="zh-CN"/>
        </w:rPr>
        <w:t xml:space="preserve">can use a new account or an existing account to log into network product and </w:t>
      </w:r>
      <w:r w:rsidRPr="00FD4A4B">
        <w:rPr>
          <w:lang w:eastAsia="zh-CN"/>
        </w:rPr>
        <w:t xml:space="preserve">logout </w:t>
      </w:r>
      <w:r w:rsidRPr="00FD4A4B">
        <w:rPr>
          <w:rFonts w:hint="eastAsia"/>
          <w:lang w:eastAsia="zh-CN"/>
        </w:rPr>
        <w:t>network product a</w:t>
      </w:r>
      <w:r w:rsidRPr="00FD4A4B">
        <w:rPr>
          <w:lang w:eastAsia="zh-CN"/>
        </w:rPr>
        <w:t>fter x minutes.</w:t>
      </w:r>
      <w:r w:rsidRPr="00FD4A4B">
        <w:rPr>
          <w:rFonts w:hint="eastAsia"/>
          <w:lang w:eastAsia="zh-CN"/>
        </w:rPr>
        <w:t xml:space="preserve"> </w:t>
      </w:r>
    </w:p>
    <w:p w14:paraId="5D421310" w14:textId="77777777" w:rsidR="00817DF1" w:rsidRPr="0047545F" w:rsidRDefault="00817DF1" w:rsidP="0047545F">
      <w:pPr>
        <w:rPr>
          <w:b/>
          <w:bCs/>
          <w:lang w:eastAsia="zh-CN"/>
        </w:rPr>
      </w:pPr>
      <w:r w:rsidRPr="0047545F">
        <w:rPr>
          <w:b/>
          <w:bCs/>
          <w:lang w:eastAsia="zh-CN"/>
        </w:rPr>
        <w:t xml:space="preserve">Expected format of evidence: </w:t>
      </w:r>
    </w:p>
    <w:p w14:paraId="4AE23EB4" w14:textId="77777777" w:rsidR="00817DF1" w:rsidRPr="00FD4A4B" w:rsidRDefault="00817DF1" w:rsidP="00487792">
      <w:r w:rsidRPr="00FD4A4B">
        <w:t>Settings</w:t>
      </w:r>
      <w:r w:rsidRPr="00FD4A4B">
        <w:rPr>
          <w:rFonts w:hint="eastAsia"/>
          <w:lang w:eastAsia="zh-CN"/>
        </w:rPr>
        <w:t xml:space="preserve">, </w:t>
      </w:r>
      <w:r w:rsidRPr="00FD4A4B">
        <w:t xml:space="preserve">and configurations used </w:t>
      </w:r>
    </w:p>
    <w:p w14:paraId="648C5CD3" w14:textId="77777777" w:rsidR="00F9276A" w:rsidRPr="00FD4A4B" w:rsidRDefault="000E530A" w:rsidP="006D5002">
      <w:pPr>
        <w:pStyle w:val="Heading5"/>
      </w:pPr>
      <w:bookmarkStart w:id="240" w:name="_CR4_2_3_5_2"/>
      <w:bookmarkStart w:id="241" w:name="_Toc19542392"/>
      <w:bookmarkStart w:id="242" w:name="_Toc35348394"/>
      <w:bookmarkStart w:id="243" w:name="_Toc224924976"/>
      <w:bookmarkEnd w:id="240"/>
      <w:r w:rsidRPr="00907F75">
        <w:t>4</w:t>
      </w:r>
      <w:r w:rsidR="00F9276A" w:rsidRPr="00FD4A4B">
        <w:t>.2.3.5.2</w:t>
      </w:r>
      <w:r w:rsidR="00F9276A" w:rsidRPr="00FD4A4B">
        <w:tab/>
        <w:t>Protecting sessions – Inactivity timeout</w:t>
      </w:r>
      <w:bookmarkEnd w:id="241"/>
      <w:bookmarkEnd w:id="242"/>
      <w:bookmarkEnd w:id="243"/>
    </w:p>
    <w:p w14:paraId="77D1F7E5" w14:textId="77777777" w:rsidR="00F9276A" w:rsidRPr="00FD4A4B" w:rsidRDefault="00F9276A" w:rsidP="006D5002">
      <w:pPr>
        <w:rPr>
          <w:lang w:eastAsia="ja-JP"/>
        </w:rPr>
      </w:pPr>
      <w:r w:rsidRPr="00FD4A4B">
        <w:rPr>
          <w:i/>
          <w:lang w:eastAsia="ja-JP"/>
        </w:rPr>
        <w:t>Requirement Name</w:t>
      </w:r>
      <w:r w:rsidRPr="00FD4A4B">
        <w:rPr>
          <w:lang w:eastAsia="ja-JP"/>
        </w:rPr>
        <w:t>: Protecting sessions – inactivity timeout</w:t>
      </w:r>
    </w:p>
    <w:p w14:paraId="4D2005F3" w14:textId="77777777" w:rsidR="00447216" w:rsidRDefault="00447216" w:rsidP="00D139CE">
      <w:pPr>
        <w:rPr>
          <w:i/>
          <w:lang w:eastAsia="ja-JP"/>
        </w:rPr>
      </w:pPr>
      <w:r w:rsidRPr="00447216">
        <w:rPr>
          <w:i/>
          <w:lang w:eastAsia="ja-JP"/>
        </w:rPr>
        <w:t xml:space="preserve">Requirement Reference: </w:t>
      </w:r>
      <w:r w:rsidRPr="00447216">
        <w:rPr>
          <w:iCs/>
          <w:lang w:eastAsia="ja-JP"/>
        </w:rPr>
        <w:t>In accordance with industry best practice</w:t>
      </w:r>
    </w:p>
    <w:p w14:paraId="60911B8F" w14:textId="77777777" w:rsidR="002A610A" w:rsidRPr="00FD4A4B" w:rsidRDefault="00F9276A" w:rsidP="00D139CE">
      <w:pPr>
        <w:rPr>
          <w:lang w:eastAsia="ja-JP"/>
        </w:rPr>
      </w:pPr>
      <w:r w:rsidRPr="00FD4A4B">
        <w:rPr>
          <w:i/>
          <w:lang w:eastAsia="ja-JP"/>
        </w:rPr>
        <w:t>Requirement Description:</w:t>
      </w:r>
      <w:r w:rsidRPr="00FD4A4B">
        <w:rPr>
          <w:lang w:eastAsia="ja-JP"/>
        </w:rPr>
        <w:t xml:space="preserve"> An</w:t>
      </w:r>
      <w:r w:rsidRPr="00FD4A4B">
        <w:rPr>
          <w:spacing w:val="2"/>
          <w:lang w:eastAsia="ja-JP"/>
        </w:rPr>
        <w:t xml:space="preserve"> </w:t>
      </w:r>
      <w:r w:rsidR="00D43B8A" w:rsidRPr="00D43B8A">
        <w:rPr>
          <w:spacing w:val="2"/>
          <w:lang w:eastAsia="ja-JP"/>
        </w:rPr>
        <w:t xml:space="preserve">O&amp;M </w:t>
      </w:r>
      <w:r w:rsidRPr="00FD4A4B">
        <w:rPr>
          <w:spacing w:val="2"/>
          <w:lang w:eastAsia="ja-JP"/>
        </w:rPr>
        <w:t xml:space="preserve">user interactive </w:t>
      </w:r>
      <w:r w:rsidRPr="00FD4A4B">
        <w:rPr>
          <w:spacing w:val="1"/>
          <w:lang w:eastAsia="ja-JP"/>
        </w:rPr>
        <w:t>sessio</w:t>
      </w:r>
      <w:r w:rsidRPr="00FD4A4B">
        <w:rPr>
          <w:lang w:eastAsia="ja-JP"/>
        </w:rPr>
        <w:t>n</w:t>
      </w:r>
      <w:r w:rsidRPr="00E32DBA">
        <w:t xml:space="preserve"> </w:t>
      </w:r>
      <w:r w:rsidRPr="00FD4A4B">
        <w:rPr>
          <w:spacing w:val="1"/>
          <w:lang w:eastAsia="ja-JP"/>
        </w:rPr>
        <w:t>shall</w:t>
      </w:r>
      <w:r w:rsidRPr="00FD4A4B">
        <w:rPr>
          <w:lang w:eastAsia="ja-JP"/>
        </w:rPr>
        <w:t xml:space="preserve"> </w:t>
      </w:r>
      <w:r w:rsidRPr="00FD4A4B">
        <w:rPr>
          <w:spacing w:val="1"/>
          <w:lang w:eastAsia="ja-JP"/>
        </w:rPr>
        <w:t>b</w:t>
      </w:r>
      <w:r w:rsidRPr="00FD4A4B">
        <w:rPr>
          <w:lang w:eastAsia="ja-JP"/>
        </w:rPr>
        <w:t>e</w:t>
      </w:r>
      <w:r w:rsidRPr="00FD4A4B">
        <w:rPr>
          <w:spacing w:val="1"/>
          <w:lang w:eastAsia="ja-JP"/>
        </w:rPr>
        <w:t xml:space="preserve"> terminate</w:t>
      </w:r>
      <w:r w:rsidRPr="00FD4A4B">
        <w:rPr>
          <w:lang w:eastAsia="ja-JP"/>
        </w:rPr>
        <w:t>d</w:t>
      </w:r>
      <w:r w:rsidRPr="00E32DBA">
        <w:t xml:space="preserve"> </w:t>
      </w:r>
      <w:r w:rsidRPr="00FD4A4B">
        <w:rPr>
          <w:spacing w:val="1"/>
          <w:lang w:eastAsia="ja-JP"/>
        </w:rPr>
        <w:t>automaticall</w:t>
      </w:r>
      <w:r w:rsidRPr="00FD4A4B">
        <w:rPr>
          <w:lang w:eastAsia="ja-JP"/>
        </w:rPr>
        <w:t>y</w:t>
      </w:r>
      <w:r w:rsidRPr="00E32DBA">
        <w:t xml:space="preserve"> </w:t>
      </w:r>
      <w:r w:rsidRPr="00FD4A4B">
        <w:rPr>
          <w:spacing w:val="1"/>
          <w:lang w:eastAsia="ja-JP"/>
        </w:rPr>
        <w:t>afte</w:t>
      </w:r>
      <w:r w:rsidRPr="00FD4A4B">
        <w:rPr>
          <w:lang w:eastAsia="ja-JP"/>
        </w:rPr>
        <w:t>r</w:t>
      </w:r>
      <w:r w:rsidRPr="00E32DBA">
        <w:t xml:space="preserve"> </w:t>
      </w:r>
      <w:r w:rsidRPr="00FD4A4B">
        <w:rPr>
          <w:lang w:eastAsia="ja-JP"/>
        </w:rPr>
        <w:t>a</w:t>
      </w:r>
      <w:r w:rsidRPr="00FD4A4B">
        <w:rPr>
          <w:spacing w:val="2"/>
          <w:lang w:eastAsia="ja-JP"/>
        </w:rPr>
        <w:t xml:space="preserve"> </w:t>
      </w:r>
      <w:r w:rsidRPr="00FD4A4B">
        <w:rPr>
          <w:spacing w:val="1"/>
          <w:lang w:eastAsia="ja-JP"/>
        </w:rPr>
        <w:t>specifie</w:t>
      </w:r>
      <w:r w:rsidRPr="00FD4A4B">
        <w:rPr>
          <w:lang w:eastAsia="ja-JP"/>
        </w:rPr>
        <w:t xml:space="preserve">d </w:t>
      </w:r>
      <w:r w:rsidRPr="00FD4A4B">
        <w:rPr>
          <w:spacing w:val="1"/>
          <w:lang w:eastAsia="ja-JP"/>
        </w:rPr>
        <w:t>period</w:t>
      </w:r>
      <w:r w:rsidRPr="00FD4A4B">
        <w:rPr>
          <w:lang w:eastAsia="ja-JP"/>
        </w:rPr>
        <w:t xml:space="preserve"> </w:t>
      </w:r>
      <w:r w:rsidRPr="00FD4A4B">
        <w:rPr>
          <w:spacing w:val="1"/>
          <w:lang w:eastAsia="ja-JP"/>
        </w:rPr>
        <w:t>o</w:t>
      </w:r>
      <w:r w:rsidRPr="00FD4A4B">
        <w:rPr>
          <w:lang w:eastAsia="ja-JP"/>
        </w:rPr>
        <w:t>f</w:t>
      </w:r>
      <w:r w:rsidRPr="00FD4A4B">
        <w:rPr>
          <w:spacing w:val="1"/>
          <w:lang w:eastAsia="ja-JP"/>
        </w:rPr>
        <w:t xml:space="preserve"> inactivity</w:t>
      </w:r>
      <w:r w:rsidRPr="00FD4A4B">
        <w:rPr>
          <w:lang w:eastAsia="ja-JP"/>
        </w:rPr>
        <w:t>. It shall be possible to configure an inactivity time-out period</w:t>
      </w:r>
      <w:r w:rsidR="00FB0252" w:rsidRPr="00FD4A4B">
        <w:rPr>
          <w:lang w:eastAsia="ja-JP"/>
        </w:rPr>
        <w:t>.</w:t>
      </w:r>
    </w:p>
    <w:p w14:paraId="39DB2673" w14:textId="77777777" w:rsidR="002A610A" w:rsidRDefault="002A610A" w:rsidP="00FB0252">
      <w:pPr>
        <w:pStyle w:val="NO"/>
        <w:rPr>
          <w:lang w:eastAsia="ja-JP"/>
        </w:rPr>
      </w:pPr>
      <w:r w:rsidRPr="00A00691">
        <w:rPr>
          <w:caps/>
          <w:lang w:eastAsia="ja-JP"/>
        </w:rPr>
        <w:t>Note</w:t>
      </w:r>
      <w:r w:rsidRPr="00FD4A4B">
        <w:rPr>
          <w:lang w:eastAsia="ja-JP"/>
        </w:rPr>
        <w:t xml:space="preserve">: </w:t>
      </w:r>
      <w:r w:rsidR="00A00691">
        <w:rPr>
          <w:lang w:eastAsia="ja-JP"/>
        </w:rPr>
        <w:tab/>
      </w:r>
      <w:r w:rsidR="00FB0252" w:rsidRPr="00FD4A4B">
        <w:rPr>
          <w:lang w:eastAsia="ja-JP"/>
        </w:rPr>
        <w:t xml:space="preserve">The </w:t>
      </w:r>
      <w:r w:rsidRPr="00FD4A4B">
        <w:rPr>
          <w:lang w:eastAsia="ja-JP"/>
        </w:rPr>
        <w:t>kind of activity required to reset the timeout timer</w:t>
      </w:r>
      <w:r w:rsidR="00FB0252" w:rsidRPr="00FD4A4B">
        <w:rPr>
          <w:lang w:eastAsia="ja-JP"/>
        </w:rPr>
        <w:t xml:space="preserve"> depends on the type of user session</w:t>
      </w:r>
      <w:r w:rsidRPr="00FD4A4B">
        <w:rPr>
          <w:lang w:eastAsia="ja-JP"/>
        </w:rPr>
        <w:t>.</w:t>
      </w:r>
    </w:p>
    <w:p w14:paraId="275EDA07" w14:textId="77777777" w:rsidR="00120A14" w:rsidRPr="00FD4A4B" w:rsidRDefault="00120A14" w:rsidP="00120A14">
      <w:r w:rsidRPr="00120A14">
        <w:rPr>
          <w:i/>
          <w:iCs/>
        </w:rPr>
        <w:t>Threat References</w:t>
      </w:r>
      <w:r w:rsidRPr="00120A14">
        <w:t>: TR 33.926 [4], clause 5.3.6, Information disclosure</w:t>
      </w:r>
    </w:p>
    <w:p w14:paraId="7CDF069F" w14:textId="77777777" w:rsidR="002A610A" w:rsidRPr="00FD4A4B" w:rsidRDefault="002A610A" w:rsidP="002A610A">
      <w:r w:rsidRPr="00FD4A4B">
        <w:rPr>
          <w:b/>
        </w:rPr>
        <w:t>Test Name</w:t>
      </w:r>
      <w:r w:rsidRPr="009F6462">
        <w:rPr>
          <w:b/>
        </w:rPr>
        <w:t>:</w:t>
      </w:r>
      <w:r w:rsidRPr="00FD4A4B">
        <w:t xml:space="preserve"> TC_</w:t>
      </w:r>
      <w:r w:rsidRPr="00FD4A4B">
        <w:rPr>
          <w:rFonts w:hint="eastAsia"/>
          <w:lang w:eastAsia="zh-CN"/>
        </w:rPr>
        <w:t>PROTECTING</w:t>
      </w:r>
      <w:r w:rsidRPr="00FD4A4B">
        <w:t>_</w:t>
      </w:r>
      <w:r w:rsidRPr="00FD4A4B">
        <w:rPr>
          <w:rFonts w:hint="eastAsia"/>
          <w:lang w:eastAsia="zh-CN"/>
        </w:rPr>
        <w:t>SESSION_</w:t>
      </w:r>
      <w:r w:rsidR="00BF7F4D" w:rsidRPr="00FD4A4B">
        <w:rPr>
          <w:rFonts w:hint="eastAsia"/>
          <w:lang w:eastAsia="zh-CN"/>
        </w:rPr>
        <w:t>INAC</w:t>
      </w:r>
      <w:r w:rsidR="00BF7F4D">
        <w:rPr>
          <w:lang w:eastAsia="zh-CN"/>
        </w:rPr>
        <w:t>_</w:t>
      </w:r>
      <w:r w:rsidRPr="00FD4A4B">
        <w:rPr>
          <w:rFonts w:hint="eastAsia"/>
          <w:lang w:eastAsia="zh-CN"/>
        </w:rPr>
        <w:t>TIMEOUT</w:t>
      </w:r>
    </w:p>
    <w:p w14:paraId="130DF7ED" w14:textId="77777777" w:rsidR="002A610A" w:rsidRPr="00BF7F4D" w:rsidRDefault="002A610A" w:rsidP="00BF7F4D">
      <w:pPr>
        <w:rPr>
          <w:b/>
          <w:bCs/>
          <w:lang w:eastAsia="zh-CN"/>
        </w:rPr>
      </w:pPr>
      <w:r w:rsidRPr="00BF7F4D">
        <w:rPr>
          <w:b/>
          <w:bCs/>
          <w:lang w:eastAsia="zh-CN"/>
        </w:rPr>
        <w:t>Purpose:</w:t>
      </w:r>
    </w:p>
    <w:p w14:paraId="19ED03CF" w14:textId="77777777" w:rsidR="002A610A" w:rsidRPr="00FD4A4B" w:rsidRDefault="002A610A" w:rsidP="002A610A">
      <w:pPr>
        <w:rPr>
          <w:lang w:eastAsia="zh-CN"/>
        </w:rPr>
      </w:pPr>
      <w:r w:rsidRPr="00FD4A4B">
        <w:t xml:space="preserve">To ensure </w:t>
      </w:r>
      <w:r w:rsidRPr="00FD4A4B">
        <w:rPr>
          <w:rFonts w:hint="eastAsia"/>
          <w:lang w:eastAsia="zh-CN"/>
        </w:rPr>
        <w:t xml:space="preserve">an </w:t>
      </w:r>
      <w:r w:rsidR="00D43B8A" w:rsidRPr="00D43B8A">
        <w:rPr>
          <w:lang w:eastAsia="zh-CN"/>
        </w:rPr>
        <w:t xml:space="preserve">O&amp;M </w:t>
      </w:r>
      <w:r w:rsidRPr="00FD4A4B">
        <w:rPr>
          <w:rFonts w:hint="eastAsia"/>
          <w:lang w:eastAsia="zh-CN"/>
        </w:rPr>
        <w:t>user interactive session shall be terminated at inactivity timeout</w:t>
      </w:r>
      <w:r w:rsidRPr="00FD4A4B">
        <w:t>.</w:t>
      </w:r>
    </w:p>
    <w:p w14:paraId="34B7E555" w14:textId="77777777" w:rsidR="002A610A" w:rsidRPr="00BF7F4D" w:rsidRDefault="002A610A" w:rsidP="00BF7F4D">
      <w:pPr>
        <w:rPr>
          <w:b/>
          <w:bCs/>
          <w:lang w:eastAsia="zh-CN"/>
        </w:rPr>
      </w:pPr>
      <w:r w:rsidRPr="00BF7F4D">
        <w:rPr>
          <w:b/>
          <w:bCs/>
          <w:lang w:eastAsia="zh-CN"/>
        </w:rPr>
        <w:t>Procedure and execution steps:</w:t>
      </w:r>
    </w:p>
    <w:p w14:paraId="0DE5AC26" w14:textId="77777777" w:rsidR="002A610A" w:rsidRPr="00BF7F4D" w:rsidRDefault="002A610A" w:rsidP="00BF7F4D">
      <w:pPr>
        <w:rPr>
          <w:b/>
          <w:bCs/>
          <w:lang w:eastAsia="zh-CN"/>
        </w:rPr>
      </w:pPr>
      <w:r w:rsidRPr="00BF7F4D">
        <w:rPr>
          <w:b/>
          <w:bCs/>
          <w:lang w:eastAsia="zh-CN"/>
        </w:rPr>
        <w:t>Pre-Conditions:</w:t>
      </w:r>
    </w:p>
    <w:p w14:paraId="3F09DF1C" w14:textId="77777777" w:rsidR="002A610A" w:rsidRPr="00FD4A4B" w:rsidRDefault="002A610A" w:rsidP="009D1E7D">
      <w:pPr>
        <w:pStyle w:val="B1"/>
        <w:rPr>
          <w:lang w:eastAsia="zh-CN"/>
        </w:rPr>
      </w:pPr>
      <w:r w:rsidRPr="00FD4A4B">
        <w:rPr>
          <w:lang w:eastAsia="zh-CN"/>
        </w:rPr>
        <w:t>-</w:t>
      </w:r>
      <w:r w:rsidRPr="00FD4A4B">
        <w:rPr>
          <w:lang w:eastAsia="zh-CN"/>
        </w:rPr>
        <w:tab/>
      </w:r>
      <w:r w:rsidRPr="00FD4A4B">
        <w:rPr>
          <w:rFonts w:hint="eastAsia"/>
          <w:lang w:eastAsia="zh-CN"/>
        </w:rPr>
        <w:t xml:space="preserve">The tester has privileges </w:t>
      </w:r>
      <w:r w:rsidR="00A709DA" w:rsidRPr="00747EEA">
        <w:rPr>
          <w:lang w:val="en-US" w:eastAsia="zh-CN"/>
        </w:rPr>
        <w:t xml:space="preserve">to </w:t>
      </w:r>
      <w:r w:rsidRPr="00FD4A4B">
        <w:rPr>
          <w:lang w:eastAsia="zh-CN"/>
        </w:rPr>
        <w:t>create</w:t>
      </w:r>
      <w:r w:rsidRPr="00FD4A4B">
        <w:rPr>
          <w:rFonts w:hint="eastAsia"/>
          <w:lang w:eastAsia="zh-CN"/>
        </w:rPr>
        <w:t xml:space="preserve"> an </w:t>
      </w:r>
      <w:r w:rsidR="00D43B8A" w:rsidRPr="00D43B8A">
        <w:rPr>
          <w:lang w:eastAsia="zh-CN"/>
        </w:rPr>
        <w:t xml:space="preserve">O&amp;M </w:t>
      </w:r>
      <w:r w:rsidRPr="00FD4A4B">
        <w:rPr>
          <w:rFonts w:hint="eastAsia"/>
          <w:lang w:eastAsia="zh-CN"/>
        </w:rPr>
        <w:t>user interactive session.</w:t>
      </w:r>
    </w:p>
    <w:p w14:paraId="78C0FC93" w14:textId="77777777" w:rsidR="002A610A" w:rsidRPr="00FD4A4B" w:rsidRDefault="002A610A" w:rsidP="009D1E7D">
      <w:pPr>
        <w:pStyle w:val="B1"/>
        <w:rPr>
          <w:lang w:eastAsia="zh-CN"/>
        </w:rPr>
      </w:pPr>
      <w:r w:rsidRPr="00FD4A4B">
        <w:rPr>
          <w:lang w:eastAsia="zh-CN"/>
        </w:rPr>
        <w:t>-</w:t>
      </w:r>
      <w:r w:rsidRPr="00FD4A4B">
        <w:rPr>
          <w:lang w:eastAsia="zh-CN"/>
        </w:rPr>
        <w:tab/>
      </w:r>
      <w:r w:rsidRPr="00FD4A4B">
        <w:rPr>
          <w:rFonts w:hint="eastAsia"/>
          <w:lang w:eastAsia="zh-CN"/>
        </w:rPr>
        <w:t xml:space="preserve">The tester has privileges </w:t>
      </w:r>
      <w:r w:rsidR="00A709DA" w:rsidRPr="00747EEA">
        <w:rPr>
          <w:lang w:val="en-US" w:eastAsia="zh-CN"/>
        </w:rPr>
        <w:t xml:space="preserve">to </w:t>
      </w:r>
      <w:r w:rsidRPr="00FD4A4B">
        <w:rPr>
          <w:spacing w:val="-4"/>
        </w:rPr>
        <w:t>configure</w:t>
      </w:r>
      <w:r w:rsidRPr="00FD4A4B">
        <w:rPr>
          <w:rFonts w:hint="eastAsia"/>
          <w:spacing w:val="-4"/>
          <w:lang w:eastAsia="zh-CN"/>
        </w:rPr>
        <w:t xml:space="preserve"> the</w:t>
      </w:r>
      <w:r w:rsidRPr="00FD4A4B">
        <w:rPr>
          <w:spacing w:val="-4"/>
        </w:rPr>
        <w:t xml:space="preserve"> inactivity time-out period for user</w:t>
      </w:r>
      <w:r w:rsidRPr="00FD4A4B">
        <w:rPr>
          <w:rFonts w:hint="eastAsia"/>
          <w:spacing w:val="-4"/>
          <w:lang w:eastAsia="zh-CN"/>
        </w:rPr>
        <w:t xml:space="preserve"> </w:t>
      </w:r>
      <w:r w:rsidRPr="00FD4A4B">
        <w:rPr>
          <w:spacing w:val="2"/>
        </w:rPr>
        <w:t xml:space="preserve">interactive </w:t>
      </w:r>
      <w:r w:rsidRPr="00FD4A4B">
        <w:rPr>
          <w:spacing w:val="1"/>
        </w:rPr>
        <w:t>sessio</w:t>
      </w:r>
      <w:r w:rsidRPr="00FD4A4B">
        <w:t>n</w:t>
      </w:r>
      <w:r w:rsidRPr="00FD4A4B">
        <w:rPr>
          <w:rFonts w:hint="eastAsia"/>
          <w:spacing w:val="-4"/>
          <w:lang w:eastAsia="zh-CN"/>
        </w:rPr>
        <w:t>.</w:t>
      </w:r>
    </w:p>
    <w:p w14:paraId="1EA69794" w14:textId="77777777" w:rsidR="002A610A" w:rsidRPr="00FD4A4B" w:rsidRDefault="002A610A" w:rsidP="009D1E7D">
      <w:pPr>
        <w:pStyle w:val="B1"/>
        <w:rPr>
          <w:lang w:eastAsia="zh-CN"/>
        </w:rPr>
      </w:pPr>
      <w:r w:rsidRPr="00FD4A4B">
        <w:rPr>
          <w:lang w:eastAsia="zh-CN"/>
        </w:rPr>
        <w:t>-</w:t>
      </w:r>
      <w:r w:rsidRPr="00FD4A4B">
        <w:rPr>
          <w:lang w:eastAsia="zh-CN"/>
        </w:rPr>
        <w:tab/>
        <w:t>S</w:t>
      </w:r>
      <w:r w:rsidRPr="00FD4A4B">
        <w:rPr>
          <w:rFonts w:hint="eastAsia"/>
          <w:lang w:eastAsia="zh-CN"/>
        </w:rPr>
        <w:t>ession log should be enabled.</w:t>
      </w:r>
    </w:p>
    <w:p w14:paraId="7811CC20" w14:textId="77777777" w:rsidR="002A610A" w:rsidRPr="00BF7F4D" w:rsidRDefault="002A610A" w:rsidP="00BF7F4D">
      <w:pPr>
        <w:rPr>
          <w:b/>
          <w:bCs/>
          <w:lang w:eastAsia="zh-CN"/>
        </w:rPr>
      </w:pPr>
      <w:r w:rsidRPr="00BF7F4D">
        <w:rPr>
          <w:b/>
          <w:bCs/>
          <w:lang w:eastAsia="zh-CN"/>
        </w:rPr>
        <w:t>Execution Steps</w:t>
      </w:r>
    </w:p>
    <w:p w14:paraId="5DD0CCC7" w14:textId="77777777" w:rsidR="002A610A" w:rsidRPr="00FD4A4B" w:rsidRDefault="002A610A" w:rsidP="009D1E7D">
      <w:pPr>
        <w:pStyle w:val="B1"/>
      </w:pPr>
      <w:bookmarkStart w:id="244" w:name="OLE_LINK26"/>
      <w:bookmarkStart w:id="245" w:name="OLE_LINK27"/>
      <w:bookmarkStart w:id="246" w:name="OLE_LINK52"/>
      <w:r w:rsidRPr="00FD4A4B">
        <w:rPr>
          <w:lang w:eastAsia="zh-CN"/>
        </w:rPr>
        <w:t>1.</w:t>
      </w:r>
      <w:r w:rsidRPr="00FD4A4B">
        <w:rPr>
          <w:lang w:eastAsia="zh-CN"/>
        </w:rPr>
        <w:tab/>
      </w:r>
      <w:r w:rsidRPr="00FD4A4B">
        <w:rPr>
          <w:rFonts w:hint="eastAsia"/>
          <w:lang w:eastAsia="zh-CN"/>
        </w:rPr>
        <w:t>The tester</w:t>
      </w:r>
      <w:bookmarkStart w:id="247" w:name="OLE_LINK69"/>
      <w:bookmarkStart w:id="248" w:name="OLE_LINK70"/>
      <w:r w:rsidRPr="00FD4A4B">
        <w:rPr>
          <w:rFonts w:hint="eastAsia"/>
          <w:lang w:eastAsia="zh-CN"/>
        </w:rPr>
        <w:t xml:space="preserve"> </w:t>
      </w:r>
      <w:bookmarkEnd w:id="244"/>
      <w:bookmarkEnd w:id="245"/>
      <w:r w:rsidRPr="00FD4A4B">
        <w:rPr>
          <w:lang w:eastAsia="zh-CN"/>
        </w:rPr>
        <w:t>create</w:t>
      </w:r>
      <w:r w:rsidRPr="00FD4A4B">
        <w:rPr>
          <w:rFonts w:hint="eastAsia"/>
          <w:lang w:eastAsia="zh-CN"/>
        </w:rPr>
        <w:t xml:space="preserve">s </w:t>
      </w:r>
      <w:bookmarkStart w:id="249" w:name="OLE_LINK30"/>
      <w:r w:rsidR="00D43B8A" w:rsidRPr="00D43B8A">
        <w:rPr>
          <w:lang w:eastAsia="zh-CN"/>
        </w:rPr>
        <w:t xml:space="preserve">O&amp;M </w:t>
      </w:r>
      <w:r w:rsidRPr="00FD4A4B">
        <w:rPr>
          <w:rFonts w:hint="eastAsia"/>
          <w:lang w:eastAsia="zh-CN"/>
        </w:rPr>
        <w:t>user A interaction session</w:t>
      </w:r>
      <w:bookmarkEnd w:id="247"/>
      <w:bookmarkEnd w:id="248"/>
      <w:bookmarkEnd w:id="249"/>
      <w:r w:rsidRPr="00FD4A4B">
        <w:rPr>
          <w:rFonts w:hint="eastAsia"/>
          <w:lang w:eastAsia="zh-CN"/>
        </w:rPr>
        <w:t>.</w:t>
      </w:r>
    </w:p>
    <w:p w14:paraId="2E4CD086" w14:textId="77777777" w:rsidR="002A610A" w:rsidRPr="00FD4A4B" w:rsidRDefault="002A610A" w:rsidP="009D1E7D">
      <w:pPr>
        <w:pStyle w:val="B1"/>
      </w:pPr>
      <w:bookmarkStart w:id="250" w:name="OLE_LINK15"/>
      <w:bookmarkStart w:id="251" w:name="OLE_LINK71"/>
      <w:bookmarkEnd w:id="246"/>
      <w:r w:rsidRPr="00FD4A4B">
        <w:rPr>
          <w:lang w:eastAsia="zh-CN"/>
        </w:rPr>
        <w:t>2.</w:t>
      </w:r>
      <w:r w:rsidRPr="00FD4A4B">
        <w:rPr>
          <w:lang w:eastAsia="zh-CN"/>
        </w:rPr>
        <w:tab/>
      </w:r>
      <w:r w:rsidRPr="00FD4A4B">
        <w:rPr>
          <w:rFonts w:hint="eastAsia"/>
          <w:lang w:eastAsia="zh-CN"/>
        </w:rPr>
        <w:t xml:space="preserve">The tester </w:t>
      </w:r>
      <w:r w:rsidRPr="00FD4A4B">
        <w:rPr>
          <w:lang w:eastAsia="zh-CN"/>
        </w:rPr>
        <w:t>configures</w:t>
      </w:r>
      <w:r w:rsidRPr="00FD4A4B">
        <w:rPr>
          <w:rFonts w:hint="eastAsia"/>
          <w:lang w:eastAsia="zh-CN"/>
        </w:rPr>
        <w:t xml:space="preserve"> the inactivity time-out period for user A to</w:t>
      </w:r>
      <w:bookmarkStart w:id="252" w:name="OLE_LINK63"/>
      <w:bookmarkStart w:id="253" w:name="OLE_LINK64"/>
      <w:bookmarkEnd w:id="250"/>
      <w:r w:rsidRPr="00FD4A4B">
        <w:rPr>
          <w:rFonts w:hint="eastAsia"/>
          <w:lang w:eastAsia="zh-CN"/>
        </w:rPr>
        <w:t xml:space="preserve"> x minute,</w:t>
      </w:r>
      <w:r w:rsidR="00614893" w:rsidRPr="00FD4A4B">
        <w:rPr>
          <w:rFonts w:hint="eastAsia"/>
          <w:lang w:eastAsia="zh-CN"/>
        </w:rPr>
        <w:t xml:space="preserve"> </w:t>
      </w:r>
      <w:r w:rsidRPr="00FD4A4B">
        <w:rPr>
          <w:rFonts w:hint="eastAsia"/>
          <w:lang w:eastAsia="zh-CN"/>
        </w:rPr>
        <w:t>for example 1 minute.</w:t>
      </w:r>
    </w:p>
    <w:p w14:paraId="53E8838A" w14:textId="77777777" w:rsidR="002A610A" w:rsidRPr="00FD4A4B" w:rsidRDefault="002A610A" w:rsidP="009D1E7D">
      <w:pPr>
        <w:pStyle w:val="B1"/>
      </w:pPr>
      <w:r w:rsidRPr="00FD4A4B">
        <w:rPr>
          <w:lang w:eastAsia="zh-CN"/>
        </w:rPr>
        <w:t>3.</w:t>
      </w:r>
      <w:r w:rsidRPr="00FD4A4B">
        <w:rPr>
          <w:lang w:eastAsia="zh-CN"/>
        </w:rPr>
        <w:tab/>
        <w:t xml:space="preserve">The tester </w:t>
      </w:r>
      <w:r w:rsidR="00B621B2">
        <w:rPr>
          <w:rFonts w:hint="eastAsia"/>
          <w:lang w:eastAsia="zh-CN"/>
        </w:rPr>
        <w:t>does not</w:t>
      </w:r>
      <w:r w:rsidRPr="00FD4A4B">
        <w:rPr>
          <w:rFonts w:hint="eastAsia"/>
          <w:lang w:eastAsia="zh-CN"/>
        </w:rPr>
        <w:t xml:space="preserve"> make any actions on the network production in x minutes. </w:t>
      </w:r>
      <w:r w:rsidRPr="00FD4A4B">
        <w:rPr>
          <w:lang w:eastAsia="zh-CN"/>
        </w:rPr>
        <w:t>A</w:t>
      </w:r>
      <w:r w:rsidRPr="00FD4A4B">
        <w:rPr>
          <w:rFonts w:hint="eastAsia"/>
          <w:lang w:eastAsia="zh-CN"/>
        </w:rPr>
        <w:t xml:space="preserve">fter that, the tester checks whether </w:t>
      </w:r>
      <w:bookmarkStart w:id="254" w:name="OLE_LINK35"/>
      <w:bookmarkStart w:id="255" w:name="OLE_LINK36"/>
      <w:r w:rsidR="00D43B8A" w:rsidRPr="00D43B8A">
        <w:rPr>
          <w:lang w:eastAsia="zh-CN"/>
        </w:rPr>
        <w:t xml:space="preserve">O&amp;M </w:t>
      </w:r>
      <w:r w:rsidRPr="00FD4A4B">
        <w:rPr>
          <w:rFonts w:hint="eastAsia"/>
          <w:lang w:eastAsia="zh-CN"/>
        </w:rPr>
        <w:t>user A interaction session</w:t>
      </w:r>
      <w:r w:rsidRPr="00FD4A4B">
        <w:rPr>
          <w:lang w:eastAsia="zh-CN"/>
        </w:rPr>
        <w:t xml:space="preserve"> </w:t>
      </w:r>
      <w:r w:rsidRPr="00FD4A4B">
        <w:rPr>
          <w:rFonts w:hint="eastAsia"/>
          <w:lang w:eastAsia="zh-CN"/>
        </w:rPr>
        <w:t xml:space="preserve">has been </w:t>
      </w:r>
      <w:bookmarkEnd w:id="252"/>
      <w:bookmarkEnd w:id="253"/>
      <w:r w:rsidRPr="00FD4A4B">
        <w:rPr>
          <w:spacing w:val="1"/>
        </w:rPr>
        <w:t>terminate</w:t>
      </w:r>
      <w:r w:rsidRPr="00FD4A4B">
        <w:t>d</w:t>
      </w:r>
      <w:r w:rsidRPr="00FD4A4B">
        <w:rPr>
          <w:spacing w:val="-6"/>
        </w:rPr>
        <w:t xml:space="preserve"> </w:t>
      </w:r>
      <w:r w:rsidRPr="00FD4A4B">
        <w:rPr>
          <w:spacing w:val="1"/>
        </w:rPr>
        <w:t>automaticall</w:t>
      </w:r>
      <w:r w:rsidRPr="00FD4A4B">
        <w:t>y</w:t>
      </w:r>
      <w:bookmarkEnd w:id="251"/>
      <w:bookmarkEnd w:id="254"/>
      <w:bookmarkEnd w:id="255"/>
      <w:r w:rsidRPr="00FD4A4B">
        <w:rPr>
          <w:rFonts w:hint="eastAsia"/>
          <w:lang w:eastAsia="zh-CN"/>
        </w:rPr>
        <w:t>.</w:t>
      </w:r>
    </w:p>
    <w:p w14:paraId="1A0B1D53" w14:textId="77777777" w:rsidR="002A610A" w:rsidRPr="00BF7F4D" w:rsidRDefault="002A610A" w:rsidP="00BF7F4D">
      <w:pPr>
        <w:rPr>
          <w:b/>
          <w:bCs/>
          <w:lang w:eastAsia="zh-CN"/>
        </w:rPr>
      </w:pPr>
      <w:r w:rsidRPr="00BF7F4D">
        <w:rPr>
          <w:b/>
          <w:bCs/>
          <w:lang w:eastAsia="zh-CN"/>
        </w:rPr>
        <w:t>Expected Results:</w:t>
      </w:r>
    </w:p>
    <w:p w14:paraId="3770CAFA" w14:textId="77777777" w:rsidR="002A610A" w:rsidRPr="00FD4A4B" w:rsidRDefault="002A610A" w:rsidP="00BF7F4D">
      <w:r w:rsidRPr="00FD4A4B">
        <w:rPr>
          <w:rFonts w:hint="eastAsia"/>
          <w:lang w:eastAsia="zh-CN"/>
        </w:rPr>
        <w:t xml:space="preserve">In step 3, </w:t>
      </w:r>
      <w:r w:rsidR="00D43B8A" w:rsidRPr="00D43B8A">
        <w:rPr>
          <w:lang w:eastAsia="zh-CN"/>
        </w:rPr>
        <w:t xml:space="preserve">O&amp;M </w:t>
      </w:r>
      <w:r w:rsidRPr="00FD4A4B">
        <w:rPr>
          <w:lang w:eastAsia="zh-CN"/>
        </w:rPr>
        <w:t xml:space="preserve">user A interaction session has been </w:t>
      </w:r>
      <w:r w:rsidRPr="00FD4A4B">
        <w:rPr>
          <w:spacing w:val="1"/>
        </w:rPr>
        <w:t>terminate</w:t>
      </w:r>
      <w:r w:rsidRPr="00FD4A4B">
        <w:t>d</w:t>
      </w:r>
      <w:r w:rsidRPr="00FD4A4B">
        <w:rPr>
          <w:spacing w:val="-6"/>
        </w:rPr>
        <w:t xml:space="preserve"> </w:t>
      </w:r>
      <w:r w:rsidRPr="00FD4A4B">
        <w:rPr>
          <w:spacing w:val="1"/>
        </w:rPr>
        <w:t>automaticall</w:t>
      </w:r>
      <w:r w:rsidRPr="00FD4A4B">
        <w:t>y</w:t>
      </w:r>
      <w:r w:rsidRPr="00FD4A4B">
        <w:rPr>
          <w:spacing w:val="-8"/>
        </w:rPr>
        <w:t xml:space="preserve"> </w:t>
      </w:r>
      <w:r w:rsidRPr="00FD4A4B">
        <w:rPr>
          <w:spacing w:val="1"/>
        </w:rPr>
        <w:t>afte</w:t>
      </w:r>
      <w:r w:rsidRPr="00FD4A4B">
        <w:t>r</w:t>
      </w:r>
      <w:r w:rsidRPr="00FD4A4B">
        <w:rPr>
          <w:lang w:eastAsia="zh-CN"/>
        </w:rPr>
        <w:t xml:space="preserve"> </w:t>
      </w:r>
      <w:r w:rsidRPr="00FD4A4B">
        <w:rPr>
          <w:rFonts w:hint="eastAsia"/>
          <w:lang w:eastAsia="zh-CN"/>
        </w:rPr>
        <w:t>x</w:t>
      </w:r>
      <w:r w:rsidRPr="00FD4A4B">
        <w:rPr>
          <w:lang w:eastAsia="zh-CN"/>
        </w:rPr>
        <w:t xml:space="preserve"> minute.</w:t>
      </w:r>
    </w:p>
    <w:p w14:paraId="7D2799C8" w14:textId="77777777" w:rsidR="002A610A" w:rsidRPr="00BF7F4D" w:rsidRDefault="002A610A" w:rsidP="00BF7F4D">
      <w:pPr>
        <w:rPr>
          <w:b/>
          <w:bCs/>
          <w:lang w:eastAsia="zh-CN"/>
        </w:rPr>
      </w:pPr>
      <w:r w:rsidRPr="00BF7F4D">
        <w:rPr>
          <w:b/>
          <w:bCs/>
          <w:lang w:eastAsia="zh-CN"/>
        </w:rPr>
        <w:t>Expected format of evidence:</w:t>
      </w:r>
      <w:r w:rsidRPr="00BF7F4D">
        <w:rPr>
          <w:rFonts w:hint="eastAsia"/>
          <w:b/>
          <w:bCs/>
          <w:lang w:eastAsia="zh-CN"/>
        </w:rPr>
        <w:t xml:space="preserve"> </w:t>
      </w:r>
    </w:p>
    <w:p w14:paraId="73437A00" w14:textId="77777777" w:rsidR="002A610A" w:rsidRPr="00FD4A4B" w:rsidRDefault="002A610A" w:rsidP="009D1E7D">
      <w:pPr>
        <w:pStyle w:val="B1"/>
      </w:pPr>
      <w:r w:rsidRPr="00FD4A4B">
        <w:t>-</w:t>
      </w:r>
      <w:r w:rsidRPr="00FD4A4B">
        <w:tab/>
        <w:t>S</w:t>
      </w:r>
      <w:r w:rsidRPr="00FD4A4B">
        <w:rPr>
          <w:rFonts w:hint="eastAsia"/>
        </w:rPr>
        <w:t>ession log</w:t>
      </w:r>
      <w:r w:rsidRPr="00FD4A4B">
        <w:t xml:space="preserve"> </w:t>
      </w:r>
    </w:p>
    <w:p w14:paraId="7EAC4503" w14:textId="77777777" w:rsidR="002A610A" w:rsidRPr="00FD4A4B" w:rsidRDefault="002A610A" w:rsidP="009D1E7D">
      <w:pPr>
        <w:pStyle w:val="B1"/>
      </w:pPr>
      <w:r w:rsidRPr="00FD4A4B">
        <w:t>-</w:t>
      </w:r>
      <w:r w:rsidRPr="00FD4A4B">
        <w:tab/>
        <w:t>Settings</w:t>
      </w:r>
      <w:r w:rsidRPr="00FD4A4B">
        <w:rPr>
          <w:rFonts w:hint="eastAsia"/>
          <w:lang w:eastAsia="zh-CN"/>
        </w:rPr>
        <w:t>, protocols</w:t>
      </w:r>
      <w:r w:rsidRPr="00FD4A4B">
        <w:t xml:space="preserve"> and configurations used </w:t>
      </w:r>
    </w:p>
    <w:p w14:paraId="31E07D66" w14:textId="77777777" w:rsidR="00547CFF" w:rsidRPr="00FD4A4B" w:rsidRDefault="000E530A" w:rsidP="00547CFF">
      <w:pPr>
        <w:pStyle w:val="Heading4"/>
      </w:pPr>
      <w:bookmarkStart w:id="256" w:name="_CR4_2_3_6"/>
      <w:bookmarkStart w:id="257" w:name="_Toc19542393"/>
      <w:bookmarkStart w:id="258" w:name="_Toc35348395"/>
      <w:bookmarkStart w:id="259" w:name="_Toc224924977"/>
      <w:bookmarkEnd w:id="256"/>
      <w:r w:rsidRPr="00EE1044">
        <w:t>4</w:t>
      </w:r>
      <w:r w:rsidR="00547CFF" w:rsidRPr="00FD4A4B">
        <w:t>.2.3.6</w:t>
      </w:r>
      <w:r w:rsidR="00547CFF" w:rsidRPr="00FD4A4B">
        <w:tab/>
        <w:t>Logging</w:t>
      </w:r>
      <w:bookmarkEnd w:id="257"/>
      <w:bookmarkEnd w:id="258"/>
      <w:bookmarkEnd w:id="259"/>
    </w:p>
    <w:p w14:paraId="0C378EE5" w14:textId="77777777" w:rsidR="00F9276A" w:rsidRPr="00FD4A4B" w:rsidRDefault="000E530A" w:rsidP="00D139CE">
      <w:pPr>
        <w:pStyle w:val="Heading5"/>
      </w:pPr>
      <w:bookmarkStart w:id="260" w:name="_CR4_2_3_6_1"/>
      <w:bookmarkStart w:id="261" w:name="_Toc19542394"/>
      <w:bookmarkStart w:id="262" w:name="_Toc35348396"/>
      <w:bookmarkStart w:id="263" w:name="_Toc224924978"/>
      <w:bookmarkEnd w:id="260"/>
      <w:r w:rsidRPr="00907F75">
        <w:t>4</w:t>
      </w:r>
      <w:r w:rsidR="00F9276A" w:rsidRPr="00FD4A4B">
        <w:t>.2.3.6.1</w:t>
      </w:r>
      <w:r w:rsidR="00F9276A" w:rsidRPr="00FD4A4B">
        <w:tab/>
        <w:t>Security event logging</w:t>
      </w:r>
      <w:bookmarkEnd w:id="261"/>
      <w:bookmarkEnd w:id="262"/>
      <w:bookmarkEnd w:id="263"/>
    </w:p>
    <w:p w14:paraId="4A719CB1" w14:textId="77777777" w:rsidR="00F9276A" w:rsidRPr="00FD4A4B" w:rsidRDefault="00F9276A" w:rsidP="00F9276A">
      <w:r w:rsidRPr="00FD4A4B">
        <w:rPr>
          <w:i/>
        </w:rPr>
        <w:t>Requirement Name</w:t>
      </w:r>
      <w:r w:rsidRPr="00FD4A4B">
        <w:t xml:space="preserve">: </w:t>
      </w:r>
      <w:r w:rsidRPr="00FD4A4B">
        <w:rPr>
          <w:lang w:eastAsia="zh-CN"/>
        </w:rPr>
        <w:t>Security event logging</w:t>
      </w:r>
    </w:p>
    <w:p w14:paraId="0395004E" w14:textId="77777777" w:rsidR="000D34C2" w:rsidRDefault="000D34C2" w:rsidP="00F9276A">
      <w:pPr>
        <w:rPr>
          <w:i/>
        </w:rPr>
      </w:pPr>
      <w:r w:rsidRPr="000D34C2">
        <w:rPr>
          <w:i/>
        </w:rPr>
        <w:t xml:space="preserve">Requirement Reference: </w:t>
      </w:r>
      <w:r w:rsidRPr="000D34C2">
        <w:rPr>
          <w:iCs/>
        </w:rPr>
        <w:t>In accordance with industry best practice</w:t>
      </w:r>
    </w:p>
    <w:p w14:paraId="06396730" w14:textId="77777777" w:rsidR="00F9276A" w:rsidRPr="00FD4A4B" w:rsidRDefault="00F9276A" w:rsidP="00F9276A">
      <w:r w:rsidRPr="00FD4A4B">
        <w:rPr>
          <w:i/>
        </w:rPr>
        <w:t>Requirement Description</w:t>
      </w:r>
      <w:r w:rsidRPr="00FD4A4B">
        <w:t>: Security events shall be logged together with a unique system reference (</w:t>
      </w:r>
      <w:r w:rsidR="0057309E" w:rsidRPr="00FD4A4B">
        <w:t>e.g.</w:t>
      </w:r>
      <w:r w:rsidRPr="00FD4A4B">
        <w:t xml:space="preserve"> host name, IP or MAC address) and the exact time the incident occurred. For each security event, the log entry shall include user name</w:t>
      </w:r>
      <w:r w:rsidR="007D4FBD" w:rsidRPr="00FD4A4B">
        <w:t xml:space="preserve"> and/or</w:t>
      </w:r>
      <w:r w:rsidRPr="00FD4A4B">
        <w:t xml:space="preserve"> timestamp</w:t>
      </w:r>
      <w:r w:rsidR="007D4FBD" w:rsidRPr="00FD4A4B">
        <w:t xml:space="preserve"> and/or</w:t>
      </w:r>
      <w:r w:rsidRPr="00FD4A4B">
        <w:t xml:space="preserve"> performed action and</w:t>
      </w:r>
      <w:r w:rsidR="007D4FBD" w:rsidRPr="00FD4A4B">
        <w:t>/or</w:t>
      </w:r>
      <w:r w:rsidRPr="00FD4A4B">
        <w:t xml:space="preserve"> result</w:t>
      </w:r>
      <w:r w:rsidR="007D4FBD" w:rsidRPr="00FD4A4B">
        <w:t xml:space="preserve"> and/or length of session and/or values exceeded and/or value reached</w:t>
      </w:r>
      <w:r w:rsidRPr="00FD4A4B">
        <w:t>.</w:t>
      </w:r>
    </w:p>
    <w:p w14:paraId="63384E6A" w14:textId="77777777" w:rsidR="00F9276A" w:rsidRPr="00FD4A4B" w:rsidRDefault="006D5002" w:rsidP="00F9276A">
      <w:r w:rsidRPr="00FD4A4B">
        <w:t xml:space="preserve">IETF </w:t>
      </w:r>
      <w:r w:rsidR="00F9276A" w:rsidRPr="00FD4A4B">
        <w:t>RFC 3871</w:t>
      </w:r>
      <w:r w:rsidR="00D43B8A">
        <w:t xml:space="preserve"> [</w:t>
      </w:r>
      <w:r w:rsidR="00120A14" w:rsidRPr="00120A14">
        <w:t>3</w:t>
      </w:r>
      <w:r w:rsidR="00D43B8A">
        <w:t>]</w:t>
      </w:r>
      <w:r w:rsidRPr="00FD4A4B">
        <w:t>,</w:t>
      </w:r>
      <w:r w:rsidR="00F9276A" w:rsidRPr="00FD4A4B">
        <w:t xml:space="preserve"> section 2.11.10 specifies the minimum set of security events. Each vendor shall document what security events the product logs so </w:t>
      </w:r>
      <w:r w:rsidR="00A709DA">
        <w:t xml:space="preserve">that </w:t>
      </w:r>
      <w:r w:rsidR="00F9276A" w:rsidRPr="00FD4A4B">
        <w:t>it can be verified by testing.</w:t>
      </w:r>
    </w:p>
    <w:p w14:paraId="02251845" w14:textId="77777777" w:rsidR="007D4FBD" w:rsidRPr="00FD4A4B" w:rsidRDefault="007D4FBD" w:rsidP="00FB4568">
      <w:r w:rsidRPr="00FD4A4B">
        <w:t xml:space="preserve">In particular, it shall be possible to log the following events (which are intended to be supported by the network product and which can be enabled by default at manufacturing time or at a later time by the </w:t>
      </w:r>
      <w:r w:rsidR="00D43B8A" w:rsidRPr="00D43B8A">
        <w:t xml:space="preserve">network </w:t>
      </w:r>
      <w:r w:rsidRPr="00FD4A4B">
        <w:t>operator):</w:t>
      </w:r>
    </w:p>
    <w:tbl>
      <w:tblPr>
        <w:tblW w:w="8786" w:type="dxa"/>
        <w:jc w:val="center"/>
        <w:tblLayout w:type="fixed"/>
        <w:tblCellMar>
          <w:left w:w="28" w:type="dxa"/>
          <w:right w:w="0" w:type="dxa"/>
        </w:tblCellMar>
        <w:tblLook w:val="0000" w:firstRow="0" w:lastRow="0" w:firstColumn="0" w:lastColumn="0" w:noHBand="0" w:noVBand="0"/>
      </w:tblPr>
      <w:tblGrid>
        <w:gridCol w:w="1980"/>
        <w:gridCol w:w="2970"/>
        <w:gridCol w:w="3836"/>
      </w:tblGrid>
      <w:tr w:rsidR="007D4FBD" w:rsidRPr="000024F2" w14:paraId="29AF06CF" w14:textId="77777777" w:rsidTr="00385290">
        <w:trPr>
          <w:jc w:val="center"/>
        </w:trPr>
        <w:tc>
          <w:tcPr>
            <w:tcW w:w="1980" w:type="dxa"/>
            <w:tcBorders>
              <w:top w:val="single" w:sz="4" w:space="0" w:color="000000"/>
              <w:left w:val="single" w:sz="4" w:space="0" w:color="000000"/>
              <w:bottom w:val="double" w:sz="4" w:space="0" w:color="auto"/>
              <w:right w:val="single" w:sz="4" w:space="0" w:color="000000"/>
            </w:tcBorders>
          </w:tcPr>
          <w:p w14:paraId="6420C7C9" w14:textId="77777777" w:rsidR="007D4FBD" w:rsidRPr="000024F2" w:rsidRDefault="007D4FBD" w:rsidP="00385290">
            <w:pPr>
              <w:pStyle w:val="TAH"/>
              <w:rPr>
                <w:sz w:val="24"/>
                <w:szCs w:val="24"/>
                <w:lang w:eastAsia="en-US"/>
              </w:rPr>
            </w:pPr>
            <w:r w:rsidRPr="000024F2">
              <w:rPr>
                <w:lang w:eastAsia="en-US"/>
              </w:rPr>
              <w:t>EventTypes</w:t>
            </w:r>
          </w:p>
        </w:tc>
        <w:tc>
          <w:tcPr>
            <w:tcW w:w="2970" w:type="dxa"/>
            <w:tcBorders>
              <w:top w:val="single" w:sz="4" w:space="0" w:color="000000"/>
              <w:left w:val="single" w:sz="4" w:space="0" w:color="000000"/>
              <w:bottom w:val="double" w:sz="4" w:space="0" w:color="auto"/>
              <w:right w:val="single" w:sz="4" w:space="0" w:color="000000"/>
            </w:tcBorders>
          </w:tcPr>
          <w:p w14:paraId="589D571E" w14:textId="77777777" w:rsidR="007D4FBD" w:rsidRPr="000024F2" w:rsidRDefault="007D4FBD" w:rsidP="00385290">
            <w:pPr>
              <w:pStyle w:val="TAH"/>
              <w:rPr>
                <w:lang w:eastAsia="en-US"/>
              </w:rPr>
            </w:pPr>
            <w:r w:rsidRPr="000024F2">
              <w:rPr>
                <w:lang w:eastAsia="en-US"/>
              </w:rPr>
              <w:t>Description</w:t>
            </w:r>
          </w:p>
        </w:tc>
        <w:tc>
          <w:tcPr>
            <w:tcW w:w="3836" w:type="dxa"/>
            <w:tcBorders>
              <w:top w:val="single" w:sz="4" w:space="0" w:color="000000"/>
              <w:left w:val="single" w:sz="4" w:space="0" w:color="000000"/>
              <w:bottom w:val="double" w:sz="4" w:space="0" w:color="auto"/>
              <w:right w:val="single" w:sz="4" w:space="0" w:color="000000"/>
            </w:tcBorders>
          </w:tcPr>
          <w:p w14:paraId="2723F65D" w14:textId="77777777" w:rsidR="007D4FBD" w:rsidRPr="000024F2" w:rsidRDefault="007D4FBD" w:rsidP="00385290">
            <w:pPr>
              <w:pStyle w:val="TAH"/>
              <w:rPr>
                <w:sz w:val="24"/>
                <w:szCs w:val="24"/>
                <w:lang w:eastAsia="en-US"/>
              </w:rPr>
            </w:pPr>
            <w:r w:rsidRPr="000024F2">
              <w:rPr>
                <w:lang w:eastAsia="en-US"/>
              </w:rPr>
              <w:t>Event data to be logged</w:t>
            </w:r>
          </w:p>
        </w:tc>
      </w:tr>
      <w:tr w:rsidR="007D4FBD" w:rsidRPr="000024F2" w14:paraId="0EBF3A3A"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3AA4EF71" w14:textId="77777777" w:rsidR="007D4FBD" w:rsidRPr="000024F2" w:rsidRDefault="007D4FBD" w:rsidP="00385290">
            <w:pPr>
              <w:pStyle w:val="TAL"/>
              <w:rPr>
                <w:sz w:val="24"/>
                <w:szCs w:val="24"/>
                <w:lang w:eastAsia="en-US"/>
              </w:rPr>
            </w:pPr>
            <w:r w:rsidRPr="000024F2">
              <w:rPr>
                <w:lang w:eastAsia="en-US"/>
              </w:rPr>
              <w:t>Incorrect</w:t>
            </w:r>
            <w:r w:rsidRPr="000024F2">
              <w:rPr>
                <w:spacing w:val="-7"/>
                <w:lang w:eastAsia="en-US"/>
              </w:rPr>
              <w:t xml:space="preserve"> </w:t>
            </w:r>
            <w:r w:rsidRPr="000024F2">
              <w:rPr>
                <w:lang w:eastAsia="en-US"/>
              </w:rPr>
              <w:t>login</w:t>
            </w:r>
            <w:r w:rsidRPr="000024F2">
              <w:rPr>
                <w:spacing w:val="-4"/>
                <w:lang w:eastAsia="en-US"/>
              </w:rPr>
              <w:t xml:space="preserve"> </w:t>
            </w:r>
            <w:r w:rsidRPr="000024F2">
              <w:rPr>
                <w:lang w:eastAsia="en-US"/>
              </w:rPr>
              <w:t>attempts</w:t>
            </w:r>
          </w:p>
        </w:tc>
        <w:tc>
          <w:tcPr>
            <w:tcW w:w="2970" w:type="dxa"/>
            <w:tcBorders>
              <w:top w:val="single" w:sz="4" w:space="0" w:color="000000"/>
              <w:left w:val="single" w:sz="4" w:space="0" w:color="000000"/>
              <w:bottom w:val="single" w:sz="4" w:space="0" w:color="000000"/>
              <w:right w:val="single" w:sz="4" w:space="0" w:color="000000"/>
            </w:tcBorders>
          </w:tcPr>
          <w:p w14:paraId="64829D63" w14:textId="77777777" w:rsidR="007D4FBD" w:rsidRPr="000024F2" w:rsidRDefault="007D4FBD" w:rsidP="00385290">
            <w:pPr>
              <w:pStyle w:val="TAL"/>
              <w:rPr>
                <w:lang w:eastAsia="en-US"/>
              </w:rPr>
            </w:pPr>
            <w:r w:rsidRPr="000024F2">
              <w:rPr>
                <w:lang w:eastAsia="en-US"/>
              </w:rPr>
              <w:t>Records any user incorrect login attempts to the network product</w:t>
            </w:r>
          </w:p>
        </w:tc>
        <w:tc>
          <w:tcPr>
            <w:tcW w:w="3836" w:type="dxa"/>
            <w:tcBorders>
              <w:top w:val="single" w:sz="4" w:space="0" w:color="000000"/>
              <w:left w:val="single" w:sz="4" w:space="0" w:color="000000"/>
              <w:bottom w:val="single" w:sz="4" w:space="0" w:color="000000"/>
              <w:right w:val="single" w:sz="4" w:space="0" w:color="000000"/>
            </w:tcBorders>
          </w:tcPr>
          <w:p w14:paraId="01DCC8EB"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Username,</w:t>
            </w:r>
          </w:p>
          <w:p w14:paraId="0E148CB5" w14:textId="77777777" w:rsidR="007D4FBD" w:rsidRPr="000024F2" w:rsidRDefault="007D4FBD" w:rsidP="00385290">
            <w:pPr>
              <w:pStyle w:val="TAL"/>
              <w:rPr>
                <w:position w:val="-1"/>
                <w:lang w:eastAsia="en-US"/>
              </w:rPr>
            </w:pPr>
            <w:r w:rsidRPr="000024F2">
              <w:rPr>
                <w:lang w:eastAsia="en-US"/>
              </w:rPr>
              <w:t>•</w:t>
            </w:r>
            <w:r w:rsidRPr="000024F2">
              <w:rPr>
                <w:spacing w:val="10"/>
                <w:lang w:eastAsia="en-US"/>
              </w:rPr>
              <w:t xml:space="preserve"> </w:t>
            </w:r>
            <w:r w:rsidRPr="000024F2">
              <w:rPr>
                <w:position w:val="-1"/>
                <w:lang w:eastAsia="en-US"/>
              </w:rPr>
              <w:t>Source</w:t>
            </w:r>
            <w:r w:rsidRPr="000024F2">
              <w:rPr>
                <w:spacing w:val="-6"/>
                <w:position w:val="-1"/>
                <w:lang w:eastAsia="en-US"/>
              </w:rPr>
              <w:t xml:space="preserve"> </w:t>
            </w:r>
            <w:r w:rsidRPr="000024F2">
              <w:rPr>
                <w:position w:val="-1"/>
                <w:lang w:eastAsia="en-US"/>
              </w:rPr>
              <w:t>(IP</w:t>
            </w:r>
            <w:r w:rsidRPr="000024F2">
              <w:rPr>
                <w:spacing w:val="-2"/>
                <w:position w:val="-1"/>
                <w:lang w:eastAsia="en-US"/>
              </w:rPr>
              <w:t xml:space="preserve"> </w:t>
            </w:r>
            <w:r w:rsidRPr="000024F2">
              <w:rPr>
                <w:position w:val="-1"/>
                <w:lang w:eastAsia="en-US"/>
              </w:rPr>
              <w:t>address)</w:t>
            </w:r>
            <w:r w:rsidRPr="000024F2">
              <w:rPr>
                <w:spacing w:val="-7"/>
                <w:position w:val="-1"/>
                <w:lang w:eastAsia="en-US"/>
              </w:rPr>
              <w:t xml:space="preserve"> </w:t>
            </w:r>
            <w:r w:rsidRPr="000024F2">
              <w:rPr>
                <w:position w:val="-1"/>
                <w:lang w:eastAsia="en-US"/>
              </w:rPr>
              <w:t>if</w:t>
            </w:r>
            <w:r w:rsidRPr="000024F2">
              <w:rPr>
                <w:spacing w:val="-2"/>
                <w:position w:val="-1"/>
                <w:lang w:eastAsia="en-US"/>
              </w:rPr>
              <w:t xml:space="preserve"> </w:t>
            </w:r>
            <w:r w:rsidRPr="000024F2">
              <w:rPr>
                <w:position w:val="-1"/>
                <w:lang w:eastAsia="en-US"/>
              </w:rPr>
              <w:t>remote</w:t>
            </w:r>
            <w:r w:rsidRPr="000024F2">
              <w:rPr>
                <w:spacing w:val="-6"/>
                <w:position w:val="-1"/>
                <w:lang w:eastAsia="en-US"/>
              </w:rPr>
              <w:t xml:space="preserve"> </w:t>
            </w:r>
            <w:r w:rsidRPr="000024F2">
              <w:rPr>
                <w:position w:val="-1"/>
                <w:lang w:eastAsia="en-US"/>
              </w:rPr>
              <w:t>access</w:t>
            </w:r>
          </w:p>
          <w:p w14:paraId="4566AB1C"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T</w:t>
            </w:r>
            <w:r w:rsidRPr="000024F2">
              <w:rPr>
                <w:lang w:eastAsia="en-US"/>
              </w:rPr>
              <w:t>imestamp</w:t>
            </w:r>
          </w:p>
        </w:tc>
      </w:tr>
      <w:tr w:rsidR="007D4FBD" w:rsidRPr="000024F2" w14:paraId="0FD2CF6E"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59296982" w14:textId="01C37C81" w:rsidR="007D4FBD" w:rsidRPr="000024F2" w:rsidRDefault="007D4FBD" w:rsidP="00385290">
            <w:pPr>
              <w:pStyle w:val="TAL"/>
              <w:rPr>
                <w:sz w:val="24"/>
                <w:szCs w:val="24"/>
                <w:lang w:eastAsia="en-US"/>
              </w:rPr>
            </w:pPr>
            <w:r w:rsidRPr="000024F2">
              <w:rPr>
                <w:lang w:eastAsia="en-US"/>
              </w:rPr>
              <w:t>Administrator</w:t>
            </w:r>
            <w:r w:rsidRPr="000024F2">
              <w:rPr>
                <w:spacing w:val="-10"/>
                <w:lang w:eastAsia="en-US"/>
              </w:rPr>
              <w:t xml:space="preserve"> </w:t>
            </w:r>
            <w:r w:rsidR="001F56CE" w:rsidRPr="001F56CE">
              <w:rPr>
                <w:lang w:eastAsia="en-US"/>
              </w:rPr>
              <w:t>session</w:t>
            </w:r>
          </w:p>
        </w:tc>
        <w:tc>
          <w:tcPr>
            <w:tcW w:w="2970" w:type="dxa"/>
            <w:tcBorders>
              <w:top w:val="single" w:sz="4" w:space="0" w:color="000000"/>
              <w:left w:val="single" w:sz="4" w:space="0" w:color="000000"/>
              <w:bottom w:val="single" w:sz="4" w:space="0" w:color="000000"/>
              <w:right w:val="single" w:sz="4" w:space="0" w:color="000000"/>
            </w:tcBorders>
          </w:tcPr>
          <w:p w14:paraId="24C18109" w14:textId="705F7A7E" w:rsidR="007D4FBD" w:rsidRPr="000024F2" w:rsidRDefault="007D4FBD" w:rsidP="00385290">
            <w:pPr>
              <w:pStyle w:val="TAL"/>
              <w:rPr>
                <w:lang w:eastAsia="en-US"/>
              </w:rPr>
            </w:pPr>
            <w:r w:rsidRPr="000024F2">
              <w:rPr>
                <w:lang w:eastAsia="en-US"/>
              </w:rPr>
              <w:t xml:space="preserve">Records any </w:t>
            </w:r>
            <w:r w:rsidR="001F56CE" w:rsidRPr="001F56CE">
              <w:rPr>
                <w:lang w:eastAsia="en-US"/>
              </w:rPr>
              <w:t xml:space="preserve">session related activities(login, logout, etc.) from </w:t>
            </w:r>
            <w:r w:rsidRPr="000024F2">
              <w:rPr>
                <w:lang w:eastAsia="en-US"/>
              </w:rPr>
              <w:t>accounts that have system privileges.</w:t>
            </w:r>
          </w:p>
        </w:tc>
        <w:tc>
          <w:tcPr>
            <w:tcW w:w="3836" w:type="dxa"/>
            <w:tcBorders>
              <w:top w:val="single" w:sz="4" w:space="0" w:color="000000"/>
              <w:left w:val="single" w:sz="4" w:space="0" w:color="000000"/>
              <w:bottom w:val="single" w:sz="4" w:space="0" w:color="000000"/>
              <w:right w:val="single" w:sz="4" w:space="0" w:color="000000"/>
            </w:tcBorders>
          </w:tcPr>
          <w:p w14:paraId="2E8003D2"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Username,</w:t>
            </w:r>
          </w:p>
          <w:p w14:paraId="001F690F"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Timestamp,</w:t>
            </w:r>
          </w:p>
          <w:p w14:paraId="500E08CA"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Length</w:t>
            </w:r>
            <w:r w:rsidRPr="000024F2">
              <w:rPr>
                <w:spacing w:val="-6"/>
                <w:lang w:eastAsia="en-US"/>
              </w:rPr>
              <w:t xml:space="preserve"> </w:t>
            </w:r>
            <w:r w:rsidRPr="000024F2">
              <w:rPr>
                <w:lang w:eastAsia="en-US"/>
              </w:rPr>
              <w:t>of</w:t>
            </w:r>
            <w:r w:rsidRPr="000024F2">
              <w:rPr>
                <w:spacing w:val="-2"/>
                <w:lang w:eastAsia="en-US"/>
              </w:rPr>
              <w:t xml:space="preserve"> </w:t>
            </w:r>
            <w:r w:rsidRPr="000024F2">
              <w:rPr>
                <w:lang w:eastAsia="en-US"/>
              </w:rPr>
              <w:t>session,</w:t>
            </w:r>
          </w:p>
          <w:p w14:paraId="45740AE5" w14:textId="77777777" w:rsidR="007D4FBD" w:rsidRPr="000024F2" w:rsidRDefault="007D4FBD" w:rsidP="00385290">
            <w:pPr>
              <w:pStyle w:val="TAL"/>
              <w:rPr>
                <w:sz w:val="24"/>
                <w:szCs w:val="24"/>
                <w:lang w:eastAsia="en-US"/>
              </w:rPr>
            </w:pPr>
            <w:r w:rsidRPr="000024F2">
              <w:rPr>
                <w:position w:val="-2"/>
                <w:lang w:eastAsia="en-US"/>
              </w:rPr>
              <w:t>•</w:t>
            </w:r>
            <w:r w:rsidRPr="000024F2">
              <w:rPr>
                <w:spacing w:val="10"/>
                <w:position w:val="-2"/>
                <w:lang w:eastAsia="en-US"/>
              </w:rPr>
              <w:t xml:space="preserve"> </w:t>
            </w:r>
            <w:r w:rsidRPr="000024F2">
              <w:rPr>
                <w:position w:val="-2"/>
                <w:lang w:eastAsia="en-US"/>
              </w:rPr>
              <w:t>Source</w:t>
            </w:r>
            <w:r w:rsidRPr="000024F2">
              <w:rPr>
                <w:spacing w:val="-6"/>
                <w:position w:val="-2"/>
                <w:lang w:eastAsia="en-US"/>
              </w:rPr>
              <w:t xml:space="preserve"> </w:t>
            </w:r>
            <w:r w:rsidRPr="000024F2">
              <w:rPr>
                <w:position w:val="-2"/>
                <w:lang w:eastAsia="en-US"/>
              </w:rPr>
              <w:t>(IP</w:t>
            </w:r>
            <w:r w:rsidRPr="000024F2">
              <w:rPr>
                <w:spacing w:val="-2"/>
                <w:position w:val="-2"/>
                <w:lang w:eastAsia="en-US"/>
              </w:rPr>
              <w:t xml:space="preserve"> </w:t>
            </w:r>
            <w:r w:rsidRPr="000024F2">
              <w:rPr>
                <w:position w:val="-2"/>
                <w:lang w:eastAsia="en-US"/>
              </w:rPr>
              <w:t>address)</w:t>
            </w:r>
            <w:r w:rsidRPr="000024F2">
              <w:rPr>
                <w:spacing w:val="-7"/>
                <w:position w:val="-2"/>
                <w:lang w:eastAsia="en-US"/>
              </w:rPr>
              <w:t xml:space="preserve"> </w:t>
            </w:r>
            <w:r w:rsidRPr="000024F2">
              <w:rPr>
                <w:position w:val="-2"/>
                <w:lang w:eastAsia="en-US"/>
              </w:rPr>
              <w:t>if</w:t>
            </w:r>
            <w:r w:rsidRPr="000024F2">
              <w:rPr>
                <w:spacing w:val="-2"/>
                <w:position w:val="-2"/>
                <w:lang w:eastAsia="en-US"/>
              </w:rPr>
              <w:t xml:space="preserve"> </w:t>
            </w:r>
            <w:r w:rsidRPr="000024F2">
              <w:rPr>
                <w:position w:val="-2"/>
                <w:lang w:eastAsia="en-US"/>
              </w:rPr>
              <w:t>remote</w:t>
            </w:r>
            <w:r w:rsidRPr="000024F2">
              <w:rPr>
                <w:spacing w:val="-6"/>
                <w:position w:val="-2"/>
                <w:lang w:eastAsia="en-US"/>
              </w:rPr>
              <w:t xml:space="preserve"> </w:t>
            </w:r>
            <w:r w:rsidRPr="000024F2">
              <w:rPr>
                <w:position w:val="-2"/>
                <w:lang w:eastAsia="en-US"/>
              </w:rPr>
              <w:t>access</w:t>
            </w:r>
          </w:p>
        </w:tc>
      </w:tr>
      <w:tr w:rsidR="007D4FBD" w:rsidRPr="000024F2" w14:paraId="6176149A"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256C7971" w14:textId="77777777" w:rsidR="007D4FBD" w:rsidRPr="000024F2" w:rsidRDefault="007D4FBD" w:rsidP="00385290">
            <w:pPr>
              <w:pStyle w:val="TAL"/>
              <w:rPr>
                <w:sz w:val="24"/>
                <w:szCs w:val="24"/>
                <w:lang w:eastAsia="en-US"/>
              </w:rPr>
            </w:pPr>
            <w:r w:rsidRPr="000024F2">
              <w:rPr>
                <w:lang w:eastAsia="en-US"/>
              </w:rPr>
              <w:t>Account</w:t>
            </w:r>
            <w:r w:rsidRPr="000024F2">
              <w:rPr>
                <w:spacing w:val="-7"/>
                <w:lang w:eastAsia="en-US"/>
              </w:rPr>
              <w:t xml:space="preserve"> </w:t>
            </w:r>
            <w:r w:rsidRPr="000024F2">
              <w:rPr>
                <w:lang w:eastAsia="en-US"/>
              </w:rPr>
              <w:t>administration</w:t>
            </w:r>
          </w:p>
        </w:tc>
        <w:tc>
          <w:tcPr>
            <w:tcW w:w="2970" w:type="dxa"/>
            <w:tcBorders>
              <w:top w:val="single" w:sz="4" w:space="0" w:color="000000"/>
              <w:left w:val="single" w:sz="4" w:space="0" w:color="000000"/>
              <w:bottom w:val="single" w:sz="4" w:space="0" w:color="000000"/>
              <w:right w:val="single" w:sz="4" w:space="0" w:color="000000"/>
            </w:tcBorders>
          </w:tcPr>
          <w:p w14:paraId="4D7BACA8" w14:textId="77777777" w:rsidR="007D4FBD" w:rsidRPr="000024F2" w:rsidRDefault="007D4FBD" w:rsidP="00385290">
            <w:pPr>
              <w:pStyle w:val="TAL"/>
              <w:rPr>
                <w:lang w:eastAsia="en-US"/>
              </w:rPr>
            </w:pPr>
            <w:r w:rsidRPr="000024F2">
              <w:rPr>
                <w:lang w:eastAsia="en-US"/>
              </w:rPr>
              <w:t>Records all account administration activity, i.e. configure, delete, enable, and disable.</w:t>
            </w:r>
          </w:p>
        </w:tc>
        <w:tc>
          <w:tcPr>
            <w:tcW w:w="3836" w:type="dxa"/>
            <w:tcBorders>
              <w:top w:val="single" w:sz="4" w:space="0" w:color="000000"/>
              <w:left w:val="single" w:sz="4" w:space="0" w:color="000000"/>
              <w:bottom w:val="single" w:sz="4" w:space="0" w:color="000000"/>
              <w:right w:val="single" w:sz="4" w:space="0" w:color="000000"/>
            </w:tcBorders>
          </w:tcPr>
          <w:p w14:paraId="1C9B833F"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Administrator</w:t>
            </w:r>
            <w:r w:rsidRPr="000024F2">
              <w:rPr>
                <w:spacing w:val="-11"/>
                <w:lang w:eastAsia="en-US"/>
              </w:rPr>
              <w:t xml:space="preserve"> username</w:t>
            </w:r>
            <w:r w:rsidRPr="000024F2">
              <w:rPr>
                <w:lang w:eastAsia="en-US"/>
              </w:rPr>
              <w:t>,</w:t>
            </w:r>
          </w:p>
          <w:p w14:paraId="1506D60A"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Administered</w:t>
            </w:r>
            <w:r w:rsidRPr="000024F2">
              <w:rPr>
                <w:spacing w:val="-11"/>
                <w:lang w:eastAsia="en-US"/>
              </w:rPr>
              <w:t xml:space="preserve"> </w:t>
            </w:r>
            <w:r w:rsidRPr="000024F2">
              <w:rPr>
                <w:lang w:eastAsia="en-US"/>
              </w:rPr>
              <w:t>account,</w:t>
            </w:r>
          </w:p>
          <w:p w14:paraId="424E026B" w14:textId="77777777" w:rsidR="007D4FBD" w:rsidRPr="000024F2" w:rsidRDefault="007D4FBD" w:rsidP="00385290">
            <w:pPr>
              <w:pStyle w:val="TAL"/>
              <w:rPr>
                <w:w w:val="99"/>
                <w:position w:val="-1"/>
                <w:lang w:eastAsia="en-US"/>
              </w:rPr>
            </w:pPr>
            <w:r w:rsidRPr="000024F2">
              <w:rPr>
                <w:lang w:eastAsia="en-US"/>
              </w:rPr>
              <w:t>•</w:t>
            </w:r>
            <w:r w:rsidRPr="000024F2">
              <w:rPr>
                <w:spacing w:val="10"/>
                <w:lang w:eastAsia="en-US"/>
              </w:rPr>
              <w:t xml:space="preserve"> </w:t>
            </w:r>
            <w:r w:rsidRPr="000024F2">
              <w:rPr>
                <w:lang w:eastAsia="en-US"/>
              </w:rPr>
              <w:t>Activity</w:t>
            </w:r>
            <w:r w:rsidRPr="000024F2">
              <w:rPr>
                <w:spacing w:val="-6"/>
                <w:lang w:eastAsia="en-US"/>
              </w:rPr>
              <w:t xml:space="preserve"> </w:t>
            </w:r>
            <w:r w:rsidRPr="000024F2">
              <w:rPr>
                <w:lang w:eastAsia="en-US"/>
              </w:rPr>
              <w:t>performed</w:t>
            </w:r>
            <w:r w:rsidRPr="000024F2">
              <w:rPr>
                <w:spacing w:val="-8"/>
                <w:lang w:eastAsia="en-US"/>
              </w:rPr>
              <w:t xml:space="preserve"> </w:t>
            </w:r>
            <w:r w:rsidRPr="000024F2">
              <w:rPr>
                <w:lang w:eastAsia="en-US"/>
              </w:rPr>
              <w:t>(configure,</w:t>
            </w:r>
            <w:r w:rsidRPr="000024F2">
              <w:rPr>
                <w:spacing w:val="-9"/>
                <w:lang w:eastAsia="en-US"/>
              </w:rPr>
              <w:t xml:space="preserve"> </w:t>
            </w:r>
            <w:r w:rsidRPr="000024F2">
              <w:rPr>
                <w:lang w:eastAsia="en-US"/>
              </w:rPr>
              <w:t>delete,</w:t>
            </w:r>
            <w:r w:rsidRPr="000024F2">
              <w:rPr>
                <w:spacing w:val="-5"/>
                <w:lang w:eastAsia="en-US"/>
              </w:rPr>
              <w:t xml:space="preserve"> </w:t>
            </w:r>
            <w:r w:rsidRPr="000024F2">
              <w:rPr>
                <w:lang w:eastAsia="en-US"/>
              </w:rPr>
              <w:t>enable</w:t>
            </w:r>
            <w:r w:rsidRPr="000024F2">
              <w:rPr>
                <w:spacing w:val="-5"/>
                <w:lang w:eastAsia="en-US"/>
              </w:rPr>
              <w:t xml:space="preserve"> </w:t>
            </w:r>
            <w:r w:rsidRPr="000024F2">
              <w:rPr>
                <w:lang w:eastAsia="en-US"/>
              </w:rPr>
              <w:t xml:space="preserve">and </w:t>
            </w:r>
            <w:r w:rsidRPr="000024F2">
              <w:rPr>
                <w:w w:val="99"/>
                <w:position w:val="-1"/>
                <w:lang w:eastAsia="en-US"/>
              </w:rPr>
              <w:t>disable)</w:t>
            </w:r>
          </w:p>
          <w:p w14:paraId="45BF92F8" w14:textId="77777777" w:rsidR="007D4FBD" w:rsidRPr="000024F2" w:rsidRDefault="007D4FBD" w:rsidP="00385290">
            <w:pPr>
              <w:pStyle w:val="TAL"/>
              <w:rPr>
                <w:sz w:val="24"/>
                <w:szCs w:val="24"/>
                <w:lang w:eastAsia="en-US"/>
              </w:rPr>
            </w:pPr>
            <w:r w:rsidRPr="000024F2">
              <w:rPr>
                <w:lang w:eastAsia="en-US"/>
              </w:rPr>
              <w:t>•</w:t>
            </w:r>
            <w:r w:rsidRPr="000024F2">
              <w:rPr>
                <w:spacing w:val="10"/>
                <w:lang w:eastAsia="en-US"/>
              </w:rPr>
              <w:t xml:space="preserve"> T</w:t>
            </w:r>
            <w:r w:rsidRPr="000024F2">
              <w:rPr>
                <w:lang w:eastAsia="en-US"/>
              </w:rPr>
              <w:t>imestamp</w:t>
            </w:r>
          </w:p>
        </w:tc>
      </w:tr>
      <w:tr w:rsidR="007D4FBD" w:rsidRPr="000024F2" w14:paraId="1C9BB7A9"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0A012FFD" w14:textId="77777777" w:rsidR="007D4FBD" w:rsidRPr="000024F2" w:rsidRDefault="007D4FBD" w:rsidP="00385290">
            <w:pPr>
              <w:pStyle w:val="TAL"/>
              <w:rPr>
                <w:sz w:val="24"/>
                <w:szCs w:val="24"/>
                <w:lang w:eastAsia="en-US"/>
              </w:rPr>
            </w:pPr>
          </w:p>
        </w:tc>
        <w:tc>
          <w:tcPr>
            <w:tcW w:w="2970" w:type="dxa"/>
            <w:tcBorders>
              <w:top w:val="single" w:sz="4" w:space="0" w:color="000000"/>
              <w:left w:val="single" w:sz="4" w:space="0" w:color="000000"/>
              <w:bottom w:val="single" w:sz="4" w:space="0" w:color="000000"/>
              <w:right w:val="single" w:sz="4" w:space="0" w:color="000000"/>
            </w:tcBorders>
          </w:tcPr>
          <w:p w14:paraId="6A9AC0CB" w14:textId="77777777" w:rsidR="007D4FBD" w:rsidRPr="000024F2" w:rsidRDefault="007D4FBD" w:rsidP="00385290">
            <w:pPr>
              <w:pStyle w:val="TAL"/>
              <w:rPr>
                <w:lang w:eastAsia="en-US"/>
              </w:rPr>
            </w:pPr>
          </w:p>
        </w:tc>
        <w:tc>
          <w:tcPr>
            <w:tcW w:w="3836" w:type="dxa"/>
            <w:tcBorders>
              <w:top w:val="single" w:sz="4" w:space="0" w:color="000000"/>
              <w:left w:val="single" w:sz="4" w:space="0" w:color="000000"/>
              <w:bottom w:val="single" w:sz="4" w:space="0" w:color="000000"/>
              <w:right w:val="single" w:sz="4" w:space="0" w:color="000000"/>
            </w:tcBorders>
          </w:tcPr>
          <w:p w14:paraId="4DE31B50" w14:textId="77777777" w:rsidR="007D4FBD" w:rsidRPr="000024F2" w:rsidRDefault="007D4FBD" w:rsidP="00385290">
            <w:pPr>
              <w:pStyle w:val="TAL"/>
              <w:rPr>
                <w:sz w:val="24"/>
                <w:szCs w:val="24"/>
                <w:lang w:eastAsia="en-US"/>
              </w:rPr>
            </w:pPr>
          </w:p>
        </w:tc>
      </w:tr>
      <w:tr w:rsidR="007D4FBD" w:rsidRPr="000024F2" w14:paraId="2AEA2922"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1CE1A1F1" w14:textId="77777777" w:rsidR="007D4FBD" w:rsidRPr="000024F2" w:rsidRDefault="007D4FBD" w:rsidP="00385290">
            <w:pPr>
              <w:pStyle w:val="TAL"/>
              <w:rPr>
                <w:sz w:val="24"/>
                <w:szCs w:val="24"/>
                <w:lang w:eastAsia="en-US"/>
              </w:rPr>
            </w:pPr>
            <w:r w:rsidRPr="000024F2">
              <w:rPr>
                <w:lang w:eastAsia="en-US"/>
              </w:rPr>
              <w:t xml:space="preserve">Resource Usage </w:t>
            </w:r>
          </w:p>
        </w:tc>
        <w:tc>
          <w:tcPr>
            <w:tcW w:w="2970" w:type="dxa"/>
            <w:tcBorders>
              <w:top w:val="single" w:sz="4" w:space="0" w:color="000000"/>
              <w:left w:val="single" w:sz="4" w:space="0" w:color="000000"/>
              <w:bottom w:val="single" w:sz="4" w:space="0" w:color="000000"/>
              <w:right w:val="single" w:sz="4" w:space="0" w:color="000000"/>
            </w:tcBorders>
          </w:tcPr>
          <w:p w14:paraId="170E6256" w14:textId="77777777" w:rsidR="007D4FBD" w:rsidRPr="000024F2" w:rsidRDefault="007D4FBD" w:rsidP="00385290">
            <w:pPr>
              <w:pStyle w:val="TAL"/>
              <w:rPr>
                <w:lang w:eastAsia="en-US"/>
              </w:rPr>
            </w:pPr>
            <w:r w:rsidRPr="000024F2">
              <w:rPr>
                <w:lang w:eastAsia="en-US"/>
              </w:rPr>
              <w:t>Records events that have been triggered when system parameter values such as disk space, CPU load over a longer period have exceeded their defined thresholds.</w:t>
            </w:r>
          </w:p>
        </w:tc>
        <w:tc>
          <w:tcPr>
            <w:tcW w:w="3836" w:type="dxa"/>
            <w:tcBorders>
              <w:top w:val="single" w:sz="4" w:space="0" w:color="000000"/>
              <w:left w:val="single" w:sz="4" w:space="0" w:color="000000"/>
              <w:bottom w:val="single" w:sz="4" w:space="0" w:color="000000"/>
              <w:right w:val="single" w:sz="4" w:space="0" w:color="000000"/>
            </w:tcBorders>
          </w:tcPr>
          <w:p w14:paraId="1DDF312B"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Value</w:t>
            </w:r>
            <w:r w:rsidRPr="000024F2">
              <w:rPr>
                <w:spacing w:val="-4"/>
                <w:lang w:eastAsia="en-US"/>
              </w:rPr>
              <w:t xml:space="preserve"> </w:t>
            </w:r>
            <w:r w:rsidRPr="000024F2">
              <w:rPr>
                <w:lang w:eastAsia="en-US"/>
              </w:rPr>
              <w:t>exceeded,</w:t>
            </w:r>
          </w:p>
          <w:p w14:paraId="166E13BE"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w:t>
            </w:r>
            <w:r w:rsidRPr="000024F2">
              <w:rPr>
                <w:lang w:eastAsia="en-US"/>
              </w:rPr>
              <w:t>Value</w:t>
            </w:r>
            <w:r w:rsidRPr="000024F2">
              <w:rPr>
                <w:spacing w:val="-4"/>
                <w:lang w:eastAsia="en-US"/>
              </w:rPr>
              <w:t xml:space="preserve"> </w:t>
            </w:r>
            <w:r w:rsidRPr="000024F2">
              <w:rPr>
                <w:lang w:eastAsia="en-US"/>
              </w:rPr>
              <w:t>reached</w:t>
            </w:r>
          </w:p>
          <w:p w14:paraId="17F820B0" w14:textId="77777777" w:rsidR="007D4FBD" w:rsidRPr="000024F2" w:rsidRDefault="007D4FBD" w:rsidP="00385290">
            <w:pPr>
              <w:pStyle w:val="TAL"/>
              <w:rPr>
                <w:lang w:eastAsia="en-US"/>
              </w:rPr>
            </w:pPr>
            <w:r w:rsidRPr="000024F2">
              <w:rPr>
                <w:lang w:eastAsia="en-US"/>
              </w:rPr>
              <w:t>(Here</w:t>
            </w:r>
            <w:r w:rsidRPr="000024F2">
              <w:rPr>
                <w:spacing w:val="-4"/>
                <w:lang w:eastAsia="en-US"/>
              </w:rPr>
              <w:t xml:space="preserve"> </w:t>
            </w:r>
            <w:r w:rsidRPr="000024F2">
              <w:rPr>
                <w:lang w:eastAsia="en-US"/>
              </w:rPr>
              <w:t>suitable</w:t>
            </w:r>
            <w:r w:rsidRPr="000024F2">
              <w:rPr>
                <w:spacing w:val="-6"/>
                <w:lang w:eastAsia="en-US"/>
              </w:rPr>
              <w:t xml:space="preserve"> </w:t>
            </w:r>
            <w:r w:rsidRPr="000024F2">
              <w:rPr>
                <w:lang w:eastAsia="en-US"/>
              </w:rPr>
              <w:t>threshold</w:t>
            </w:r>
            <w:r w:rsidRPr="000024F2">
              <w:rPr>
                <w:spacing w:val="-7"/>
                <w:lang w:eastAsia="en-US"/>
              </w:rPr>
              <w:t xml:space="preserve"> </w:t>
            </w:r>
            <w:r w:rsidRPr="000024F2">
              <w:rPr>
                <w:lang w:eastAsia="en-US"/>
              </w:rPr>
              <w:t>values</w:t>
            </w:r>
            <w:r w:rsidRPr="000024F2">
              <w:rPr>
                <w:spacing w:val="-5"/>
                <w:lang w:eastAsia="en-US"/>
              </w:rPr>
              <w:t xml:space="preserve"> </w:t>
            </w:r>
            <w:r w:rsidRPr="000024F2">
              <w:rPr>
                <w:lang w:eastAsia="en-US"/>
              </w:rPr>
              <w:t>shall</w:t>
            </w:r>
            <w:r w:rsidRPr="000024F2">
              <w:rPr>
                <w:spacing w:val="-4"/>
                <w:lang w:eastAsia="en-US"/>
              </w:rPr>
              <w:t xml:space="preserve"> </w:t>
            </w:r>
            <w:r w:rsidRPr="000024F2">
              <w:rPr>
                <w:lang w:eastAsia="en-US"/>
              </w:rPr>
              <w:t>be</w:t>
            </w:r>
            <w:r w:rsidRPr="000024F2">
              <w:rPr>
                <w:spacing w:val="-2"/>
                <w:lang w:eastAsia="en-US"/>
              </w:rPr>
              <w:t xml:space="preserve"> </w:t>
            </w:r>
            <w:r w:rsidRPr="000024F2">
              <w:rPr>
                <w:lang w:eastAsia="en-US"/>
              </w:rPr>
              <w:t>defined</w:t>
            </w:r>
            <w:r w:rsidRPr="000024F2">
              <w:rPr>
                <w:spacing w:val="-6"/>
                <w:lang w:eastAsia="en-US"/>
              </w:rPr>
              <w:t xml:space="preserve"> </w:t>
            </w:r>
            <w:r w:rsidRPr="000024F2">
              <w:rPr>
                <w:lang w:eastAsia="en-US"/>
              </w:rPr>
              <w:t>depending on the individual system.)</w:t>
            </w:r>
          </w:p>
          <w:p w14:paraId="250AD06A" w14:textId="77777777" w:rsidR="007D4FBD" w:rsidRPr="000024F2" w:rsidRDefault="007D4FBD" w:rsidP="00385290">
            <w:pPr>
              <w:pStyle w:val="TAL"/>
              <w:rPr>
                <w:sz w:val="24"/>
                <w:szCs w:val="24"/>
                <w:lang w:eastAsia="en-US"/>
              </w:rPr>
            </w:pPr>
            <w:r w:rsidRPr="000024F2">
              <w:rPr>
                <w:lang w:eastAsia="en-US"/>
              </w:rPr>
              <w:t>•</w:t>
            </w:r>
            <w:r w:rsidRPr="000024F2">
              <w:rPr>
                <w:spacing w:val="10"/>
                <w:lang w:eastAsia="en-US"/>
              </w:rPr>
              <w:t xml:space="preserve"> T</w:t>
            </w:r>
            <w:r w:rsidRPr="000024F2">
              <w:rPr>
                <w:lang w:eastAsia="en-US"/>
              </w:rPr>
              <w:t>imestamp</w:t>
            </w:r>
          </w:p>
        </w:tc>
      </w:tr>
      <w:tr w:rsidR="007D4FBD" w:rsidRPr="000024F2" w14:paraId="285B9344"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7438C0C9" w14:textId="77777777" w:rsidR="007D4FBD" w:rsidRPr="000024F2" w:rsidRDefault="007D4FBD" w:rsidP="00385290">
            <w:pPr>
              <w:pStyle w:val="TAL"/>
              <w:rPr>
                <w:lang w:eastAsia="en-US"/>
              </w:rPr>
            </w:pPr>
            <w:r w:rsidRPr="000024F2">
              <w:rPr>
                <w:rFonts w:cs="Arial"/>
                <w:szCs w:val="18"/>
                <w:lang w:eastAsia="en-US"/>
              </w:rPr>
              <w:t>Configuration change</w:t>
            </w:r>
          </w:p>
        </w:tc>
        <w:tc>
          <w:tcPr>
            <w:tcW w:w="2970" w:type="dxa"/>
            <w:tcBorders>
              <w:top w:val="single" w:sz="4" w:space="0" w:color="000000"/>
              <w:left w:val="single" w:sz="4" w:space="0" w:color="000000"/>
              <w:bottom w:val="single" w:sz="4" w:space="0" w:color="000000"/>
              <w:right w:val="single" w:sz="4" w:space="0" w:color="000000"/>
            </w:tcBorders>
          </w:tcPr>
          <w:p w14:paraId="4048CB24" w14:textId="77777777" w:rsidR="007D4FBD" w:rsidRPr="000024F2" w:rsidRDefault="007D4FBD" w:rsidP="00385290">
            <w:pPr>
              <w:pStyle w:val="TAL"/>
              <w:rPr>
                <w:lang w:eastAsia="en-US"/>
              </w:rPr>
            </w:pPr>
            <w:r w:rsidRPr="000024F2">
              <w:rPr>
                <w:rFonts w:cs="Arial"/>
                <w:szCs w:val="18"/>
                <w:lang w:eastAsia="en-US"/>
              </w:rPr>
              <w:t>Changes</w:t>
            </w:r>
            <w:r w:rsidRPr="000024F2">
              <w:rPr>
                <w:rFonts w:cs="Arial"/>
                <w:spacing w:val="-7"/>
                <w:szCs w:val="18"/>
                <w:lang w:eastAsia="en-US"/>
              </w:rPr>
              <w:t xml:space="preserve"> </w:t>
            </w:r>
            <w:r w:rsidRPr="000024F2">
              <w:rPr>
                <w:rFonts w:cs="Arial"/>
                <w:szCs w:val="18"/>
                <w:lang w:eastAsia="en-US"/>
              </w:rPr>
              <w:t>to</w:t>
            </w:r>
            <w:r w:rsidRPr="000024F2">
              <w:rPr>
                <w:rFonts w:cs="Arial"/>
                <w:spacing w:val="-2"/>
                <w:szCs w:val="18"/>
                <w:lang w:eastAsia="en-US"/>
              </w:rPr>
              <w:t xml:space="preserve"> </w:t>
            </w:r>
            <w:r w:rsidRPr="000024F2">
              <w:rPr>
                <w:rFonts w:cs="Arial"/>
                <w:szCs w:val="18"/>
                <w:lang w:eastAsia="en-US"/>
              </w:rPr>
              <w:t>configuration of the network device</w:t>
            </w:r>
          </w:p>
        </w:tc>
        <w:tc>
          <w:tcPr>
            <w:tcW w:w="3836" w:type="dxa"/>
            <w:tcBorders>
              <w:top w:val="single" w:sz="4" w:space="0" w:color="000000"/>
              <w:left w:val="single" w:sz="4" w:space="0" w:color="000000"/>
              <w:bottom w:val="single" w:sz="4" w:space="0" w:color="000000"/>
              <w:right w:val="single" w:sz="4" w:space="0" w:color="000000"/>
            </w:tcBorders>
          </w:tcPr>
          <w:p w14:paraId="43A6021D" w14:textId="77777777" w:rsidR="007D4FBD" w:rsidRPr="000024F2" w:rsidRDefault="007D4FBD" w:rsidP="00385290">
            <w:pPr>
              <w:pStyle w:val="TAL"/>
              <w:rPr>
                <w:rFonts w:cs="Arial"/>
                <w:szCs w:val="18"/>
                <w:lang w:eastAsia="en-US"/>
              </w:rPr>
            </w:pPr>
            <w:r w:rsidRPr="000024F2">
              <w:rPr>
                <w:lang w:eastAsia="en-US"/>
              </w:rPr>
              <w:t xml:space="preserve">• </w:t>
            </w:r>
            <w:r w:rsidRPr="000024F2">
              <w:rPr>
                <w:rFonts w:cs="Arial"/>
                <w:szCs w:val="18"/>
                <w:lang w:eastAsia="en-US"/>
              </w:rPr>
              <w:t>Change</w:t>
            </w:r>
            <w:r w:rsidRPr="000024F2">
              <w:rPr>
                <w:rFonts w:cs="Arial"/>
                <w:spacing w:val="-6"/>
                <w:szCs w:val="18"/>
                <w:lang w:eastAsia="en-US"/>
              </w:rPr>
              <w:t xml:space="preserve"> </w:t>
            </w:r>
            <w:r w:rsidRPr="000024F2">
              <w:rPr>
                <w:rFonts w:cs="Arial"/>
                <w:szCs w:val="18"/>
                <w:lang w:eastAsia="en-US"/>
              </w:rPr>
              <w:t>made</w:t>
            </w:r>
          </w:p>
          <w:p w14:paraId="52ABEACD" w14:textId="77777777" w:rsidR="007D4FBD" w:rsidRPr="000024F2" w:rsidRDefault="007D4FBD" w:rsidP="00385290">
            <w:pPr>
              <w:pStyle w:val="TAL"/>
              <w:rPr>
                <w:lang w:eastAsia="en-US"/>
              </w:rPr>
            </w:pPr>
            <w:r w:rsidRPr="000024F2">
              <w:rPr>
                <w:lang w:eastAsia="en-US"/>
              </w:rPr>
              <w:t xml:space="preserve">• </w:t>
            </w:r>
            <w:r w:rsidRPr="000024F2">
              <w:rPr>
                <w:rFonts w:cs="Arial"/>
                <w:position w:val="-2"/>
                <w:szCs w:val="18"/>
                <w:lang w:eastAsia="en-US"/>
              </w:rPr>
              <w:t>Username</w:t>
            </w:r>
          </w:p>
        </w:tc>
      </w:tr>
      <w:tr w:rsidR="007D4FBD" w:rsidRPr="000024F2" w14:paraId="17B5E1C5"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5C2D548B" w14:textId="77777777" w:rsidR="007D4FBD" w:rsidRPr="000024F2" w:rsidRDefault="007D4FBD" w:rsidP="00385290">
            <w:pPr>
              <w:pStyle w:val="TAL"/>
              <w:rPr>
                <w:lang w:eastAsia="en-US"/>
              </w:rPr>
            </w:pPr>
            <w:r w:rsidRPr="000024F2">
              <w:rPr>
                <w:rFonts w:cs="Arial"/>
                <w:szCs w:val="18"/>
                <w:lang w:eastAsia="en-US"/>
              </w:rPr>
              <w:t>Reboot/shutdown/crash</w:t>
            </w:r>
          </w:p>
        </w:tc>
        <w:tc>
          <w:tcPr>
            <w:tcW w:w="2970" w:type="dxa"/>
            <w:tcBorders>
              <w:top w:val="single" w:sz="4" w:space="0" w:color="000000"/>
              <w:left w:val="single" w:sz="4" w:space="0" w:color="000000"/>
              <w:bottom w:val="single" w:sz="4" w:space="0" w:color="000000"/>
              <w:right w:val="single" w:sz="4" w:space="0" w:color="000000"/>
            </w:tcBorders>
          </w:tcPr>
          <w:p w14:paraId="52114537" w14:textId="77777777" w:rsidR="007D4FBD" w:rsidRPr="000024F2" w:rsidRDefault="007D4FBD" w:rsidP="00385290">
            <w:pPr>
              <w:pStyle w:val="TAL"/>
              <w:rPr>
                <w:lang w:eastAsia="en-US"/>
              </w:rPr>
            </w:pPr>
            <w:r w:rsidRPr="000024F2">
              <w:rPr>
                <w:rFonts w:cs="Arial"/>
                <w:szCs w:val="18"/>
                <w:lang w:eastAsia="en-US"/>
              </w:rPr>
              <w:t>This event records any action on the network device that forces a reboot or shutdown OR where the network device has crashed.</w:t>
            </w:r>
          </w:p>
        </w:tc>
        <w:tc>
          <w:tcPr>
            <w:tcW w:w="3836" w:type="dxa"/>
            <w:tcBorders>
              <w:top w:val="single" w:sz="4" w:space="0" w:color="000000"/>
              <w:left w:val="single" w:sz="4" w:space="0" w:color="000000"/>
              <w:bottom w:val="single" w:sz="4" w:space="0" w:color="000000"/>
              <w:right w:val="single" w:sz="4" w:space="0" w:color="000000"/>
            </w:tcBorders>
          </w:tcPr>
          <w:p w14:paraId="7B993E52" w14:textId="77777777" w:rsidR="007D4FBD" w:rsidRPr="000024F2" w:rsidRDefault="007D4FBD" w:rsidP="00385290">
            <w:pPr>
              <w:pStyle w:val="TAL"/>
              <w:rPr>
                <w:rFonts w:cs="Arial"/>
                <w:szCs w:val="18"/>
                <w:lang w:eastAsia="en-US"/>
              </w:rPr>
            </w:pPr>
            <w:r w:rsidRPr="000024F2">
              <w:rPr>
                <w:lang w:eastAsia="en-US"/>
              </w:rPr>
              <w:t xml:space="preserve">• </w:t>
            </w:r>
            <w:r w:rsidRPr="000024F2">
              <w:rPr>
                <w:rFonts w:cs="Arial"/>
                <w:szCs w:val="18"/>
                <w:lang w:eastAsia="en-US"/>
              </w:rPr>
              <w:t>Action</w:t>
            </w:r>
            <w:r w:rsidRPr="000024F2">
              <w:rPr>
                <w:rFonts w:cs="Arial"/>
                <w:spacing w:val="-5"/>
                <w:szCs w:val="18"/>
                <w:lang w:eastAsia="en-US"/>
              </w:rPr>
              <w:t xml:space="preserve"> </w:t>
            </w:r>
            <w:r w:rsidRPr="000024F2">
              <w:rPr>
                <w:rFonts w:cs="Arial"/>
                <w:szCs w:val="18"/>
                <w:lang w:eastAsia="en-US"/>
              </w:rPr>
              <w:t>performed</w:t>
            </w:r>
            <w:r w:rsidRPr="000024F2">
              <w:rPr>
                <w:rFonts w:cs="Arial"/>
                <w:spacing w:val="-8"/>
                <w:szCs w:val="18"/>
                <w:lang w:eastAsia="en-US"/>
              </w:rPr>
              <w:t xml:space="preserve"> </w:t>
            </w:r>
            <w:r w:rsidRPr="000024F2">
              <w:rPr>
                <w:rFonts w:cs="Arial"/>
                <w:szCs w:val="18"/>
                <w:lang w:eastAsia="en-US"/>
              </w:rPr>
              <w:t>(reboot,</w:t>
            </w:r>
            <w:r w:rsidRPr="000024F2">
              <w:rPr>
                <w:rFonts w:cs="Arial"/>
                <w:spacing w:val="-6"/>
                <w:szCs w:val="18"/>
                <w:lang w:eastAsia="en-US"/>
              </w:rPr>
              <w:t xml:space="preserve"> </w:t>
            </w:r>
            <w:r w:rsidRPr="000024F2">
              <w:rPr>
                <w:rFonts w:cs="Arial"/>
                <w:szCs w:val="18"/>
                <w:lang w:eastAsia="en-US"/>
              </w:rPr>
              <w:t>shutdown,</w:t>
            </w:r>
            <w:r w:rsidRPr="000024F2">
              <w:rPr>
                <w:rFonts w:cs="Arial"/>
                <w:spacing w:val="-8"/>
                <w:szCs w:val="18"/>
                <w:lang w:eastAsia="en-US"/>
              </w:rPr>
              <w:t xml:space="preserve"> </w:t>
            </w:r>
            <w:r w:rsidRPr="000024F2">
              <w:rPr>
                <w:rFonts w:cs="Arial"/>
                <w:szCs w:val="18"/>
                <w:lang w:eastAsia="en-US"/>
              </w:rPr>
              <w:t>etc.)</w:t>
            </w:r>
          </w:p>
          <w:p w14:paraId="40F8CCD8" w14:textId="77777777" w:rsidR="007D4FBD" w:rsidRPr="000024F2" w:rsidRDefault="007D4FBD" w:rsidP="00385290">
            <w:pPr>
              <w:pStyle w:val="TAL"/>
              <w:rPr>
                <w:rFonts w:cs="Arial"/>
                <w:position w:val="-2"/>
                <w:szCs w:val="18"/>
                <w:lang w:eastAsia="en-US"/>
              </w:rPr>
            </w:pPr>
            <w:r w:rsidRPr="000024F2">
              <w:rPr>
                <w:lang w:eastAsia="en-US"/>
              </w:rPr>
              <w:t xml:space="preserve">• </w:t>
            </w:r>
            <w:r w:rsidRPr="000024F2">
              <w:rPr>
                <w:rFonts w:cs="Arial"/>
                <w:position w:val="-2"/>
                <w:szCs w:val="18"/>
                <w:lang w:eastAsia="en-US"/>
              </w:rPr>
              <w:t>Username</w:t>
            </w:r>
            <w:r w:rsidRPr="000024F2">
              <w:rPr>
                <w:rFonts w:cs="Arial"/>
                <w:spacing w:val="-4"/>
                <w:position w:val="-2"/>
                <w:szCs w:val="18"/>
                <w:lang w:eastAsia="en-US"/>
              </w:rPr>
              <w:t xml:space="preserve"> </w:t>
            </w:r>
            <w:r w:rsidRPr="000024F2">
              <w:rPr>
                <w:rFonts w:cs="Arial"/>
                <w:position w:val="-2"/>
                <w:szCs w:val="18"/>
                <w:lang w:eastAsia="en-US"/>
              </w:rPr>
              <w:t>(for</w:t>
            </w:r>
            <w:r w:rsidRPr="000024F2">
              <w:rPr>
                <w:rFonts w:cs="Arial"/>
                <w:spacing w:val="-3"/>
                <w:position w:val="-2"/>
                <w:szCs w:val="18"/>
                <w:lang w:eastAsia="en-US"/>
              </w:rPr>
              <w:t xml:space="preserve"> </w:t>
            </w:r>
            <w:r w:rsidRPr="000024F2">
              <w:rPr>
                <w:rFonts w:cs="Arial"/>
                <w:position w:val="-2"/>
                <w:szCs w:val="18"/>
                <w:lang w:eastAsia="en-US"/>
              </w:rPr>
              <w:t>intentional</w:t>
            </w:r>
            <w:r w:rsidRPr="000024F2">
              <w:rPr>
                <w:rFonts w:cs="Arial"/>
                <w:spacing w:val="-8"/>
                <w:position w:val="-2"/>
                <w:szCs w:val="18"/>
                <w:lang w:eastAsia="en-US"/>
              </w:rPr>
              <w:t xml:space="preserve"> </w:t>
            </w:r>
            <w:r w:rsidRPr="000024F2">
              <w:rPr>
                <w:rFonts w:cs="Arial"/>
                <w:position w:val="-2"/>
                <w:szCs w:val="18"/>
                <w:lang w:eastAsia="en-US"/>
              </w:rPr>
              <w:t>actions)</w:t>
            </w:r>
          </w:p>
          <w:p w14:paraId="23D75A74"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T</w:t>
            </w:r>
            <w:r w:rsidRPr="000024F2">
              <w:rPr>
                <w:lang w:eastAsia="en-US"/>
              </w:rPr>
              <w:t>imestamp</w:t>
            </w:r>
          </w:p>
        </w:tc>
      </w:tr>
      <w:tr w:rsidR="007D4FBD" w:rsidRPr="000024F2" w14:paraId="1A9654E1"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37A2FCF0" w14:textId="77777777" w:rsidR="007D4FBD" w:rsidRPr="000024F2" w:rsidRDefault="007D4FBD" w:rsidP="00385290">
            <w:pPr>
              <w:pStyle w:val="TAL"/>
              <w:rPr>
                <w:lang w:eastAsia="en-US"/>
              </w:rPr>
            </w:pPr>
            <w:r w:rsidRPr="000024F2">
              <w:rPr>
                <w:rFonts w:cs="Arial"/>
                <w:szCs w:val="18"/>
                <w:lang w:eastAsia="en-US"/>
              </w:rPr>
              <w:t>Interface status change</w:t>
            </w:r>
          </w:p>
        </w:tc>
        <w:tc>
          <w:tcPr>
            <w:tcW w:w="2970" w:type="dxa"/>
            <w:tcBorders>
              <w:top w:val="single" w:sz="4" w:space="0" w:color="000000"/>
              <w:left w:val="single" w:sz="4" w:space="0" w:color="000000"/>
              <w:bottom w:val="single" w:sz="4" w:space="0" w:color="000000"/>
              <w:right w:val="single" w:sz="4" w:space="0" w:color="000000"/>
            </w:tcBorders>
          </w:tcPr>
          <w:p w14:paraId="02CE49C6" w14:textId="77777777" w:rsidR="007D4FBD" w:rsidRPr="000024F2" w:rsidRDefault="007D4FBD" w:rsidP="00385290">
            <w:pPr>
              <w:pStyle w:val="TAL"/>
              <w:rPr>
                <w:lang w:eastAsia="en-US"/>
              </w:rPr>
            </w:pPr>
            <w:r w:rsidRPr="000024F2">
              <w:rPr>
                <w:rFonts w:cs="Arial"/>
                <w:szCs w:val="18"/>
                <w:lang w:eastAsia="en-US"/>
              </w:rPr>
              <w:t>Change</w:t>
            </w:r>
            <w:r w:rsidRPr="000024F2">
              <w:rPr>
                <w:rFonts w:cs="Arial"/>
                <w:spacing w:val="-6"/>
                <w:szCs w:val="18"/>
                <w:lang w:eastAsia="en-US"/>
              </w:rPr>
              <w:t xml:space="preserve"> </w:t>
            </w:r>
            <w:r w:rsidRPr="000024F2">
              <w:rPr>
                <w:rFonts w:cs="Arial"/>
                <w:szCs w:val="18"/>
                <w:lang w:eastAsia="en-US"/>
              </w:rPr>
              <w:t>to</w:t>
            </w:r>
            <w:r w:rsidRPr="000024F2">
              <w:rPr>
                <w:rFonts w:cs="Arial"/>
                <w:spacing w:val="-2"/>
                <w:szCs w:val="18"/>
                <w:lang w:eastAsia="en-US"/>
              </w:rPr>
              <w:t xml:space="preserve"> </w:t>
            </w:r>
            <w:r w:rsidRPr="000024F2">
              <w:rPr>
                <w:rFonts w:cs="Arial"/>
                <w:szCs w:val="18"/>
                <w:lang w:eastAsia="en-US"/>
              </w:rPr>
              <w:t>the</w:t>
            </w:r>
            <w:r w:rsidRPr="000024F2">
              <w:rPr>
                <w:rFonts w:cs="Arial"/>
                <w:spacing w:val="-3"/>
                <w:szCs w:val="18"/>
                <w:lang w:eastAsia="en-US"/>
              </w:rPr>
              <w:t xml:space="preserve"> </w:t>
            </w:r>
            <w:r w:rsidRPr="000024F2">
              <w:rPr>
                <w:rFonts w:cs="Arial"/>
                <w:szCs w:val="18"/>
                <w:lang w:eastAsia="en-US"/>
              </w:rPr>
              <w:t>status</w:t>
            </w:r>
            <w:r w:rsidRPr="000024F2">
              <w:rPr>
                <w:rFonts w:cs="Arial"/>
                <w:spacing w:val="-5"/>
                <w:szCs w:val="18"/>
                <w:lang w:eastAsia="en-US"/>
              </w:rPr>
              <w:t xml:space="preserve"> </w:t>
            </w:r>
            <w:r w:rsidRPr="000024F2">
              <w:rPr>
                <w:rFonts w:cs="Arial"/>
                <w:szCs w:val="18"/>
                <w:lang w:eastAsia="en-US"/>
              </w:rPr>
              <w:t>of interfaces on the network device</w:t>
            </w:r>
            <w:r w:rsidRPr="000024F2">
              <w:rPr>
                <w:rFonts w:cs="Arial"/>
                <w:spacing w:val="-8"/>
                <w:szCs w:val="18"/>
                <w:lang w:eastAsia="en-US"/>
              </w:rPr>
              <w:t xml:space="preserve"> </w:t>
            </w:r>
            <w:r w:rsidRPr="000024F2">
              <w:rPr>
                <w:rFonts w:cs="Arial"/>
                <w:szCs w:val="18"/>
                <w:lang w:eastAsia="en-US"/>
              </w:rPr>
              <w:t>(e.g.</w:t>
            </w:r>
            <w:r w:rsidRPr="000024F2">
              <w:rPr>
                <w:rFonts w:cs="Arial"/>
                <w:spacing w:val="-4"/>
                <w:szCs w:val="18"/>
                <w:lang w:eastAsia="en-US"/>
              </w:rPr>
              <w:t xml:space="preserve"> </w:t>
            </w:r>
            <w:r w:rsidRPr="000024F2">
              <w:rPr>
                <w:rFonts w:cs="Arial"/>
                <w:szCs w:val="18"/>
                <w:lang w:eastAsia="en-US"/>
              </w:rPr>
              <w:t>shutdown)</w:t>
            </w:r>
          </w:p>
        </w:tc>
        <w:tc>
          <w:tcPr>
            <w:tcW w:w="3836" w:type="dxa"/>
            <w:tcBorders>
              <w:top w:val="single" w:sz="4" w:space="0" w:color="000000"/>
              <w:left w:val="single" w:sz="4" w:space="0" w:color="000000"/>
              <w:bottom w:val="single" w:sz="4" w:space="0" w:color="000000"/>
              <w:right w:val="single" w:sz="4" w:space="0" w:color="000000"/>
            </w:tcBorders>
          </w:tcPr>
          <w:p w14:paraId="3EF0E874" w14:textId="77777777" w:rsidR="007D4FBD" w:rsidRPr="000024F2" w:rsidRDefault="007D4FBD" w:rsidP="00385290">
            <w:pPr>
              <w:pStyle w:val="TAL"/>
              <w:rPr>
                <w:rFonts w:cs="Arial"/>
                <w:szCs w:val="18"/>
                <w:lang w:eastAsia="en-US"/>
              </w:rPr>
            </w:pPr>
            <w:r w:rsidRPr="000024F2">
              <w:rPr>
                <w:lang w:eastAsia="en-US"/>
              </w:rPr>
              <w:t xml:space="preserve">• </w:t>
            </w:r>
            <w:r w:rsidRPr="000024F2">
              <w:rPr>
                <w:rFonts w:cs="Arial"/>
                <w:szCs w:val="18"/>
                <w:lang w:eastAsia="en-US"/>
              </w:rPr>
              <w:t>Interface</w:t>
            </w:r>
            <w:r w:rsidRPr="000024F2">
              <w:rPr>
                <w:rFonts w:cs="Arial"/>
                <w:spacing w:val="-7"/>
                <w:szCs w:val="18"/>
                <w:lang w:eastAsia="en-US"/>
              </w:rPr>
              <w:t xml:space="preserve"> </w:t>
            </w:r>
            <w:r w:rsidRPr="000024F2">
              <w:rPr>
                <w:rFonts w:cs="Arial"/>
                <w:szCs w:val="18"/>
                <w:lang w:eastAsia="en-US"/>
              </w:rPr>
              <w:t>name</w:t>
            </w:r>
            <w:r w:rsidRPr="000024F2">
              <w:rPr>
                <w:rFonts w:cs="Arial"/>
                <w:spacing w:val="-4"/>
                <w:szCs w:val="18"/>
                <w:lang w:eastAsia="en-US"/>
              </w:rPr>
              <w:t xml:space="preserve"> </w:t>
            </w:r>
            <w:r w:rsidRPr="000024F2">
              <w:rPr>
                <w:rFonts w:cs="Arial"/>
                <w:szCs w:val="18"/>
                <w:lang w:eastAsia="en-US"/>
              </w:rPr>
              <w:t>and</w:t>
            </w:r>
            <w:r w:rsidRPr="000024F2">
              <w:rPr>
                <w:rFonts w:cs="Arial"/>
                <w:spacing w:val="-3"/>
                <w:szCs w:val="18"/>
                <w:lang w:eastAsia="en-US"/>
              </w:rPr>
              <w:t xml:space="preserve"> </w:t>
            </w:r>
            <w:r w:rsidRPr="000024F2">
              <w:rPr>
                <w:rFonts w:cs="Arial"/>
                <w:szCs w:val="18"/>
                <w:lang w:eastAsia="en-US"/>
              </w:rPr>
              <w:t>type</w:t>
            </w:r>
          </w:p>
          <w:p w14:paraId="3B127479" w14:textId="77777777" w:rsidR="007D4FBD" w:rsidRPr="000024F2" w:rsidRDefault="007D4FBD" w:rsidP="00385290">
            <w:pPr>
              <w:pStyle w:val="TAL"/>
              <w:rPr>
                <w:rFonts w:cs="Arial"/>
                <w:position w:val="-2"/>
                <w:szCs w:val="18"/>
                <w:lang w:eastAsia="en-US"/>
              </w:rPr>
            </w:pPr>
            <w:r w:rsidRPr="000024F2">
              <w:rPr>
                <w:lang w:eastAsia="en-US"/>
              </w:rPr>
              <w:t xml:space="preserve">• </w:t>
            </w:r>
            <w:r w:rsidRPr="000024F2">
              <w:rPr>
                <w:rFonts w:cs="Arial"/>
                <w:position w:val="-2"/>
                <w:szCs w:val="18"/>
                <w:lang w:eastAsia="en-US"/>
              </w:rPr>
              <w:t>Status</w:t>
            </w:r>
            <w:r w:rsidRPr="000024F2">
              <w:rPr>
                <w:rFonts w:cs="Arial"/>
                <w:spacing w:val="-5"/>
                <w:position w:val="-2"/>
                <w:szCs w:val="18"/>
                <w:lang w:eastAsia="en-US"/>
              </w:rPr>
              <w:t xml:space="preserve"> </w:t>
            </w:r>
            <w:r w:rsidRPr="000024F2">
              <w:rPr>
                <w:rFonts w:cs="Arial"/>
                <w:position w:val="-2"/>
                <w:szCs w:val="18"/>
                <w:lang w:eastAsia="en-US"/>
              </w:rPr>
              <w:t>(shutdown,</w:t>
            </w:r>
            <w:r w:rsidRPr="000024F2">
              <w:rPr>
                <w:rFonts w:cs="Arial"/>
                <w:spacing w:val="-9"/>
                <w:position w:val="-2"/>
                <w:szCs w:val="18"/>
                <w:lang w:eastAsia="en-US"/>
              </w:rPr>
              <w:t xml:space="preserve"> </w:t>
            </w:r>
            <w:r w:rsidRPr="000024F2">
              <w:rPr>
                <w:rFonts w:cs="Arial"/>
                <w:position w:val="-2"/>
                <w:szCs w:val="18"/>
                <w:lang w:eastAsia="en-US"/>
              </w:rPr>
              <w:t>missing</w:t>
            </w:r>
            <w:r w:rsidRPr="000024F2">
              <w:rPr>
                <w:rFonts w:cs="Arial"/>
                <w:spacing w:val="-6"/>
                <w:position w:val="-2"/>
                <w:szCs w:val="18"/>
                <w:lang w:eastAsia="en-US"/>
              </w:rPr>
              <w:t xml:space="preserve"> </w:t>
            </w:r>
            <w:r w:rsidRPr="000024F2">
              <w:rPr>
                <w:rFonts w:cs="Arial"/>
                <w:position w:val="-2"/>
                <w:szCs w:val="18"/>
                <w:lang w:eastAsia="en-US"/>
              </w:rPr>
              <w:t>link,</w:t>
            </w:r>
            <w:r w:rsidRPr="000024F2">
              <w:rPr>
                <w:rFonts w:cs="Arial"/>
                <w:spacing w:val="-3"/>
                <w:position w:val="-2"/>
                <w:szCs w:val="18"/>
                <w:lang w:eastAsia="en-US"/>
              </w:rPr>
              <w:t xml:space="preserve"> </w:t>
            </w:r>
            <w:r w:rsidRPr="000024F2">
              <w:rPr>
                <w:rFonts w:cs="Arial"/>
                <w:position w:val="-2"/>
                <w:szCs w:val="18"/>
                <w:lang w:eastAsia="en-US"/>
              </w:rPr>
              <w:t>etc.)</w:t>
            </w:r>
          </w:p>
          <w:p w14:paraId="4E0B17A1" w14:textId="77777777" w:rsidR="007D4FBD" w:rsidRPr="000024F2" w:rsidRDefault="007D4FBD" w:rsidP="00385290">
            <w:pPr>
              <w:pStyle w:val="TAL"/>
              <w:rPr>
                <w:lang w:eastAsia="en-US"/>
              </w:rPr>
            </w:pPr>
            <w:r w:rsidRPr="000024F2">
              <w:rPr>
                <w:lang w:eastAsia="en-US"/>
              </w:rPr>
              <w:t>•</w:t>
            </w:r>
            <w:r w:rsidRPr="000024F2">
              <w:rPr>
                <w:spacing w:val="10"/>
                <w:lang w:eastAsia="en-US"/>
              </w:rPr>
              <w:t xml:space="preserve"> T</w:t>
            </w:r>
            <w:r w:rsidRPr="000024F2">
              <w:rPr>
                <w:lang w:eastAsia="en-US"/>
              </w:rPr>
              <w:t>imestamp</w:t>
            </w:r>
          </w:p>
        </w:tc>
      </w:tr>
      <w:tr w:rsidR="001F56CE" w:rsidRPr="000024F2" w14:paraId="288CD02D"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144309F7" w14:textId="77777777" w:rsidR="001F56CE" w:rsidRPr="000024F2" w:rsidRDefault="001F56CE" w:rsidP="001F56CE">
            <w:pPr>
              <w:pStyle w:val="TAL"/>
              <w:rPr>
                <w:rFonts w:cs="Arial"/>
                <w:szCs w:val="18"/>
                <w:lang w:eastAsia="en-US"/>
              </w:rPr>
            </w:pPr>
            <w:r>
              <w:rPr>
                <w:rFonts w:cs="Arial"/>
                <w:szCs w:val="18"/>
              </w:rPr>
              <w:t>Sensitive data access</w:t>
            </w:r>
          </w:p>
        </w:tc>
        <w:tc>
          <w:tcPr>
            <w:tcW w:w="2970" w:type="dxa"/>
            <w:tcBorders>
              <w:top w:val="single" w:sz="4" w:space="0" w:color="000000"/>
              <w:left w:val="single" w:sz="4" w:space="0" w:color="000000"/>
              <w:bottom w:val="single" w:sz="4" w:space="0" w:color="000000"/>
              <w:right w:val="single" w:sz="4" w:space="0" w:color="000000"/>
            </w:tcBorders>
          </w:tcPr>
          <w:p w14:paraId="6AE2147B" w14:textId="77777777" w:rsidR="001F56CE" w:rsidRPr="000024F2" w:rsidRDefault="001F56CE" w:rsidP="001F56CE">
            <w:pPr>
              <w:pStyle w:val="TAL"/>
              <w:rPr>
                <w:rFonts w:cs="Arial"/>
                <w:szCs w:val="18"/>
                <w:lang w:eastAsia="en-US"/>
              </w:rPr>
            </w:pPr>
            <w:r>
              <w:rPr>
                <w:rFonts w:cs="Arial"/>
                <w:szCs w:val="18"/>
              </w:rPr>
              <w:t>Records any access attempts to sensitive data</w:t>
            </w:r>
          </w:p>
        </w:tc>
        <w:tc>
          <w:tcPr>
            <w:tcW w:w="3836" w:type="dxa"/>
            <w:tcBorders>
              <w:top w:val="single" w:sz="4" w:space="0" w:color="000000"/>
              <w:left w:val="single" w:sz="4" w:space="0" w:color="000000"/>
              <w:bottom w:val="single" w:sz="4" w:space="0" w:color="000000"/>
              <w:right w:val="single" w:sz="4" w:space="0" w:color="000000"/>
            </w:tcBorders>
          </w:tcPr>
          <w:p w14:paraId="7E38A505" w14:textId="77777777" w:rsidR="001F56CE" w:rsidRDefault="001F56CE" w:rsidP="001F56CE">
            <w:pPr>
              <w:keepNext/>
              <w:keepLines/>
              <w:spacing w:after="0"/>
              <w:rPr>
                <w:rFonts w:ascii="Arial" w:hAnsi="Arial" w:cs="Arial"/>
                <w:sz w:val="18"/>
                <w:szCs w:val="18"/>
              </w:rPr>
            </w:pPr>
            <w:r>
              <w:rPr>
                <w:rFonts w:ascii="Arial" w:hAnsi="Arial"/>
                <w:sz w:val="18"/>
              </w:rPr>
              <w:t xml:space="preserve">• </w:t>
            </w:r>
            <w:r>
              <w:rPr>
                <w:rFonts w:ascii="Arial" w:hAnsi="Arial" w:cs="Arial"/>
                <w:sz w:val="18"/>
                <w:szCs w:val="18"/>
              </w:rPr>
              <w:t>Action</w:t>
            </w:r>
            <w:r>
              <w:rPr>
                <w:rFonts w:ascii="Arial" w:hAnsi="Arial" w:cs="Arial"/>
                <w:spacing w:val="-5"/>
                <w:sz w:val="18"/>
                <w:szCs w:val="18"/>
              </w:rPr>
              <w:t xml:space="preserve"> </w:t>
            </w:r>
            <w:r>
              <w:rPr>
                <w:rFonts w:ascii="Arial" w:hAnsi="Arial" w:cs="Arial"/>
                <w:sz w:val="18"/>
                <w:szCs w:val="18"/>
              </w:rPr>
              <w:t>performed (read, write, delete, etc.)</w:t>
            </w:r>
          </w:p>
          <w:p w14:paraId="5E1FB836" w14:textId="77777777" w:rsidR="001F56CE" w:rsidRDefault="001F56CE" w:rsidP="001F56CE">
            <w:pPr>
              <w:keepNext/>
              <w:keepLines/>
              <w:spacing w:after="0"/>
              <w:rPr>
                <w:rFonts w:ascii="Arial" w:hAnsi="Arial" w:cs="Arial"/>
                <w:position w:val="-2"/>
                <w:sz w:val="18"/>
                <w:szCs w:val="18"/>
              </w:rPr>
            </w:pPr>
            <w:r>
              <w:rPr>
                <w:rFonts w:ascii="Arial" w:hAnsi="Arial"/>
                <w:sz w:val="18"/>
              </w:rPr>
              <w:t xml:space="preserve">• </w:t>
            </w:r>
            <w:r>
              <w:rPr>
                <w:rFonts w:ascii="Arial" w:hAnsi="Arial" w:cs="Arial"/>
                <w:position w:val="-2"/>
                <w:sz w:val="18"/>
                <w:szCs w:val="18"/>
              </w:rPr>
              <w:t>Username</w:t>
            </w:r>
          </w:p>
          <w:p w14:paraId="01EAD227" w14:textId="77777777" w:rsidR="001F56CE" w:rsidRPr="000024F2" w:rsidRDefault="001F56CE" w:rsidP="001F56CE">
            <w:pPr>
              <w:pStyle w:val="TAL"/>
              <w:rPr>
                <w:lang w:eastAsia="en-US"/>
              </w:rPr>
            </w:pPr>
            <w:r>
              <w:t>•</w:t>
            </w:r>
            <w:r>
              <w:rPr>
                <w:spacing w:val="10"/>
              </w:rPr>
              <w:t xml:space="preserve"> T</w:t>
            </w:r>
            <w:r>
              <w:t>imestamp</w:t>
            </w:r>
          </w:p>
        </w:tc>
      </w:tr>
    </w:tbl>
    <w:p w14:paraId="3D1B160F" w14:textId="77777777" w:rsidR="00EC47F1" w:rsidRDefault="00EC47F1" w:rsidP="00EC47F1"/>
    <w:p w14:paraId="532A0169" w14:textId="77777777" w:rsidR="007D4FBD" w:rsidRPr="00FD4A4B" w:rsidRDefault="007D4FBD" w:rsidP="00EC47F1">
      <w:r w:rsidRPr="00FD4A4B">
        <w:t>In addition, optionally it shall be possible to log also the following event (if supported):</w:t>
      </w:r>
    </w:p>
    <w:tbl>
      <w:tblPr>
        <w:tblW w:w="8786" w:type="dxa"/>
        <w:jc w:val="center"/>
        <w:tblLayout w:type="fixed"/>
        <w:tblCellMar>
          <w:left w:w="28" w:type="dxa"/>
          <w:right w:w="0" w:type="dxa"/>
        </w:tblCellMar>
        <w:tblLook w:val="0000" w:firstRow="0" w:lastRow="0" w:firstColumn="0" w:lastColumn="0" w:noHBand="0" w:noVBand="0"/>
      </w:tblPr>
      <w:tblGrid>
        <w:gridCol w:w="1980"/>
        <w:gridCol w:w="2970"/>
        <w:gridCol w:w="3836"/>
      </w:tblGrid>
      <w:tr w:rsidR="007D4FBD" w:rsidRPr="000024F2" w14:paraId="63DA705D" w14:textId="77777777" w:rsidTr="00385290">
        <w:trPr>
          <w:jc w:val="center"/>
        </w:trPr>
        <w:tc>
          <w:tcPr>
            <w:tcW w:w="1980" w:type="dxa"/>
            <w:tcBorders>
              <w:top w:val="single" w:sz="4" w:space="0" w:color="000000"/>
              <w:left w:val="single" w:sz="4" w:space="0" w:color="000000"/>
              <w:bottom w:val="double" w:sz="4" w:space="0" w:color="auto"/>
              <w:right w:val="single" w:sz="4" w:space="0" w:color="000000"/>
            </w:tcBorders>
          </w:tcPr>
          <w:p w14:paraId="0D84E952" w14:textId="77777777" w:rsidR="007D4FBD" w:rsidRPr="000024F2" w:rsidRDefault="007D4FBD" w:rsidP="00385290">
            <w:pPr>
              <w:pStyle w:val="TAH"/>
              <w:rPr>
                <w:sz w:val="24"/>
                <w:szCs w:val="24"/>
                <w:lang w:eastAsia="en-US"/>
              </w:rPr>
            </w:pPr>
            <w:r w:rsidRPr="000024F2">
              <w:rPr>
                <w:lang w:eastAsia="en-US"/>
              </w:rPr>
              <w:t>EventTypes</w:t>
            </w:r>
          </w:p>
        </w:tc>
        <w:tc>
          <w:tcPr>
            <w:tcW w:w="2970" w:type="dxa"/>
            <w:tcBorders>
              <w:top w:val="single" w:sz="4" w:space="0" w:color="000000"/>
              <w:left w:val="single" w:sz="4" w:space="0" w:color="000000"/>
              <w:bottom w:val="double" w:sz="4" w:space="0" w:color="auto"/>
              <w:right w:val="single" w:sz="4" w:space="0" w:color="000000"/>
            </w:tcBorders>
          </w:tcPr>
          <w:p w14:paraId="3EF7AFE7" w14:textId="77777777" w:rsidR="007D4FBD" w:rsidRPr="000024F2" w:rsidRDefault="007D4FBD" w:rsidP="00385290">
            <w:pPr>
              <w:pStyle w:val="TAH"/>
              <w:rPr>
                <w:lang w:eastAsia="en-US"/>
              </w:rPr>
            </w:pPr>
            <w:r w:rsidRPr="000024F2">
              <w:rPr>
                <w:lang w:eastAsia="en-US"/>
              </w:rPr>
              <w:t>Description</w:t>
            </w:r>
          </w:p>
        </w:tc>
        <w:tc>
          <w:tcPr>
            <w:tcW w:w="3836" w:type="dxa"/>
            <w:tcBorders>
              <w:top w:val="single" w:sz="4" w:space="0" w:color="000000"/>
              <w:left w:val="single" w:sz="4" w:space="0" w:color="000000"/>
              <w:bottom w:val="double" w:sz="4" w:space="0" w:color="auto"/>
              <w:right w:val="single" w:sz="4" w:space="0" w:color="000000"/>
            </w:tcBorders>
          </w:tcPr>
          <w:p w14:paraId="3F2404D7" w14:textId="77777777" w:rsidR="007D4FBD" w:rsidRPr="000024F2" w:rsidRDefault="007D4FBD" w:rsidP="00385290">
            <w:pPr>
              <w:pStyle w:val="TAH"/>
              <w:rPr>
                <w:sz w:val="24"/>
                <w:szCs w:val="24"/>
                <w:lang w:eastAsia="en-US"/>
              </w:rPr>
            </w:pPr>
            <w:r w:rsidRPr="000024F2">
              <w:rPr>
                <w:lang w:eastAsia="en-US"/>
              </w:rPr>
              <w:t>Event data to be logged</w:t>
            </w:r>
          </w:p>
        </w:tc>
      </w:tr>
      <w:tr w:rsidR="007D4FBD" w:rsidRPr="000024F2" w14:paraId="121CABD9" w14:textId="77777777" w:rsidTr="00385290">
        <w:trPr>
          <w:jc w:val="center"/>
        </w:trPr>
        <w:tc>
          <w:tcPr>
            <w:tcW w:w="1980" w:type="dxa"/>
            <w:tcBorders>
              <w:top w:val="single" w:sz="4" w:space="0" w:color="000000"/>
              <w:left w:val="single" w:sz="4" w:space="0" w:color="000000"/>
              <w:bottom w:val="single" w:sz="4" w:space="0" w:color="000000"/>
              <w:right w:val="single" w:sz="4" w:space="0" w:color="000000"/>
            </w:tcBorders>
          </w:tcPr>
          <w:p w14:paraId="4E158BD5" w14:textId="77777777" w:rsidR="007D4FBD" w:rsidRPr="000024F2" w:rsidRDefault="007D4FBD" w:rsidP="00385290">
            <w:pPr>
              <w:pStyle w:val="TAL"/>
              <w:rPr>
                <w:sz w:val="24"/>
                <w:szCs w:val="24"/>
                <w:lang w:eastAsia="en-US"/>
              </w:rPr>
            </w:pPr>
            <w:r w:rsidRPr="000024F2">
              <w:rPr>
                <w:lang w:eastAsia="en-US"/>
              </w:rPr>
              <w:t>Change of group membership or accounts</w:t>
            </w:r>
          </w:p>
        </w:tc>
        <w:tc>
          <w:tcPr>
            <w:tcW w:w="2970" w:type="dxa"/>
            <w:tcBorders>
              <w:top w:val="single" w:sz="4" w:space="0" w:color="000000"/>
              <w:left w:val="single" w:sz="4" w:space="0" w:color="000000"/>
              <w:bottom w:val="single" w:sz="4" w:space="0" w:color="000000"/>
              <w:right w:val="single" w:sz="4" w:space="0" w:color="000000"/>
            </w:tcBorders>
          </w:tcPr>
          <w:p w14:paraId="2BA2415F" w14:textId="77777777" w:rsidR="007D4FBD" w:rsidRPr="000024F2" w:rsidRDefault="007D4FBD" w:rsidP="00385290">
            <w:pPr>
              <w:pStyle w:val="TAL"/>
              <w:rPr>
                <w:lang w:eastAsia="en-US"/>
              </w:rPr>
            </w:pPr>
            <w:r w:rsidRPr="000024F2">
              <w:rPr>
                <w:rFonts w:cs="Arial"/>
                <w:lang w:eastAsia="en-US"/>
              </w:rPr>
              <w:t>Any change of group membership for accounts</w:t>
            </w:r>
          </w:p>
        </w:tc>
        <w:tc>
          <w:tcPr>
            <w:tcW w:w="3836" w:type="dxa"/>
            <w:tcBorders>
              <w:top w:val="single" w:sz="4" w:space="0" w:color="000000"/>
              <w:left w:val="single" w:sz="4" w:space="0" w:color="000000"/>
              <w:bottom w:val="single" w:sz="4" w:space="0" w:color="000000"/>
              <w:right w:val="single" w:sz="4" w:space="0" w:color="000000"/>
            </w:tcBorders>
          </w:tcPr>
          <w:p w14:paraId="0AB2AEEF" w14:textId="77777777" w:rsidR="007D4FBD" w:rsidRPr="000024F2" w:rsidRDefault="007D4FBD" w:rsidP="00385290">
            <w:pPr>
              <w:widowControl w:val="0"/>
              <w:spacing w:before="4" w:after="0" w:line="130" w:lineRule="exact"/>
              <w:rPr>
                <w:rFonts w:ascii="Arial" w:hAnsi="Arial" w:cs="Arial"/>
                <w:sz w:val="13"/>
                <w:szCs w:val="13"/>
              </w:rPr>
            </w:pPr>
          </w:p>
          <w:p w14:paraId="03EDBD00" w14:textId="77777777" w:rsidR="007D4FBD" w:rsidRPr="000024F2" w:rsidRDefault="007D4FBD" w:rsidP="00A0771F">
            <w:pPr>
              <w:pStyle w:val="TAL"/>
              <w:rPr>
                <w:lang w:eastAsia="en-US"/>
              </w:rPr>
            </w:pPr>
            <w:r w:rsidRPr="000024F2">
              <w:rPr>
                <w:lang w:eastAsia="en-US"/>
              </w:rPr>
              <w:t>• Administrator username,</w:t>
            </w:r>
          </w:p>
          <w:p w14:paraId="527868FD" w14:textId="77777777" w:rsidR="007D4FBD" w:rsidRPr="000024F2" w:rsidRDefault="007D4FBD" w:rsidP="00A0771F">
            <w:pPr>
              <w:pStyle w:val="TAL"/>
              <w:rPr>
                <w:lang w:eastAsia="en-US"/>
              </w:rPr>
            </w:pPr>
            <w:r w:rsidRPr="000024F2">
              <w:rPr>
                <w:lang w:eastAsia="en-US"/>
              </w:rPr>
              <w:t>• Administered account,</w:t>
            </w:r>
          </w:p>
          <w:p w14:paraId="70609064" w14:textId="77777777" w:rsidR="007D4FBD" w:rsidRPr="000024F2" w:rsidRDefault="007D4FBD" w:rsidP="00A0771F">
            <w:pPr>
              <w:pStyle w:val="TAL"/>
              <w:rPr>
                <w:lang w:eastAsia="en-US"/>
              </w:rPr>
            </w:pPr>
            <w:r w:rsidRPr="000024F2">
              <w:rPr>
                <w:lang w:eastAsia="en-US"/>
              </w:rPr>
              <w:t>• Activity performed (group added or removed)</w:t>
            </w:r>
          </w:p>
          <w:p w14:paraId="43904E67" w14:textId="77777777" w:rsidR="007D4FBD" w:rsidRPr="000024F2" w:rsidRDefault="007D4FBD" w:rsidP="00385290">
            <w:pPr>
              <w:pStyle w:val="TAL"/>
              <w:rPr>
                <w:lang w:eastAsia="en-US"/>
              </w:rPr>
            </w:pPr>
            <w:r w:rsidRPr="000024F2">
              <w:rPr>
                <w:lang w:eastAsia="en-US"/>
              </w:rPr>
              <w:t>• Timestamp.</w:t>
            </w:r>
          </w:p>
        </w:tc>
      </w:tr>
    </w:tbl>
    <w:p w14:paraId="70F962EB" w14:textId="77777777" w:rsidR="007D4FBD" w:rsidRPr="00FD4A4B" w:rsidRDefault="007D4FBD" w:rsidP="00D139CE"/>
    <w:p w14:paraId="2A54CF54" w14:textId="77777777" w:rsidR="00120A14" w:rsidRDefault="000D34C2" w:rsidP="00F9276A">
      <w:pPr>
        <w:rPr>
          <w:i/>
        </w:rPr>
      </w:pPr>
      <w:r w:rsidRPr="000D34C2">
        <w:rPr>
          <w:i/>
        </w:rPr>
        <w:t xml:space="preserve">Threat References: </w:t>
      </w:r>
      <w:r w:rsidRPr="00120A14">
        <w:rPr>
          <w:iCs/>
        </w:rPr>
        <w:t>TR 33.926 [4]</w:t>
      </w:r>
      <w:r w:rsidR="00120A14" w:rsidRPr="00120A14">
        <w:rPr>
          <w:iCs/>
        </w:rPr>
        <w:t>, clause 5.3.4.4, Log Tampering</w:t>
      </w:r>
    </w:p>
    <w:p w14:paraId="12A28A08" w14:textId="77777777" w:rsidR="00F9276A" w:rsidRPr="00FD4A4B" w:rsidRDefault="00F9276A" w:rsidP="00F9276A">
      <w:r w:rsidRPr="00FD4A4B">
        <w:rPr>
          <w:i/>
        </w:rPr>
        <w:t>Test case</w:t>
      </w:r>
      <w:r w:rsidRPr="00FD4A4B">
        <w:t xml:space="preserve">: </w:t>
      </w:r>
    </w:p>
    <w:p w14:paraId="00961772" w14:textId="77777777" w:rsidR="007D4FBD" w:rsidRPr="00FD4A4B" w:rsidRDefault="007D4FBD" w:rsidP="007D4FBD">
      <w:pPr>
        <w:rPr>
          <w:b/>
        </w:rPr>
      </w:pPr>
      <w:r w:rsidRPr="00FD4A4B">
        <w:rPr>
          <w:b/>
          <w:i/>
        </w:rPr>
        <w:t>Test Name</w:t>
      </w:r>
      <w:r w:rsidRPr="00FD4A4B">
        <w:rPr>
          <w:b/>
        </w:rPr>
        <w:t xml:space="preserve">: </w:t>
      </w:r>
      <w:r w:rsidRPr="00FD4A4B">
        <w:t>TC_SECURITY_EVENT_LOGGING</w:t>
      </w:r>
    </w:p>
    <w:p w14:paraId="190E2F48" w14:textId="77777777" w:rsidR="007D4FBD" w:rsidRPr="00FB4568" w:rsidRDefault="007D4FBD" w:rsidP="00FB4568">
      <w:pPr>
        <w:rPr>
          <w:b/>
          <w:bCs/>
          <w:lang w:eastAsia="zh-CN"/>
        </w:rPr>
      </w:pPr>
      <w:r w:rsidRPr="00FB4568">
        <w:rPr>
          <w:b/>
          <w:bCs/>
          <w:lang w:eastAsia="zh-CN"/>
        </w:rPr>
        <w:t>Purpose:</w:t>
      </w:r>
    </w:p>
    <w:p w14:paraId="50389FD8" w14:textId="77777777" w:rsidR="007D4FBD" w:rsidRPr="00FD4A4B" w:rsidRDefault="007D4FBD" w:rsidP="007D4FBD">
      <w:r w:rsidRPr="00FD4A4B">
        <w:t>To verify that the network product correctly logs all required security event types.</w:t>
      </w:r>
    </w:p>
    <w:p w14:paraId="2758F9C6" w14:textId="19EB2525" w:rsidR="007D4FBD" w:rsidRPr="00FB4568" w:rsidRDefault="007D4FBD" w:rsidP="00FB4568">
      <w:pPr>
        <w:rPr>
          <w:b/>
          <w:bCs/>
          <w:lang w:eastAsia="zh-CN"/>
        </w:rPr>
      </w:pPr>
    </w:p>
    <w:p w14:paraId="1B72EA10" w14:textId="77777777" w:rsidR="007D4FBD" w:rsidRPr="00FB4568" w:rsidRDefault="007D4FBD" w:rsidP="00FB4568">
      <w:pPr>
        <w:rPr>
          <w:b/>
          <w:bCs/>
          <w:lang w:eastAsia="zh-CN"/>
        </w:rPr>
      </w:pPr>
      <w:r w:rsidRPr="00FB4568">
        <w:rPr>
          <w:b/>
          <w:bCs/>
          <w:lang w:eastAsia="zh-CN"/>
        </w:rPr>
        <w:t>Pre-Conditions:</w:t>
      </w:r>
    </w:p>
    <w:p w14:paraId="228A2614" w14:textId="77777777" w:rsidR="007D4FBD" w:rsidRPr="00FD4A4B" w:rsidRDefault="007D4FBD" w:rsidP="00A0771F">
      <w:pPr>
        <w:pStyle w:val="B1"/>
        <w:ind w:left="284"/>
      </w:pPr>
      <w:r w:rsidRPr="00FD4A4B">
        <w:t>-</w:t>
      </w:r>
      <w:r w:rsidRPr="00FD4A4B">
        <w:tab/>
        <w:t>The following information shall be provided by the documentation accompanying the network product:</w:t>
      </w:r>
    </w:p>
    <w:p w14:paraId="28E3A4EF" w14:textId="77777777" w:rsidR="007D4FBD" w:rsidRPr="00FD4A4B" w:rsidRDefault="007D4FBD" w:rsidP="00A0771F">
      <w:pPr>
        <w:pStyle w:val="B2"/>
      </w:pPr>
      <w:r w:rsidRPr="00FD4A4B">
        <w:t>-</w:t>
      </w:r>
      <w:r w:rsidRPr="00FD4A4B">
        <w:tab/>
        <w:t>The log where the event is recorded and how it can be accessed (e.g. the complete path).</w:t>
      </w:r>
    </w:p>
    <w:p w14:paraId="403B2C3B" w14:textId="77777777" w:rsidR="007D4FBD" w:rsidRPr="00FD4A4B" w:rsidRDefault="007D4FBD" w:rsidP="00A0771F">
      <w:pPr>
        <w:pStyle w:val="B2"/>
      </w:pPr>
      <w:r w:rsidRPr="00FD4A4B">
        <w:t>-</w:t>
      </w:r>
      <w:r w:rsidRPr="00FD4A4B">
        <w:tab/>
        <w:t>If the event type is enabled by default or how to enable it.</w:t>
      </w:r>
    </w:p>
    <w:p w14:paraId="391CB13F" w14:textId="77777777" w:rsidR="007D4FBD" w:rsidRDefault="007D4FBD" w:rsidP="00A0771F">
      <w:pPr>
        <w:pStyle w:val="B2"/>
      </w:pPr>
      <w:r w:rsidRPr="00FD4A4B">
        <w:t>-</w:t>
      </w:r>
      <w:r w:rsidRPr="00FD4A4B">
        <w:tab/>
        <w:t xml:space="preserve">What O&amp;M services can be used on the Network Product in the configuration according to the pre-requisites for testing in clause </w:t>
      </w:r>
      <w:r w:rsidR="000E530A">
        <w:t>4</w:t>
      </w:r>
      <w:r w:rsidRPr="00FD4A4B">
        <w:t>.1 and how to use them.</w:t>
      </w:r>
    </w:p>
    <w:p w14:paraId="1CC88140" w14:textId="77777777" w:rsidR="00823DDF" w:rsidRPr="00FD4A4B" w:rsidRDefault="00823DDF" w:rsidP="00A0771F">
      <w:pPr>
        <w:pStyle w:val="B2"/>
      </w:pPr>
      <w:r>
        <w:t>-</w:t>
      </w:r>
      <w:r>
        <w:tab/>
        <w:t>Whether and how sensitive data is stored on the Network Product (e.g., directory services databases).</w:t>
      </w:r>
    </w:p>
    <w:p w14:paraId="5313330A" w14:textId="6CFCA92C" w:rsidR="007D4FBD" w:rsidRPr="00FD4A4B" w:rsidRDefault="007D4FBD" w:rsidP="00A0771F">
      <w:pPr>
        <w:pStyle w:val="B1"/>
        <w:ind w:left="284"/>
      </w:pPr>
      <w:r w:rsidRPr="00FD4A4B">
        <w:t>-</w:t>
      </w:r>
      <w:r w:rsidRPr="00FD4A4B">
        <w:tab/>
        <w:t>The t</w:t>
      </w:r>
      <w:r w:rsidRPr="00FD4A4B">
        <w:rPr>
          <w:rFonts w:hint="eastAsia"/>
        </w:rPr>
        <w:t xml:space="preserve">ester has </w:t>
      </w:r>
      <w:r w:rsidRPr="00FD4A4B">
        <w:t>the needed administrative privileges to perform the tests</w:t>
      </w:r>
    </w:p>
    <w:p w14:paraId="2299E8B7" w14:textId="77777777" w:rsidR="007D4FBD" w:rsidRPr="00FD4A4B" w:rsidRDefault="007D4FBD" w:rsidP="00A0771F">
      <w:pPr>
        <w:pStyle w:val="B1"/>
        <w:ind w:left="284"/>
      </w:pPr>
      <w:r w:rsidRPr="00FD4A4B">
        <w:t>-</w:t>
      </w:r>
      <w:r w:rsidRPr="00FD4A4B">
        <w:tab/>
        <w:t>If needed for testing specific O&amp;M services, a tester machine is available.</w:t>
      </w:r>
    </w:p>
    <w:p w14:paraId="05818568" w14:textId="77777777" w:rsidR="007D4FBD" w:rsidRPr="00FB4568" w:rsidRDefault="007D4FBD" w:rsidP="00FB4568">
      <w:pPr>
        <w:rPr>
          <w:b/>
          <w:bCs/>
          <w:lang w:eastAsia="zh-CN"/>
        </w:rPr>
      </w:pPr>
      <w:r w:rsidRPr="00FB4568">
        <w:rPr>
          <w:b/>
          <w:bCs/>
          <w:lang w:eastAsia="zh-CN"/>
        </w:rPr>
        <w:t>Execution Steps</w:t>
      </w:r>
    </w:p>
    <w:p w14:paraId="54E7A0DA" w14:textId="77777777" w:rsidR="007D4FBD" w:rsidRPr="00FD4A4B" w:rsidRDefault="007D4FBD" w:rsidP="00FB4568">
      <w:pPr>
        <w:rPr>
          <w:lang w:eastAsia="zh-CN"/>
        </w:rPr>
      </w:pPr>
      <w:r w:rsidRPr="00FD4A4B">
        <w:rPr>
          <w:lang w:eastAsia="zh-CN"/>
        </w:rPr>
        <w:t>For each O&amp;M service perform the following test steps</w:t>
      </w:r>
    </w:p>
    <w:p w14:paraId="55129C44" w14:textId="77777777" w:rsidR="007D4FBD" w:rsidRPr="00FD4A4B" w:rsidRDefault="00FB4568" w:rsidP="00A0771F">
      <w:pPr>
        <w:pStyle w:val="B1"/>
        <w:rPr>
          <w:lang w:eastAsia="zh-CN"/>
        </w:rPr>
      </w:pPr>
      <w:r>
        <w:rPr>
          <w:lang w:eastAsia="zh-CN"/>
        </w:rPr>
        <w:t>1.</w:t>
      </w:r>
      <w:r w:rsidR="007D4FBD" w:rsidRPr="00FD4A4B">
        <w:rPr>
          <w:lang w:eastAsia="zh-CN"/>
        </w:rPr>
        <w:t>-</w:t>
      </w:r>
      <w:r w:rsidR="007D4FBD" w:rsidRPr="00FD4A4B">
        <w:rPr>
          <w:lang w:eastAsia="zh-CN"/>
        </w:rPr>
        <w:tab/>
        <w:t xml:space="preserve">The Tester sequentially triggers each security event listed in the requirement, while covering each option detailed in the individual security event descriptions. </w:t>
      </w:r>
    </w:p>
    <w:p w14:paraId="4601CB13" w14:textId="77777777" w:rsidR="007D4FBD" w:rsidRPr="00FD4A4B" w:rsidRDefault="00FB4568" w:rsidP="00A0771F">
      <w:pPr>
        <w:pStyle w:val="B1"/>
        <w:rPr>
          <w:lang w:eastAsia="zh-CN"/>
        </w:rPr>
      </w:pPr>
      <w:r>
        <w:rPr>
          <w:lang w:eastAsia="zh-CN"/>
        </w:rPr>
        <w:t>2.</w:t>
      </w:r>
      <w:r w:rsidR="007D4FBD" w:rsidRPr="00FD4A4B">
        <w:rPr>
          <w:lang w:eastAsia="zh-CN"/>
        </w:rPr>
        <w:t>-</w:t>
      </w:r>
      <w:r w:rsidR="007D4FBD" w:rsidRPr="00FD4A4B">
        <w:rPr>
          <w:lang w:eastAsia="zh-CN"/>
        </w:rPr>
        <w:tab/>
        <w:t>The Tester verifies whether the security events, and their individual options, were correctly logged. In particular it is verified whether they include at least the event data specified as required to be logged.</w:t>
      </w:r>
    </w:p>
    <w:p w14:paraId="4DD860BB" w14:textId="77777777" w:rsidR="007D4FBD" w:rsidRPr="00FB4568" w:rsidRDefault="007D4FBD" w:rsidP="00FB4568">
      <w:pPr>
        <w:rPr>
          <w:b/>
          <w:bCs/>
          <w:lang w:eastAsia="zh-CN"/>
        </w:rPr>
      </w:pPr>
      <w:r w:rsidRPr="00FB4568">
        <w:rPr>
          <w:b/>
          <w:bCs/>
          <w:lang w:eastAsia="zh-CN"/>
        </w:rPr>
        <w:t>Expected Results:</w:t>
      </w:r>
    </w:p>
    <w:p w14:paraId="0103D50E" w14:textId="77777777" w:rsidR="007D4FBD" w:rsidRPr="00FD4A4B" w:rsidRDefault="007D4FBD" w:rsidP="00FB4568">
      <w:pPr>
        <w:rPr>
          <w:lang w:eastAsia="ja-JP"/>
        </w:rPr>
      </w:pPr>
      <w:r w:rsidRPr="00FD4A4B">
        <w:rPr>
          <w:lang w:eastAsia="ja-JP"/>
        </w:rPr>
        <w:t xml:space="preserve">All security events are appropriately logged, </w:t>
      </w:r>
      <w:r w:rsidRPr="00FD4A4B">
        <w:rPr>
          <w:lang w:eastAsia="zh-CN"/>
        </w:rPr>
        <w:t>including all required event data.</w:t>
      </w:r>
    </w:p>
    <w:p w14:paraId="0B113BE0" w14:textId="77777777" w:rsidR="007D4FBD" w:rsidRPr="00FB4568" w:rsidRDefault="007D4FBD" w:rsidP="00FB4568">
      <w:pPr>
        <w:rPr>
          <w:b/>
          <w:bCs/>
          <w:lang w:eastAsia="zh-CN"/>
        </w:rPr>
      </w:pPr>
      <w:r w:rsidRPr="00FB4568">
        <w:rPr>
          <w:b/>
          <w:bCs/>
          <w:lang w:eastAsia="zh-CN"/>
        </w:rPr>
        <w:t>Expected format of evidence:</w:t>
      </w:r>
    </w:p>
    <w:p w14:paraId="2F32C649" w14:textId="77777777" w:rsidR="007D4FBD" w:rsidRPr="00FD4A4B" w:rsidRDefault="007D4FBD" w:rsidP="00A0771F">
      <w:pPr>
        <w:pStyle w:val="B1"/>
      </w:pPr>
      <w:r w:rsidRPr="00FD4A4B">
        <w:t>-</w:t>
      </w:r>
      <w:r w:rsidRPr="00FD4A4B">
        <w:tab/>
        <w:t>List of O&amp;M services</w:t>
      </w:r>
    </w:p>
    <w:p w14:paraId="49EDAF8E" w14:textId="77777777" w:rsidR="007D4FBD" w:rsidRPr="00FD4A4B" w:rsidRDefault="007D4FBD" w:rsidP="00A0771F">
      <w:pPr>
        <w:pStyle w:val="B1"/>
      </w:pPr>
      <w:r w:rsidRPr="00FD4A4B">
        <w:t>-</w:t>
      </w:r>
      <w:r w:rsidRPr="00FD4A4B">
        <w:tab/>
        <w:t>Commands executed per O&amp;M services</w:t>
      </w:r>
    </w:p>
    <w:p w14:paraId="3E74B24A" w14:textId="77777777" w:rsidR="007D4FBD" w:rsidRPr="00FD4A4B" w:rsidRDefault="007D4FBD" w:rsidP="00A0771F">
      <w:pPr>
        <w:pStyle w:val="B1"/>
      </w:pPr>
      <w:r w:rsidRPr="00FD4A4B">
        <w:t>-</w:t>
      </w:r>
      <w:r w:rsidRPr="00FD4A4B">
        <w:tab/>
        <w:t>The relevant parts of the logs in appropriate form (e.g. file, screenshot)</w:t>
      </w:r>
    </w:p>
    <w:p w14:paraId="1DE89EFF" w14:textId="77777777" w:rsidR="00F9276A" w:rsidRPr="00FD4A4B" w:rsidRDefault="000E530A" w:rsidP="006D5002">
      <w:pPr>
        <w:pStyle w:val="Heading5"/>
      </w:pPr>
      <w:bookmarkStart w:id="264" w:name="_CR4_2_3_6_2"/>
      <w:bookmarkStart w:id="265" w:name="_Toc19542395"/>
      <w:bookmarkStart w:id="266" w:name="_Toc35348397"/>
      <w:bookmarkStart w:id="267" w:name="_Toc224924979"/>
      <w:bookmarkEnd w:id="264"/>
      <w:r w:rsidRPr="00907F75">
        <w:t>4</w:t>
      </w:r>
      <w:r w:rsidR="00F9276A" w:rsidRPr="00FD4A4B">
        <w:t>.2.3.6.2</w:t>
      </w:r>
      <w:r w:rsidR="00F9276A" w:rsidRPr="00FD4A4B">
        <w:tab/>
        <w:t>Log transfer to centralized storage</w:t>
      </w:r>
      <w:bookmarkEnd w:id="265"/>
      <w:bookmarkEnd w:id="266"/>
      <w:bookmarkEnd w:id="267"/>
    </w:p>
    <w:p w14:paraId="00285583" w14:textId="77777777" w:rsidR="00F9276A" w:rsidRPr="00FD4A4B" w:rsidRDefault="00F9276A" w:rsidP="00F9276A">
      <w:r w:rsidRPr="00FD4A4B">
        <w:rPr>
          <w:i/>
        </w:rPr>
        <w:t>Requirement Name</w:t>
      </w:r>
      <w:r w:rsidRPr="00FD4A4B">
        <w:t xml:space="preserve">: </w:t>
      </w:r>
      <w:r w:rsidRPr="00FD4A4B">
        <w:rPr>
          <w:lang w:eastAsia="zh-CN"/>
        </w:rPr>
        <w:t>Log transfer to centralized storage</w:t>
      </w:r>
    </w:p>
    <w:p w14:paraId="266530E6" w14:textId="77777777" w:rsidR="000D34C2" w:rsidRDefault="000D34C2" w:rsidP="00F9276A">
      <w:pPr>
        <w:rPr>
          <w:i/>
        </w:rPr>
      </w:pPr>
      <w:r w:rsidRPr="000D34C2">
        <w:rPr>
          <w:i/>
        </w:rPr>
        <w:t xml:space="preserve">Requirement Reference: </w:t>
      </w:r>
      <w:r w:rsidRPr="000D34C2">
        <w:rPr>
          <w:iCs/>
        </w:rPr>
        <w:t>In accordance with industry best practice</w:t>
      </w:r>
    </w:p>
    <w:p w14:paraId="1311A4C7" w14:textId="77777777" w:rsidR="00F9276A" w:rsidRPr="00FD4A4B" w:rsidRDefault="00F9276A" w:rsidP="00F9276A">
      <w:r w:rsidRPr="00FD4A4B">
        <w:rPr>
          <w:i/>
        </w:rPr>
        <w:t>Requirement Description</w:t>
      </w:r>
      <w:r w:rsidRPr="00FD4A4B">
        <w:t xml:space="preserve">: </w:t>
      </w:r>
    </w:p>
    <w:p w14:paraId="26EB1127" w14:textId="77777777" w:rsidR="00F9276A" w:rsidRPr="00FD4A4B" w:rsidRDefault="00F9276A" w:rsidP="00F9276A">
      <w:pPr>
        <w:pStyle w:val="B1"/>
      </w:pPr>
      <w:r w:rsidRPr="00FD4A4B">
        <w:t>a)</w:t>
      </w:r>
      <w:r w:rsidRPr="00FD4A4B">
        <w:tab/>
        <w:t>The Network Product shall support forward</w:t>
      </w:r>
      <w:r w:rsidR="00A709DA" w:rsidRPr="00747EEA">
        <w:rPr>
          <w:lang w:val="en-US"/>
        </w:rPr>
        <w:t>ing</w:t>
      </w:r>
      <w:r w:rsidRPr="00FD4A4B">
        <w:t xml:space="preserve"> of security event logging data to an external system. </w:t>
      </w:r>
      <w:r w:rsidR="00AC0F74" w:rsidRPr="00FD4A4B">
        <w:t xml:space="preserve">Secure transport protocols in accordance with clause </w:t>
      </w:r>
      <w:r w:rsidR="000E530A" w:rsidRPr="00907F75">
        <w:t>4</w:t>
      </w:r>
      <w:r w:rsidR="00AC0F74" w:rsidRPr="00FD4A4B">
        <w:t>.2.3.2.4, shall be used</w:t>
      </w:r>
      <w:r w:rsidRPr="00FD4A4B">
        <w:t>.</w:t>
      </w:r>
    </w:p>
    <w:p w14:paraId="22FDDB1D" w14:textId="77777777" w:rsidR="00F9276A" w:rsidRPr="00FD4A4B" w:rsidRDefault="00F9276A" w:rsidP="00F9276A">
      <w:pPr>
        <w:pStyle w:val="B1"/>
      </w:pPr>
      <w:r w:rsidRPr="00FD4A4B">
        <w:rPr>
          <w:lang w:eastAsia="zh-CN"/>
        </w:rPr>
        <w:t>b)</w:t>
      </w:r>
      <w:r w:rsidRPr="00FD4A4B">
        <w:rPr>
          <w:lang w:eastAsia="zh-CN"/>
        </w:rPr>
        <w:tab/>
        <w:t>Log functions should support secure uploading of log files to a central location or to a</w:t>
      </w:r>
      <w:r w:rsidR="00A709DA" w:rsidRPr="00747EEA">
        <w:rPr>
          <w:lang w:val="en-US" w:eastAsia="zh-CN"/>
        </w:rPr>
        <w:t>n external</w:t>
      </w:r>
      <w:r w:rsidRPr="00FD4A4B">
        <w:rPr>
          <w:lang w:eastAsia="zh-CN"/>
        </w:rPr>
        <w:t xml:space="preserve"> system for the Network Product that is logging.</w:t>
      </w:r>
    </w:p>
    <w:p w14:paraId="7FCBA81F" w14:textId="77777777" w:rsidR="00120A14" w:rsidRDefault="000D34C2" w:rsidP="00CB20D6">
      <w:pPr>
        <w:rPr>
          <w:iCs/>
        </w:rPr>
      </w:pPr>
      <w:r w:rsidRPr="000D34C2">
        <w:rPr>
          <w:i/>
        </w:rPr>
        <w:t xml:space="preserve">Threat References: </w:t>
      </w:r>
      <w:r w:rsidRPr="00076EAC">
        <w:rPr>
          <w:iCs/>
        </w:rPr>
        <w:t>TR 33.926 [4]</w:t>
      </w:r>
      <w:r w:rsidR="00120A14" w:rsidRPr="00120A14">
        <w:rPr>
          <w:iCs/>
        </w:rPr>
        <w:t>, clause 5.3.4.4, Log Tampering</w:t>
      </w:r>
    </w:p>
    <w:p w14:paraId="42FD9D21" w14:textId="77777777" w:rsidR="00CB20D6" w:rsidRPr="00FD4A4B" w:rsidRDefault="00CB20D6" w:rsidP="00CB20D6">
      <w:r w:rsidRPr="00FD4A4B">
        <w:rPr>
          <w:b/>
        </w:rPr>
        <w:t>Test Name</w:t>
      </w:r>
      <w:r w:rsidRPr="00FD4A4B">
        <w:t>: TC_</w:t>
      </w:r>
      <w:r w:rsidR="00FB4568" w:rsidRPr="00FD4A4B">
        <w:rPr>
          <w:rFonts w:hint="eastAsia"/>
          <w:lang w:eastAsia="zh-CN"/>
        </w:rPr>
        <w:t>LOG</w:t>
      </w:r>
      <w:r w:rsidR="00FB4568">
        <w:rPr>
          <w:lang w:eastAsia="zh-CN"/>
        </w:rPr>
        <w:t>_</w:t>
      </w:r>
      <w:r w:rsidRPr="00FD4A4B">
        <w:rPr>
          <w:rFonts w:hint="eastAsia"/>
          <w:lang w:eastAsia="zh-CN"/>
        </w:rPr>
        <w:t>TRANS</w:t>
      </w:r>
      <w:r w:rsidRPr="00FD4A4B">
        <w:t>_</w:t>
      </w:r>
      <w:r w:rsidRPr="00FD4A4B">
        <w:rPr>
          <w:rFonts w:hint="eastAsia"/>
          <w:lang w:eastAsia="zh-CN"/>
        </w:rPr>
        <w:t>TO_</w:t>
      </w:r>
      <w:r w:rsidR="00FB4568" w:rsidRPr="00FD4A4B">
        <w:rPr>
          <w:rFonts w:hint="eastAsia"/>
          <w:lang w:eastAsia="zh-CN"/>
        </w:rPr>
        <w:t>CENTR</w:t>
      </w:r>
      <w:r w:rsidR="00FB4568">
        <w:rPr>
          <w:lang w:eastAsia="zh-CN"/>
        </w:rPr>
        <w:t>_</w:t>
      </w:r>
      <w:r w:rsidRPr="00FD4A4B">
        <w:rPr>
          <w:rFonts w:hint="eastAsia"/>
          <w:lang w:eastAsia="zh-CN"/>
        </w:rPr>
        <w:t>STORAGE</w:t>
      </w:r>
    </w:p>
    <w:p w14:paraId="1681DC2C" w14:textId="77777777" w:rsidR="00CB20D6" w:rsidRPr="00FB4568" w:rsidRDefault="00CB20D6" w:rsidP="00FB4568">
      <w:pPr>
        <w:rPr>
          <w:b/>
          <w:bCs/>
          <w:lang w:eastAsia="zh-CN"/>
        </w:rPr>
      </w:pPr>
      <w:r w:rsidRPr="00FB4568">
        <w:rPr>
          <w:b/>
          <w:bCs/>
          <w:lang w:eastAsia="zh-CN"/>
        </w:rPr>
        <w:t>Purpose:</w:t>
      </w:r>
    </w:p>
    <w:p w14:paraId="0EE84E04" w14:textId="77777777" w:rsidR="00CB20D6" w:rsidRPr="00FD4A4B" w:rsidRDefault="00CB20D6" w:rsidP="00CB20D6">
      <w:pPr>
        <w:rPr>
          <w:lang w:eastAsia="zh-CN"/>
        </w:rPr>
      </w:pPr>
      <w:r w:rsidRPr="00FD4A4B">
        <w:t xml:space="preserve">To ensure </w:t>
      </w:r>
      <w:r w:rsidRPr="00FD4A4B">
        <w:rPr>
          <w:rFonts w:hint="eastAsia"/>
          <w:lang w:eastAsia="zh-CN"/>
        </w:rPr>
        <w:t xml:space="preserve">log shall be </w:t>
      </w:r>
      <w:r w:rsidRPr="00FD4A4B">
        <w:rPr>
          <w:lang w:eastAsia="zh-CN"/>
        </w:rPr>
        <w:t>transferred</w:t>
      </w:r>
      <w:r w:rsidRPr="00FD4A4B">
        <w:rPr>
          <w:rFonts w:hint="eastAsia"/>
          <w:lang w:eastAsia="zh-CN"/>
        </w:rPr>
        <w:t xml:space="preserve"> to centralized storage</w:t>
      </w:r>
      <w:r w:rsidRPr="00FD4A4B">
        <w:t>.</w:t>
      </w:r>
    </w:p>
    <w:p w14:paraId="0105B49E" w14:textId="77777777" w:rsidR="00CB20D6" w:rsidRPr="00FB4568" w:rsidRDefault="00CB20D6" w:rsidP="00FB4568">
      <w:pPr>
        <w:rPr>
          <w:b/>
          <w:bCs/>
          <w:lang w:eastAsia="zh-CN"/>
        </w:rPr>
      </w:pPr>
      <w:r w:rsidRPr="00FB4568">
        <w:rPr>
          <w:b/>
          <w:bCs/>
          <w:lang w:eastAsia="zh-CN"/>
        </w:rPr>
        <w:t>Procedure and execution steps:</w:t>
      </w:r>
    </w:p>
    <w:p w14:paraId="52EEB79C" w14:textId="77777777" w:rsidR="00CB20D6" w:rsidRPr="00FB4568" w:rsidRDefault="00CB20D6" w:rsidP="00FB4568">
      <w:pPr>
        <w:rPr>
          <w:b/>
          <w:bCs/>
          <w:lang w:eastAsia="zh-CN"/>
        </w:rPr>
      </w:pPr>
      <w:r w:rsidRPr="00FB4568">
        <w:rPr>
          <w:b/>
          <w:bCs/>
          <w:lang w:eastAsia="zh-CN"/>
        </w:rPr>
        <w:t>Pre-Conditions:</w:t>
      </w:r>
    </w:p>
    <w:p w14:paraId="2B06CDF1" w14:textId="77777777" w:rsidR="00CB20D6" w:rsidRPr="00FD4A4B" w:rsidRDefault="00A31B70" w:rsidP="009D1E7D">
      <w:pPr>
        <w:pStyle w:val="B1"/>
        <w:rPr>
          <w:lang w:eastAsia="zh-CN"/>
        </w:rPr>
      </w:pPr>
      <w:r w:rsidRPr="00FD4A4B">
        <w:rPr>
          <w:lang w:eastAsia="zh-CN"/>
        </w:rPr>
        <w:t>-</w:t>
      </w:r>
      <w:r w:rsidRPr="00FD4A4B">
        <w:rPr>
          <w:lang w:eastAsia="zh-CN"/>
        </w:rPr>
        <w:tab/>
      </w:r>
      <w:r w:rsidR="00CB20D6" w:rsidRPr="00FD4A4B">
        <w:rPr>
          <w:rFonts w:hint="eastAsia"/>
          <w:lang w:eastAsia="zh-CN"/>
        </w:rPr>
        <w:t xml:space="preserve">The </w:t>
      </w:r>
      <w:r w:rsidR="00A0243F" w:rsidRPr="00A0243F">
        <w:rPr>
          <w:lang w:eastAsia="zh-CN"/>
        </w:rPr>
        <w:t xml:space="preserve">vendor </w:t>
      </w:r>
      <w:r w:rsidR="00CB20D6" w:rsidRPr="00FD4A4B">
        <w:rPr>
          <w:rFonts w:hint="eastAsia"/>
          <w:lang w:eastAsia="zh-CN"/>
        </w:rPr>
        <w:t>shall</w:t>
      </w:r>
      <w:bookmarkStart w:id="268" w:name="OLE_LINK49"/>
      <w:bookmarkStart w:id="269" w:name="OLE_LINK50"/>
      <w:r w:rsidR="00CB20D6" w:rsidRPr="00FD4A4B">
        <w:rPr>
          <w:rFonts w:hint="eastAsia"/>
          <w:lang w:eastAsia="zh-CN"/>
        </w:rPr>
        <w:t xml:space="preserve"> list</w:t>
      </w:r>
      <w:bookmarkStart w:id="270" w:name="OLE_LINK61"/>
      <w:bookmarkStart w:id="271" w:name="OLE_LINK62"/>
      <w:r w:rsidR="00CB20D6" w:rsidRPr="00FD4A4B">
        <w:rPr>
          <w:rFonts w:hint="eastAsia"/>
          <w:lang w:eastAsia="zh-CN"/>
        </w:rPr>
        <w:t xml:space="preserve"> the </w:t>
      </w:r>
      <w:r w:rsidR="00CB20D6" w:rsidRPr="00FD4A4B">
        <w:rPr>
          <w:lang w:eastAsia="zh-CN"/>
        </w:rPr>
        <w:t>protocol</w:t>
      </w:r>
      <w:r w:rsidR="00CB20D6" w:rsidRPr="00FD4A4B">
        <w:rPr>
          <w:rFonts w:hint="eastAsia"/>
          <w:lang w:eastAsia="zh-CN"/>
        </w:rPr>
        <w:t xml:space="preserve">s which transfer </w:t>
      </w:r>
      <w:r w:rsidR="00CB20D6" w:rsidRPr="00FD4A4B">
        <w:t>security event logging data</w:t>
      </w:r>
      <w:bookmarkEnd w:id="270"/>
      <w:bookmarkEnd w:id="271"/>
      <w:r w:rsidR="00405432" w:rsidRPr="00405432">
        <w:t xml:space="preserve"> (in accordance with clause 4.2.3.2.4)</w:t>
      </w:r>
      <w:r w:rsidR="00CB20D6" w:rsidRPr="00FD4A4B">
        <w:rPr>
          <w:rFonts w:hint="eastAsia"/>
          <w:lang w:eastAsia="zh-CN"/>
        </w:rPr>
        <w:t>.</w:t>
      </w:r>
      <w:bookmarkEnd w:id="268"/>
      <w:bookmarkEnd w:id="269"/>
      <w:r w:rsidR="00CB20D6" w:rsidRPr="00FD4A4B">
        <w:rPr>
          <w:rFonts w:hint="eastAsia"/>
          <w:lang w:eastAsia="zh-CN"/>
        </w:rPr>
        <w:t xml:space="preserve"> </w:t>
      </w:r>
    </w:p>
    <w:p w14:paraId="3F175591" w14:textId="77777777" w:rsidR="00CB20D6" w:rsidRPr="00FD4A4B" w:rsidRDefault="00A31B70" w:rsidP="009D1E7D">
      <w:pPr>
        <w:pStyle w:val="B1"/>
        <w:rPr>
          <w:lang w:eastAsia="zh-CN"/>
        </w:rPr>
      </w:pPr>
      <w:r w:rsidRPr="00FD4A4B">
        <w:rPr>
          <w:lang w:eastAsia="zh-CN"/>
        </w:rPr>
        <w:t>-</w:t>
      </w:r>
      <w:r w:rsidRPr="00FD4A4B">
        <w:rPr>
          <w:lang w:eastAsia="zh-CN"/>
        </w:rPr>
        <w:tab/>
      </w:r>
      <w:r w:rsidR="00CB20D6" w:rsidRPr="00FD4A4B">
        <w:rPr>
          <w:rFonts w:hint="eastAsia"/>
          <w:lang w:eastAsia="zh-CN"/>
        </w:rPr>
        <w:t xml:space="preserve">The session between network product and </w:t>
      </w:r>
      <w:r w:rsidR="00CB20D6" w:rsidRPr="00FD4A4B">
        <w:rPr>
          <w:lang w:eastAsia="zh-CN"/>
        </w:rPr>
        <w:t xml:space="preserve">central location or </w:t>
      </w:r>
      <w:r w:rsidR="00D91717" w:rsidRPr="00747EEA">
        <w:rPr>
          <w:lang w:val="en-US" w:eastAsia="zh-CN"/>
        </w:rPr>
        <w:t xml:space="preserve">external </w:t>
      </w:r>
      <w:r w:rsidR="00CB20D6" w:rsidRPr="00FD4A4B">
        <w:rPr>
          <w:lang w:eastAsia="zh-CN"/>
        </w:rPr>
        <w:t xml:space="preserve">system for </w:t>
      </w:r>
      <w:r w:rsidR="00CB20D6" w:rsidRPr="00FD4A4B">
        <w:rPr>
          <w:rFonts w:hint="eastAsia"/>
          <w:lang w:eastAsia="zh-CN"/>
        </w:rPr>
        <w:t>network product</w:t>
      </w:r>
      <w:r w:rsidR="00CB20D6" w:rsidRPr="00FD4A4B">
        <w:rPr>
          <w:lang w:eastAsia="zh-CN"/>
        </w:rPr>
        <w:t xml:space="preserve"> log functions</w:t>
      </w:r>
      <w:r w:rsidR="00CB20D6" w:rsidRPr="00FD4A4B">
        <w:rPr>
          <w:rFonts w:hint="eastAsia"/>
          <w:lang w:eastAsia="zh-CN"/>
        </w:rPr>
        <w:t xml:space="preserve"> has been set up.</w:t>
      </w:r>
    </w:p>
    <w:p w14:paraId="7D3A6C4C" w14:textId="77777777" w:rsidR="00CB20D6" w:rsidRPr="00FD4A4B" w:rsidRDefault="00A31B70" w:rsidP="009D1E7D">
      <w:pPr>
        <w:pStyle w:val="B1"/>
        <w:rPr>
          <w:lang w:eastAsia="zh-CN"/>
        </w:rPr>
      </w:pPr>
      <w:r w:rsidRPr="00FD4A4B">
        <w:rPr>
          <w:lang w:eastAsia="zh-CN"/>
        </w:rPr>
        <w:t>-</w:t>
      </w:r>
      <w:r w:rsidRPr="00FD4A4B">
        <w:rPr>
          <w:lang w:eastAsia="zh-CN"/>
        </w:rPr>
        <w:tab/>
      </w:r>
      <w:r w:rsidR="00CB20D6" w:rsidRPr="00FD4A4B">
        <w:rPr>
          <w:rFonts w:hint="eastAsia"/>
          <w:lang w:eastAsia="zh-CN"/>
        </w:rPr>
        <w:t xml:space="preserve">The tester has privilege to operate network product and related logs can be </w:t>
      </w:r>
      <w:r w:rsidR="00CB20D6" w:rsidRPr="00FD4A4B">
        <w:rPr>
          <w:lang w:eastAsia="zh-CN"/>
        </w:rPr>
        <w:t>outputted</w:t>
      </w:r>
      <w:r w:rsidR="00CB20D6" w:rsidRPr="00FD4A4B">
        <w:rPr>
          <w:rFonts w:hint="eastAsia"/>
          <w:lang w:eastAsia="zh-CN"/>
        </w:rPr>
        <w:t>.</w:t>
      </w:r>
    </w:p>
    <w:p w14:paraId="45598A88" w14:textId="77777777" w:rsidR="00CB20D6" w:rsidRPr="00FB4568" w:rsidRDefault="00CB20D6" w:rsidP="00FB4568">
      <w:pPr>
        <w:rPr>
          <w:b/>
          <w:bCs/>
          <w:lang w:eastAsia="zh-CN"/>
        </w:rPr>
      </w:pPr>
      <w:r w:rsidRPr="00FB4568">
        <w:rPr>
          <w:b/>
          <w:bCs/>
          <w:lang w:eastAsia="zh-CN"/>
        </w:rPr>
        <w:t>Execution Steps</w:t>
      </w:r>
    </w:p>
    <w:p w14:paraId="1724650A" w14:textId="77777777" w:rsidR="00CB20D6" w:rsidRPr="00FD4A4B" w:rsidRDefault="00A31B70" w:rsidP="009D1E7D">
      <w:pPr>
        <w:pStyle w:val="B1"/>
      </w:pPr>
      <w:r w:rsidRPr="00FD4A4B">
        <w:t>1.</w:t>
      </w:r>
      <w:r w:rsidRPr="00FD4A4B">
        <w:tab/>
      </w:r>
      <w:r w:rsidR="00CB20D6" w:rsidRPr="00FD4A4B">
        <w:t xml:space="preserve">The tester </w:t>
      </w:r>
      <w:r w:rsidR="00CB20D6" w:rsidRPr="00FD4A4B">
        <w:rPr>
          <w:lang w:eastAsia="zh-CN"/>
        </w:rPr>
        <w:t xml:space="preserve">configures the </w:t>
      </w:r>
      <w:r w:rsidR="00CB20D6" w:rsidRPr="00FD4A4B">
        <w:rPr>
          <w:rFonts w:hint="eastAsia"/>
          <w:lang w:eastAsia="zh-CN"/>
        </w:rPr>
        <w:t xml:space="preserve">network product </w:t>
      </w:r>
      <w:r w:rsidR="00CB20D6" w:rsidRPr="00FD4A4B">
        <w:rPr>
          <w:lang w:eastAsia="zh-CN"/>
        </w:rPr>
        <w:t xml:space="preserve">to forward event logs to an external system (according to bullet a) of requirement) </w:t>
      </w:r>
      <w:r w:rsidR="00CB20D6" w:rsidRPr="00FD4A4B">
        <w:rPr>
          <w:rFonts w:hint="eastAsia"/>
          <w:lang w:eastAsia="zh-CN"/>
        </w:rPr>
        <w:t xml:space="preserve">and related logs are </w:t>
      </w:r>
      <w:r w:rsidR="00CB20D6" w:rsidRPr="00FD4A4B">
        <w:rPr>
          <w:lang w:eastAsia="zh-CN"/>
        </w:rPr>
        <w:t xml:space="preserve">sent </w:t>
      </w:r>
      <w:r w:rsidR="00CB20D6" w:rsidRPr="00FD4A4B">
        <w:rPr>
          <w:rFonts w:hint="eastAsia"/>
          <w:lang w:eastAsia="zh-CN"/>
        </w:rPr>
        <w:t xml:space="preserve">out. </w:t>
      </w:r>
    </w:p>
    <w:p w14:paraId="6A44FE1B" w14:textId="77777777" w:rsidR="00CB20D6" w:rsidRPr="00FD4A4B" w:rsidRDefault="00A31B70" w:rsidP="009D1E7D">
      <w:pPr>
        <w:pStyle w:val="B1"/>
      </w:pPr>
      <w:bookmarkStart w:id="272" w:name="OLE_LINK16"/>
      <w:bookmarkStart w:id="273" w:name="OLE_LINK17"/>
      <w:r w:rsidRPr="00FD4A4B">
        <w:rPr>
          <w:lang w:eastAsia="zh-CN"/>
        </w:rPr>
        <w:t>2.</w:t>
      </w:r>
      <w:r w:rsidRPr="00FD4A4B">
        <w:rPr>
          <w:lang w:eastAsia="zh-CN"/>
        </w:rPr>
        <w:tab/>
      </w:r>
      <w:r w:rsidR="00CB20D6" w:rsidRPr="00FD4A4B">
        <w:rPr>
          <w:rFonts w:hint="eastAsia"/>
          <w:lang w:eastAsia="zh-CN"/>
        </w:rPr>
        <w:t>The tester checks</w:t>
      </w:r>
      <w:bookmarkEnd w:id="272"/>
      <w:bookmarkEnd w:id="273"/>
      <w:r w:rsidR="00CB20D6" w:rsidRPr="00FD4A4B">
        <w:rPr>
          <w:rFonts w:hint="eastAsia"/>
          <w:lang w:eastAsia="zh-CN"/>
        </w:rPr>
        <w:t xml:space="preserve"> whether the used </w:t>
      </w:r>
      <w:r w:rsidR="00CB20D6" w:rsidRPr="00FD4A4B">
        <w:rPr>
          <w:lang w:eastAsia="zh-CN"/>
        </w:rPr>
        <w:t>transport</w:t>
      </w:r>
      <w:r w:rsidR="00CB20D6" w:rsidRPr="00FD4A4B">
        <w:rPr>
          <w:rFonts w:hint="eastAsia"/>
          <w:lang w:eastAsia="zh-CN"/>
        </w:rPr>
        <w:t xml:space="preserve"> protocol is </w:t>
      </w:r>
      <w:r w:rsidR="00AC0F74" w:rsidRPr="00FD4A4B">
        <w:t xml:space="preserve">secure </w:t>
      </w:r>
      <w:r w:rsidR="00CB20D6" w:rsidRPr="00FD4A4B">
        <w:rPr>
          <w:rFonts w:hint="eastAsia"/>
          <w:lang w:eastAsia="zh-CN"/>
        </w:rPr>
        <w:t>protocol</w:t>
      </w:r>
      <w:r w:rsidR="00405432" w:rsidRPr="00405432">
        <w:rPr>
          <w:lang w:eastAsia="zh-CN"/>
        </w:rPr>
        <w:t xml:space="preserve"> (in accordance with clause 4.2.3.2.4)</w:t>
      </w:r>
      <w:r w:rsidR="00CB20D6" w:rsidRPr="00FD4A4B">
        <w:rPr>
          <w:rFonts w:hint="eastAsia"/>
          <w:lang w:eastAsia="zh-CN"/>
        </w:rPr>
        <w:t>.</w:t>
      </w:r>
    </w:p>
    <w:p w14:paraId="73D54AF7" w14:textId="77777777" w:rsidR="00CB20D6" w:rsidRPr="00FD4A4B" w:rsidRDefault="00A31B70" w:rsidP="009D1E7D">
      <w:pPr>
        <w:pStyle w:val="B1"/>
      </w:pPr>
      <w:r w:rsidRPr="00FD4A4B">
        <w:rPr>
          <w:lang w:eastAsia="zh-CN"/>
        </w:rPr>
        <w:t>3.</w:t>
      </w:r>
      <w:r w:rsidRPr="00FD4A4B">
        <w:rPr>
          <w:lang w:eastAsia="zh-CN"/>
        </w:rPr>
        <w:tab/>
      </w:r>
      <w:r w:rsidR="00CB20D6" w:rsidRPr="00FD4A4B">
        <w:rPr>
          <w:rFonts w:hint="eastAsia"/>
          <w:lang w:eastAsia="zh-CN"/>
        </w:rPr>
        <w:t xml:space="preserve">The tester checks whether </w:t>
      </w:r>
      <w:bookmarkStart w:id="274" w:name="OLE_LINK25"/>
      <w:r w:rsidR="00CB20D6" w:rsidRPr="00FD4A4B">
        <w:rPr>
          <w:rFonts w:hint="eastAsia"/>
          <w:lang w:eastAsia="zh-CN"/>
        </w:rPr>
        <w:t xml:space="preserve">the </w:t>
      </w:r>
      <w:r w:rsidR="00CB20D6" w:rsidRPr="00FD4A4B">
        <w:rPr>
          <w:lang w:eastAsia="zh-CN"/>
        </w:rPr>
        <w:t xml:space="preserve">central location or </w:t>
      </w:r>
      <w:r w:rsidR="00D91717" w:rsidRPr="00747EEA">
        <w:rPr>
          <w:lang w:val="en-US" w:eastAsia="zh-CN"/>
        </w:rPr>
        <w:t xml:space="preserve">external </w:t>
      </w:r>
      <w:r w:rsidR="00CB20D6" w:rsidRPr="00FD4A4B">
        <w:rPr>
          <w:lang w:eastAsia="zh-CN"/>
        </w:rPr>
        <w:t xml:space="preserve">system for </w:t>
      </w:r>
      <w:r w:rsidR="00CB20D6" w:rsidRPr="00FD4A4B">
        <w:rPr>
          <w:rFonts w:hint="eastAsia"/>
          <w:lang w:eastAsia="zh-CN"/>
        </w:rPr>
        <w:t>network product</w:t>
      </w:r>
      <w:r w:rsidR="00CB20D6" w:rsidRPr="00FD4A4B">
        <w:rPr>
          <w:lang w:eastAsia="zh-CN"/>
        </w:rPr>
        <w:t xml:space="preserve"> log functions</w:t>
      </w:r>
      <w:r w:rsidR="00CB20D6" w:rsidRPr="00FD4A4B">
        <w:rPr>
          <w:rFonts w:hint="eastAsia"/>
          <w:lang w:eastAsia="zh-CN"/>
        </w:rPr>
        <w:t xml:space="preserve"> has stored the related logs</w:t>
      </w:r>
      <w:bookmarkEnd w:id="274"/>
      <w:r w:rsidR="00CB20D6" w:rsidRPr="00FD4A4B">
        <w:rPr>
          <w:rFonts w:hint="eastAsia"/>
          <w:lang w:eastAsia="zh-CN"/>
        </w:rPr>
        <w:t>.</w:t>
      </w:r>
      <w:r w:rsidR="00CB20D6" w:rsidRPr="00FD4A4B">
        <w:t xml:space="preserve"> </w:t>
      </w:r>
    </w:p>
    <w:p w14:paraId="58A9DAEB" w14:textId="77777777" w:rsidR="00CB20D6" w:rsidRPr="00FD4A4B" w:rsidRDefault="00A31B70" w:rsidP="009D1E7D">
      <w:pPr>
        <w:pStyle w:val="B1"/>
      </w:pPr>
      <w:r w:rsidRPr="00FD4A4B">
        <w:t>4.</w:t>
      </w:r>
      <w:r w:rsidRPr="00FD4A4B">
        <w:tab/>
      </w:r>
      <w:r w:rsidR="00CB20D6" w:rsidRPr="00FD4A4B">
        <w:t xml:space="preserve">The tester </w:t>
      </w:r>
      <w:r w:rsidR="00CB20D6" w:rsidRPr="00FD4A4B">
        <w:rPr>
          <w:lang w:eastAsia="zh-CN"/>
        </w:rPr>
        <w:t xml:space="preserve">configures the </w:t>
      </w:r>
      <w:r w:rsidR="00CB20D6" w:rsidRPr="00FD4A4B">
        <w:rPr>
          <w:rFonts w:hint="eastAsia"/>
          <w:lang w:eastAsia="zh-CN"/>
        </w:rPr>
        <w:t xml:space="preserve">network product </w:t>
      </w:r>
      <w:r w:rsidR="00CB20D6" w:rsidRPr="00FD4A4B">
        <w:rPr>
          <w:lang w:eastAsia="zh-CN"/>
        </w:rPr>
        <w:t xml:space="preserve">for secure upload of event log files to an external system (according to bullet b) of requirement) </w:t>
      </w:r>
      <w:r w:rsidR="00CB20D6" w:rsidRPr="00FD4A4B">
        <w:rPr>
          <w:rFonts w:hint="eastAsia"/>
          <w:lang w:eastAsia="zh-CN"/>
        </w:rPr>
        <w:t xml:space="preserve">and </w:t>
      </w:r>
      <w:r w:rsidR="00CB20D6" w:rsidRPr="00FD4A4B">
        <w:rPr>
          <w:lang w:eastAsia="zh-CN"/>
        </w:rPr>
        <w:t>performs a log file upload</w:t>
      </w:r>
      <w:r w:rsidR="00CB20D6" w:rsidRPr="00FD4A4B">
        <w:rPr>
          <w:rFonts w:hint="eastAsia"/>
          <w:lang w:eastAsia="zh-CN"/>
        </w:rPr>
        <w:t xml:space="preserve">. </w:t>
      </w:r>
    </w:p>
    <w:p w14:paraId="07404683" w14:textId="77777777" w:rsidR="00CB20D6" w:rsidRPr="00FD4A4B" w:rsidRDefault="00A31B70" w:rsidP="009D1E7D">
      <w:pPr>
        <w:pStyle w:val="B1"/>
      </w:pPr>
      <w:r w:rsidRPr="00FD4A4B">
        <w:rPr>
          <w:lang w:eastAsia="zh-CN"/>
        </w:rPr>
        <w:t>5.</w:t>
      </w:r>
      <w:r w:rsidRPr="00FD4A4B">
        <w:tab/>
      </w:r>
      <w:r w:rsidR="00CB20D6" w:rsidRPr="00FD4A4B">
        <w:rPr>
          <w:lang w:eastAsia="zh-CN"/>
        </w:rPr>
        <w:t>The tester checks whether the used transport protocol for log file upload is a secure protocol</w:t>
      </w:r>
      <w:r w:rsidR="00405432" w:rsidRPr="00405432">
        <w:rPr>
          <w:lang w:eastAsia="zh-CN"/>
        </w:rPr>
        <w:t xml:space="preserve"> (in accordance with clause 4.2.3.2.4)</w:t>
      </w:r>
      <w:r w:rsidR="00CB20D6" w:rsidRPr="00FD4A4B">
        <w:rPr>
          <w:lang w:eastAsia="zh-CN"/>
        </w:rPr>
        <w:t xml:space="preserve">. </w:t>
      </w:r>
    </w:p>
    <w:p w14:paraId="47DDBA99" w14:textId="77777777" w:rsidR="00CB20D6" w:rsidRPr="00FD4A4B" w:rsidRDefault="00A31B70" w:rsidP="00D139CE">
      <w:pPr>
        <w:pStyle w:val="B1"/>
        <w:rPr>
          <w:lang w:eastAsia="zh-CN"/>
        </w:rPr>
      </w:pPr>
      <w:r w:rsidRPr="00FD4A4B">
        <w:rPr>
          <w:lang w:eastAsia="zh-CN"/>
        </w:rPr>
        <w:t>6.</w:t>
      </w:r>
      <w:r w:rsidRPr="00FD4A4B">
        <w:rPr>
          <w:lang w:eastAsia="zh-CN"/>
        </w:rPr>
        <w:tab/>
      </w:r>
      <w:r w:rsidR="00CB20D6" w:rsidRPr="00FD4A4B">
        <w:rPr>
          <w:rFonts w:hint="eastAsia"/>
          <w:lang w:eastAsia="zh-CN"/>
        </w:rPr>
        <w:t xml:space="preserve">The tester checks whether the </w:t>
      </w:r>
      <w:r w:rsidR="00CB20D6" w:rsidRPr="00FD4A4B">
        <w:rPr>
          <w:lang w:eastAsia="zh-CN"/>
        </w:rPr>
        <w:t xml:space="preserve">central location or </w:t>
      </w:r>
      <w:r w:rsidR="00D91717" w:rsidRPr="00747EEA">
        <w:rPr>
          <w:lang w:val="en-US" w:eastAsia="zh-CN"/>
        </w:rPr>
        <w:t xml:space="preserve">external </w:t>
      </w:r>
      <w:r w:rsidR="00CB20D6" w:rsidRPr="00FD4A4B">
        <w:rPr>
          <w:lang w:eastAsia="zh-CN"/>
        </w:rPr>
        <w:t>system for network product log functions ha</w:t>
      </w:r>
      <w:r w:rsidR="00CB20D6" w:rsidRPr="00FD4A4B">
        <w:rPr>
          <w:rFonts w:hint="eastAsia"/>
          <w:lang w:eastAsia="zh-CN"/>
        </w:rPr>
        <w:t>s stored the related logs.</w:t>
      </w:r>
      <w:r w:rsidR="00CB20D6" w:rsidRPr="00FD4A4B">
        <w:rPr>
          <w:lang w:eastAsia="zh-CN"/>
        </w:rPr>
        <w:t xml:space="preserve"> </w:t>
      </w:r>
    </w:p>
    <w:p w14:paraId="204C6377" w14:textId="77777777" w:rsidR="00CB20D6" w:rsidRPr="00FB4568" w:rsidRDefault="00CB20D6" w:rsidP="00FB4568">
      <w:pPr>
        <w:rPr>
          <w:b/>
          <w:bCs/>
          <w:lang w:eastAsia="zh-CN"/>
        </w:rPr>
      </w:pPr>
      <w:r w:rsidRPr="00FB4568">
        <w:rPr>
          <w:b/>
          <w:bCs/>
          <w:lang w:eastAsia="zh-CN"/>
        </w:rPr>
        <w:t>Expected Results:</w:t>
      </w:r>
    </w:p>
    <w:p w14:paraId="2D908494" w14:textId="77777777" w:rsidR="00CB20D6" w:rsidRPr="00FD4A4B" w:rsidRDefault="00A31B70" w:rsidP="009D1E7D">
      <w:pPr>
        <w:pStyle w:val="B1"/>
        <w:rPr>
          <w:lang w:eastAsia="zh-CN"/>
        </w:rPr>
      </w:pPr>
      <w:r w:rsidRPr="00FD4A4B">
        <w:rPr>
          <w:lang w:eastAsia="zh-CN"/>
        </w:rPr>
        <w:t>-</w:t>
      </w:r>
      <w:r w:rsidRPr="00FD4A4B">
        <w:rPr>
          <w:lang w:eastAsia="zh-CN"/>
        </w:rPr>
        <w:tab/>
      </w:r>
      <w:r w:rsidR="00CB20D6" w:rsidRPr="00FD4A4B">
        <w:rPr>
          <w:rFonts w:hint="eastAsia"/>
          <w:lang w:eastAsia="zh-CN"/>
        </w:rPr>
        <w:t xml:space="preserve">The listed </w:t>
      </w:r>
      <w:r w:rsidR="00AC0F74" w:rsidRPr="00FD4A4B">
        <w:t xml:space="preserve">transport </w:t>
      </w:r>
      <w:r w:rsidR="00CB20D6" w:rsidRPr="00FD4A4B">
        <w:rPr>
          <w:lang w:eastAsia="zh-CN"/>
        </w:rPr>
        <w:t>protocol</w:t>
      </w:r>
      <w:r w:rsidR="00CB20D6" w:rsidRPr="00FD4A4B">
        <w:rPr>
          <w:rFonts w:hint="eastAsia"/>
          <w:lang w:eastAsia="zh-CN"/>
        </w:rPr>
        <w:t>s a</w:t>
      </w:r>
      <w:r w:rsidR="00CB20D6" w:rsidRPr="00FD4A4B">
        <w:rPr>
          <w:lang w:eastAsia="zh-CN"/>
        </w:rPr>
        <w:t xml:space="preserve">re </w:t>
      </w:r>
      <w:r w:rsidR="00AC0F74" w:rsidRPr="00FD4A4B">
        <w:t xml:space="preserve">secure </w:t>
      </w:r>
      <w:r w:rsidR="00CB20D6" w:rsidRPr="00FD4A4B">
        <w:rPr>
          <w:lang w:eastAsia="zh-CN"/>
        </w:rPr>
        <w:t>protocols.</w:t>
      </w:r>
    </w:p>
    <w:p w14:paraId="1C3AEC06" w14:textId="77777777" w:rsidR="00CB20D6" w:rsidRPr="00FD4A4B" w:rsidRDefault="00A31B70" w:rsidP="009D1E7D">
      <w:pPr>
        <w:pStyle w:val="B1"/>
      </w:pPr>
      <w:r w:rsidRPr="00FD4A4B">
        <w:t>-</w:t>
      </w:r>
      <w:r w:rsidRPr="00FD4A4B">
        <w:tab/>
      </w:r>
      <w:r w:rsidR="00CB20D6" w:rsidRPr="00FD4A4B">
        <w:t>The used transport protocol for log file upload is a secure standard protocol.</w:t>
      </w:r>
    </w:p>
    <w:p w14:paraId="1B7D55E2" w14:textId="77777777" w:rsidR="00CB20D6" w:rsidRPr="00FD4A4B" w:rsidRDefault="00A31B70" w:rsidP="009D1E7D">
      <w:pPr>
        <w:pStyle w:val="B1"/>
      </w:pPr>
      <w:r w:rsidRPr="00FD4A4B">
        <w:rPr>
          <w:lang w:eastAsia="zh-CN"/>
        </w:rPr>
        <w:t>-</w:t>
      </w:r>
      <w:r w:rsidRPr="00FD4A4B">
        <w:rPr>
          <w:lang w:eastAsia="zh-CN"/>
        </w:rPr>
        <w:tab/>
      </w:r>
      <w:r w:rsidR="00CB20D6" w:rsidRPr="00FD4A4B">
        <w:rPr>
          <w:lang w:eastAsia="zh-CN"/>
        </w:rPr>
        <w:t>T</w:t>
      </w:r>
      <w:r w:rsidR="00CB20D6" w:rsidRPr="00FD4A4B">
        <w:rPr>
          <w:rFonts w:hint="eastAsia"/>
          <w:lang w:eastAsia="zh-CN"/>
        </w:rPr>
        <w:t xml:space="preserve">he tester finds that the </w:t>
      </w:r>
      <w:r w:rsidR="00CB20D6" w:rsidRPr="00FD4A4B">
        <w:rPr>
          <w:lang w:eastAsia="zh-CN"/>
        </w:rPr>
        <w:t xml:space="preserve">central location or </w:t>
      </w:r>
      <w:r w:rsidR="00D91717" w:rsidRPr="00747EEA">
        <w:rPr>
          <w:lang w:val="en-US" w:eastAsia="zh-CN"/>
        </w:rPr>
        <w:t xml:space="preserve">external </w:t>
      </w:r>
      <w:r w:rsidR="00CB20D6" w:rsidRPr="00FD4A4B">
        <w:rPr>
          <w:lang w:eastAsia="zh-CN"/>
        </w:rPr>
        <w:t xml:space="preserve">system for </w:t>
      </w:r>
      <w:r w:rsidR="00CB20D6" w:rsidRPr="00FD4A4B">
        <w:rPr>
          <w:rFonts w:hint="eastAsia"/>
          <w:lang w:eastAsia="zh-CN"/>
        </w:rPr>
        <w:t>network product</w:t>
      </w:r>
      <w:r w:rsidR="00CB20D6" w:rsidRPr="00FD4A4B">
        <w:rPr>
          <w:lang w:eastAsia="zh-CN"/>
        </w:rPr>
        <w:t xml:space="preserve"> log functions</w:t>
      </w:r>
      <w:r w:rsidR="00CB20D6" w:rsidRPr="00FD4A4B">
        <w:rPr>
          <w:rFonts w:hint="eastAsia"/>
          <w:lang w:eastAsia="zh-CN"/>
        </w:rPr>
        <w:t xml:space="preserve"> has stored the related logs</w:t>
      </w:r>
      <w:r w:rsidR="00CB20D6" w:rsidRPr="00FD4A4B">
        <w:rPr>
          <w:lang w:eastAsia="zh-CN"/>
        </w:rPr>
        <w:t>.</w:t>
      </w:r>
    </w:p>
    <w:p w14:paraId="32547F51" w14:textId="77777777" w:rsidR="00CB20D6" w:rsidRPr="00FB4568" w:rsidRDefault="00CB20D6" w:rsidP="00FB4568">
      <w:pPr>
        <w:rPr>
          <w:b/>
          <w:bCs/>
          <w:lang w:eastAsia="zh-CN"/>
        </w:rPr>
      </w:pPr>
      <w:r w:rsidRPr="00FB4568">
        <w:rPr>
          <w:b/>
          <w:bCs/>
          <w:lang w:eastAsia="zh-CN"/>
        </w:rPr>
        <w:t>Expected format of evidence:</w:t>
      </w:r>
      <w:r w:rsidRPr="00FB4568">
        <w:rPr>
          <w:rFonts w:hint="eastAsia"/>
          <w:b/>
          <w:bCs/>
          <w:lang w:eastAsia="zh-CN"/>
        </w:rPr>
        <w:t xml:space="preserve"> </w:t>
      </w:r>
    </w:p>
    <w:p w14:paraId="6EA51373" w14:textId="77777777" w:rsidR="00CB20D6" w:rsidRPr="00FD4A4B" w:rsidRDefault="00A31B70" w:rsidP="009D1E7D">
      <w:pPr>
        <w:pStyle w:val="B1"/>
      </w:pPr>
      <w:r w:rsidRPr="00FD4A4B">
        <w:t>-</w:t>
      </w:r>
      <w:r w:rsidRPr="00FD4A4B">
        <w:tab/>
      </w:r>
      <w:r w:rsidR="00CB20D6" w:rsidRPr="00FD4A4B">
        <w:t>Settings</w:t>
      </w:r>
      <w:r w:rsidR="00CB20D6" w:rsidRPr="00FD4A4B">
        <w:rPr>
          <w:rFonts w:hint="eastAsia"/>
          <w:lang w:eastAsia="zh-CN"/>
        </w:rPr>
        <w:t>, protocols</w:t>
      </w:r>
      <w:r w:rsidR="00CB20D6" w:rsidRPr="00FD4A4B">
        <w:t xml:space="preserve"> and configurations used, </w:t>
      </w:r>
    </w:p>
    <w:p w14:paraId="4DE8187D" w14:textId="77777777" w:rsidR="00CB20D6" w:rsidRPr="00FD4A4B" w:rsidRDefault="00A31B70" w:rsidP="009D1E7D">
      <w:pPr>
        <w:pStyle w:val="B1"/>
      </w:pPr>
      <w:r w:rsidRPr="00FD4A4B">
        <w:t>-</w:t>
      </w:r>
      <w:r w:rsidRPr="00FD4A4B">
        <w:tab/>
      </w:r>
      <w:r w:rsidR="00CB20D6" w:rsidRPr="00FD4A4B">
        <w:t>Screenshot</w:t>
      </w:r>
    </w:p>
    <w:p w14:paraId="5C005B09" w14:textId="77777777" w:rsidR="00F9276A" w:rsidRPr="00FD4A4B" w:rsidRDefault="000E530A" w:rsidP="006D5002">
      <w:pPr>
        <w:pStyle w:val="Heading5"/>
      </w:pPr>
      <w:bookmarkStart w:id="275" w:name="_CR4_2_3_6_3"/>
      <w:bookmarkStart w:id="276" w:name="_Toc19542396"/>
      <w:bookmarkStart w:id="277" w:name="_Toc35348398"/>
      <w:bookmarkStart w:id="278" w:name="_Toc224924980"/>
      <w:bookmarkEnd w:id="275"/>
      <w:r w:rsidRPr="00907F75">
        <w:t>4</w:t>
      </w:r>
      <w:r w:rsidR="00F9276A" w:rsidRPr="00FD4A4B">
        <w:t>.2.3.6.3</w:t>
      </w:r>
      <w:r w:rsidR="00F9276A" w:rsidRPr="00FD4A4B">
        <w:tab/>
        <w:t>Protection of security event log files</w:t>
      </w:r>
      <w:bookmarkEnd w:id="276"/>
      <w:bookmarkEnd w:id="277"/>
      <w:bookmarkEnd w:id="278"/>
    </w:p>
    <w:p w14:paraId="14B14A21" w14:textId="77777777" w:rsidR="00F9276A" w:rsidRPr="00FD4A4B" w:rsidRDefault="00F9276A" w:rsidP="00F9276A">
      <w:r w:rsidRPr="00FD4A4B">
        <w:rPr>
          <w:i/>
        </w:rPr>
        <w:t>Requirement Name</w:t>
      </w:r>
      <w:r w:rsidRPr="00FD4A4B">
        <w:t xml:space="preserve">: </w:t>
      </w:r>
      <w:r w:rsidRPr="00FD4A4B">
        <w:rPr>
          <w:lang w:eastAsia="zh-CN"/>
        </w:rPr>
        <w:t>Protection of security event log files</w:t>
      </w:r>
    </w:p>
    <w:p w14:paraId="70759001" w14:textId="77777777" w:rsidR="00981B58" w:rsidRDefault="00981B58" w:rsidP="00F9276A">
      <w:pPr>
        <w:rPr>
          <w:i/>
        </w:rPr>
      </w:pPr>
      <w:r w:rsidRPr="00981B58">
        <w:rPr>
          <w:i/>
        </w:rPr>
        <w:t xml:space="preserve">Requirement References: </w:t>
      </w:r>
      <w:r w:rsidRPr="00981B58">
        <w:rPr>
          <w:iCs/>
        </w:rPr>
        <w:t>In accordance with industry best practice</w:t>
      </w:r>
    </w:p>
    <w:p w14:paraId="69226328" w14:textId="77777777" w:rsidR="00F9276A" w:rsidRPr="00FD4A4B" w:rsidRDefault="00F9276A" w:rsidP="00F9276A">
      <w:r w:rsidRPr="00FD4A4B">
        <w:rPr>
          <w:i/>
        </w:rPr>
        <w:t>Requirement Description</w:t>
      </w:r>
      <w:r w:rsidRPr="00FD4A4B">
        <w:t>: The security event log shall be access controlled (file access rights) so only privilege</w:t>
      </w:r>
      <w:r w:rsidR="00D91717">
        <w:t>d</w:t>
      </w:r>
      <w:r w:rsidRPr="00FD4A4B">
        <w:t xml:space="preserve"> users have access to the log files.</w:t>
      </w:r>
    </w:p>
    <w:p w14:paraId="6742EBD7" w14:textId="77777777" w:rsidR="00981B58" w:rsidRDefault="00981B58" w:rsidP="00F9276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20A14" w:rsidRPr="00120A14">
        <w:rPr>
          <w:rFonts w:ascii="Tele-GroteskNor" w:eastAsia="SimSun" w:hAnsi="Tele-GroteskNor" w:cs="Tele-GroteskNor"/>
          <w:color w:val="000000"/>
          <w:lang w:val="en-US" w:eastAsia="zh-CN"/>
        </w:rPr>
        <w:t>, clause 5.3.6.12, Log Disclosure</w:t>
      </w:r>
    </w:p>
    <w:p w14:paraId="0D5E900B" w14:textId="77777777" w:rsidR="00E62CFC" w:rsidRDefault="00F9276A" w:rsidP="00E62CFC">
      <w:r w:rsidRPr="00FD4A4B">
        <w:rPr>
          <w:i/>
        </w:rPr>
        <w:t>Test case</w:t>
      </w:r>
      <w:r w:rsidRPr="00FD4A4B">
        <w:t xml:space="preserve">: </w:t>
      </w:r>
    </w:p>
    <w:p w14:paraId="7FC8AFE9" w14:textId="77777777" w:rsidR="00D60FCB" w:rsidRPr="00FD4A4B" w:rsidRDefault="00D60FCB" w:rsidP="00E62CFC">
      <w:r>
        <w:rPr>
          <w:b/>
          <w:iCs/>
        </w:rPr>
        <w:t xml:space="preserve">Test Name: </w:t>
      </w:r>
      <w:r>
        <w:rPr>
          <w:iCs/>
        </w:rPr>
        <w:t>TC_EVENT_LOG</w:t>
      </w:r>
    </w:p>
    <w:p w14:paraId="51118D82" w14:textId="77777777" w:rsidR="00E62CFC" w:rsidRPr="00FD4A4B" w:rsidRDefault="00E62CFC" w:rsidP="00FD4A4B">
      <w:pPr>
        <w:keepNext/>
        <w:keepLines/>
        <w:spacing w:before="180"/>
        <w:rPr>
          <w:b/>
          <w:lang w:eastAsia="zh-CN"/>
        </w:rPr>
      </w:pPr>
      <w:r w:rsidRPr="00FD4A4B">
        <w:rPr>
          <w:b/>
          <w:lang w:eastAsia="zh-CN"/>
        </w:rPr>
        <w:t>Purpose:</w:t>
      </w:r>
    </w:p>
    <w:p w14:paraId="296E847A" w14:textId="77777777" w:rsidR="00E62CFC" w:rsidRPr="00FD4A4B" w:rsidRDefault="00E62CFC" w:rsidP="00E62CFC">
      <w:pPr>
        <w:rPr>
          <w:b/>
          <w:lang w:eastAsia="zh-CN"/>
        </w:rPr>
      </w:pPr>
      <w:r w:rsidRPr="00FD4A4B">
        <w:t>Verify that the log(s) is(are) only accessible by privileged user(s).</w:t>
      </w:r>
      <w:r w:rsidRPr="00FD4A4B">
        <w:rPr>
          <w:b/>
          <w:lang w:eastAsia="zh-CN"/>
        </w:rPr>
        <w:t xml:space="preserve"> </w:t>
      </w:r>
    </w:p>
    <w:p w14:paraId="0FDD0468" w14:textId="77777777" w:rsidR="00E62CFC" w:rsidRPr="00FD4A4B" w:rsidRDefault="00E62CFC" w:rsidP="00FD4A4B">
      <w:pPr>
        <w:keepNext/>
        <w:keepLines/>
        <w:spacing w:before="180"/>
        <w:rPr>
          <w:b/>
          <w:lang w:eastAsia="zh-CN"/>
        </w:rPr>
      </w:pPr>
      <w:r w:rsidRPr="00FD4A4B">
        <w:rPr>
          <w:b/>
          <w:lang w:eastAsia="zh-CN"/>
        </w:rPr>
        <w:t>Procedure and execution steps:</w:t>
      </w:r>
    </w:p>
    <w:p w14:paraId="2CFEB338" w14:textId="77777777" w:rsidR="00E62CFC" w:rsidRPr="00FD4A4B" w:rsidRDefault="00E62CFC" w:rsidP="00FD4A4B">
      <w:pPr>
        <w:keepNext/>
        <w:keepLines/>
        <w:spacing w:before="180"/>
        <w:rPr>
          <w:b/>
          <w:lang w:eastAsia="zh-CN"/>
        </w:rPr>
      </w:pPr>
      <w:r w:rsidRPr="00FD4A4B">
        <w:rPr>
          <w:b/>
          <w:lang w:eastAsia="zh-CN"/>
        </w:rPr>
        <w:t>Pre-Conditions:</w:t>
      </w:r>
    </w:p>
    <w:p w14:paraId="422E2FFA" w14:textId="77777777" w:rsidR="00E62CFC" w:rsidRPr="00FD4A4B" w:rsidRDefault="00E62CFC" w:rsidP="00D60FCB">
      <w:r w:rsidRPr="00FD4A4B">
        <w:t>Documentation describing where logs are stored and how these logs are accessed and the Network Product interfaces that these logs can be access from.</w:t>
      </w:r>
    </w:p>
    <w:p w14:paraId="00F37259" w14:textId="77777777" w:rsidR="00E62CFC" w:rsidRPr="00FD4A4B" w:rsidRDefault="00E62CFC" w:rsidP="00FD4A4B">
      <w:pPr>
        <w:keepNext/>
        <w:keepLines/>
        <w:spacing w:before="180"/>
        <w:rPr>
          <w:b/>
          <w:lang w:eastAsia="zh-CN"/>
        </w:rPr>
      </w:pPr>
      <w:r w:rsidRPr="00FD4A4B">
        <w:rPr>
          <w:b/>
          <w:lang w:eastAsia="zh-CN"/>
        </w:rPr>
        <w:t>Execution Steps</w:t>
      </w:r>
    </w:p>
    <w:p w14:paraId="167682B9" w14:textId="77777777" w:rsidR="00E62CFC" w:rsidRPr="00FD4A4B" w:rsidRDefault="00E62CFC" w:rsidP="00A0771F">
      <w:pPr>
        <w:pStyle w:val="B1"/>
      </w:pPr>
      <w:r w:rsidRPr="00FD4A4B">
        <w:t xml:space="preserve">1. </w:t>
      </w:r>
      <w:r w:rsidRPr="00FD4A4B">
        <w:tab/>
        <w:t>The tester attempts to access log files using users accounts with and without the correct permissions for accessing log files.</w:t>
      </w:r>
    </w:p>
    <w:p w14:paraId="5B81A423" w14:textId="77777777" w:rsidR="00E62CFC" w:rsidRPr="00FD4A4B" w:rsidRDefault="00E62CFC" w:rsidP="00A0771F">
      <w:pPr>
        <w:pStyle w:val="B1"/>
      </w:pPr>
      <w:r w:rsidRPr="00FD4A4B">
        <w:t>2.</w:t>
      </w:r>
      <w:r w:rsidR="00B621B2">
        <w:t xml:space="preserve"> </w:t>
      </w:r>
      <w:r w:rsidRPr="00FD4A4B">
        <w:t>Repeat the test as described in step 1 using each of the interfaces as described in the Network Product documentation.</w:t>
      </w:r>
    </w:p>
    <w:p w14:paraId="1782A926" w14:textId="77777777" w:rsidR="00E62CFC" w:rsidRPr="00FD4A4B" w:rsidRDefault="00E62CFC" w:rsidP="00FD4A4B">
      <w:pPr>
        <w:keepNext/>
        <w:keepLines/>
        <w:spacing w:before="180"/>
        <w:rPr>
          <w:b/>
          <w:lang w:eastAsia="zh-CN"/>
        </w:rPr>
      </w:pPr>
      <w:r w:rsidRPr="00FD4A4B">
        <w:rPr>
          <w:b/>
          <w:lang w:eastAsia="zh-CN"/>
        </w:rPr>
        <w:t>Expected Results:</w:t>
      </w:r>
    </w:p>
    <w:p w14:paraId="0A9FCB1C" w14:textId="77777777" w:rsidR="00E62CFC" w:rsidRPr="00FD4A4B" w:rsidRDefault="00E62CFC" w:rsidP="00D60FCB">
      <w:pPr>
        <w:rPr>
          <w:b/>
          <w:lang w:eastAsia="zh-CN"/>
        </w:rPr>
      </w:pPr>
      <w:r w:rsidRPr="00FD4A4B">
        <w:t>The tester checks that log files are accessible when a user with the appropriate authorisation attempts to access them and fails when a user without the correct permissions attempts to access them</w:t>
      </w:r>
      <w:r w:rsidRPr="00FD4A4B">
        <w:rPr>
          <w:b/>
          <w:lang w:eastAsia="zh-CN"/>
        </w:rPr>
        <w:t xml:space="preserve"> </w:t>
      </w:r>
    </w:p>
    <w:p w14:paraId="2F3F9C68" w14:textId="77777777" w:rsidR="00E62CFC" w:rsidRPr="00FD4A4B" w:rsidRDefault="00E62CFC" w:rsidP="00FD4A4B">
      <w:pPr>
        <w:keepNext/>
        <w:keepLines/>
        <w:spacing w:before="180"/>
        <w:rPr>
          <w:b/>
          <w:lang w:eastAsia="zh-CN"/>
        </w:rPr>
      </w:pPr>
      <w:r w:rsidRPr="00FD4A4B">
        <w:rPr>
          <w:b/>
          <w:lang w:eastAsia="zh-CN"/>
        </w:rPr>
        <w:t>Expected format of evidence:</w:t>
      </w:r>
    </w:p>
    <w:p w14:paraId="36601434" w14:textId="77777777" w:rsidR="00D60FCB" w:rsidRDefault="001F2AD5" w:rsidP="00D60FCB">
      <w:pPr>
        <w:rPr>
          <w:lang w:eastAsia="zh-CN"/>
        </w:rPr>
      </w:pPr>
      <w:r w:rsidRPr="001F2AD5">
        <w:rPr>
          <w:lang w:eastAsia="zh-CN"/>
        </w:rPr>
        <w:t>Evidence containing the operational results as, e.g. screenshots, log files, packet captures, error messages.</w:t>
      </w:r>
      <w:bookmarkStart w:id="279" w:name="_CR4_2_4"/>
      <w:bookmarkStart w:id="280" w:name="_Toc19542397"/>
      <w:bookmarkStart w:id="281" w:name="_Toc35348399"/>
      <w:bookmarkEnd w:id="279"/>
    </w:p>
    <w:p w14:paraId="1EF3E13D" w14:textId="77777777" w:rsidR="00547CFF" w:rsidRPr="00FD4A4B" w:rsidRDefault="000E530A" w:rsidP="00547CFF">
      <w:pPr>
        <w:pStyle w:val="Heading3"/>
      </w:pPr>
      <w:bookmarkStart w:id="282" w:name="_Toc224924981"/>
      <w:r w:rsidRPr="00907F75">
        <w:t>4</w:t>
      </w:r>
      <w:r w:rsidR="00547CFF" w:rsidRPr="00FD4A4B">
        <w:t>.2.4</w:t>
      </w:r>
      <w:r w:rsidR="004564B7" w:rsidRPr="00FD4A4B">
        <w:tab/>
      </w:r>
      <w:r w:rsidR="00547CFF" w:rsidRPr="00FD4A4B">
        <w:t>Operating s</w:t>
      </w:r>
      <w:r w:rsidR="004564B7" w:rsidRPr="00FD4A4B">
        <w:t>ystems</w:t>
      </w:r>
      <w:bookmarkEnd w:id="280"/>
      <w:bookmarkEnd w:id="281"/>
      <w:bookmarkEnd w:id="282"/>
    </w:p>
    <w:p w14:paraId="0D14AC8B" w14:textId="77777777" w:rsidR="00F9276A" w:rsidRPr="00FD4A4B" w:rsidRDefault="000E530A" w:rsidP="006D5002">
      <w:pPr>
        <w:pStyle w:val="Heading4"/>
      </w:pPr>
      <w:bookmarkStart w:id="283" w:name="_CR4_2_4_1"/>
      <w:bookmarkStart w:id="284" w:name="_Toc19542398"/>
      <w:bookmarkStart w:id="285" w:name="_Toc35348400"/>
      <w:bookmarkStart w:id="286" w:name="_Toc224924982"/>
      <w:bookmarkEnd w:id="283"/>
      <w:r w:rsidRPr="00907F75">
        <w:t>4</w:t>
      </w:r>
      <w:r w:rsidR="00F9276A" w:rsidRPr="00FD4A4B">
        <w:t>.2.4.1</w:t>
      </w:r>
      <w:r w:rsidR="006D5002" w:rsidRPr="00FD4A4B">
        <w:tab/>
      </w:r>
      <w:r w:rsidR="00F9276A" w:rsidRPr="00FD4A4B">
        <w:t>General operating system requirements and related test cases</w:t>
      </w:r>
      <w:bookmarkEnd w:id="284"/>
      <w:bookmarkEnd w:id="285"/>
      <w:bookmarkEnd w:id="286"/>
    </w:p>
    <w:p w14:paraId="6D2BF9A1" w14:textId="77777777" w:rsidR="00F9276A" w:rsidRPr="00FD4A4B" w:rsidRDefault="000E530A" w:rsidP="006D5002">
      <w:pPr>
        <w:pStyle w:val="Heading5"/>
      </w:pPr>
      <w:bookmarkStart w:id="287" w:name="_CR4_2_4_1_1"/>
      <w:bookmarkStart w:id="288" w:name="_Toc19542399"/>
      <w:bookmarkStart w:id="289" w:name="_Toc35348401"/>
      <w:bookmarkStart w:id="290" w:name="_Toc224924983"/>
      <w:bookmarkEnd w:id="287"/>
      <w:r w:rsidRPr="00907F75">
        <w:t>4</w:t>
      </w:r>
      <w:r w:rsidR="00F9276A" w:rsidRPr="00FD4A4B">
        <w:t>.2.4.1.1</w:t>
      </w:r>
      <w:r w:rsidR="00F9276A" w:rsidRPr="00FD4A4B">
        <w:tab/>
        <w:t>Availability and Integrity</w:t>
      </w:r>
      <w:bookmarkEnd w:id="288"/>
      <w:bookmarkEnd w:id="289"/>
      <w:bookmarkEnd w:id="290"/>
    </w:p>
    <w:p w14:paraId="4B148AFA" w14:textId="77777777" w:rsidR="00F9276A" w:rsidRPr="00FD4A4B" w:rsidRDefault="000E530A" w:rsidP="0058671C">
      <w:pPr>
        <w:pStyle w:val="Heading6"/>
      </w:pPr>
      <w:bookmarkStart w:id="291" w:name="_Toc224924984"/>
      <w:bookmarkStart w:id="292" w:name="_CR4_2_4_1_1_1"/>
      <w:r w:rsidRPr="00907F75">
        <w:t>4</w:t>
      </w:r>
      <w:r w:rsidR="00F9276A" w:rsidRPr="00FD4A4B">
        <w:t>.2.4.1.1.1</w:t>
      </w:r>
      <w:r w:rsidR="00F9276A" w:rsidRPr="00FD4A4B">
        <w:tab/>
        <w:t>Handling of growing content</w:t>
      </w:r>
      <w:bookmarkEnd w:id="291"/>
    </w:p>
    <w:bookmarkEnd w:id="292"/>
    <w:p w14:paraId="6E246B77" w14:textId="77777777" w:rsidR="00F9276A" w:rsidRPr="00FD4A4B" w:rsidRDefault="00F9276A" w:rsidP="00F9276A">
      <w:r w:rsidRPr="00FD4A4B">
        <w:rPr>
          <w:i/>
        </w:rPr>
        <w:t>Requirement Name</w:t>
      </w:r>
      <w:r w:rsidRPr="00FD4A4B">
        <w:t xml:space="preserve">: </w:t>
      </w:r>
      <w:r w:rsidR="00A0243F" w:rsidRPr="00A0243F">
        <w:t>Handling of growing content</w:t>
      </w:r>
      <w:r w:rsidRPr="00FD4A4B">
        <w:t>.</w:t>
      </w:r>
    </w:p>
    <w:p w14:paraId="063B9B7C" w14:textId="77777777" w:rsidR="004C0622" w:rsidRDefault="004C0622" w:rsidP="00F9276A">
      <w:pPr>
        <w:rPr>
          <w:i/>
        </w:rPr>
      </w:pPr>
      <w:r>
        <w:rPr>
          <w:i/>
        </w:rPr>
        <w:t>Requirement Reference</w:t>
      </w:r>
      <w:r>
        <w:rPr>
          <w:iCs/>
        </w:rPr>
        <w:t xml:space="preserve">: </w:t>
      </w:r>
      <w:r>
        <w:t>In accordance with industry best practice</w:t>
      </w:r>
    </w:p>
    <w:p w14:paraId="37C8A336" w14:textId="77777777" w:rsidR="00F9276A" w:rsidRPr="00FD4A4B" w:rsidRDefault="00F9276A" w:rsidP="00F9276A">
      <w:r w:rsidRPr="00FD4A4B">
        <w:rPr>
          <w:i/>
        </w:rPr>
        <w:t>Requirement Description</w:t>
      </w:r>
      <w:r w:rsidRPr="00FD4A4B">
        <w:t xml:space="preserve">: </w:t>
      </w:r>
    </w:p>
    <w:p w14:paraId="272A2D2E" w14:textId="77777777" w:rsidR="00F9276A" w:rsidRPr="00FD4A4B" w:rsidRDefault="00F9276A" w:rsidP="00F9276A">
      <w:r w:rsidRPr="00FD4A4B">
        <w:t>Growing or dynamic content (e.g. log files, uploads) shall not influence system functions. A file system that reaches its maximum capacity shall not stop a system from operating properly. Therefore, countermeasures shall be taken such as usage of dedicated filesystems, separated from main system functions, or quotas, or at least a file system monitoring to ensure that this scenario is avoided.</w:t>
      </w:r>
    </w:p>
    <w:p w14:paraId="1813FA08" w14:textId="77777777" w:rsidR="004C0622" w:rsidRDefault="004C0622" w:rsidP="00F9276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51491E" w:rsidRPr="0051491E">
        <w:rPr>
          <w:rFonts w:ascii="Tele-GroteskNor" w:eastAsia="SimSun" w:hAnsi="Tele-GroteskNor" w:cs="Tele-GroteskNor"/>
          <w:color w:val="000000"/>
          <w:lang w:val="en-US" w:eastAsia="zh-CN"/>
        </w:rPr>
        <w:t xml:space="preserve">, </w:t>
      </w:r>
      <w:r w:rsidR="0051491E" w:rsidRPr="00FB4568">
        <w:t>clause 5.3.7, Denial of service</w:t>
      </w:r>
    </w:p>
    <w:p w14:paraId="516BC0D9" w14:textId="77777777" w:rsidR="00F9276A" w:rsidRPr="00FD4A4B" w:rsidRDefault="00F9276A" w:rsidP="00F9276A">
      <w:r w:rsidRPr="00FD4A4B">
        <w:rPr>
          <w:i/>
        </w:rPr>
        <w:t>Test Case</w:t>
      </w:r>
      <w:r w:rsidRPr="00FD4A4B">
        <w:t xml:space="preserve">: </w:t>
      </w:r>
    </w:p>
    <w:p w14:paraId="2DD22AA9" w14:textId="77777777" w:rsidR="00EA53DA" w:rsidRPr="00FD4A4B" w:rsidRDefault="00EA53DA" w:rsidP="00EA53DA">
      <w:pPr>
        <w:rPr>
          <w:rFonts w:cs="Arial"/>
          <w:b/>
          <w:i/>
          <w:color w:val="000000"/>
        </w:rPr>
      </w:pPr>
      <w:r w:rsidRPr="00FD4A4B">
        <w:rPr>
          <w:rFonts w:cs="Arial"/>
          <w:b/>
          <w:color w:val="000000"/>
        </w:rPr>
        <w:t>Test Name: TC_HANDLING_OF_GROWING_CONTENT</w:t>
      </w:r>
    </w:p>
    <w:p w14:paraId="72BB6976" w14:textId="77777777" w:rsidR="00EA53DA" w:rsidRPr="00FD4A4B" w:rsidRDefault="00EA53DA" w:rsidP="00EA53DA">
      <w:pPr>
        <w:rPr>
          <w:rFonts w:cs="Arial"/>
          <w:b/>
          <w:color w:val="000000"/>
        </w:rPr>
      </w:pPr>
      <w:r w:rsidRPr="00FD4A4B">
        <w:rPr>
          <w:rFonts w:cs="Arial"/>
          <w:b/>
          <w:color w:val="000000"/>
        </w:rPr>
        <w:t>Purpose:</w:t>
      </w:r>
    </w:p>
    <w:p w14:paraId="1AC9CC6E" w14:textId="77777777" w:rsidR="00EA53DA" w:rsidRPr="00E32DBA" w:rsidRDefault="00EA53DA" w:rsidP="00EA53DA">
      <w:r w:rsidRPr="00E32DBA">
        <w:t>To verify that the growing or dynamic content does not influence system functions.</w:t>
      </w:r>
    </w:p>
    <w:p w14:paraId="4AB4557A" w14:textId="77777777" w:rsidR="00EA53DA" w:rsidRPr="00FD4A4B" w:rsidRDefault="00EA53DA" w:rsidP="00EA53DA">
      <w:pPr>
        <w:rPr>
          <w:rFonts w:cs="Arial"/>
          <w:b/>
          <w:color w:val="000000"/>
        </w:rPr>
      </w:pPr>
      <w:r w:rsidRPr="00FD4A4B">
        <w:rPr>
          <w:rFonts w:cs="Arial"/>
          <w:b/>
          <w:color w:val="000000"/>
        </w:rPr>
        <w:t>Procedure and execution steps:</w:t>
      </w:r>
    </w:p>
    <w:p w14:paraId="03400809" w14:textId="77777777" w:rsidR="00EA53DA" w:rsidRPr="00FD4A4B" w:rsidRDefault="00EA53DA" w:rsidP="00EA53DA">
      <w:pPr>
        <w:rPr>
          <w:rFonts w:cs="Arial"/>
          <w:b/>
          <w:color w:val="000000"/>
        </w:rPr>
      </w:pPr>
      <w:r w:rsidRPr="00FD4A4B">
        <w:rPr>
          <w:rFonts w:cs="Arial"/>
          <w:b/>
          <w:color w:val="000000"/>
        </w:rPr>
        <w:t>Pre-Conditions:</w:t>
      </w:r>
    </w:p>
    <w:p w14:paraId="4A80E529" w14:textId="77777777" w:rsidR="00EA53DA" w:rsidRPr="00E32DBA" w:rsidRDefault="00EA53DA" w:rsidP="0058671C">
      <w:pPr>
        <w:pStyle w:val="B1"/>
      </w:pPr>
      <w:r w:rsidRPr="00E32DBA">
        <w:t>1.</w:t>
      </w:r>
      <w:r w:rsidR="00FB4568">
        <w:tab/>
      </w:r>
      <w:r w:rsidRPr="00E32DBA">
        <w:t xml:space="preserve">Growing or dynamic content sources like </w:t>
      </w:r>
      <w:r w:rsidR="00153B50" w:rsidRPr="00E32DBA">
        <w:t>e.g.</w:t>
      </w:r>
      <w:r w:rsidRPr="00E32DBA">
        <w:t xml:space="preserve"> log files and their paths are documented. </w:t>
      </w:r>
    </w:p>
    <w:p w14:paraId="4DE42FF6" w14:textId="77777777" w:rsidR="00EA53DA" w:rsidRPr="00E32DBA" w:rsidRDefault="00EA53DA" w:rsidP="0058671C">
      <w:pPr>
        <w:pStyle w:val="B1"/>
      </w:pPr>
      <w:r w:rsidRPr="00E32DBA">
        <w:t>2.</w:t>
      </w:r>
      <w:r w:rsidR="00FB4568">
        <w:tab/>
      </w:r>
      <w:r w:rsidRPr="00E32DBA">
        <w:t xml:space="preserve">Measures that are taken to protect system functions from growing or dynamic content that </w:t>
      </w:r>
      <w:r w:rsidR="009F47D7" w:rsidRPr="009F47D7">
        <w:t xml:space="preserve">can </w:t>
      </w:r>
      <w:r w:rsidRPr="00E32DBA">
        <w:t>exhaust file system capacity are documented.</w:t>
      </w:r>
    </w:p>
    <w:p w14:paraId="4610C795" w14:textId="77777777" w:rsidR="00EA53DA" w:rsidRPr="00E32DBA" w:rsidRDefault="00EA53DA" w:rsidP="0058671C">
      <w:pPr>
        <w:pStyle w:val="B1"/>
      </w:pPr>
      <w:r w:rsidRPr="00E32DBA">
        <w:t>3.</w:t>
      </w:r>
      <w:r w:rsidR="00FB4568">
        <w:tab/>
      </w:r>
      <w:r w:rsidRPr="00E32DBA">
        <w:t>All logging capabilities that are not enabled by default are enabled manually as per the documentation instructions.</w:t>
      </w:r>
    </w:p>
    <w:p w14:paraId="0CC58975" w14:textId="77777777" w:rsidR="00EA53DA" w:rsidRPr="00FD4A4B" w:rsidRDefault="00EA53DA" w:rsidP="00EA53DA">
      <w:pPr>
        <w:jc w:val="both"/>
        <w:rPr>
          <w:rFonts w:cs="Arial"/>
          <w:b/>
          <w:color w:val="000000"/>
        </w:rPr>
      </w:pPr>
      <w:r w:rsidRPr="00FD4A4B">
        <w:rPr>
          <w:rFonts w:cs="Arial"/>
          <w:b/>
          <w:color w:val="000000"/>
        </w:rPr>
        <w:t xml:space="preserve">Execution Steps </w:t>
      </w:r>
    </w:p>
    <w:p w14:paraId="1136F751" w14:textId="77777777" w:rsidR="00EA53DA" w:rsidRPr="00FD4A4B" w:rsidRDefault="00EA53DA" w:rsidP="0058671C">
      <w:pPr>
        <w:pStyle w:val="B1"/>
      </w:pPr>
      <w:r w:rsidRPr="00FD4A4B">
        <w:t>1</w:t>
      </w:r>
      <w:r w:rsidR="00FB4568" w:rsidRPr="00FD4A4B">
        <w:t>.</w:t>
      </w:r>
      <w:r w:rsidR="00FB4568">
        <w:tab/>
      </w:r>
      <w:r w:rsidRPr="00FD4A4B">
        <w:t>Tester checks that the sources that are susceptible to being exhausted have been documented and measures aimed to counteract this are described.</w:t>
      </w:r>
    </w:p>
    <w:p w14:paraId="04BA9F8B" w14:textId="77777777" w:rsidR="00EA53DA" w:rsidRPr="00FD4A4B" w:rsidRDefault="00EA53DA" w:rsidP="0058671C">
      <w:pPr>
        <w:pStyle w:val="B1"/>
      </w:pPr>
      <w:r w:rsidRPr="00FD4A4B">
        <w:t>2</w:t>
      </w:r>
      <w:r w:rsidR="00FB4568" w:rsidRPr="00FD4A4B">
        <w:t>.</w:t>
      </w:r>
      <w:r w:rsidR="00FB4568">
        <w:tab/>
      </w:r>
      <w:r w:rsidRPr="00FD4A4B">
        <w:t>Tester enables monitoring of the system operation.</w:t>
      </w:r>
    </w:p>
    <w:p w14:paraId="0687450E" w14:textId="77777777" w:rsidR="00EA53DA" w:rsidRPr="00FD4A4B" w:rsidRDefault="00EA53DA" w:rsidP="0058671C">
      <w:pPr>
        <w:pStyle w:val="B1"/>
      </w:pPr>
      <w:r w:rsidRPr="00FD4A4B">
        <w:t>3</w:t>
      </w:r>
      <w:r w:rsidR="00FB4568" w:rsidRPr="00FD4A4B">
        <w:t>.</w:t>
      </w:r>
      <w:r w:rsidR="00FB4568">
        <w:tab/>
      </w:r>
      <w:r w:rsidRPr="00FD4A4B">
        <w:t>Tester initiates traffic that causes increase of log files and monitors the system behaviour until the log file either reaches its quota or until file system is exhausted.</w:t>
      </w:r>
    </w:p>
    <w:p w14:paraId="0E70EE59" w14:textId="77777777" w:rsidR="00EA53DA" w:rsidRPr="00FD4A4B" w:rsidRDefault="00EA53DA" w:rsidP="0058671C">
      <w:pPr>
        <w:pStyle w:val="B1"/>
      </w:pPr>
      <w:r w:rsidRPr="00FD4A4B">
        <w:t>4</w:t>
      </w:r>
      <w:r w:rsidR="00FB4568" w:rsidRPr="00FD4A4B">
        <w:t>.</w:t>
      </w:r>
      <w:r w:rsidR="00FB4568">
        <w:tab/>
      </w:r>
      <w:r w:rsidRPr="00FD4A4B">
        <w:t>In case file uploading is allowed (</w:t>
      </w:r>
      <w:r w:rsidR="00153B50" w:rsidRPr="00FD4A4B">
        <w:t>e.g.</w:t>
      </w:r>
      <w:r w:rsidRPr="00FD4A4B">
        <w:t xml:space="preserve"> via SFTP) the tester initiates file uploading and tries to exhaust the file system.</w:t>
      </w:r>
    </w:p>
    <w:p w14:paraId="1D749205" w14:textId="77777777" w:rsidR="00EA53DA" w:rsidRPr="00FD4A4B" w:rsidRDefault="00EA53DA" w:rsidP="00EA53DA">
      <w:pPr>
        <w:rPr>
          <w:rFonts w:cs="Arial"/>
          <w:b/>
          <w:color w:val="000000"/>
        </w:rPr>
      </w:pPr>
      <w:r w:rsidRPr="00FD4A4B">
        <w:rPr>
          <w:rFonts w:cs="Arial"/>
          <w:b/>
          <w:color w:val="000000"/>
        </w:rPr>
        <w:t>Expected Results:</w:t>
      </w:r>
    </w:p>
    <w:p w14:paraId="1C127A73" w14:textId="77777777" w:rsidR="00EA53DA" w:rsidRPr="00E32DBA" w:rsidRDefault="00EA53DA" w:rsidP="00FB4568">
      <w:r w:rsidRPr="00E32DBA">
        <w:t>It is verified that system operation is not influenced by growing or dynamic content at any case.</w:t>
      </w:r>
    </w:p>
    <w:p w14:paraId="0BF03CD6" w14:textId="77777777" w:rsidR="00EA53DA" w:rsidRPr="00FD4A4B" w:rsidRDefault="00EA53DA" w:rsidP="00EA53DA">
      <w:pPr>
        <w:rPr>
          <w:rFonts w:cs="Arial"/>
          <w:b/>
          <w:color w:val="000000"/>
        </w:rPr>
      </w:pPr>
      <w:r w:rsidRPr="00FD4A4B">
        <w:rPr>
          <w:rFonts w:cs="Arial"/>
          <w:b/>
          <w:color w:val="000000"/>
        </w:rPr>
        <w:t>Expected format of evidence:</w:t>
      </w:r>
    </w:p>
    <w:p w14:paraId="1A5A93EB" w14:textId="77777777" w:rsidR="00EA53DA" w:rsidRPr="00E32DBA" w:rsidRDefault="00EA53DA" w:rsidP="00F9276A">
      <w:r w:rsidRPr="00E32DBA">
        <w:t>System monitoring data (</w:t>
      </w:r>
      <w:r w:rsidR="00153B50" w:rsidRPr="00E32DBA">
        <w:t>e.g.</w:t>
      </w:r>
      <w:r w:rsidRPr="00E32DBA">
        <w:t xml:space="preserve"> Alarms, logs, CPU utilization, </w:t>
      </w:r>
      <w:r w:rsidR="00153B50" w:rsidRPr="00E32DBA">
        <w:t>etc.</w:t>
      </w:r>
      <w:r w:rsidRPr="00E32DBA">
        <w:t>).</w:t>
      </w:r>
    </w:p>
    <w:p w14:paraId="1FE95E5D" w14:textId="77777777" w:rsidR="00F9276A" w:rsidRPr="00FD4A4B" w:rsidRDefault="000E530A" w:rsidP="005015FA">
      <w:pPr>
        <w:pStyle w:val="Heading6"/>
      </w:pPr>
      <w:bookmarkStart w:id="293" w:name="_Toc224924985"/>
      <w:bookmarkStart w:id="294" w:name="_CR4_2_4_1_1_2"/>
      <w:r w:rsidRPr="00907F75">
        <w:t>4</w:t>
      </w:r>
      <w:r w:rsidR="00F9276A" w:rsidRPr="00FD4A4B">
        <w:t>.2.4.1.1.2</w:t>
      </w:r>
      <w:r w:rsidR="00F9276A" w:rsidRPr="00FD4A4B">
        <w:tab/>
        <w:t>Handling of ICMP</w:t>
      </w:r>
      <w:bookmarkEnd w:id="293"/>
    </w:p>
    <w:bookmarkEnd w:id="294"/>
    <w:p w14:paraId="56D5CDE8" w14:textId="77777777" w:rsidR="00F9276A" w:rsidRPr="00FD4A4B" w:rsidRDefault="00F9276A" w:rsidP="00F9276A">
      <w:r w:rsidRPr="00FD4A4B">
        <w:rPr>
          <w:i/>
        </w:rPr>
        <w:t>Requirement Name</w:t>
      </w:r>
      <w:r w:rsidRPr="00FD4A4B">
        <w:t>: Processing of ICMPv4 and ICMPv6 packets</w:t>
      </w:r>
    </w:p>
    <w:p w14:paraId="634918FE" w14:textId="77777777" w:rsidR="00270C88" w:rsidRDefault="00270C88" w:rsidP="00F9276A">
      <w:pPr>
        <w:rPr>
          <w:i/>
        </w:rPr>
      </w:pPr>
      <w:r>
        <w:rPr>
          <w:i/>
        </w:rPr>
        <w:t xml:space="preserve">Requirement Reference: </w:t>
      </w:r>
      <w:r>
        <w:t>In accordance with industry best practice</w:t>
      </w:r>
    </w:p>
    <w:p w14:paraId="0650AEB4" w14:textId="77777777" w:rsidR="00F9276A" w:rsidRPr="00FD4A4B" w:rsidRDefault="00F9276A" w:rsidP="00F9276A">
      <w:r w:rsidRPr="00FD4A4B">
        <w:rPr>
          <w:i/>
        </w:rPr>
        <w:t>Requirement Description</w:t>
      </w:r>
      <w:r w:rsidRPr="00FD4A4B">
        <w:t xml:space="preserve">: </w:t>
      </w:r>
    </w:p>
    <w:p w14:paraId="604AEE7B" w14:textId="77777777" w:rsidR="00F9276A" w:rsidRPr="00FD4A4B" w:rsidRDefault="00F9276A" w:rsidP="00A0771F">
      <w:r w:rsidRPr="00FD4A4B">
        <w:t xml:space="preserve">Processing of ICMPv4 and ICMPv6 packets which are not required for operation shall be disabled on the </w:t>
      </w:r>
      <w:r w:rsidR="00A12382" w:rsidRPr="00FD4A4B">
        <w:t>network product</w:t>
      </w:r>
      <w:r w:rsidRPr="00FD4A4B">
        <w:t xml:space="preserve">. </w:t>
      </w:r>
      <w:r w:rsidR="00415A7C" w:rsidRPr="00FD4A4B">
        <w:t>In particular, t</w:t>
      </w:r>
      <w:r w:rsidRPr="00FD4A4B">
        <w:t xml:space="preserve">here are </w:t>
      </w:r>
      <w:r w:rsidR="00415A7C" w:rsidRPr="00FD4A4B">
        <w:t xml:space="preserve">certain </w:t>
      </w:r>
      <w:r w:rsidRPr="00FD4A4B">
        <w:t xml:space="preserve">types of ICMP4 and ICMPv6 that are not used in most networks, but represent a risk. </w:t>
      </w:r>
    </w:p>
    <w:p w14:paraId="35ABBC47" w14:textId="77777777" w:rsidR="00415A7C" w:rsidRPr="00FD4A4B" w:rsidRDefault="00415A7C" w:rsidP="00415A7C">
      <w:r w:rsidRPr="00FD4A4B">
        <w:t>ICMP message types which on receipt lead to responses or to configuration changes are not mentioned in this requirement, but they may be necessary to support relevant and specified networking features. Th</w:t>
      </w:r>
      <w:r w:rsidRPr="004E60C6">
        <w:t xml:space="preserve">ose </w:t>
      </w:r>
      <w:r w:rsidR="009F47D7" w:rsidRPr="009F47D7">
        <w:t xml:space="preserve">shall </w:t>
      </w:r>
      <w:r w:rsidRPr="00FD4A4B">
        <w:t>be documented.</w:t>
      </w:r>
    </w:p>
    <w:p w14:paraId="1862B03C" w14:textId="77777777" w:rsidR="00415A7C" w:rsidRPr="00FD4A4B" w:rsidRDefault="00415A7C" w:rsidP="00415A7C">
      <w:r w:rsidRPr="00FD4A4B">
        <w:t xml:space="preserve">Certain ICMP types are generally permitted and do not need to be specifically documented. Those are marked as </w:t>
      </w:r>
      <w:r w:rsidR="00153B50">
        <w:t>"</w:t>
      </w:r>
      <w:r w:rsidRPr="00FD4A4B">
        <w:t>Permitted</w:t>
      </w:r>
      <w:r w:rsidR="00FD4A4B">
        <w:t>"</w:t>
      </w:r>
      <w:r w:rsidRPr="00FD4A4B">
        <w:t xml:space="preserve"> in below table. </w:t>
      </w:r>
    </w:p>
    <w:p w14:paraId="1D0FA95E" w14:textId="77777777" w:rsidR="00415A7C" w:rsidRPr="00FD4A4B" w:rsidRDefault="00415A7C" w:rsidP="009F6462">
      <w:r w:rsidRPr="00FD4A4B">
        <w:t xml:space="preserve">The network product shall not send certain ICMP types by default, but it may support the option to enable utilization of these types (e.g. for debugging). This is marked as </w:t>
      </w:r>
      <w:r w:rsidR="00153B50">
        <w:t>"</w:t>
      </w:r>
      <w:r w:rsidRPr="00FD4A4B">
        <w:t>Optional</w:t>
      </w:r>
      <w:r w:rsidR="00FD4A4B">
        <w:t>"</w:t>
      </w:r>
      <w:r w:rsidRPr="00FD4A4B">
        <w:t xml:space="preserve"> in below table.</w:t>
      </w:r>
    </w:p>
    <w:tbl>
      <w:tblPr>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1481"/>
        <w:gridCol w:w="1752"/>
        <w:gridCol w:w="1693"/>
        <w:gridCol w:w="1693"/>
      </w:tblGrid>
      <w:tr w:rsidR="00415A7C" w:rsidRPr="000024F2" w14:paraId="36CE08F7"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7CE13E22" w14:textId="77777777" w:rsidR="00415A7C" w:rsidRPr="000024F2" w:rsidRDefault="00415A7C" w:rsidP="005A6876">
            <w:pPr>
              <w:pStyle w:val="TAH"/>
              <w:rPr>
                <w:lang w:eastAsia="en-US"/>
              </w:rPr>
            </w:pPr>
            <w:r w:rsidRPr="000024F2">
              <w:rPr>
                <w:lang w:eastAsia="en-US"/>
              </w:rPr>
              <w:t>Type (IPv4)</w:t>
            </w:r>
          </w:p>
        </w:tc>
        <w:tc>
          <w:tcPr>
            <w:tcW w:w="1481" w:type="dxa"/>
            <w:tcBorders>
              <w:top w:val="single" w:sz="4" w:space="0" w:color="auto"/>
              <w:left w:val="single" w:sz="4" w:space="0" w:color="auto"/>
              <w:bottom w:val="single" w:sz="4" w:space="0" w:color="auto"/>
              <w:right w:val="single" w:sz="4" w:space="0" w:color="auto"/>
            </w:tcBorders>
            <w:hideMark/>
          </w:tcPr>
          <w:p w14:paraId="68198706" w14:textId="77777777" w:rsidR="00415A7C" w:rsidRPr="000024F2" w:rsidRDefault="00415A7C" w:rsidP="005A6876">
            <w:pPr>
              <w:pStyle w:val="TAH"/>
              <w:rPr>
                <w:lang w:eastAsia="en-US"/>
              </w:rPr>
            </w:pPr>
            <w:r w:rsidRPr="000024F2">
              <w:rPr>
                <w:lang w:eastAsia="en-US"/>
              </w:rPr>
              <w:t>Type (IPv6)</w:t>
            </w:r>
          </w:p>
        </w:tc>
        <w:tc>
          <w:tcPr>
            <w:tcW w:w="1752" w:type="dxa"/>
            <w:tcBorders>
              <w:top w:val="single" w:sz="4" w:space="0" w:color="auto"/>
              <w:left w:val="single" w:sz="4" w:space="0" w:color="auto"/>
              <w:bottom w:val="single" w:sz="4" w:space="0" w:color="auto"/>
              <w:right w:val="single" w:sz="4" w:space="0" w:color="auto"/>
            </w:tcBorders>
            <w:hideMark/>
          </w:tcPr>
          <w:p w14:paraId="365DE7F1" w14:textId="77777777" w:rsidR="00415A7C" w:rsidRPr="000024F2" w:rsidRDefault="00415A7C" w:rsidP="005A6876">
            <w:pPr>
              <w:pStyle w:val="TAH"/>
              <w:rPr>
                <w:lang w:eastAsia="en-US"/>
              </w:rPr>
            </w:pPr>
            <w:r w:rsidRPr="000024F2">
              <w:rPr>
                <w:lang w:eastAsia="en-US"/>
              </w:rPr>
              <w:t>Description</w:t>
            </w:r>
          </w:p>
        </w:tc>
        <w:tc>
          <w:tcPr>
            <w:tcW w:w="1693" w:type="dxa"/>
            <w:tcBorders>
              <w:top w:val="single" w:sz="4" w:space="0" w:color="auto"/>
              <w:left w:val="single" w:sz="4" w:space="0" w:color="auto"/>
              <w:bottom w:val="single" w:sz="4" w:space="0" w:color="auto"/>
              <w:right w:val="single" w:sz="4" w:space="0" w:color="auto"/>
            </w:tcBorders>
            <w:hideMark/>
          </w:tcPr>
          <w:p w14:paraId="4B97DE91" w14:textId="77777777" w:rsidR="00415A7C" w:rsidRPr="000024F2" w:rsidRDefault="00415A7C" w:rsidP="005A6876">
            <w:pPr>
              <w:pStyle w:val="TAH"/>
              <w:rPr>
                <w:lang w:eastAsia="en-US"/>
              </w:rPr>
            </w:pPr>
            <w:r w:rsidRPr="000024F2">
              <w:rPr>
                <w:lang w:eastAsia="en-US"/>
              </w:rPr>
              <w:t>Send</w:t>
            </w:r>
          </w:p>
        </w:tc>
        <w:tc>
          <w:tcPr>
            <w:tcW w:w="1693" w:type="dxa"/>
            <w:tcBorders>
              <w:top w:val="single" w:sz="4" w:space="0" w:color="auto"/>
              <w:left w:val="single" w:sz="4" w:space="0" w:color="auto"/>
              <w:bottom w:val="single" w:sz="4" w:space="0" w:color="auto"/>
              <w:right w:val="single" w:sz="4" w:space="0" w:color="auto"/>
            </w:tcBorders>
            <w:hideMark/>
          </w:tcPr>
          <w:p w14:paraId="1C424E99" w14:textId="77777777" w:rsidR="00415A7C" w:rsidRPr="000024F2" w:rsidRDefault="00415A7C" w:rsidP="005A6876">
            <w:pPr>
              <w:pStyle w:val="TAH"/>
              <w:rPr>
                <w:lang w:eastAsia="en-US"/>
              </w:rPr>
            </w:pPr>
            <w:r w:rsidRPr="000024F2">
              <w:rPr>
                <w:lang w:eastAsia="en-US"/>
              </w:rPr>
              <w:t>Respond to</w:t>
            </w:r>
          </w:p>
        </w:tc>
      </w:tr>
      <w:tr w:rsidR="00415A7C" w:rsidRPr="000024F2" w14:paraId="6D81D375"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193ACD37" w14:textId="77777777" w:rsidR="00415A7C" w:rsidRPr="000024F2" w:rsidRDefault="00415A7C" w:rsidP="005A6876">
            <w:pPr>
              <w:pStyle w:val="TAL"/>
              <w:rPr>
                <w:lang w:eastAsia="en-US"/>
              </w:rPr>
            </w:pPr>
            <w:r w:rsidRPr="000024F2">
              <w:rPr>
                <w:lang w:eastAsia="en-US"/>
              </w:rPr>
              <w:t xml:space="preserve">0 </w:t>
            </w:r>
          </w:p>
        </w:tc>
        <w:tc>
          <w:tcPr>
            <w:tcW w:w="1481" w:type="dxa"/>
            <w:tcBorders>
              <w:top w:val="single" w:sz="4" w:space="0" w:color="auto"/>
              <w:left w:val="single" w:sz="4" w:space="0" w:color="auto"/>
              <w:bottom w:val="single" w:sz="4" w:space="0" w:color="auto"/>
              <w:right w:val="single" w:sz="4" w:space="0" w:color="auto"/>
            </w:tcBorders>
            <w:hideMark/>
          </w:tcPr>
          <w:p w14:paraId="7FDF7684" w14:textId="77777777" w:rsidR="00415A7C" w:rsidRPr="000024F2" w:rsidRDefault="00415A7C" w:rsidP="005A6876">
            <w:pPr>
              <w:pStyle w:val="TAL"/>
              <w:rPr>
                <w:lang w:eastAsia="en-US"/>
              </w:rPr>
            </w:pPr>
            <w:r w:rsidRPr="000024F2">
              <w:rPr>
                <w:lang w:eastAsia="en-US"/>
              </w:rPr>
              <w:t>128</w:t>
            </w:r>
          </w:p>
        </w:tc>
        <w:tc>
          <w:tcPr>
            <w:tcW w:w="1752" w:type="dxa"/>
            <w:tcBorders>
              <w:top w:val="single" w:sz="4" w:space="0" w:color="auto"/>
              <w:left w:val="single" w:sz="4" w:space="0" w:color="auto"/>
              <w:bottom w:val="single" w:sz="4" w:space="0" w:color="auto"/>
              <w:right w:val="single" w:sz="4" w:space="0" w:color="auto"/>
            </w:tcBorders>
            <w:hideMark/>
          </w:tcPr>
          <w:p w14:paraId="3AD2A75B" w14:textId="77777777" w:rsidR="00415A7C" w:rsidRPr="000024F2" w:rsidRDefault="00415A7C" w:rsidP="005A6876">
            <w:pPr>
              <w:pStyle w:val="TAL"/>
              <w:rPr>
                <w:lang w:eastAsia="en-US"/>
              </w:rPr>
            </w:pPr>
            <w:r w:rsidRPr="000024F2">
              <w:rPr>
                <w:lang w:eastAsia="en-US"/>
              </w:rPr>
              <w:t>Echo Reply</w:t>
            </w:r>
          </w:p>
        </w:tc>
        <w:tc>
          <w:tcPr>
            <w:tcW w:w="1693" w:type="dxa"/>
            <w:tcBorders>
              <w:top w:val="single" w:sz="4" w:space="0" w:color="auto"/>
              <w:left w:val="single" w:sz="4" w:space="0" w:color="auto"/>
              <w:bottom w:val="single" w:sz="4" w:space="0" w:color="auto"/>
              <w:right w:val="single" w:sz="4" w:space="0" w:color="auto"/>
            </w:tcBorders>
            <w:hideMark/>
          </w:tcPr>
          <w:p w14:paraId="3E6B1C36" w14:textId="77777777" w:rsidR="00415A7C" w:rsidRPr="000024F2" w:rsidRDefault="00415A7C" w:rsidP="005A6876">
            <w:pPr>
              <w:pStyle w:val="TAL"/>
              <w:rPr>
                <w:lang w:eastAsia="en-US"/>
              </w:rPr>
            </w:pPr>
            <w:r w:rsidRPr="000024F2">
              <w:rPr>
                <w:lang w:eastAsia="en-US"/>
              </w:rPr>
              <w:t>Optional</w:t>
            </w:r>
          </w:p>
          <w:p w14:paraId="2E260867" w14:textId="77777777" w:rsidR="00415A7C" w:rsidRPr="000024F2" w:rsidRDefault="00415A7C" w:rsidP="005A6876">
            <w:pPr>
              <w:pStyle w:val="TAL"/>
              <w:rPr>
                <w:lang w:eastAsia="en-US"/>
              </w:rPr>
            </w:pPr>
            <w:r w:rsidRPr="000024F2">
              <w:rPr>
                <w:lang w:eastAsia="en-US"/>
              </w:rPr>
              <w:t xml:space="preserve">(i.e. as automatic reply to </w:t>
            </w:r>
            <w:r w:rsidR="00153B50" w:rsidRPr="000024F2">
              <w:rPr>
                <w:lang w:eastAsia="en-US"/>
              </w:rPr>
              <w:t>"</w:t>
            </w:r>
            <w:r w:rsidRPr="000024F2">
              <w:rPr>
                <w:lang w:eastAsia="en-US"/>
              </w:rPr>
              <w:t>Echo Request</w:t>
            </w:r>
            <w:r w:rsidR="00FD4A4B" w:rsidRPr="000024F2">
              <w:rPr>
                <w:lang w:eastAsia="en-US"/>
              </w:rPr>
              <w:t>"</w:t>
            </w:r>
            <w:r w:rsidRPr="000024F2">
              <w:rPr>
                <w:lang w:eastAsia="en-US"/>
              </w:rPr>
              <w:t>)</w:t>
            </w:r>
          </w:p>
        </w:tc>
        <w:tc>
          <w:tcPr>
            <w:tcW w:w="1693" w:type="dxa"/>
            <w:tcBorders>
              <w:top w:val="single" w:sz="4" w:space="0" w:color="auto"/>
              <w:left w:val="single" w:sz="4" w:space="0" w:color="auto"/>
              <w:bottom w:val="single" w:sz="4" w:space="0" w:color="auto"/>
              <w:right w:val="single" w:sz="4" w:space="0" w:color="auto"/>
            </w:tcBorders>
            <w:hideMark/>
          </w:tcPr>
          <w:p w14:paraId="041D2785" w14:textId="77777777" w:rsidR="00415A7C" w:rsidRPr="000024F2" w:rsidRDefault="00415A7C" w:rsidP="005A6876">
            <w:pPr>
              <w:pStyle w:val="TAL"/>
              <w:rPr>
                <w:lang w:eastAsia="en-US"/>
              </w:rPr>
            </w:pPr>
            <w:r w:rsidRPr="000024F2">
              <w:rPr>
                <w:lang w:eastAsia="en-US"/>
              </w:rPr>
              <w:t>N/A</w:t>
            </w:r>
          </w:p>
        </w:tc>
      </w:tr>
      <w:tr w:rsidR="00415A7C" w:rsidRPr="000024F2" w14:paraId="4E339D2F"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289A2DE9" w14:textId="77777777" w:rsidR="00415A7C" w:rsidRPr="000024F2" w:rsidRDefault="00415A7C" w:rsidP="005A6876">
            <w:pPr>
              <w:pStyle w:val="TAL"/>
              <w:rPr>
                <w:lang w:eastAsia="en-US"/>
              </w:rPr>
            </w:pPr>
            <w:r w:rsidRPr="000024F2">
              <w:rPr>
                <w:lang w:eastAsia="en-US"/>
              </w:rPr>
              <w:t>3</w:t>
            </w:r>
          </w:p>
        </w:tc>
        <w:tc>
          <w:tcPr>
            <w:tcW w:w="1481" w:type="dxa"/>
            <w:tcBorders>
              <w:top w:val="single" w:sz="4" w:space="0" w:color="auto"/>
              <w:left w:val="single" w:sz="4" w:space="0" w:color="auto"/>
              <w:bottom w:val="single" w:sz="4" w:space="0" w:color="auto"/>
              <w:right w:val="single" w:sz="4" w:space="0" w:color="auto"/>
            </w:tcBorders>
            <w:hideMark/>
          </w:tcPr>
          <w:p w14:paraId="3DE0079B" w14:textId="77777777" w:rsidR="00415A7C" w:rsidRPr="000024F2" w:rsidRDefault="00415A7C" w:rsidP="005A6876">
            <w:pPr>
              <w:pStyle w:val="TAL"/>
              <w:rPr>
                <w:lang w:eastAsia="en-US"/>
              </w:rPr>
            </w:pPr>
            <w:r w:rsidRPr="000024F2">
              <w:rPr>
                <w:lang w:eastAsia="en-US"/>
              </w:rPr>
              <w:t>1</w:t>
            </w:r>
          </w:p>
        </w:tc>
        <w:tc>
          <w:tcPr>
            <w:tcW w:w="1752" w:type="dxa"/>
            <w:tcBorders>
              <w:top w:val="single" w:sz="4" w:space="0" w:color="auto"/>
              <w:left w:val="single" w:sz="4" w:space="0" w:color="auto"/>
              <w:bottom w:val="single" w:sz="4" w:space="0" w:color="auto"/>
              <w:right w:val="single" w:sz="4" w:space="0" w:color="auto"/>
            </w:tcBorders>
            <w:hideMark/>
          </w:tcPr>
          <w:p w14:paraId="5690957B" w14:textId="77777777" w:rsidR="00415A7C" w:rsidRPr="000024F2" w:rsidRDefault="00415A7C" w:rsidP="005A6876">
            <w:pPr>
              <w:pStyle w:val="TAL"/>
              <w:rPr>
                <w:lang w:eastAsia="en-US"/>
              </w:rPr>
            </w:pPr>
            <w:r w:rsidRPr="000024F2">
              <w:rPr>
                <w:lang w:eastAsia="en-US"/>
              </w:rPr>
              <w:t>Destination Unreachable</w:t>
            </w:r>
          </w:p>
        </w:tc>
        <w:tc>
          <w:tcPr>
            <w:tcW w:w="1693" w:type="dxa"/>
            <w:tcBorders>
              <w:top w:val="single" w:sz="4" w:space="0" w:color="auto"/>
              <w:left w:val="single" w:sz="4" w:space="0" w:color="auto"/>
              <w:bottom w:val="single" w:sz="4" w:space="0" w:color="auto"/>
              <w:right w:val="single" w:sz="4" w:space="0" w:color="auto"/>
            </w:tcBorders>
            <w:hideMark/>
          </w:tcPr>
          <w:p w14:paraId="03C3772A"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7CBF33D0" w14:textId="77777777" w:rsidR="00415A7C" w:rsidRPr="000024F2" w:rsidRDefault="00415A7C" w:rsidP="005A6876">
            <w:pPr>
              <w:pStyle w:val="TAL"/>
              <w:rPr>
                <w:lang w:eastAsia="en-US"/>
              </w:rPr>
            </w:pPr>
            <w:r w:rsidRPr="000024F2">
              <w:rPr>
                <w:lang w:eastAsia="en-US"/>
              </w:rPr>
              <w:t>N/A</w:t>
            </w:r>
          </w:p>
        </w:tc>
      </w:tr>
      <w:tr w:rsidR="00415A7C" w:rsidRPr="000024F2" w14:paraId="3100DF6D"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2D220032" w14:textId="77777777" w:rsidR="00415A7C" w:rsidRPr="000024F2" w:rsidRDefault="00415A7C" w:rsidP="005A6876">
            <w:pPr>
              <w:pStyle w:val="TAL"/>
              <w:rPr>
                <w:lang w:eastAsia="en-US"/>
              </w:rPr>
            </w:pPr>
            <w:r w:rsidRPr="000024F2">
              <w:rPr>
                <w:lang w:eastAsia="en-US"/>
              </w:rPr>
              <w:t>8</w:t>
            </w:r>
          </w:p>
        </w:tc>
        <w:tc>
          <w:tcPr>
            <w:tcW w:w="1481" w:type="dxa"/>
            <w:tcBorders>
              <w:top w:val="single" w:sz="4" w:space="0" w:color="auto"/>
              <w:left w:val="single" w:sz="4" w:space="0" w:color="auto"/>
              <w:bottom w:val="single" w:sz="4" w:space="0" w:color="auto"/>
              <w:right w:val="single" w:sz="4" w:space="0" w:color="auto"/>
            </w:tcBorders>
            <w:hideMark/>
          </w:tcPr>
          <w:p w14:paraId="0C6E5C21" w14:textId="77777777" w:rsidR="00415A7C" w:rsidRPr="000024F2" w:rsidRDefault="00415A7C" w:rsidP="005A6876">
            <w:pPr>
              <w:pStyle w:val="TAL"/>
              <w:rPr>
                <w:lang w:eastAsia="en-US"/>
              </w:rPr>
            </w:pPr>
            <w:r w:rsidRPr="000024F2">
              <w:rPr>
                <w:lang w:eastAsia="en-US"/>
              </w:rPr>
              <w:t>129</w:t>
            </w:r>
          </w:p>
        </w:tc>
        <w:tc>
          <w:tcPr>
            <w:tcW w:w="1752" w:type="dxa"/>
            <w:tcBorders>
              <w:top w:val="single" w:sz="4" w:space="0" w:color="auto"/>
              <w:left w:val="single" w:sz="4" w:space="0" w:color="auto"/>
              <w:bottom w:val="single" w:sz="4" w:space="0" w:color="auto"/>
              <w:right w:val="single" w:sz="4" w:space="0" w:color="auto"/>
            </w:tcBorders>
            <w:hideMark/>
          </w:tcPr>
          <w:p w14:paraId="00D108ED" w14:textId="77777777" w:rsidR="00415A7C" w:rsidRPr="000024F2" w:rsidRDefault="00415A7C" w:rsidP="005A6876">
            <w:pPr>
              <w:pStyle w:val="TAL"/>
              <w:rPr>
                <w:lang w:eastAsia="en-US"/>
              </w:rPr>
            </w:pPr>
            <w:r w:rsidRPr="000024F2">
              <w:rPr>
                <w:lang w:eastAsia="en-US"/>
              </w:rPr>
              <w:t>Echo Request</w:t>
            </w:r>
          </w:p>
        </w:tc>
        <w:tc>
          <w:tcPr>
            <w:tcW w:w="1693" w:type="dxa"/>
            <w:tcBorders>
              <w:top w:val="single" w:sz="4" w:space="0" w:color="auto"/>
              <w:left w:val="single" w:sz="4" w:space="0" w:color="auto"/>
              <w:bottom w:val="single" w:sz="4" w:space="0" w:color="auto"/>
              <w:right w:val="single" w:sz="4" w:space="0" w:color="auto"/>
            </w:tcBorders>
            <w:hideMark/>
          </w:tcPr>
          <w:p w14:paraId="6E5022A5"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134DF6C7" w14:textId="77777777" w:rsidR="00415A7C" w:rsidRPr="000024F2" w:rsidRDefault="00415A7C" w:rsidP="005A6876">
            <w:pPr>
              <w:pStyle w:val="TAL"/>
              <w:rPr>
                <w:lang w:eastAsia="en-US"/>
              </w:rPr>
            </w:pPr>
            <w:r w:rsidRPr="000024F2">
              <w:rPr>
                <w:lang w:eastAsia="en-US"/>
              </w:rPr>
              <w:t>Optional</w:t>
            </w:r>
          </w:p>
        </w:tc>
      </w:tr>
      <w:tr w:rsidR="00415A7C" w:rsidRPr="000024F2" w14:paraId="1C9ECD87" w14:textId="77777777" w:rsidTr="005A6876">
        <w:trPr>
          <w:jc w:val="center"/>
        </w:trPr>
        <w:tc>
          <w:tcPr>
            <w:tcW w:w="1620" w:type="dxa"/>
            <w:tcBorders>
              <w:top w:val="single" w:sz="4" w:space="0" w:color="auto"/>
              <w:left w:val="single" w:sz="4" w:space="0" w:color="auto"/>
              <w:bottom w:val="single" w:sz="4" w:space="0" w:color="auto"/>
              <w:right w:val="single" w:sz="4" w:space="0" w:color="auto"/>
            </w:tcBorders>
            <w:hideMark/>
          </w:tcPr>
          <w:p w14:paraId="098815BE" w14:textId="77777777" w:rsidR="00415A7C" w:rsidRPr="000024F2" w:rsidRDefault="00415A7C" w:rsidP="005A6876">
            <w:pPr>
              <w:pStyle w:val="TAL"/>
              <w:rPr>
                <w:lang w:eastAsia="en-US"/>
              </w:rPr>
            </w:pPr>
            <w:r w:rsidRPr="000024F2">
              <w:rPr>
                <w:lang w:eastAsia="en-US"/>
              </w:rPr>
              <w:t>11</w:t>
            </w:r>
          </w:p>
        </w:tc>
        <w:tc>
          <w:tcPr>
            <w:tcW w:w="1482" w:type="dxa"/>
            <w:tcBorders>
              <w:top w:val="single" w:sz="4" w:space="0" w:color="auto"/>
              <w:left w:val="single" w:sz="4" w:space="0" w:color="auto"/>
              <w:bottom w:val="single" w:sz="4" w:space="0" w:color="auto"/>
              <w:right w:val="single" w:sz="4" w:space="0" w:color="auto"/>
            </w:tcBorders>
            <w:hideMark/>
          </w:tcPr>
          <w:p w14:paraId="44B6D5E4" w14:textId="77777777" w:rsidR="00415A7C" w:rsidRPr="000024F2" w:rsidRDefault="00415A7C" w:rsidP="005A6876">
            <w:pPr>
              <w:pStyle w:val="TAL"/>
              <w:rPr>
                <w:lang w:eastAsia="en-US"/>
              </w:rPr>
            </w:pPr>
            <w:r w:rsidRPr="000024F2">
              <w:rPr>
                <w:lang w:eastAsia="en-US"/>
              </w:rPr>
              <w:t>3</w:t>
            </w:r>
          </w:p>
        </w:tc>
        <w:tc>
          <w:tcPr>
            <w:tcW w:w="1747" w:type="dxa"/>
            <w:tcBorders>
              <w:top w:val="single" w:sz="4" w:space="0" w:color="auto"/>
              <w:left w:val="single" w:sz="4" w:space="0" w:color="auto"/>
              <w:bottom w:val="single" w:sz="4" w:space="0" w:color="auto"/>
              <w:right w:val="single" w:sz="4" w:space="0" w:color="auto"/>
            </w:tcBorders>
            <w:hideMark/>
          </w:tcPr>
          <w:p w14:paraId="35386AB0" w14:textId="77777777" w:rsidR="00415A7C" w:rsidRPr="000024F2" w:rsidRDefault="00415A7C" w:rsidP="005A6876">
            <w:pPr>
              <w:pStyle w:val="TAL"/>
              <w:rPr>
                <w:lang w:eastAsia="en-US"/>
              </w:rPr>
            </w:pPr>
            <w:r w:rsidRPr="000024F2">
              <w:rPr>
                <w:lang w:eastAsia="en-US"/>
              </w:rPr>
              <w:t>Time Exceeded</w:t>
            </w:r>
          </w:p>
        </w:tc>
        <w:tc>
          <w:tcPr>
            <w:tcW w:w="1694" w:type="dxa"/>
            <w:tcBorders>
              <w:top w:val="single" w:sz="4" w:space="0" w:color="auto"/>
              <w:left w:val="single" w:sz="4" w:space="0" w:color="auto"/>
              <w:bottom w:val="single" w:sz="4" w:space="0" w:color="auto"/>
              <w:right w:val="single" w:sz="4" w:space="0" w:color="auto"/>
            </w:tcBorders>
            <w:hideMark/>
          </w:tcPr>
          <w:p w14:paraId="5061BA21" w14:textId="77777777" w:rsidR="00415A7C" w:rsidRPr="000024F2" w:rsidRDefault="00415A7C" w:rsidP="005A6876">
            <w:pPr>
              <w:pStyle w:val="TAL"/>
              <w:rPr>
                <w:lang w:eastAsia="en-US"/>
              </w:rPr>
            </w:pPr>
            <w:r w:rsidRPr="000024F2">
              <w:rPr>
                <w:lang w:eastAsia="en-US"/>
              </w:rPr>
              <w:t>Optional</w:t>
            </w:r>
          </w:p>
        </w:tc>
        <w:tc>
          <w:tcPr>
            <w:tcW w:w="1694" w:type="dxa"/>
            <w:tcBorders>
              <w:top w:val="single" w:sz="4" w:space="0" w:color="auto"/>
              <w:left w:val="single" w:sz="4" w:space="0" w:color="auto"/>
              <w:bottom w:val="single" w:sz="4" w:space="0" w:color="auto"/>
              <w:right w:val="single" w:sz="4" w:space="0" w:color="auto"/>
            </w:tcBorders>
            <w:hideMark/>
          </w:tcPr>
          <w:p w14:paraId="502E55CF" w14:textId="77777777" w:rsidR="00415A7C" w:rsidRPr="000024F2" w:rsidRDefault="00415A7C" w:rsidP="005A6876">
            <w:pPr>
              <w:pStyle w:val="TAL"/>
              <w:rPr>
                <w:lang w:eastAsia="en-US"/>
              </w:rPr>
            </w:pPr>
            <w:r w:rsidRPr="000024F2">
              <w:rPr>
                <w:lang w:eastAsia="en-US"/>
              </w:rPr>
              <w:t>N/A</w:t>
            </w:r>
          </w:p>
        </w:tc>
      </w:tr>
      <w:tr w:rsidR="00415A7C" w:rsidRPr="000024F2" w14:paraId="3B27E4F8"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133F7A07" w14:textId="77777777" w:rsidR="00415A7C" w:rsidRPr="000024F2" w:rsidRDefault="00415A7C" w:rsidP="005A6876">
            <w:pPr>
              <w:pStyle w:val="TAL"/>
              <w:rPr>
                <w:lang w:eastAsia="en-US"/>
              </w:rPr>
            </w:pPr>
            <w:r w:rsidRPr="000024F2">
              <w:rPr>
                <w:lang w:eastAsia="en-US"/>
              </w:rPr>
              <w:t>12</w:t>
            </w:r>
          </w:p>
        </w:tc>
        <w:tc>
          <w:tcPr>
            <w:tcW w:w="1481" w:type="dxa"/>
            <w:tcBorders>
              <w:top w:val="single" w:sz="4" w:space="0" w:color="auto"/>
              <w:left w:val="single" w:sz="4" w:space="0" w:color="auto"/>
              <w:bottom w:val="single" w:sz="4" w:space="0" w:color="auto"/>
              <w:right w:val="single" w:sz="4" w:space="0" w:color="auto"/>
            </w:tcBorders>
            <w:hideMark/>
          </w:tcPr>
          <w:p w14:paraId="05392B0C" w14:textId="77777777" w:rsidR="00415A7C" w:rsidRPr="000024F2" w:rsidRDefault="00415A7C" w:rsidP="005A6876">
            <w:pPr>
              <w:pStyle w:val="TAL"/>
              <w:rPr>
                <w:lang w:eastAsia="en-US"/>
              </w:rPr>
            </w:pPr>
            <w:r w:rsidRPr="000024F2">
              <w:rPr>
                <w:lang w:eastAsia="en-US"/>
              </w:rPr>
              <w:t>4</w:t>
            </w:r>
          </w:p>
        </w:tc>
        <w:tc>
          <w:tcPr>
            <w:tcW w:w="1752" w:type="dxa"/>
            <w:tcBorders>
              <w:top w:val="single" w:sz="4" w:space="0" w:color="auto"/>
              <w:left w:val="single" w:sz="4" w:space="0" w:color="auto"/>
              <w:bottom w:val="single" w:sz="4" w:space="0" w:color="auto"/>
              <w:right w:val="single" w:sz="4" w:space="0" w:color="auto"/>
            </w:tcBorders>
            <w:hideMark/>
          </w:tcPr>
          <w:p w14:paraId="7D35304A" w14:textId="77777777" w:rsidR="00415A7C" w:rsidRPr="000024F2" w:rsidRDefault="00415A7C" w:rsidP="005A6876">
            <w:pPr>
              <w:pStyle w:val="TAL"/>
              <w:rPr>
                <w:lang w:eastAsia="en-US"/>
              </w:rPr>
            </w:pPr>
            <w:r w:rsidRPr="000024F2">
              <w:rPr>
                <w:lang w:eastAsia="en-US"/>
              </w:rPr>
              <w:t>Parameter Problem</w:t>
            </w:r>
          </w:p>
        </w:tc>
        <w:tc>
          <w:tcPr>
            <w:tcW w:w="1693" w:type="dxa"/>
            <w:tcBorders>
              <w:top w:val="single" w:sz="4" w:space="0" w:color="auto"/>
              <w:left w:val="single" w:sz="4" w:space="0" w:color="auto"/>
              <w:bottom w:val="single" w:sz="4" w:space="0" w:color="auto"/>
              <w:right w:val="single" w:sz="4" w:space="0" w:color="auto"/>
            </w:tcBorders>
            <w:hideMark/>
          </w:tcPr>
          <w:p w14:paraId="7C8A8B47"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6A0E217F" w14:textId="77777777" w:rsidR="00415A7C" w:rsidRPr="000024F2" w:rsidRDefault="00415A7C" w:rsidP="005A6876">
            <w:pPr>
              <w:pStyle w:val="TAL"/>
              <w:rPr>
                <w:lang w:eastAsia="en-US"/>
              </w:rPr>
            </w:pPr>
            <w:r w:rsidRPr="000024F2">
              <w:rPr>
                <w:lang w:eastAsia="en-US"/>
              </w:rPr>
              <w:t>N/A</w:t>
            </w:r>
          </w:p>
        </w:tc>
      </w:tr>
      <w:tr w:rsidR="00415A7C" w:rsidRPr="000024F2" w14:paraId="5E40FB04"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0487E426" w14:textId="77777777" w:rsidR="00415A7C" w:rsidRPr="000024F2" w:rsidRDefault="00415A7C" w:rsidP="005A6876">
            <w:pPr>
              <w:pStyle w:val="TAL"/>
              <w:rPr>
                <w:lang w:eastAsia="en-US"/>
              </w:rPr>
            </w:pPr>
            <w:r w:rsidRPr="000024F2">
              <w:rPr>
                <w:lang w:eastAsia="en-US"/>
              </w:rPr>
              <w:t>N/A</w:t>
            </w:r>
          </w:p>
        </w:tc>
        <w:tc>
          <w:tcPr>
            <w:tcW w:w="1481" w:type="dxa"/>
            <w:tcBorders>
              <w:top w:val="single" w:sz="4" w:space="0" w:color="auto"/>
              <w:left w:val="single" w:sz="4" w:space="0" w:color="auto"/>
              <w:bottom w:val="single" w:sz="4" w:space="0" w:color="auto"/>
              <w:right w:val="single" w:sz="4" w:space="0" w:color="auto"/>
            </w:tcBorders>
            <w:hideMark/>
          </w:tcPr>
          <w:p w14:paraId="6C48486A" w14:textId="77777777" w:rsidR="00415A7C" w:rsidRPr="000024F2" w:rsidRDefault="00415A7C" w:rsidP="005A6876">
            <w:pPr>
              <w:pStyle w:val="TAL"/>
              <w:rPr>
                <w:lang w:eastAsia="en-US"/>
              </w:rPr>
            </w:pPr>
            <w:r w:rsidRPr="000024F2">
              <w:rPr>
                <w:lang w:eastAsia="en-US"/>
              </w:rPr>
              <w:t>2</w:t>
            </w:r>
          </w:p>
        </w:tc>
        <w:tc>
          <w:tcPr>
            <w:tcW w:w="1752" w:type="dxa"/>
            <w:tcBorders>
              <w:top w:val="single" w:sz="4" w:space="0" w:color="auto"/>
              <w:left w:val="single" w:sz="4" w:space="0" w:color="auto"/>
              <w:bottom w:val="single" w:sz="4" w:space="0" w:color="auto"/>
              <w:right w:val="single" w:sz="4" w:space="0" w:color="auto"/>
            </w:tcBorders>
            <w:hideMark/>
          </w:tcPr>
          <w:p w14:paraId="2C0EF6B5" w14:textId="77777777" w:rsidR="00415A7C" w:rsidRPr="000024F2" w:rsidRDefault="00415A7C" w:rsidP="005A6876">
            <w:pPr>
              <w:pStyle w:val="TAL"/>
              <w:rPr>
                <w:lang w:eastAsia="en-US"/>
              </w:rPr>
            </w:pPr>
            <w:r w:rsidRPr="000024F2">
              <w:rPr>
                <w:lang w:eastAsia="en-US"/>
              </w:rPr>
              <w:t>Packet Too Big</w:t>
            </w:r>
          </w:p>
        </w:tc>
        <w:tc>
          <w:tcPr>
            <w:tcW w:w="1693" w:type="dxa"/>
            <w:tcBorders>
              <w:top w:val="single" w:sz="4" w:space="0" w:color="auto"/>
              <w:left w:val="single" w:sz="4" w:space="0" w:color="auto"/>
              <w:bottom w:val="single" w:sz="4" w:space="0" w:color="auto"/>
              <w:right w:val="single" w:sz="4" w:space="0" w:color="auto"/>
            </w:tcBorders>
            <w:hideMark/>
          </w:tcPr>
          <w:p w14:paraId="551B3C51"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10E5E2F8" w14:textId="77777777" w:rsidR="00415A7C" w:rsidRPr="000024F2" w:rsidRDefault="00415A7C" w:rsidP="005A6876">
            <w:pPr>
              <w:pStyle w:val="TAL"/>
              <w:rPr>
                <w:lang w:eastAsia="en-US"/>
              </w:rPr>
            </w:pPr>
            <w:r w:rsidRPr="000024F2">
              <w:rPr>
                <w:lang w:eastAsia="en-US"/>
              </w:rPr>
              <w:t>N/A</w:t>
            </w:r>
          </w:p>
        </w:tc>
      </w:tr>
      <w:tr w:rsidR="00415A7C" w:rsidRPr="000024F2" w14:paraId="41386C8E"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7DEAA7C2" w14:textId="77777777" w:rsidR="00415A7C" w:rsidRPr="000024F2" w:rsidRDefault="00415A7C" w:rsidP="005A6876">
            <w:pPr>
              <w:pStyle w:val="TAL"/>
              <w:rPr>
                <w:lang w:eastAsia="en-US"/>
              </w:rPr>
            </w:pPr>
            <w:r w:rsidRPr="000024F2">
              <w:rPr>
                <w:lang w:eastAsia="en-US"/>
              </w:rPr>
              <w:t>N/A</w:t>
            </w:r>
          </w:p>
        </w:tc>
        <w:tc>
          <w:tcPr>
            <w:tcW w:w="1481" w:type="dxa"/>
            <w:tcBorders>
              <w:top w:val="single" w:sz="4" w:space="0" w:color="auto"/>
              <w:left w:val="single" w:sz="4" w:space="0" w:color="auto"/>
              <w:bottom w:val="single" w:sz="4" w:space="0" w:color="auto"/>
              <w:right w:val="single" w:sz="4" w:space="0" w:color="auto"/>
            </w:tcBorders>
            <w:hideMark/>
          </w:tcPr>
          <w:p w14:paraId="2E32BF7B" w14:textId="77777777" w:rsidR="00415A7C" w:rsidRPr="000024F2" w:rsidRDefault="00415A7C" w:rsidP="005A6876">
            <w:pPr>
              <w:pStyle w:val="TAL"/>
              <w:rPr>
                <w:lang w:eastAsia="en-US"/>
              </w:rPr>
            </w:pPr>
            <w:r w:rsidRPr="000024F2">
              <w:rPr>
                <w:lang w:eastAsia="en-US"/>
              </w:rPr>
              <w:t>135</w:t>
            </w:r>
          </w:p>
        </w:tc>
        <w:tc>
          <w:tcPr>
            <w:tcW w:w="1752" w:type="dxa"/>
            <w:tcBorders>
              <w:top w:val="single" w:sz="4" w:space="0" w:color="auto"/>
              <w:left w:val="single" w:sz="4" w:space="0" w:color="auto"/>
              <w:bottom w:val="single" w:sz="4" w:space="0" w:color="auto"/>
              <w:right w:val="single" w:sz="4" w:space="0" w:color="auto"/>
            </w:tcBorders>
            <w:hideMark/>
          </w:tcPr>
          <w:p w14:paraId="6BE88ADA" w14:textId="77777777" w:rsidR="00415A7C" w:rsidRPr="000024F2" w:rsidRDefault="00415A7C" w:rsidP="005A6876">
            <w:pPr>
              <w:pStyle w:val="TAL"/>
              <w:rPr>
                <w:lang w:eastAsia="en-US"/>
              </w:rPr>
            </w:pPr>
            <w:r w:rsidRPr="000024F2">
              <w:rPr>
                <w:lang w:eastAsia="en-US"/>
              </w:rPr>
              <w:t>Neig</w:t>
            </w:r>
            <w:r w:rsidR="00FB4568">
              <w:rPr>
                <w:lang w:eastAsia="en-US"/>
              </w:rPr>
              <w:t>h</w:t>
            </w:r>
            <w:r w:rsidRPr="000024F2">
              <w:rPr>
                <w:lang w:eastAsia="en-US"/>
              </w:rPr>
              <w:t>bo</w:t>
            </w:r>
            <w:r w:rsidR="00FB4568">
              <w:rPr>
                <w:lang w:eastAsia="en-US"/>
              </w:rPr>
              <w:t>u</w:t>
            </w:r>
            <w:r w:rsidRPr="000024F2">
              <w:rPr>
                <w:lang w:eastAsia="en-US"/>
              </w:rPr>
              <w:t>r Solicitation</w:t>
            </w:r>
          </w:p>
        </w:tc>
        <w:tc>
          <w:tcPr>
            <w:tcW w:w="1693" w:type="dxa"/>
            <w:tcBorders>
              <w:top w:val="single" w:sz="4" w:space="0" w:color="auto"/>
              <w:left w:val="single" w:sz="4" w:space="0" w:color="auto"/>
              <w:bottom w:val="single" w:sz="4" w:space="0" w:color="auto"/>
              <w:right w:val="single" w:sz="4" w:space="0" w:color="auto"/>
            </w:tcBorders>
            <w:hideMark/>
          </w:tcPr>
          <w:p w14:paraId="5323BDBD"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1D32CEE8" w14:textId="77777777" w:rsidR="00415A7C" w:rsidRPr="000024F2" w:rsidRDefault="00415A7C" w:rsidP="005A6876">
            <w:pPr>
              <w:pStyle w:val="TAL"/>
              <w:rPr>
                <w:lang w:eastAsia="en-US"/>
              </w:rPr>
            </w:pPr>
            <w:r w:rsidRPr="000024F2">
              <w:rPr>
                <w:lang w:eastAsia="en-US"/>
              </w:rPr>
              <w:t>Permitted</w:t>
            </w:r>
          </w:p>
        </w:tc>
      </w:tr>
      <w:tr w:rsidR="00415A7C" w:rsidRPr="000024F2" w14:paraId="4FE129B6" w14:textId="77777777" w:rsidTr="005A6876">
        <w:trPr>
          <w:jc w:val="center"/>
        </w:trPr>
        <w:tc>
          <w:tcPr>
            <w:tcW w:w="1619" w:type="dxa"/>
            <w:tcBorders>
              <w:top w:val="single" w:sz="4" w:space="0" w:color="auto"/>
              <w:left w:val="single" w:sz="4" w:space="0" w:color="auto"/>
              <w:bottom w:val="single" w:sz="4" w:space="0" w:color="auto"/>
              <w:right w:val="single" w:sz="4" w:space="0" w:color="auto"/>
            </w:tcBorders>
            <w:hideMark/>
          </w:tcPr>
          <w:p w14:paraId="2CA947FF" w14:textId="77777777" w:rsidR="00415A7C" w:rsidRPr="000024F2" w:rsidRDefault="00415A7C" w:rsidP="005A6876">
            <w:pPr>
              <w:pStyle w:val="TAL"/>
              <w:rPr>
                <w:lang w:eastAsia="en-US"/>
              </w:rPr>
            </w:pPr>
            <w:r w:rsidRPr="000024F2">
              <w:rPr>
                <w:lang w:eastAsia="en-US"/>
              </w:rPr>
              <w:t>N/A</w:t>
            </w:r>
          </w:p>
        </w:tc>
        <w:tc>
          <w:tcPr>
            <w:tcW w:w="1481" w:type="dxa"/>
            <w:tcBorders>
              <w:top w:val="single" w:sz="4" w:space="0" w:color="auto"/>
              <w:left w:val="single" w:sz="4" w:space="0" w:color="auto"/>
              <w:bottom w:val="single" w:sz="4" w:space="0" w:color="auto"/>
              <w:right w:val="single" w:sz="4" w:space="0" w:color="auto"/>
            </w:tcBorders>
            <w:hideMark/>
          </w:tcPr>
          <w:p w14:paraId="753BD541" w14:textId="77777777" w:rsidR="00415A7C" w:rsidRPr="000024F2" w:rsidRDefault="00415A7C" w:rsidP="005A6876">
            <w:pPr>
              <w:pStyle w:val="TAL"/>
              <w:rPr>
                <w:lang w:eastAsia="en-US"/>
              </w:rPr>
            </w:pPr>
            <w:r w:rsidRPr="000024F2">
              <w:rPr>
                <w:lang w:eastAsia="en-US"/>
              </w:rPr>
              <w:t>136</w:t>
            </w:r>
          </w:p>
        </w:tc>
        <w:tc>
          <w:tcPr>
            <w:tcW w:w="1752" w:type="dxa"/>
            <w:tcBorders>
              <w:top w:val="single" w:sz="4" w:space="0" w:color="auto"/>
              <w:left w:val="single" w:sz="4" w:space="0" w:color="auto"/>
              <w:bottom w:val="single" w:sz="4" w:space="0" w:color="auto"/>
              <w:right w:val="single" w:sz="4" w:space="0" w:color="auto"/>
            </w:tcBorders>
            <w:hideMark/>
          </w:tcPr>
          <w:p w14:paraId="137113BB" w14:textId="77777777" w:rsidR="00415A7C" w:rsidRPr="000024F2" w:rsidRDefault="00415A7C" w:rsidP="005A6876">
            <w:pPr>
              <w:pStyle w:val="TAL"/>
              <w:rPr>
                <w:lang w:eastAsia="en-US"/>
              </w:rPr>
            </w:pPr>
            <w:r w:rsidRPr="000024F2">
              <w:rPr>
                <w:lang w:eastAsia="en-US"/>
              </w:rPr>
              <w:t>Neighbo</w:t>
            </w:r>
            <w:r w:rsidR="00FB4568">
              <w:rPr>
                <w:lang w:eastAsia="en-US"/>
              </w:rPr>
              <w:t>u</w:t>
            </w:r>
            <w:r w:rsidRPr="000024F2">
              <w:rPr>
                <w:lang w:eastAsia="en-US"/>
              </w:rPr>
              <w:t>r Advertisement</w:t>
            </w:r>
          </w:p>
        </w:tc>
        <w:tc>
          <w:tcPr>
            <w:tcW w:w="1693" w:type="dxa"/>
            <w:tcBorders>
              <w:top w:val="single" w:sz="4" w:space="0" w:color="auto"/>
              <w:left w:val="single" w:sz="4" w:space="0" w:color="auto"/>
              <w:bottom w:val="single" w:sz="4" w:space="0" w:color="auto"/>
              <w:right w:val="single" w:sz="4" w:space="0" w:color="auto"/>
            </w:tcBorders>
            <w:hideMark/>
          </w:tcPr>
          <w:p w14:paraId="740E9CCF" w14:textId="77777777" w:rsidR="00415A7C" w:rsidRPr="000024F2" w:rsidRDefault="00415A7C" w:rsidP="005A6876">
            <w:pPr>
              <w:pStyle w:val="TAL"/>
              <w:rPr>
                <w:lang w:eastAsia="en-US"/>
              </w:rPr>
            </w:pPr>
            <w:r w:rsidRPr="000024F2">
              <w:rPr>
                <w:lang w:eastAsia="en-US"/>
              </w:rPr>
              <w:t>Permitted</w:t>
            </w:r>
          </w:p>
        </w:tc>
        <w:tc>
          <w:tcPr>
            <w:tcW w:w="1693" w:type="dxa"/>
            <w:tcBorders>
              <w:top w:val="single" w:sz="4" w:space="0" w:color="auto"/>
              <w:left w:val="single" w:sz="4" w:space="0" w:color="auto"/>
              <w:bottom w:val="single" w:sz="4" w:space="0" w:color="auto"/>
              <w:right w:val="single" w:sz="4" w:space="0" w:color="auto"/>
            </w:tcBorders>
            <w:hideMark/>
          </w:tcPr>
          <w:p w14:paraId="6FA2B405" w14:textId="77777777" w:rsidR="00415A7C" w:rsidRPr="000024F2" w:rsidRDefault="00415A7C" w:rsidP="005A6876">
            <w:pPr>
              <w:pStyle w:val="TAL"/>
              <w:rPr>
                <w:lang w:eastAsia="en-US"/>
              </w:rPr>
            </w:pPr>
            <w:r w:rsidRPr="000024F2">
              <w:rPr>
                <w:lang w:eastAsia="en-US"/>
              </w:rPr>
              <w:t>N/A</w:t>
            </w:r>
          </w:p>
        </w:tc>
      </w:tr>
    </w:tbl>
    <w:p w14:paraId="0C0A1BBD" w14:textId="77777777" w:rsidR="00415A7C" w:rsidRPr="00FD4A4B" w:rsidRDefault="00415A7C" w:rsidP="00415A7C">
      <w:pPr>
        <w:pStyle w:val="B1"/>
      </w:pPr>
    </w:p>
    <w:p w14:paraId="7AD6D55B" w14:textId="77777777" w:rsidR="00415A7C" w:rsidRPr="00FD4A4B" w:rsidRDefault="00415A7C" w:rsidP="005A6876">
      <w:r w:rsidRPr="00FD4A4B">
        <w:t>The network product shall not respond to, or process (i.e. do changes to configuration)</w:t>
      </w:r>
      <w:r w:rsidR="00B621B2">
        <w:t>,</w:t>
      </w:r>
      <w:r w:rsidRPr="00FD4A4B">
        <w:t xml:space="preserve"> under any circumstances</w:t>
      </w:r>
      <w:r w:rsidR="00B621B2">
        <w:t xml:space="preserve"> </w:t>
      </w:r>
      <w:r w:rsidRPr="00FD4A4B">
        <w:t>certain ICMP message types as marked in below table.</w:t>
      </w: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482"/>
        <w:gridCol w:w="1747"/>
        <w:gridCol w:w="1694"/>
        <w:gridCol w:w="1694"/>
        <w:gridCol w:w="1710"/>
      </w:tblGrid>
      <w:tr w:rsidR="00415A7C" w:rsidRPr="000024F2" w14:paraId="7DB129FD"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1EC41100" w14:textId="77777777" w:rsidR="00415A7C" w:rsidRPr="000024F2" w:rsidRDefault="00415A7C" w:rsidP="005A6876">
            <w:pPr>
              <w:pStyle w:val="TAH"/>
              <w:rPr>
                <w:lang w:eastAsia="en-US"/>
              </w:rPr>
            </w:pPr>
            <w:r w:rsidRPr="000024F2">
              <w:rPr>
                <w:lang w:eastAsia="en-US"/>
              </w:rPr>
              <w:t>Type (IPv4)</w:t>
            </w:r>
          </w:p>
        </w:tc>
        <w:tc>
          <w:tcPr>
            <w:tcW w:w="1482" w:type="dxa"/>
            <w:tcBorders>
              <w:top w:val="single" w:sz="4" w:space="0" w:color="auto"/>
              <w:left w:val="single" w:sz="4" w:space="0" w:color="auto"/>
              <w:bottom w:val="single" w:sz="4" w:space="0" w:color="auto"/>
              <w:right w:val="single" w:sz="4" w:space="0" w:color="auto"/>
            </w:tcBorders>
            <w:hideMark/>
          </w:tcPr>
          <w:p w14:paraId="62CCFA19" w14:textId="77777777" w:rsidR="00415A7C" w:rsidRPr="000024F2" w:rsidRDefault="00415A7C" w:rsidP="005A6876">
            <w:pPr>
              <w:pStyle w:val="TAH"/>
              <w:rPr>
                <w:lang w:eastAsia="en-US"/>
              </w:rPr>
            </w:pPr>
            <w:r w:rsidRPr="000024F2">
              <w:rPr>
                <w:lang w:eastAsia="en-US"/>
              </w:rPr>
              <w:t>Type (IPv6)</w:t>
            </w:r>
          </w:p>
        </w:tc>
        <w:tc>
          <w:tcPr>
            <w:tcW w:w="1747" w:type="dxa"/>
            <w:tcBorders>
              <w:top w:val="single" w:sz="4" w:space="0" w:color="auto"/>
              <w:left w:val="single" w:sz="4" w:space="0" w:color="auto"/>
              <w:bottom w:val="single" w:sz="4" w:space="0" w:color="auto"/>
              <w:right w:val="single" w:sz="4" w:space="0" w:color="auto"/>
            </w:tcBorders>
            <w:hideMark/>
          </w:tcPr>
          <w:p w14:paraId="6CA38DC3" w14:textId="77777777" w:rsidR="00415A7C" w:rsidRPr="000024F2" w:rsidRDefault="00415A7C" w:rsidP="005A6876">
            <w:pPr>
              <w:pStyle w:val="TAH"/>
              <w:rPr>
                <w:lang w:eastAsia="en-US"/>
              </w:rPr>
            </w:pPr>
            <w:r w:rsidRPr="000024F2">
              <w:rPr>
                <w:lang w:eastAsia="en-US"/>
              </w:rPr>
              <w:t>Description</w:t>
            </w:r>
          </w:p>
        </w:tc>
        <w:tc>
          <w:tcPr>
            <w:tcW w:w="1694" w:type="dxa"/>
            <w:tcBorders>
              <w:top w:val="single" w:sz="4" w:space="0" w:color="auto"/>
              <w:left w:val="single" w:sz="4" w:space="0" w:color="auto"/>
              <w:bottom w:val="single" w:sz="4" w:space="0" w:color="auto"/>
              <w:right w:val="single" w:sz="4" w:space="0" w:color="auto"/>
            </w:tcBorders>
            <w:hideMark/>
          </w:tcPr>
          <w:p w14:paraId="59825545" w14:textId="77777777" w:rsidR="00415A7C" w:rsidRPr="000024F2" w:rsidRDefault="00415A7C" w:rsidP="005A6876">
            <w:pPr>
              <w:pStyle w:val="TAH"/>
              <w:rPr>
                <w:lang w:eastAsia="en-US"/>
              </w:rPr>
            </w:pPr>
            <w:r w:rsidRPr="000024F2">
              <w:rPr>
                <w:lang w:eastAsia="en-US"/>
              </w:rPr>
              <w:t>Send</w:t>
            </w:r>
          </w:p>
        </w:tc>
        <w:tc>
          <w:tcPr>
            <w:tcW w:w="1694" w:type="dxa"/>
            <w:tcBorders>
              <w:top w:val="single" w:sz="4" w:space="0" w:color="auto"/>
              <w:left w:val="single" w:sz="4" w:space="0" w:color="auto"/>
              <w:bottom w:val="single" w:sz="4" w:space="0" w:color="auto"/>
              <w:right w:val="single" w:sz="4" w:space="0" w:color="auto"/>
            </w:tcBorders>
            <w:hideMark/>
          </w:tcPr>
          <w:p w14:paraId="780E1367" w14:textId="77777777" w:rsidR="00415A7C" w:rsidRPr="000024F2" w:rsidRDefault="00415A7C" w:rsidP="005A6876">
            <w:pPr>
              <w:pStyle w:val="TAH"/>
              <w:rPr>
                <w:lang w:eastAsia="en-US"/>
              </w:rPr>
            </w:pPr>
            <w:r w:rsidRPr="000024F2">
              <w:rPr>
                <w:lang w:eastAsia="en-US"/>
              </w:rPr>
              <w:t>Respond to</w:t>
            </w:r>
          </w:p>
        </w:tc>
        <w:tc>
          <w:tcPr>
            <w:tcW w:w="1710" w:type="dxa"/>
            <w:tcBorders>
              <w:top w:val="single" w:sz="4" w:space="0" w:color="auto"/>
              <w:left w:val="single" w:sz="4" w:space="0" w:color="auto"/>
              <w:bottom w:val="single" w:sz="4" w:space="0" w:color="auto"/>
              <w:right w:val="single" w:sz="4" w:space="0" w:color="auto"/>
            </w:tcBorders>
            <w:hideMark/>
          </w:tcPr>
          <w:p w14:paraId="4F0B405E" w14:textId="77777777" w:rsidR="00415A7C" w:rsidRPr="000024F2" w:rsidRDefault="00415A7C" w:rsidP="005A6876">
            <w:pPr>
              <w:pStyle w:val="TAH"/>
              <w:rPr>
                <w:lang w:eastAsia="en-US"/>
              </w:rPr>
            </w:pPr>
            <w:r w:rsidRPr="000024F2">
              <w:rPr>
                <w:lang w:eastAsia="en-US"/>
              </w:rPr>
              <w:t>Process (i.e. do changes to configuration)</w:t>
            </w:r>
          </w:p>
        </w:tc>
      </w:tr>
      <w:tr w:rsidR="00415A7C" w:rsidRPr="000024F2" w14:paraId="76AEAC1F"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10A4D8EE" w14:textId="77777777" w:rsidR="00415A7C" w:rsidRPr="000024F2" w:rsidRDefault="00415A7C" w:rsidP="005A6876">
            <w:pPr>
              <w:pStyle w:val="TAL"/>
              <w:rPr>
                <w:lang w:eastAsia="en-US"/>
              </w:rPr>
            </w:pPr>
            <w:r w:rsidRPr="000024F2">
              <w:rPr>
                <w:lang w:eastAsia="en-US"/>
              </w:rPr>
              <w:t>5</w:t>
            </w:r>
          </w:p>
        </w:tc>
        <w:tc>
          <w:tcPr>
            <w:tcW w:w="1482" w:type="dxa"/>
            <w:tcBorders>
              <w:top w:val="single" w:sz="4" w:space="0" w:color="auto"/>
              <w:left w:val="single" w:sz="4" w:space="0" w:color="auto"/>
              <w:bottom w:val="single" w:sz="4" w:space="0" w:color="auto"/>
              <w:right w:val="single" w:sz="4" w:space="0" w:color="auto"/>
            </w:tcBorders>
            <w:hideMark/>
          </w:tcPr>
          <w:p w14:paraId="1F22EC6B" w14:textId="77777777" w:rsidR="00415A7C" w:rsidRPr="000024F2" w:rsidRDefault="00415A7C" w:rsidP="005A6876">
            <w:pPr>
              <w:pStyle w:val="TAL"/>
              <w:rPr>
                <w:lang w:eastAsia="en-US"/>
              </w:rPr>
            </w:pPr>
            <w:r w:rsidRPr="000024F2">
              <w:rPr>
                <w:lang w:eastAsia="en-US"/>
              </w:rPr>
              <w:t>137</w:t>
            </w:r>
          </w:p>
        </w:tc>
        <w:tc>
          <w:tcPr>
            <w:tcW w:w="1747" w:type="dxa"/>
            <w:tcBorders>
              <w:top w:val="single" w:sz="4" w:space="0" w:color="auto"/>
              <w:left w:val="single" w:sz="4" w:space="0" w:color="auto"/>
              <w:bottom w:val="single" w:sz="4" w:space="0" w:color="auto"/>
              <w:right w:val="single" w:sz="4" w:space="0" w:color="auto"/>
            </w:tcBorders>
            <w:hideMark/>
          </w:tcPr>
          <w:p w14:paraId="19D48310" w14:textId="77777777" w:rsidR="00415A7C" w:rsidRPr="000024F2" w:rsidRDefault="00415A7C" w:rsidP="005A6876">
            <w:pPr>
              <w:pStyle w:val="TAL"/>
              <w:rPr>
                <w:lang w:eastAsia="en-US"/>
              </w:rPr>
            </w:pPr>
            <w:r w:rsidRPr="000024F2">
              <w:rPr>
                <w:lang w:eastAsia="en-US"/>
              </w:rPr>
              <w:t>Redirect</w:t>
            </w:r>
          </w:p>
        </w:tc>
        <w:tc>
          <w:tcPr>
            <w:tcW w:w="1694" w:type="dxa"/>
            <w:tcBorders>
              <w:top w:val="single" w:sz="4" w:space="0" w:color="auto"/>
              <w:left w:val="single" w:sz="4" w:space="0" w:color="auto"/>
              <w:bottom w:val="single" w:sz="4" w:space="0" w:color="auto"/>
              <w:right w:val="single" w:sz="4" w:space="0" w:color="auto"/>
            </w:tcBorders>
            <w:hideMark/>
          </w:tcPr>
          <w:p w14:paraId="08B4CD84" w14:textId="77777777" w:rsidR="00415A7C" w:rsidRPr="000024F2" w:rsidRDefault="00415A7C" w:rsidP="005A6876">
            <w:pPr>
              <w:pStyle w:val="TAL"/>
              <w:rPr>
                <w:lang w:eastAsia="en-US"/>
              </w:rPr>
            </w:pPr>
            <w:r w:rsidRPr="000024F2">
              <w:rPr>
                <w:lang w:eastAsia="en-US"/>
              </w:rPr>
              <w:t>N/A</w:t>
            </w:r>
          </w:p>
        </w:tc>
        <w:tc>
          <w:tcPr>
            <w:tcW w:w="1694" w:type="dxa"/>
            <w:tcBorders>
              <w:top w:val="single" w:sz="4" w:space="0" w:color="auto"/>
              <w:left w:val="single" w:sz="4" w:space="0" w:color="auto"/>
              <w:bottom w:val="single" w:sz="4" w:space="0" w:color="auto"/>
              <w:right w:val="single" w:sz="4" w:space="0" w:color="auto"/>
            </w:tcBorders>
            <w:hideMark/>
          </w:tcPr>
          <w:p w14:paraId="1B3CE61F" w14:textId="77777777" w:rsidR="00415A7C" w:rsidRPr="000024F2" w:rsidRDefault="00415A7C" w:rsidP="005A6876">
            <w:pPr>
              <w:pStyle w:val="TAL"/>
              <w:rPr>
                <w:lang w:eastAsia="en-US"/>
              </w:rPr>
            </w:pPr>
            <w:r w:rsidRPr="000024F2">
              <w:rPr>
                <w:lang w:eastAsia="en-US"/>
              </w:rPr>
              <w:t>N/A</w:t>
            </w:r>
          </w:p>
        </w:tc>
        <w:tc>
          <w:tcPr>
            <w:tcW w:w="1710" w:type="dxa"/>
            <w:tcBorders>
              <w:top w:val="single" w:sz="4" w:space="0" w:color="auto"/>
              <w:left w:val="single" w:sz="4" w:space="0" w:color="auto"/>
              <w:bottom w:val="single" w:sz="4" w:space="0" w:color="auto"/>
              <w:right w:val="single" w:sz="4" w:space="0" w:color="auto"/>
            </w:tcBorders>
            <w:hideMark/>
          </w:tcPr>
          <w:p w14:paraId="0A54EA56" w14:textId="77777777" w:rsidR="00415A7C" w:rsidRPr="000024F2" w:rsidRDefault="00415A7C" w:rsidP="005A6876">
            <w:pPr>
              <w:pStyle w:val="TAL"/>
              <w:rPr>
                <w:lang w:eastAsia="en-US"/>
              </w:rPr>
            </w:pPr>
            <w:r w:rsidRPr="000024F2">
              <w:rPr>
                <w:lang w:eastAsia="en-US"/>
              </w:rPr>
              <w:t>Not Permitted</w:t>
            </w:r>
          </w:p>
        </w:tc>
      </w:tr>
      <w:tr w:rsidR="00415A7C" w:rsidRPr="000024F2" w14:paraId="04A5B27E"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260E1B06" w14:textId="77777777" w:rsidR="00415A7C" w:rsidRPr="000024F2" w:rsidRDefault="00415A7C" w:rsidP="005A6876">
            <w:pPr>
              <w:pStyle w:val="TAL"/>
              <w:rPr>
                <w:lang w:eastAsia="en-US"/>
              </w:rPr>
            </w:pPr>
            <w:r w:rsidRPr="000024F2">
              <w:rPr>
                <w:lang w:eastAsia="en-US"/>
              </w:rPr>
              <w:t>13</w:t>
            </w:r>
          </w:p>
        </w:tc>
        <w:tc>
          <w:tcPr>
            <w:tcW w:w="1482" w:type="dxa"/>
            <w:tcBorders>
              <w:top w:val="single" w:sz="4" w:space="0" w:color="auto"/>
              <w:left w:val="single" w:sz="4" w:space="0" w:color="auto"/>
              <w:bottom w:val="single" w:sz="4" w:space="0" w:color="auto"/>
              <w:right w:val="single" w:sz="4" w:space="0" w:color="auto"/>
            </w:tcBorders>
            <w:hideMark/>
          </w:tcPr>
          <w:p w14:paraId="062F6F1A" w14:textId="77777777" w:rsidR="00415A7C" w:rsidRPr="000024F2" w:rsidRDefault="00415A7C" w:rsidP="005A6876">
            <w:pPr>
              <w:pStyle w:val="TAL"/>
              <w:rPr>
                <w:lang w:eastAsia="en-US"/>
              </w:rPr>
            </w:pPr>
            <w:r w:rsidRPr="000024F2">
              <w:rPr>
                <w:lang w:eastAsia="en-US"/>
              </w:rPr>
              <w:t>N/A</w:t>
            </w:r>
          </w:p>
        </w:tc>
        <w:tc>
          <w:tcPr>
            <w:tcW w:w="1747" w:type="dxa"/>
            <w:tcBorders>
              <w:top w:val="single" w:sz="4" w:space="0" w:color="auto"/>
              <w:left w:val="single" w:sz="4" w:space="0" w:color="auto"/>
              <w:bottom w:val="single" w:sz="4" w:space="0" w:color="auto"/>
              <w:right w:val="single" w:sz="4" w:space="0" w:color="auto"/>
            </w:tcBorders>
            <w:hideMark/>
          </w:tcPr>
          <w:p w14:paraId="64C5FB94" w14:textId="77777777" w:rsidR="00415A7C" w:rsidRPr="000024F2" w:rsidRDefault="00415A7C" w:rsidP="005A6876">
            <w:pPr>
              <w:pStyle w:val="TAL"/>
              <w:rPr>
                <w:lang w:eastAsia="en-US"/>
              </w:rPr>
            </w:pPr>
            <w:r w:rsidRPr="000024F2">
              <w:rPr>
                <w:lang w:eastAsia="en-US"/>
              </w:rPr>
              <w:t>Timestamp</w:t>
            </w:r>
          </w:p>
        </w:tc>
        <w:tc>
          <w:tcPr>
            <w:tcW w:w="1694" w:type="dxa"/>
            <w:tcBorders>
              <w:top w:val="single" w:sz="4" w:space="0" w:color="auto"/>
              <w:left w:val="single" w:sz="4" w:space="0" w:color="auto"/>
              <w:bottom w:val="single" w:sz="4" w:space="0" w:color="auto"/>
              <w:right w:val="single" w:sz="4" w:space="0" w:color="auto"/>
            </w:tcBorders>
            <w:hideMark/>
          </w:tcPr>
          <w:p w14:paraId="1A515361" w14:textId="77777777" w:rsidR="00415A7C" w:rsidRPr="000024F2" w:rsidRDefault="00415A7C" w:rsidP="005A6876">
            <w:pPr>
              <w:pStyle w:val="TAL"/>
              <w:rPr>
                <w:lang w:eastAsia="en-US"/>
              </w:rPr>
            </w:pPr>
            <w:r w:rsidRPr="000024F2">
              <w:rPr>
                <w:lang w:eastAsia="en-US"/>
              </w:rPr>
              <w:t>N/A</w:t>
            </w:r>
          </w:p>
        </w:tc>
        <w:tc>
          <w:tcPr>
            <w:tcW w:w="1694" w:type="dxa"/>
            <w:tcBorders>
              <w:top w:val="single" w:sz="4" w:space="0" w:color="auto"/>
              <w:left w:val="single" w:sz="4" w:space="0" w:color="auto"/>
              <w:bottom w:val="single" w:sz="4" w:space="0" w:color="auto"/>
              <w:right w:val="single" w:sz="4" w:space="0" w:color="auto"/>
            </w:tcBorders>
            <w:hideMark/>
          </w:tcPr>
          <w:p w14:paraId="3CF87852" w14:textId="77777777" w:rsidR="00415A7C" w:rsidRPr="000024F2" w:rsidRDefault="00415A7C" w:rsidP="005A6876">
            <w:pPr>
              <w:pStyle w:val="TAL"/>
              <w:rPr>
                <w:lang w:eastAsia="en-US"/>
              </w:rPr>
            </w:pPr>
            <w:r w:rsidRPr="000024F2">
              <w:rPr>
                <w:lang w:eastAsia="en-US"/>
              </w:rPr>
              <w:t>Not Permitted</w:t>
            </w:r>
          </w:p>
        </w:tc>
        <w:tc>
          <w:tcPr>
            <w:tcW w:w="1710" w:type="dxa"/>
            <w:tcBorders>
              <w:top w:val="single" w:sz="4" w:space="0" w:color="auto"/>
              <w:left w:val="single" w:sz="4" w:space="0" w:color="auto"/>
              <w:bottom w:val="single" w:sz="4" w:space="0" w:color="auto"/>
              <w:right w:val="single" w:sz="4" w:space="0" w:color="auto"/>
            </w:tcBorders>
            <w:hideMark/>
          </w:tcPr>
          <w:p w14:paraId="232CB197" w14:textId="77777777" w:rsidR="00415A7C" w:rsidRPr="000024F2" w:rsidRDefault="00415A7C" w:rsidP="005A6876">
            <w:pPr>
              <w:pStyle w:val="TAL"/>
              <w:rPr>
                <w:lang w:eastAsia="en-US"/>
              </w:rPr>
            </w:pPr>
            <w:r w:rsidRPr="000024F2">
              <w:rPr>
                <w:lang w:eastAsia="en-US"/>
              </w:rPr>
              <w:t>N/A</w:t>
            </w:r>
          </w:p>
        </w:tc>
      </w:tr>
      <w:tr w:rsidR="00415A7C" w:rsidRPr="000024F2" w14:paraId="4D9C59F4"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63BD4DEF" w14:textId="77777777" w:rsidR="00415A7C" w:rsidRPr="000024F2" w:rsidRDefault="00415A7C" w:rsidP="005A6876">
            <w:pPr>
              <w:pStyle w:val="TAL"/>
              <w:rPr>
                <w:lang w:eastAsia="en-US"/>
              </w:rPr>
            </w:pPr>
            <w:r w:rsidRPr="000024F2">
              <w:rPr>
                <w:lang w:eastAsia="en-US"/>
              </w:rPr>
              <w:t>14</w:t>
            </w:r>
          </w:p>
        </w:tc>
        <w:tc>
          <w:tcPr>
            <w:tcW w:w="1482" w:type="dxa"/>
            <w:tcBorders>
              <w:top w:val="single" w:sz="4" w:space="0" w:color="auto"/>
              <w:left w:val="single" w:sz="4" w:space="0" w:color="auto"/>
              <w:bottom w:val="single" w:sz="4" w:space="0" w:color="auto"/>
              <w:right w:val="single" w:sz="4" w:space="0" w:color="auto"/>
            </w:tcBorders>
            <w:hideMark/>
          </w:tcPr>
          <w:p w14:paraId="7063B292" w14:textId="77777777" w:rsidR="00415A7C" w:rsidRPr="000024F2" w:rsidRDefault="00415A7C" w:rsidP="005A6876">
            <w:pPr>
              <w:pStyle w:val="TAL"/>
              <w:rPr>
                <w:lang w:eastAsia="en-US"/>
              </w:rPr>
            </w:pPr>
            <w:r w:rsidRPr="000024F2">
              <w:rPr>
                <w:lang w:eastAsia="en-US"/>
              </w:rPr>
              <w:t>N/A</w:t>
            </w:r>
          </w:p>
        </w:tc>
        <w:tc>
          <w:tcPr>
            <w:tcW w:w="1747" w:type="dxa"/>
            <w:tcBorders>
              <w:top w:val="single" w:sz="4" w:space="0" w:color="auto"/>
              <w:left w:val="single" w:sz="4" w:space="0" w:color="auto"/>
              <w:bottom w:val="single" w:sz="4" w:space="0" w:color="auto"/>
              <w:right w:val="single" w:sz="4" w:space="0" w:color="auto"/>
            </w:tcBorders>
            <w:hideMark/>
          </w:tcPr>
          <w:p w14:paraId="3BC688B2" w14:textId="77777777" w:rsidR="00415A7C" w:rsidRPr="000024F2" w:rsidRDefault="00415A7C" w:rsidP="005A6876">
            <w:pPr>
              <w:pStyle w:val="TAL"/>
              <w:rPr>
                <w:lang w:eastAsia="en-US"/>
              </w:rPr>
            </w:pPr>
            <w:r w:rsidRPr="000024F2">
              <w:rPr>
                <w:lang w:eastAsia="en-US"/>
              </w:rPr>
              <w:t>Timestamp Reply</w:t>
            </w:r>
          </w:p>
        </w:tc>
        <w:tc>
          <w:tcPr>
            <w:tcW w:w="1694" w:type="dxa"/>
            <w:tcBorders>
              <w:top w:val="single" w:sz="4" w:space="0" w:color="auto"/>
              <w:left w:val="single" w:sz="4" w:space="0" w:color="auto"/>
              <w:bottom w:val="single" w:sz="4" w:space="0" w:color="auto"/>
              <w:right w:val="single" w:sz="4" w:space="0" w:color="auto"/>
            </w:tcBorders>
            <w:hideMark/>
          </w:tcPr>
          <w:p w14:paraId="4A76DFAB" w14:textId="77777777" w:rsidR="00415A7C" w:rsidRPr="000024F2" w:rsidRDefault="00415A7C" w:rsidP="005A6876">
            <w:pPr>
              <w:pStyle w:val="TAL"/>
              <w:rPr>
                <w:lang w:eastAsia="en-US"/>
              </w:rPr>
            </w:pPr>
            <w:r w:rsidRPr="000024F2">
              <w:rPr>
                <w:lang w:eastAsia="en-US"/>
              </w:rPr>
              <w:t xml:space="preserve">Not Permitted </w:t>
            </w:r>
          </w:p>
          <w:p w14:paraId="4D6F7624" w14:textId="77777777" w:rsidR="00415A7C" w:rsidRPr="000024F2" w:rsidRDefault="00415A7C" w:rsidP="005A6876">
            <w:pPr>
              <w:pStyle w:val="TAL"/>
              <w:rPr>
                <w:lang w:eastAsia="en-US"/>
              </w:rPr>
            </w:pPr>
            <w:r w:rsidRPr="000024F2">
              <w:rPr>
                <w:lang w:eastAsia="en-US"/>
              </w:rPr>
              <w:t xml:space="preserve">(i.e. as automatic reply to </w:t>
            </w:r>
            <w:r w:rsidR="00153B50" w:rsidRPr="000024F2">
              <w:rPr>
                <w:lang w:eastAsia="en-US"/>
              </w:rPr>
              <w:t>"</w:t>
            </w:r>
            <w:r w:rsidRPr="000024F2">
              <w:rPr>
                <w:lang w:eastAsia="en-US"/>
              </w:rPr>
              <w:t>Timestamp</w:t>
            </w:r>
            <w:r w:rsidR="00FD4A4B" w:rsidRPr="000024F2">
              <w:rPr>
                <w:lang w:eastAsia="en-US"/>
              </w:rPr>
              <w:t>"</w:t>
            </w:r>
            <w:r w:rsidRPr="000024F2">
              <w:rPr>
                <w:lang w:eastAsia="en-US"/>
              </w:rPr>
              <w:t>)</w:t>
            </w:r>
          </w:p>
        </w:tc>
        <w:tc>
          <w:tcPr>
            <w:tcW w:w="1694" w:type="dxa"/>
            <w:tcBorders>
              <w:top w:val="single" w:sz="4" w:space="0" w:color="auto"/>
              <w:left w:val="single" w:sz="4" w:space="0" w:color="auto"/>
              <w:bottom w:val="single" w:sz="4" w:space="0" w:color="auto"/>
              <w:right w:val="single" w:sz="4" w:space="0" w:color="auto"/>
            </w:tcBorders>
            <w:hideMark/>
          </w:tcPr>
          <w:p w14:paraId="481426CF" w14:textId="77777777" w:rsidR="00415A7C" w:rsidRPr="000024F2" w:rsidRDefault="00415A7C" w:rsidP="005A6876">
            <w:pPr>
              <w:pStyle w:val="TAL"/>
              <w:rPr>
                <w:lang w:eastAsia="en-US"/>
              </w:rPr>
            </w:pPr>
            <w:r w:rsidRPr="000024F2">
              <w:rPr>
                <w:lang w:eastAsia="en-US"/>
              </w:rPr>
              <w:t>N/A</w:t>
            </w:r>
          </w:p>
        </w:tc>
        <w:tc>
          <w:tcPr>
            <w:tcW w:w="1710" w:type="dxa"/>
            <w:tcBorders>
              <w:top w:val="single" w:sz="4" w:space="0" w:color="auto"/>
              <w:left w:val="single" w:sz="4" w:space="0" w:color="auto"/>
              <w:bottom w:val="single" w:sz="4" w:space="0" w:color="auto"/>
              <w:right w:val="single" w:sz="4" w:space="0" w:color="auto"/>
            </w:tcBorders>
            <w:hideMark/>
          </w:tcPr>
          <w:p w14:paraId="4821A3F9" w14:textId="77777777" w:rsidR="00415A7C" w:rsidRPr="000024F2" w:rsidRDefault="00415A7C" w:rsidP="005A6876">
            <w:pPr>
              <w:pStyle w:val="TAL"/>
              <w:rPr>
                <w:lang w:eastAsia="en-US"/>
              </w:rPr>
            </w:pPr>
            <w:r w:rsidRPr="000024F2">
              <w:rPr>
                <w:lang w:eastAsia="en-US"/>
              </w:rPr>
              <w:t>N/A</w:t>
            </w:r>
          </w:p>
        </w:tc>
      </w:tr>
      <w:tr w:rsidR="00415A7C" w:rsidRPr="000024F2" w14:paraId="044E986E"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0233BEF6" w14:textId="77777777" w:rsidR="00415A7C" w:rsidRPr="000024F2" w:rsidRDefault="00415A7C" w:rsidP="005A6876">
            <w:pPr>
              <w:pStyle w:val="TAL"/>
              <w:rPr>
                <w:lang w:eastAsia="en-US"/>
              </w:rPr>
            </w:pPr>
            <w:r w:rsidRPr="000024F2">
              <w:rPr>
                <w:lang w:eastAsia="en-US"/>
              </w:rPr>
              <w:t>N/A</w:t>
            </w:r>
          </w:p>
        </w:tc>
        <w:tc>
          <w:tcPr>
            <w:tcW w:w="1482" w:type="dxa"/>
            <w:tcBorders>
              <w:top w:val="single" w:sz="4" w:space="0" w:color="auto"/>
              <w:left w:val="single" w:sz="4" w:space="0" w:color="auto"/>
              <w:bottom w:val="single" w:sz="4" w:space="0" w:color="auto"/>
              <w:right w:val="single" w:sz="4" w:space="0" w:color="auto"/>
            </w:tcBorders>
            <w:hideMark/>
          </w:tcPr>
          <w:p w14:paraId="16318443" w14:textId="77777777" w:rsidR="00415A7C" w:rsidRPr="000024F2" w:rsidRDefault="00415A7C" w:rsidP="005A6876">
            <w:pPr>
              <w:pStyle w:val="TAL"/>
              <w:rPr>
                <w:lang w:eastAsia="en-US"/>
              </w:rPr>
            </w:pPr>
            <w:r w:rsidRPr="000024F2">
              <w:rPr>
                <w:lang w:eastAsia="en-US"/>
              </w:rPr>
              <w:t>133</w:t>
            </w:r>
          </w:p>
        </w:tc>
        <w:tc>
          <w:tcPr>
            <w:tcW w:w="1747" w:type="dxa"/>
            <w:tcBorders>
              <w:top w:val="single" w:sz="4" w:space="0" w:color="auto"/>
              <w:left w:val="single" w:sz="4" w:space="0" w:color="auto"/>
              <w:bottom w:val="single" w:sz="4" w:space="0" w:color="auto"/>
              <w:right w:val="single" w:sz="4" w:space="0" w:color="auto"/>
            </w:tcBorders>
            <w:hideMark/>
          </w:tcPr>
          <w:p w14:paraId="04ABCE38" w14:textId="77777777" w:rsidR="00415A7C" w:rsidRPr="000024F2" w:rsidRDefault="00415A7C" w:rsidP="005A6876">
            <w:pPr>
              <w:pStyle w:val="TAL"/>
              <w:rPr>
                <w:lang w:eastAsia="en-US"/>
              </w:rPr>
            </w:pPr>
            <w:r w:rsidRPr="000024F2">
              <w:rPr>
                <w:lang w:eastAsia="en-US"/>
              </w:rPr>
              <w:t>Router Solicitation</w:t>
            </w:r>
          </w:p>
        </w:tc>
        <w:tc>
          <w:tcPr>
            <w:tcW w:w="1694" w:type="dxa"/>
            <w:tcBorders>
              <w:top w:val="single" w:sz="4" w:space="0" w:color="auto"/>
              <w:left w:val="single" w:sz="4" w:space="0" w:color="auto"/>
              <w:bottom w:val="single" w:sz="4" w:space="0" w:color="auto"/>
              <w:right w:val="single" w:sz="4" w:space="0" w:color="auto"/>
            </w:tcBorders>
            <w:hideMark/>
          </w:tcPr>
          <w:p w14:paraId="4E12F696" w14:textId="77777777" w:rsidR="00415A7C" w:rsidRPr="000024F2" w:rsidRDefault="00415A7C" w:rsidP="005A6876">
            <w:pPr>
              <w:pStyle w:val="TAL"/>
              <w:rPr>
                <w:lang w:eastAsia="en-US"/>
              </w:rPr>
            </w:pPr>
            <w:r w:rsidRPr="000024F2">
              <w:rPr>
                <w:lang w:eastAsia="en-US"/>
              </w:rPr>
              <w:t>N/A</w:t>
            </w:r>
          </w:p>
        </w:tc>
        <w:tc>
          <w:tcPr>
            <w:tcW w:w="1694" w:type="dxa"/>
            <w:tcBorders>
              <w:top w:val="single" w:sz="4" w:space="0" w:color="auto"/>
              <w:left w:val="single" w:sz="4" w:space="0" w:color="auto"/>
              <w:bottom w:val="single" w:sz="4" w:space="0" w:color="auto"/>
              <w:right w:val="single" w:sz="4" w:space="0" w:color="auto"/>
            </w:tcBorders>
            <w:hideMark/>
          </w:tcPr>
          <w:p w14:paraId="488AB3D4" w14:textId="77777777" w:rsidR="00415A7C" w:rsidRPr="000024F2" w:rsidRDefault="00415A7C" w:rsidP="005A6876">
            <w:pPr>
              <w:pStyle w:val="TAL"/>
              <w:rPr>
                <w:lang w:eastAsia="en-US"/>
              </w:rPr>
            </w:pPr>
            <w:r w:rsidRPr="000024F2">
              <w:rPr>
                <w:lang w:eastAsia="en-US"/>
              </w:rPr>
              <w:t>Not Permitted</w:t>
            </w:r>
          </w:p>
        </w:tc>
        <w:tc>
          <w:tcPr>
            <w:tcW w:w="1710" w:type="dxa"/>
            <w:tcBorders>
              <w:top w:val="single" w:sz="4" w:space="0" w:color="auto"/>
              <w:left w:val="single" w:sz="4" w:space="0" w:color="auto"/>
              <w:bottom w:val="single" w:sz="4" w:space="0" w:color="auto"/>
              <w:right w:val="single" w:sz="4" w:space="0" w:color="auto"/>
            </w:tcBorders>
            <w:hideMark/>
          </w:tcPr>
          <w:p w14:paraId="0C21B5F8" w14:textId="77777777" w:rsidR="00415A7C" w:rsidRPr="000024F2" w:rsidRDefault="00415A7C" w:rsidP="005A6876">
            <w:pPr>
              <w:pStyle w:val="TAL"/>
              <w:rPr>
                <w:lang w:eastAsia="en-US"/>
              </w:rPr>
            </w:pPr>
            <w:r w:rsidRPr="000024F2">
              <w:rPr>
                <w:lang w:eastAsia="en-US"/>
              </w:rPr>
              <w:t>Not Permitted</w:t>
            </w:r>
          </w:p>
        </w:tc>
      </w:tr>
      <w:tr w:rsidR="00415A7C" w:rsidRPr="000024F2" w14:paraId="174CD9B1" w14:textId="77777777" w:rsidTr="00415A7C">
        <w:tc>
          <w:tcPr>
            <w:tcW w:w="1620" w:type="dxa"/>
            <w:tcBorders>
              <w:top w:val="single" w:sz="4" w:space="0" w:color="auto"/>
              <w:left w:val="single" w:sz="4" w:space="0" w:color="auto"/>
              <w:bottom w:val="single" w:sz="4" w:space="0" w:color="auto"/>
              <w:right w:val="single" w:sz="4" w:space="0" w:color="auto"/>
            </w:tcBorders>
            <w:hideMark/>
          </w:tcPr>
          <w:p w14:paraId="563A6351" w14:textId="77777777" w:rsidR="00415A7C" w:rsidRPr="000024F2" w:rsidRDefault="00415A7C" w:rsidP="005A6876">
            <w:pPr>
              <w:pStyle w:val="TAL"/>
              <w:rPr>
                <w:lang w:eastAsia="en-US"/>
              </w:rPr>
            </w:pPr>
            <w:r w:rsidRPr="000024F2">
              <w:rPr>
                <w:lang w:eastAsia="en-US"/>
              </w:rPr>
              <w:t>N/A</w:t>
            </w:r>
          </w:p>
        </w:tc>
        <w:tc>
          <w:tcPr>
            <w:tcW w:w="1482" w:type="dxa"/>
            <w:tcBorders>
              <w:top w:val="single" w:sz="4" w:space="0" w:color="auto"/>
              <w:left w:val="single" w:sz="4" w:space="0" w:color="auto"/>
              <w:bottom w:val="single" w:sz="4" w:space="0" w:color="auto"/>
              <w:right w:val="single" w:sz="4" w:space="0" w:color="auto"/>
            </w:tcBorders>
            <w:hideMark/>
          </w:tcPr>
          <w:p w14:paraId="1900EC7A" w14:textId="77777777" w:rsidR="00415A7C" w:rsidRPr="000024F2" w:rsidRDefault="00415A7C" w:rsidP="005A6876">
            <w:pPr>
              <w:pStyle w:val="TAL"/>
              <w:rPr>
                <w:lang w:eastAsia="en-US"/>
              </w:rPr>
            </w:pPr>
            <w:r w:rsidRPr="000024F2">
              <w:rPr>
                <w:lang w:eastAsia="en-US"/>
              </w:rPr>
              <w:t>134</w:t>
            </w:r>
          </w:p>
        </w:tc>
        <w:tc>
          <w:tcPr>
            <w:tcW w:w="1747" w:type="dxa"/>
            <w:tcBorders>
              <w:top w:val="single" w:sz="4" w:space="0" w:color="auto"/>
              <w:left w:val="single" w:sz="4" w:space="0" w:color="auto"/>
              <w:bottom w:val="single" w:sz="4" w:space="0" w:color="auto"/>
              <w:right w:val="single" w:sz="4" w:space="0" w:color="auto"/>
            </w:tcBorders>
            <w:hideMark/>
          </w:tcPr>
          <w:p w14:paraId="537CB3D3" w14:textId="77777777" w:rsidR="00415A7C" w:rsidRPr="000024F2" w:rsidRDefault="00415A7C" w:rsidP="005A6876">
            <w:pPr>
              <w:pStyle w:val="TAL"/>
              <w:rPr>
                <w:lang w:eastAsia="en-US"/>
              </w:rPr>
            </w:pPr>
            <w:r w:rsidRPr="000024F2">
              <w:rPr>
                <w:lang w:eastAsia="en-US"/>
              </w:rPr>
              <w:t>Router Advertisement</w:t>
            </w:r>
          </w:p>
        </w:tc>
        <w:tc>
          <w:tcPr>
            <w:tcW w:w="1694" w:type="dxa"/>
            <w:tcBorders>
              <w:top w:val="single" w:sz="4" w:space="0" w:color="auto"/>
              <w:left w:val="single" w:sz="4" w:space="0" w:color="auto"/>
              <w:bottom w:val="single" w:sz="4" w:space="0" w:color="auto"/>
              <w:right w:val="single" w:sz="4" w:space="0" w:color="auto"/>
            </w:tcBorders>
            <w:hideMark/>
          </w:tcPr>
          <w:p w14:paraId="720B85A2" w14:textId="77777777" w:rsidR="00415A7C" w:rsidRPr="000024F2" w:rsidRDefault="00415A7C" w:rsidP="005A6876">
            <w:pPr>
              <w:pStyle w:val="TAL"/>
              <w:rPr>
                <w:lang w:eastAsia="en-US"/>
              </w:rPr>
            </w:pPr>
            <w:r w:rsidRPr="000024F2">
              <w:rPr>
                <w:lang w:eastAsia="en-US"/>
              </w:rPr>
              <w:t>N/A</w:t>
            </w:r>
          </w:p>
        </w:tc>
        <w:tc>
          <w:tcPr>
            <w:tcW w:w="1694" w:type="dxa"/>
            <w:tcBorders>
              <w:top w:val="single" w:sz="4" w:space="0" w:color="auto"/>
              <w:left w:val="single" w:sz="4" w:space="0" w:color="auto"/>
              <w:bottom w:val="single" w:sz="4" w:space="0" w:color="auto"/>
              <w:right w:val="single" w:sz="4" w:space="0" w:color="auto"/>
            </w:tcBorders>
            <w:hideMark/>
          </w:tcPr>
          <w:p w14:paraId="3F128BD7" w14:textId="77777777" w:rsidR="00415A7C" w:rsidRPr="000024F2" w:rsidRDefault="00415A7C" w:rsidP="005A6876">
            <w:pPr>
              <w:pStyle w:val="TAL"/>
              <w:rPr>
                <w:lang w:eastAsia="en-US"/>
              </w:rPr>
            </w:pPr>
            <w:r w:rsidRPr="000024F2">
              <w:rPr>
                <w:lang w:eastAsia="en-US"/>
              </w:rPr>
              <w:t>N/A</w:t>
            </w:r>
          </w:p>
        </w:tc>
        <w:tc>
          <w:tcPr>
            <w:tcW w:w="1710" w:type="dxa"/>
            <w:tcBorders>
              <w:top w:val="single" w:sz="4" w:space="0" w:color="auto"/>
              <w:left w:val="single" w:sz="4" w:space="0" w:color="auto"/>
              <w:bottom w:val="single" w:sz="4" w:space="0" w:color="auto"/>
              <w:right w:val="single" w:sz="4" w:space="0" w:color="auto"/>
            </w:tcBorders>
            <w:hideMark/>
          </w:tcPr>
          <w:p w14:paraId="458B97D6" w14:textId="77777777" w:rsidR="00415A7C" w:rsidRPr="000024F2" w:rsidRDefault="00415A7C" w:rsidP="005A6876">
            <w:pPr>
              <w:pStyle w:val="TAL"/>
              <w:rPr>
                <w:lang w:eastAsia="en-US"/>
              </w:rPr>
            </w:pPr>
            <w:r w:rsidRPr="000024F2">
              <w:rPr>
                <w:lang w:eastAsia="en-US"/>
              </w:rPr>
              <w:t>Not Permitted</w:t>
            </w:r>
          </w:p>
        </w:tc>
      </w:tr>
    </w:tbl>
    <w:p w14:paraId="7A4812D2" w14:textId="77777777" w:rsidR="00415A7C" w:rsidRDefault="00415A7C" w:rsidP="005A6876"/>
    <w:p w14:paraId="3A06F2FB" w14:textId="77777777" w:rsidR="00270C88" w:rsidRPr="00FD4A4B" w:rsidRDefault="00270C88" w:rsidP="005A6876">
      <w:r>
        <w:rPr>
          <w:i/>
        </w:rPr>
        <w:t>Threat Reference</w:t>
      </w:r>
      <w:r>
        <w:rPr>
          <w:iCs/>
        </w:rPr>
        <w:t xml:space="preserve">: </w:t>
      </w:r>
      <w:r>
        <w:t>TR 33.926</w:t>
      </w:r>
      <w:r>
        <w:rPr>
          <w:rFonts w:ascii="Tele-GroteskNor" w:eastAsia="SimSun" w:hAnsi="Tele-GroteskNor" w:cs="Tele-GroteskNor" w:hint="eastAsia"/>
          <w:color w:val="000000"/>
          <w:lang w:val="en-US" w:eastAsia="zh-CN"/>
        </w:rPr>
        <w:t xml:space="preserve"> [4]</w:t>
      </w:r>
      <w:r w:rsidR="0051491E" w:rsidRPr="0051491E">
        <w:rPr>
          <w:rFonts w:ascii="Tele-GroteskNor" w:eastAsia="SimSun" w:hAnsi="Tele-GroteskNor" w:cs="Tele-GroteskNor"/>
          <w:color w:val="000000"/>
          <w:lang w:val="en-US" w:eastAsia="zh-CN"/>
        </w:rPr>
        <w:t xml:space="preserve">, </w:t>
      </w:r>
      <w:r w:rsidR="0051491E" w:rsidRPr="008D0FD1">
        <w:rPr>
          <w:rFonts w:eastAsia="SimSun"/>
          <w:color w:val="000000"/>
          <w:lang w:val="en-US" w:eastAsia="zh-CN"/>
        </w:rPr>
        <w:t>clause 5.3.7, Denial of service</w:t>
      </w:r>
    </w:p>
    <w:p w14:paraId="37A46837" w14:textId="77777777" w:rsidR="00F9276A" w:rsidRPr="00FD4A4B" w:rsidRDefault="00F9276A" w:rsidP="009F6462">
      <w:pPr>
        <w:keepNext/>
      </w:pPr>
      <w:r w:rsidRPr="00FD4A4B">
        <w:rPr>
          <w:i/>
        </w:rPr>
        <w:t>Test Case</w:t>
      </w:r>
      <w:r w:rsidRPr="00FD4A4B">
        <w:t xml:space="preserve">: </w:t>
      </w:r>
    </w:p>
    <w:p w14:paraId="393EE870" w14:textId="77777777" w:rsidR="00A31B70" w:rsidRPr="00FD4A4B" w:rsidRDefault="00A31B70" w:rsidP="00DC3C3E">
      <w:pPr>
        <w:keepNext/>
        <w:keepLines/>
        <w:spacing w:before="180"/>
      </w:pPr>
      <w:r w:rsidRPr="00FD4A4B">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14:paraId="3D67DE17" w14:textId="77777777" w:rsidR="00A31B70" w:rsidRPr="00FD4A4B" w:rsidRDefault="00A31B70" w:rsidP="0094445D">
      <w:r w:rsidRPr="00FD4A4B">
        <w:rPr>
          <w:b/>
        </w:rPr>
        <w:t>Test Name:</w:t>
      </w:r>
      <w:r w:rsidRPr="00FD4A4B">
        <w:t xml:space="preserve"> TC_HANDLING_OF_ICMP</w:t>
      </w:r>
    </w:p>
    <w:p w14:paraId="54BFE42F" w14:textId="77777777" w:rsidR="00A31B70" w:rsidRPr="00FD4A4B" w:rsidRDefault="00A31B70" w:rsidP="00A31B70">
      <w:pPr>
        <w:rPr>
          <w:b/>
        </w:rPr>
      </w:pPr>
      <w:bookmarkStart w:id="295" w:name="wp1054157"/>
      <w:bookmarkEnd w:id="295"/>
      <w:r w:rsidRPr="00FD4A4B">
        <w:rPr>
          <w:b/>
        </w:rPr>
        <w:t xml:space="preserve">Purpose: </w:t>
      </w:r>
    </w:p>
    <w:p w14:paraId="2B2BFDB6" w14:textId="342952E7" w:rsidR="00A31B70" w:rsidRPr="00FD4A4B" w:rsidRDefault="00415A7C" w:rsidP="00A31B70">
      <w:pPr>
        <w:rPr>
          <w:b/>
        </w:rPr>
      </w:pPr>
      <w:r w:rsidRPr="00FD4A4B">
        <w:t xml:space="preserve">To verify that the network product does not </w:t>
      </w:r>
      <w:r w:rsidR="00DC6AEC" w:rsidRPr="00DC6AEC">
        <w:t xml:space="preserve">process, send or </w:t>
      </w:r>
      <w:r w:rsidRPr="00FD4A4B">
        <w:t xml:space="preserve">reply to certain ICMP types in accordance with the </w:t>
      </w:r>
      <w:r w:rsidR="00153B50" w:rsidRPr="00FD4A4B">
        <w:t>requirement.</w:t>
      </w:r>
    </w:p>
    <w:p w14:paraId="51B0F519" w14:textId="77777777" w:rsidR="00A31B70" w:rsidRPr="005A6876" w:rsidRDefault="00A31B70" w:rsidP="005A6876">
      <w:pPr>
        <w:rPr>
          <w:b/>
        </w:rPr>
      </w:pPr>
      <w:r w:rsidRPr="005A6876">
        <w:rPr>
          <w:b/>
        </w:rPr>
        <w:t>Pre-Conditions:</w:t>
      </w:r>
    </w:p>
    <w:p w14:paraId="0CB7B2F3" w14:textId="77777777" w:rsidR="00A31B70" w:rsidRPr="00FD4A4B" w:rsidRDefault="00A31B70" w:rsidP="005A6876">
      <w:pPr>
        <w:pStyle w:val="B1"/>
      </w:pPr>
      <w:r w:rsidRPr="00FD4A4B">
        <w:t>-</w:t>
      </w:r>
      <w:r w:rsidRPr="00FD4A4B">
        <w:tab/>
      </w:r>
      <w:r w:rsidR="00CB510C" w:rsidRPr="00CB510C">
        <w:t>The vendor provides documentation whether the network product supports IPv4 and/or IPv6.</w:t>
      </w:r>
      <w:r w:rsidRPr="00FD4A4B">
        <w:t xml:space="preserve"> </w:t>
      </w:r>
    </w:p>
    <w:p w14:paraId="7E58D935" w14:textId="77777777" w:rsidR="00A31B70" w:rsidRPr="00FD4A4B" w:rsidRDefault="00A31B70" w:rsidP="005A6876">
      <w:pPr>
        <w:pStyle w:val="B1"/>
      </w:pPr>
      <w:r w:rsidRPr="00FD4A4B">
        <w:t>-</w:t>
      </w:r>
      <w:r w:rsidRPr="00FD4A4B">
        <w:tab/>
      </w:r>
      <w:r w:rsidR="00415A7C" w:rsidRPr="00FD4A4B">
        <w:t>If applicable, t</w:t>
      </w:r>
      <w:r w:rsidRPr="00FD4A4B">
        <w:t xml:space="preserve">he tester has </w:t>
      </w:r>
      <w:r w:rsidR="00415A7C" w:rsidRPr="00FD4A4B">
        <w:t xml:space="preserve">the needed system </w:t>
      </w:r>
      <w:r w:rsidRPr="00FD4A4B">
        <w:t>privileges</w:t>
      </w:r>
      <w:r w:rsidR="00415A7C" w:rsidRPr="00FD4A4B">
        <w:t xml:space="preserve"> for confirming that the ICMP messages with types </w:t>
      </w:r>
      <w:r w:rsidR="00153B50">
        <w:t>"</w:t>
      </w:r>
      <w:r w:rsidR="00415A7C" w:rsidRPr="00FD4A4B">
        <w:t>Not P</w:t>
      </w:r>
      <w:r w:rsidR="00153B50">
        <w:t>e</w:t>
      </w:r>
      <w:r w:rsidR="00415A7C" w:rsidRPr="00FD4A4B">
        <w:t>rmitted</w:t>
      </w:r>
      <w:r w:rsidR="00FD4A4B">
        <w:t>"</w:t>
      </w:r>
      <w:r w:rsidR="00415A7C" w:rsidRPr="00FD4A4B">
        <w:t xml:space="preserve"> to process are indeed not leading to configuration changes.</w:t>
      </w:r>
    </w:p>
    <w:p w14:paraId="3191CAA7" w14:textId="77777777" w:rsidR="00415A7C" w:rsidRPr="00FD4A4B" w:rsidRDefault="00A31B70" w:rsidP="005A6876">
      <w:pPr>
        <w:pStyle w:val="B1"/>
      </w:pPr>
      <w:r w:rsidRPr="00FD4A4B">
        <w:t>-</w:t>
      </w:r>
      <w:r w:rsidRPr="00FD4A4B">
        <w:tab/>
      </w:r>
      <w:r w:rsidR="00415A7C" w:rsidRPr="00FD4A4B">
        <w:t>If applicable, the tester has the needed system privileges for confirming that certain ICMP message types are dropped by the network product on receipt.</w:t>
      </w:r>
    </w:p>
    <w:p w14:paraId="41184102" w14:textId="77777777" w:rsidR="00A31B70" w:rsidRPr="00FD4A4B" w:rsidRDefault="00415A7C" w:rsidP="005A6876">
      <w:pPr>
        <w:pStyle w:val="B1"/>
      </w:pPr>
      <w:r w:rsidRPr="00FD4A4B">
        <w:t>-</w:t>
      </w:r>
      <w:r w:rsidRPr="00FD4A4B">
        <w:tab/>
      </w:r>
      <w:r w:rsidR="00A31B70" w:rsidRPr="00FD4A4B">
        <w:t>A tester machine is available and equipped with a</w:t>
      </w:r>
      <w:r w:rsidRPr="00FD4A4B">
        <w:t xml:space="preserve"> suitable ICMP</w:t>
      </w:r>
      <w:r w:rsidR="00A31B70" w:rsidRPr="00FD4A4B">
        <w:t xml:space="preserve"> packets generator tool</w:t>
      </w:r>
      <w:r w:rsidRPr="00FD4A4B">
        <w:t>.</w:t>
      </w:r>
      <w:r w:rsidR="00A31B70" w:rsidRPr="00FD4A4B">
        <w:t xml:space="preserve"> </w:t>
      </w:r>
    </w:p>
    <w:p w14:paraId="5A82C97C" w14:textId="77777777" w:rsidR="00A31B70" w:rsidRPr="005A6876" w:rsidRDefault="00A31B70" w:rsidP="005A6876">
      <w:pPr>
        <w:rPr>
          <w:b/>
        </w:rPr>
      </w:pPr>
      <w:r w:rsidRPr="005A6876">
        <w:rPr>
          <w:b/>
        </w:rPr>
        <w:t>Execution Steps</w:t>
      </w:r>
    </w:p>
    <w:p w14:paraId="66787921" w14:textId="77777777" w:rsidR="00415A7C" w:rsidRPr="00FD4A4B" w:rsidRDefault="00415A7C" w:rsidP="00415A7C">
      <w:r w:rsidRPr="00FD4A4B">
        <w:t>The following needs to be done for all IP protocol versions (IPv4 and/or IPv6) supported by the network element.</w:t>
      </w:r>
    </w:p>
    <w:p w14:paraId="36CBD416" w14:textId="77777777" w:rsidR="00415A7C" w:rsidRPr="00FD4A4B" w:rsidRDefault="00415A7C" w:rsidP="00415A7C">
      <w:r w:rsidRPr="00FD4A4B">
        <w:t xml:space="preserve">For verifying that the network product does not reply to ICMP messages with types where this is not permitted: The tester sends samples of the applicable ICMP messages from the tester machine to the network product and verifies </w:t>
      </w:r>
      <w:r w:rsidR="00E6594E" w:rsidRPr="00FD4A4B">
        <w:t>that</w:t>
      </w:r>
    </w:p>
    <w:p w14:paraId="44941573" w14:textId="77777777" w:rsidR="00E6594E" w:rsidRPr="00FD4A4B" w:rsidRDefault="00415A7C" w:rsidP="00A0771F">
      <w:pPr>
        <w:pStyle w:val="B1"/>
      </w:pPr>
      <w:r w:rsidRPr="00FD4A4B">
        <w:t>-</w:t>
      </w:r>
      <w:r w:rsidRPr="00FD4A4B">
        <w:tab/>
        <w:t>the messages are dropped on receipt by the network product (e.g. by means of appropriate firewall rules),</w:t>
      </w:r>
    </w:p>
    <w:p w14:paraId="0007C53B" w14:textId="77777777" w:rsidR="00415A7C" w:rsidRPr="00FD4A4B" w:rsidRDefault="00E6594E" w:rsidP="00A0771F">
      <w:pPr>
        <w:pStyle w:val="B1"/>
      </w:pPr>
      <w:r w:rsidRPr="00FD4A4B">
        <w:t>-</w:t>
      </w:r>
      <w:r w:rsidRPr="00FD4A4B">
        <w:tab/>
      </w:r>
      <w:r w:rsidR="00415A7C" w:rsidRPr="00FD4A4B">
        <w:t>or no response is sent out towards the test machine,</w:t>
      </w:r>
    </w:p>
    <w:p w14:paraId="452623DA" w14:textId="77777777" w:rsidR="00415A7C" w:rsidRPr="00FD4A4B" w:rsidRDefault="00415A7C" w:rsidP="00A0771F">
      <w:pPr>
        <w:pStyle w:val="B1"/>
      </w:pPr>
      <w:r w:rsidRPr="00FD4A4B">
        <w:t>-</w:t>
      </w:r>
      <w:r w:rsidRPr="00FD4A4B">
        <w:tab/>
        <w:t>or there are other means ensuring that the ICMP messages cannot trigger a response.</w:t>
      </w:r>
    </w:p>
    <w:p w14:paraId="633A3D9B" w14:textId="77777777" w:rsidR="00415A7C" w:rsidRPr="00FD4A4B" w:rsidRDefault="00415A7C" w:rsidP="00415A7C">
      <w:r w:rsidRPr="00FD4A4B">
        <w:t xml:space="preserve">For verifying that the network product does not change its configuration due to receiving ICMP messages with types where this is not permitted: The tester sends samples of the applicable ICMP messages from the tester machine to the network product and verifies </w:t>
      </w:r>
      <w:r w:rsidR="00E6594E" w:rsidRPr="00FD4A4B">
        <w:t>that</w:t>
      </w:r>
    </w:p>
    <w:p w14:paraId="4C5A61DD" w14:textId="77777777" w:rsidR="00E6594E" w:rsidRPr="00FD4A4B" w:rsidRDefault="00415A7C" w:rsidP="00A0771F">
      <w:pPr>
        <w:pStyle w:val="B1"/>
      </w:pPr>
      <w:r w:rsidRPr="00FD4A4B">
        <w:t>-</w:t>
      </w:r>
      <w:r w:rsidRPr="00FD4A4B">
        <w:tab/>
        <w:t>the messages are dropped on receipt by the network product (e.g. by means of appropriate firewall rules),</w:t>
      </w:r>
    </w:p>
    <w:p w14:paraId="42692D1B" w14:textId="77777777" w:rsidR="00415A7C" w:rsidRPr="00FD4A4B" w:rsidRDefault="00E6594E" w:rsidP="00A0771F">
      <w:pPr>
        <w:pStyle w:val="B1"/>
      </w:pPr>
      <w:r w:rsidRPr="00FD4A4B">
        <w:t>-</w:t>
      </w:r>
      <w:r w:rsidRPr="00FD4A4B">
        <w:tab/>
      </w:r>
      <w:r w:rsidR="00415A7C" w:rsidRPr="00FD4A4B">
        <w:t>or the network product</w:t>
      </w:r>
      <w:r w:rsidR="00FD4A4B">
        <w:t>'</w:t>
      </w:r>
      <w:r w:rsidR="00415A7C" w:rsidRPr="00FD4A4B">
        <w:t>s applicable system configuration remains unchanged upon receipt of the messages,</w:t>
      </w:r>
    </w:p>
    <w:p w14:paraId="57F44C22" w14:textId="77777777" w:rsidR="00415A7C" w:rsidRPr="00FD4A4B" w:rsidRDefault="00415A7C" w:rsidP="00A0771F">
      <w:pPr>
        <w:pStyle w:val="B1"/>
      </w:pPr>
      <w:r w:rsidRPr="00FD4A4B">
        <w:t>-</w:t>
      </w:r>
      <w:r w:rsidRPr="00FD4A4B">
        <w:tab/>
        <w:t>or there are other means ensuring that the ICMP messages cannot lead to configuration changes.</w:t>
      </w:r>
    </w:p>
    <w:p w14:paraId="5219A0B2" w14:textId="77777777" w:rsidR="00A31B70" w:rsidRPr="00FD4A4B" w:rsidRDefault="00415A7C" w:rsidP="005A6876">
      <w:r w:rsidRPr="00FD4A4B">
        <w:t xml:space="preserve">The tester </w:t>
      </w:r>
      <w:r w:rsidR="00CB510C" w:rsidRPr="00CB510C">
        <w:t xml:space="preserve">verifies </w:t>
      </w:r>
      <w:r w:rsidRPr="00FD4A4B">
        <w:t>consistency between the documentation in regard to ICMP and the network product.</w:t>
      </w:r>
    </w:p>
    <w:p w14:paraId="3C36BF88" w14:textId="77777777" w:rsidR="00A31B70" w:rsidRPr="005A6876" w:rsidRDefault="00A31B70" w:rsidP="005A6876">
      <w:pPr>
        <w:rPr>
          <w:b/>
        </w:rPr>
      </w:pPr>
      <w:r w:rsidRPr="005A6876">
        <w:rPr>
          <w:b/>
        </w:rPr>
        <w:t>Expected Results:</w:t>
      </w:r>
    </w:p>
    <w:p w14:paraId="1B5E8958" w14:textId="77777777" w:rsidR="00415A7C" w:rsidRPr="00FD4A4B" w:rsidRDefault="00415A7C" w:rsidP="00415A7C">
      <w:r w:rsidRPr="00FD4A4B">
        <w:t xml:space="preserve">The ICMP messages which are </w:t>
      </w:r>
      <w:r w:rsidR="00153B50">
        <w:t>"</w:t>
      </w:r>
      <w:r w:rsidRPr="00FD4A4B">
        <w:t>Not Permitted</w:t>
      </w:r>
      <w:r w:rsidR="00FD4A4B">
        <w:t>"</w:t>
      </w:r>
      <w:r w:rsidRPr="00FD4A4B">
        <w:t xml:space="preserve"> to generate a response from the network product do not generate a response.</w:t>
      </w:r>
    </w:p>
    <w:p w14:paraId="14C7ACA5" w14:textId="77777777" w:rsidR="00415A7C" w:rsidRPr="00FD4A4B" w:rsidRDefault="00415A7C" w:rsidP="00415A7C">
      <w:r w:rsidRPr="00FD4A4B">
        <w:t xml:space="preserve">The ICMP messages which are </w:t>
      </w:r>
      <w:r w:rsidR="00153B50">
        <w:t>"</w:t>
      </w:r>
      <w:r w:rsidRPr="00FD4A4B">
        <w:t>Not Permitted</w:t>
      </w:r>
      <w:r w:rsidR="00FD4A4B">
        <w:t>"</w:t>
      </w:r>
      <w:r w:rsidRPr="00FD4A4B">
        <w:t xml:space="preserve"> to change the configuration of the network element do not change the configuration.</w:t>
      </w:r>
    </w:p>
    <w:p w14:paraId="4B36E7D8" w14:textId="77777777" w:rsidR="00A31B70" w:rsidRPr="00FD4A4B" w:rsidRDefault="00415A7C" w:rsidP="00A31B70">
      <w:r w:rsidRPr="00FD4A4B">
        <w:t>ICMP message types which lead to responses or to configuration changes on receipt, if neither mentioned in the requirement nor in the documentation</w:t>
      </w:r>
      <w:r w:rsidR="00D91717">
        <w:t>,</w:t>
      </w:r>
      <w:r w:rsidRPr="00FD4A4B">
        <w:t xml:space="preserve"> are not enabled.</w:t>
      </w:r>
    </w:p>
    <w:p w14:paraId="14692243" w14:textId="77777777" w:rsidR="00A31B70" w:rsidRPr="005A6876" w:rsidRDefault="00A31B70" w:rsidP="005A6876">
      <w:pPr>
        <w:rPr>
          <w:b/>
        </w:rPr>
      </w:pPr>
      <w:r w:rsidRPr="005A6876">
        <w:rPr>
          <w:b/>
        </w:rPr>
        <w:t>Expected format of evidence:</w:t>
      </w:r>
    </w:p>
    <w:p w14:paraId="2054212F" w14:textId="77777777" w:rsidR="00A31B70" w:rsidRPr="00FD4A4B" w:rsidRDefault="00A31B70" w:rsidP="00D139CE">
      <w:pPr>
        <w:pStyle w:val="B1"/>
      </w:pPr>
      <w:r w:rsidRPr="00FD4A4B">
        <w:t>-</w:t>
      </w:r>
      <w:r w:rsidRPr="00FD4A4B">
        <w:tab/>
        <w:t>Tools used and their configuration</w:t>
      </w:r>
    </w:p>
    <w:p w14:paraId="5689CE6E" w14:textId="77777777" w:rsidR="00A31B70" w:rsidRPr="00FD4A4B" w:rsidRDefault="00A31B70" w:rsidP="00415A7C">
      <w:pPr>
        <w:pStyle w:val="B1"/>
      </w:pPr>
      <w:r w:rsidRPr="00FD4A4B">
        <w:t>-</w:t>
      </w:r>
      <w:r w:rsidRPr="00FD4A4B">
        <w:tab/>
      </w:r>
      <w:r w:rsidR="00415A7C" w:rsidRPr="00FD4A4B">
        <w:t>Tool output</w:t>
      </w:r>
    </w:p>
    <w:p w14:paraId="7FC1414D" w14:textId="77777777" w:rsidR="00F9276A" w:rsidRPr="00FD4A4B" w:rsidRDefault="000E530A" w:rsidP="00854FC4">
      <w:pPr>
        <w:pStyle w:val="Heading6"/>
      </w:pPr>
      <w:bookmarkStart w:id="296" w:name="_Toc224924986"/>
      <w:bookmarkStart w:id="297" w:name="_CR4_2_4_1_1_3"/>
      <w:r w:rsidRPr="00907F75">
        <w:t>4</w:t>
      </w:r>
      <w:r w:rsidR="00F9276A" w:rsidRPr="00FD4A4B">
        <w:t>.2.4.1.1.3</w:t>
      </w:r>
      <w:r w:rsidR="00F9276A" w:rsidRPr="00FD4A4B">
        <w:tab/>
        <w:t>Handling of IP options and extensions</w:t>
      </w:r>
      <w:bookmarkEnd w:id="296"/>
    </w:p>
    <w:bookmarkEnd w:id="297"/>
    <w:p w14:paraId="33F32407" w14:textId="77777777" w:rsidR="00F9276A" w:rsidRPr="00FD4A4B" w:rsidRDefault="00F9276A" w:rsidP="00F9276A">
      <w:r w:rsidRPr="00FD4A4B">
        <w:rPr>
          <w:i/>
        </w:rPr>
        <w:t>Requirement Name</w:t>
      </w:r>
      <w:r w:rsidRPr="00FD4A4B">
        <w:t xml:space="preserve">: </w:t>
      </w:r>
      <w:r w:rsidR="00A0243F" w:rsidRPr="00A0243F">
        <w:t>Handling of IP options and extensions</w:t>
      </w:r>
    </w:p>
    <w:p w14:paraId="11BA0087" w14:textId="77777777" w:rsidR="00270C88" w:rsidRDefault="00270C88" w:rsidP="00F9276A">
      <w:pPr>
        <w:rPr>
          <w:i/>
        </w:rPr>
      </w:pPr>
      <w:r w:rsidRPr="00270C88">
        <w:rPr>
          <w:i/>
        </w:rPr>
        <w:t xml:space="preserve">Requirement Reference: </w:t>
      </w:r>
      <w:r w:rsidRPr="00270C88">
        <w:rPr>
          <w:iCs/>
        </w:rPr>
        <w:t>In accordance with industry best practice</w:t>
      </w:r>
    </w:p>
    <w:p w14:paraId="27B308AC" w14:textId="77777777" w:rsidR="00F9276A" w:rsidRPr="00FD4A4B" w:rsidRDefault="00F9276A" w:rsidP="00F9276A">
      <w:r w:rsidRPr="00FD4A4B">
        <w:rPr>
          <w:i/>
        </w:rPr>
        <w:t>Requirement Description</w:t>
      </w:r>
      <w:r w:rsidRPr="00FD4A4B">
        <w:t xml:space="preserve">: </w:t>
      </w:r>
    </w:p>
    <w:p w14:paraId="1A6068DB" w14:textId="77777777" w:rsidR="00F9276A" w:rsidRPr="00FD4A4B" w:rsidRDefault="00F9276A" w:rsidP="00F9276A">
      <w:r w:rsidRPr="00FD4A4B">
        <w:t>IP packets with unnecessary options or extension headers shall not be processed. IP options and extension headers (</w:t>
      </w:r>
      <w:r w:rsidR="0057309E" w:rsidRPr="00FD4A4B">
        <w:t>e.g.</w:t>
      </w:r>
      <w:r w:rsidRPr="00FD4A4B">
        <w:t xml:space="preserve"> source routing) are only required in exceptional cases. So, all packets with enabled IP options or extension headers shall be filtered.</w:t>
      </w:r>
    </w:p>
    <w:p w14:paraId="7FA36023" w14:textId="77777777" w:rsidR="00270C88" w:rsidRDefault="00270C88" w:rsidP="00F9276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51491E" w:rsidRPr="0051491E">
        <w:rPr>
          <w:rFonts w:ascii="Tele-GroteskNor" w:eastAsia="SimSun" w:hAnsi="Tele-GroteskNor" w:cs="Tele-GroteskNor"/>
          <w:color w:val="000000"/>
          <w:lang w:val="en-US" w:eastAsia="zh-CN"/>
        </w:rPr>
        <w:t>, clause 5.7.3, Denial of service</w:t>
      </w:r>
    </w:p>
    <w:p w14:paraId="39AC22F7" w14:textId="77777777" w:rsidR="00F9276A" w:rsidRPr="00FD4A4B" w:rsidRDefault="00F9276A" w:rsidP="00F9276A">
      <w:r w:rsidRPr="00FD4A4B">
        <w:rPr>
          <w:i/>
        </w:rPr>
        <w:t>Test Case</w:t>
      </w:r>
      <w:r w:rsidRPr="00FD4A4B">
        <w:t xml:space="preserve">: </w:t>
      </w:r>
    </w:p>
    <w:p w14:paraId="1BC62823" w14:textId="77777777" w:rsidR="00741FA1" w:rsidRPr="00FD4A4B" w:rsidRDefault="00741FA1" w:rsidP="00DC3C3E">
      <w:pPr>
        <w:keepNext/>
        <w:keepLines/>
        <w:spacing w:before="180"/>
      </w:pPr>
      <w:r w:rsidRPr="00FD4A4B">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14:paraId="1BFE885B" w14:textId="77777777" w:rsidR="00741FA1" w:rsidRPr="00FD4A4B" w:rsidRDefault="00741FA1" w:rsidP="00741FA1">
      <w:r w:rsidRPr="00FD4A4B">
        <w:rPr>
          <w:b/>
        </w:rPr>
        <w:t>Test Name</w:t>
      </w:r>
      <w:r w:rsidRPr="00FD4A4B">
        <w:t>: TC_HANDLING-IP-OPTIONS-AND-EXTENSIONS</w:t>
      </w:r>
    </w:p>
    <w:p w14:paraId="0EC1C309" w14:textId="77777777" w:rsidR="00741FA1" w:rsidRPr="00FD4A4B" w:rsidRDefault="00741FA1" w:rsidP="00741FA1">
      <w:r w:rsidRPr="00FD4A4B">
        <w:rPr>
          <w:b/>
        </w:rPr>
        <w:t xml:space="preserve">Purpose: </w:t>
      </w:r>
      <w:r w:rsidRPr="00FD4A4B">
        <w:t>To verify that the network product provides functionality to filter out IP packets with unnecessary options or extension headers</w:t>
      </w:r>
      <w:r w:rsidR="00DB55D8" w:rsidRPr="00DB55D8">
        <w:t xml:space="preserve"> in reference to RFC 7126 [</w:t>
      </w:r>
      <w:r w:rsidR="00DB55D8">
        <w:t>20</w:t>
      </w:r>
      <w:r w:rsidR="00DB55D8" w:rsidRPr="00DB55D8">
        <w:t>]</w:t>
      </w:r>
      <w:r w:rsidRPr="00FD4A4B">
        <w:t>.</w:t>
      </w:r>
    </w:p>
    <w:p w14:paraId="3A63D7AF" w14:textId="77777777" w:rsidR="00741FA1" w:rsidRPr="00FD4A4B" w:rsidRDefault="00741FA1" w:rsidP="00741FA1">
      <w:pPr>
        <w:rPr>
          <w:b/>
        </w:rPr>
      </w:pPr>
      <w:r w:rsidRPr="00FD4A4B">
        <w:rPr>
          <w:b/>
        </w:rPr>
        <w:t>Procedure and execution steps:</w:t>
      </w:r>
    </w:p>
    <w:p w14:paraId="23561CE2" w14:textId="77777777" w:rsidR="00741FA1" w:rsidRPr="00FD4A4B" w:rsidRDefault="00741FA1" w:rsidP="00741FA1">
      <w:pPr>
        <w:rPr>
          <w:b/>
        </w:rPr>
      </w:pPr>
      <w:r w:rsidRPr="00FD4A4B">
        <w:rPr>
          <w:b/>
        </w:rPr>
        <w:t>Pre-Conditions:</w:t>
      </w:r>
    </w:p>
    <w:p w14:paraId="399EC871" w14:textId="77777777" w:rsidR="00741FA1" w:rsidRPr="00FD4A4B" w:rsidRDefault="00741FA1" w:rsidP="009D1E7D">
      <w:pPr>
        <w:pStyle w:val="B1"/>
      </w:pPr>
      <w:r w:rsidRPr="00FD4A4B">
        <w:t>-</w:t>
      </w:r>
      <w:r w:rsidRPr="00FD4A4B">
        <w:tab/>
        <w:t xml:space="preserve">The </w:t>
      </w:r>
      <w:r w:rsidR="00A0243F" w:rsidRPr="00A0243F">
        <w:t xml:space="preserve">vendor </w:t>
      </w:r>
      <w:r w:rsidRPr="00FD4A4B">
        <w:t xml:space="preserve">declares in the documentation accompanying the network product at least the following information: </w:t>
      </w:r>
    </w:p>
    <w:p w14:paraId="1B7C75B0" w14:textId="77777777" w:rsidR="00741FA1" w:rsidRPr="00FD4A4B" w:rsidRDefault="00741FA1" w:rsidP="009D1E7D">
      <w:pPr>
        <w:pStyle w:val="B2"/>
        <w:ind w:left="852"/>
      </w:pPr>
      <w:r w:rsidRPr="00FD4A4B">
        <w:t>-</w:t>
      </w:r>
      <w:r w:rsidRPr="00FD4A4B">
        <w:tab/>
        <w:t>The support of filtering capability for IP packets with unnecessary options or extensions headers.</w:t>
      </w:r>
    </w:p>
    <w:p w14:paraId="10BBA43A" w14:textId="77777777" w:rsidR="00741FA1" w:rsidRPr="00FD4A4B" w:rsidRDefault="00741FA1" w:rsidP="009D1E7D">
      <w:pPr>
        <w:pStyle w:val="B2"/>
        <w:ind w:left="852"/>
      </w:pPr>
      <w:r w:rsidRPr="00FD4A4B">
        <w:t>-</w:t>
      </w:r>
      <w:r w:rsidRPr="00FD4A4B">
        <w:tab/>
        <w:t>The actions performed by the network product when an IP packet with unnecessary options or extensions headers is received (e.g. the packet is dropped,</w:t>
      </w:r>
      <w:r w:rsidR="00614893" w:rsidRPr="00FD4A4B">
        <w:t xml:space="preserve"> </w:t>
      </w:r>
      <w:r w:rsidRPr="00FD4A4B">
        <w:t>the options or extensions are ignored and the packet is treated as if it has no IP options, etc.).</w:t>
      </w:r>
    </w:p>
    <w:p w14:paraId="0997FCE5" w14:textId="77777777" w:rsidR="00741FA1" w:rsidRPr="00FD4A4B" w:rsidRDefault="00741FA1" w:rsidP="009D1E7D">
      <w:pPr>
        <w:pStyle w:val="B2"/>
        <w:ind w:left="852"/>
      </w:pPr>
      <w:r w:rsidRPr="00FD4A4B">
        <w:t>-</w:t>
      </w:r>
      <w:r w:rsidRPr="00FD4A4B">
        <w:tab/>
        <w:t>Guidelines on how to enable and configure this filtering capability.</w:t>
      </w:r>
    </w:p>
    <w:p w14:paraId="26CD9D08" w14:textId="77777777" w:rsidR="00741FA1" w:rsidRPr="00FD4A4B" w:rsidRDefault="00741FA1" w:rsidP="009D1E7D">
      <w:pPr>
        <w:pStyle w:val="B1"/>
        <w:rPr>
          <w:b/>
          <w:lang w:eastAsia="zh-CN"/>
        </w:rPr>
      </w:pPr>
      <w:r w:rsidRPr="00FD4A4B">
        <w:t>-</w:t>
      </w:r>
      <w:r w:rsidRPr="00FD4A4B">
        <w:tab/>
        <w:t>The network product has at least one physical interface named if1 supporting both IPv4 and IPv6.</w:t>
      </w:r>
      <w:r w:rsidR="00061893" w:rsidRPr="00061893">
        <w:rPr>
          <w:lang w:val="en-IE"/>
        </w:rPr>
        <w:t xml:space="preserve"> </w:t>
      </w:r>
      <w:r w:rsidR="00061893">
        <w:rPr>
          <w:lang w:val="en-IE"/>
        </w:rPr>
        <w:t xml:space="preserve">If the network product does not support IPv6 then IPv6 related steps and checks </w:t>
      </w:r>
      <w:r w:rsidR="009F47D7" w:rsidRPr="009F47D7">
        <w:rPr>
          <w:lang w:val="en-IE"/>
        </w:rPr>
        <w:t xml:space="preserve">are </w:t>
      </w:r>
      <w:r w:rsidR="00061893">
        <w:rPr>
          <w:lang w:val="en-IE"/>
        </w:rPr>
        <w:t>skipped</w:t>
      </w:r>
      <w:r w:rsidR="00061893">
        <w:rPr>
          <w:b/>
          <w:lang w:val="en-IE" w:eastAsia="zh-CN"/>
        </w:rPr>
        <w:t>.</w:t>
      </w:r>
    </w:p>
    <w:p w14:paraId="390E0C74" w14:textId="77777777" w:rsidR="00741FA1" w:rsidRPr="00FD4A4B" w:rsidRDefault="00741FA1" w:rsidP="009D1E7D">
      <w:pPr>
        <w:pStyle w:val="B1"/>
      </w:pPr>
      <w:r w:rsidRPr="00FD4A4B">
        <w:t>-</w:t>
      </w:r>
      <w:r w:rsidRPr="00FD4A4B">
        <w:tab/>
        <w:t>A network traffic analyser on the network product (e.g. TCPDUMP) or an external traffic analyser directly connected to the network product is available.</w:t>
      </w:r>
    </w:p>
    <w:p w14:paraId="6B00A218" w14:textId="77777777" w:rsidR="00741FA1" w:rsidRPr="00FD4A4B" w:rsidRDefault="00741FA1" w:rsidP="009D1E7D">
      <w:pPr>
        <w:pStyle w:val="B1"/>
      </w:pPr>
      <w:r w:rsidRPr="00FD4A4B">
        <w:t>-</w:t>
      </w:r>
      <w:r w:rsidRPr="00FD4A4B">
        <w:tab/>
        <w:t>The tester has administrative privileges.</w:t>
      </w:r>
    </w:p>
    <w:p w14:paraId="12575866" w14:textId="77777777" w:rsidR="00741FA1" w:rsidRPr="00FD4A4B" w:rsidRDefault="00741FA1" w:rsidP="009D1E7D">
      <w:pPr>
        <w:pStyle w:val="B1"/>
      </w:pPr>
      <w:r w:rsidRPr="00FD4A4B">
        <w:t>-</w:t>
      </w:r>
      <w:r w:rsidRPr="00FD4A4B">
        <w:tab/>
        <w:t xml:space="preserve">A tester machine is available with a tool able to send IPv4 packets with the IP Options and IPv6 packets </w:t>
      </w:r>
      <w:r w:rsidR="00061893">
        <w:rPr>
          <w:lang w:val="en-IE"/>
        </w:rPr>
        <w:t>(if supported by the network product)</w:t>
      </w:r>
      <w:r w:rsidR="00061893" w:rsidRPr="00FD4A4B">
        <w:t xml:space="preserve"> </w:t>
      </w:r>
      <w:r w:rsidRPr="00FD4A4B">
        <w:t>with Extension Header set (e.g. Scapy).</w:t>
      </w:r>
    </w:p>
    <w:p w14:paraId="3BE70743" w14:textId="77777777" w:rsidR="00741FA1" w:rsidRPr="00FB4568" w:rsidRDefault="00741FA1" w:rsidP="00FB4568">
      <w:pPr>
        <w:rPr>
          <w:b/>
          <w:bCs/>
        </w:rPr>
      </w:pPr>
      <w:r w:rsidRPr="00FB4568">
        <w:rPr>
          <w:b/>
          <w:bCs/>
        </w:rPr>
        <w:t>Execution Steps</w:t>
      </w:r>
    </w:p>
    <w:p w14:paraId="290E76C0" w14:textId="77777777" w:rsidR="00741FA1" w:rsidRPr="00FD4A4B" w:rsidRDefault="00741FA1" w:rsidP="009D1E7D">
      <w:pPr>
        <w:pStyle w:val="B1"/>
      </w:pPr>
      <w:r w:rsidRPr="00FD4A4B">
        <w:t>1.</w:t>
      </w:r>
      <w:r w:rsidRPr="00FD4A4B">
        <w:tab/>
        <w:t>The tester logs in the network product.</w:t>
      </w:r>
    </w:p>
    <w:p w14:paraId="2AEE5C53" w14:textId="77777777" w:rsidR="00741FA1" w:rsidRPr="00FD4A4B" w:rsidRDefault="00741FA1" w:rsidP="009D1E7D">
      <w:pPr>
        <w:pStyle w:val="B1"/>
      </w:pPr>
      <w:r w:rsidRPr="00FD4A4B">
        <w:t>2.</w:t>
      </w:r>
      <w:r w:rsidRPr="00FD4A4B">
        <w:tab/>
        <w:t>The tester configures on the network product a filtering rule to drop all IP packets containing an IP Option set</w:t>
      </w:r>
    </w:p>
    <w:p w14:paraId="155894F3" w14:textId="77777777" w:rsidR="00741FA1" w:rsidRPr="00FD4A4B" w:rsidRDefault="00741FA1" w:rsidP="00FB4568">
      <w:pPr>
        <w:pStyle w:val="B2"/>
      </w:pPr>
      <w:r w:rsidRPr="00FD4A4B">
        <w:t>a)</w:t>
      </w:r>
      <w:r w:rsidRPr="00FD4A4B">
        <w:tab/>
        <w:t>The tester establishes an O&amp;M session on if1 interface</w:t>
      </w:r>
    </w:p>
    <w:p w14:paraId="0256FBFB" w14:textId="77777777" w:rsidR="00741FA1" w:rsidRPr="00FD4A4B" w:rsidRDefault="00741FA1" w:rsidP="00FB4568">
      <w:pPr>
        <w:pStyle w:val="B2"/>
      </w:pPr>
      <w:r w:rsidRPr="00FD4A4B">
        <w:t>b)</w:t>
      </w:r>
      <w:r w:rsidRPr="00FD4A4B">
        <w:tab/>
        <w:t>Using the tool (e.g. Scapy) the tester sends from the tester machine an IPv4 TCP SYN packet with</w:t>
      </w:r>
      <w:r w:rsidR="00614893" w:rsidRPr="00FD4A4B">
        <w:t xml:space="preserve"> </w:t>
      </w:r>
      <w:r w:rsidR="00E4326A">
        <w:t xml:space="preserve">an appropriate </w:t>
      </w:r>
      <w:r w:rsidRPr="00FD4A4B">
        <w:t>destination port</w:t>
      </w:r>
      <w:r w:rsidR="00FB4568">
        <w:t xml:space="preserve"> </w:t>
      </w:r>
      <w:r w:rsidRPr="00FD4A4B">
        <w:t>to if1 interface without setting any IP Options</w:t>
      </w:r>
    </w:p>
    <w:p w14:paraId="5E0D8D85" w14:textId="77777777" w:rsidR="00741FA1" w:rsidRPr="00FD4A4B" w:rsidRDefault="00741FA1" w:rsidP="00FB4568">
      <w:pPr>
        <w:pStyle w:val="B2"/>
      </w:pPr>
      <w:r w:rsidRPr="00FD4A4B">
        <w:t>c)</w:t>
      </w:r>
      <w:r w:rsidRPr="00FD4A4B">
        <w:tab/>
        <w:t>Using the network traffic analyser, the tester verifies that the IP packet is received by the network product and the tester verifies that the corresponding ACK message is sent back.</w:t>
      </w:r>
    </w:p>
    <w:p w14:paraId="48FB1025" w14:textId="77777777" w:rsidR="00741FA1" w:rsidRPr="00FD4A4B" w:rsidRDefault="00741FA1" w:rsidP="00FB4568">
      <w:pPr>
        <w:pStyle w:val="B2"/>
      </w:pPr>
      <w:r w:rsidRPr="00FD4A4B">
        <w:t>d)</w:t>
      </w:r>
      <w:r w:rsidRPr="00FD4A4B">
        <w:tab/>
        <w:t>Using the tool (e.g. Scapy</w:t>
      </w:r>
      <w:r w:rsidR="00614893" w:rsidRPr="00FD4A4B">
        <w:t>)</w:t>
      </w:r>
      <w:r w:rsidRPr="00FD4A4B">
        <w:t xml:space="preserve"> the tester sends an IPv4 TCP SYN packet with</w:t>
      </w:r>
      <w:r w:rsidR="00E4326A" w:rsidRPr="00E75766">
        <w:t xml:space="preserve"> an appropriate</w:t>
      </w:r>
      <w:r w:rsidR="00614893" w:rsidRPr="00FD4A4B">
        <w:t xml:space="preserve"> </w:t>
      </w:r>
      <w:r w:rsidRPr="00FD4A4B">
        <w:t>destination port</w:t>
      </w:r>
      <w:r w:rsidR="00614893" w:rsidRPr="00FD4A4B">
        <w:t xml:space="preserve"> </w:t>
      </w:r>
      <w:r w:rsidRPr="00FD4A4B">
        <w:t xml:space="preserve">and an IP Option set to the if1 interface </w:t>
      </w:r>
    </w:p>
    <w:p w14:paraId="62A72A57" w14:textId="77777777" w:rsidR="00741FA1" w:rsidRPr="00FD4A4B" w:rsidRDefault="00741FA1" w:rsidP="00FB4568">
      <w:pPr>
        <w:pStyle w:val="B2"/>
      </w:pPr>
      <w:r w:rsidRPr="00FD4A4B">
        <w:t>e)</w:t>
      </w:r>
      <w:r w:rsidRPr="00FD4A4B">
        <w:tab/>
        <w:t>Using the network traffic analyser, the tester verifies that the IP packet is received by the network product but no ACK message is sent back. This confirm</w:t>
      </w:r>
      <w:r w:rsidR="00D91717">
        <w:t>s</w:t>
      </w:r>
      <w:r w:rsidRPr="00FD4A4B">
        <w:t xml:space="preserve"> the packet is dropped as expected from the filtering rule.</w:t>
      </w:r>
    </w:p>
    <w:p w14:paraId="42102FB6" w14:textId="77777777" w:rsidR="00741FA1" w:rsidRPr="00FD4A4B" w:rsidRDefault="00741FA1" w:rsidP="009D1E7D">
      <w:pPr>
        <w:pStyle w:val="B1"/>
      </w:pPr>
      <w:r w:rsidRPr="00FD4A4B">
        <w:t>3.</w:t>
      </w:r>
      <w:r w:rsidRPr="00FD4A4B">
        <w:tab/>
        <w:t>The tester configures on the network product a filtering rule to drop all incoming packets based on specific Extension Header Types, e.g. packets with the Routing Header extension</w:t>
      </w:r>
      <w:r w:rsidR="00061893">
        <w:rPr>
          <w:lang w:val="en-IE"/>
        </w:rPr>
        <w:t xml:space="preserve">. </w:t>
      </w:r>
      <w:r w:rsidR="009F47D7" w:rsidRPr="009F47D7">
        <w:rPr>
          <w:lang w:val="en-IE"/>
        </w:rPr>
        <w:t xml:space="preserve">Skip </w:t>
      </w:r>
      <w:r w:rsidR="00061893">
        <w:rPr>
          <w:lang w:val="en-IE"/>
        </w:rPr>
        <w:t>Step 3 if the network product does not support IPv6.</w:t>
      </w:r>
      <w:r w:rsidRPr="00FD4A4B">
        <w:t xml:space="preserve"> </w:t>
      </w:r>
    </w:p>
    <w:p w14:paraId="0203265F" w14:textId="77777777" w:rsidR="00741FA1" w:rsidRPr="00FD4A4B" w:rsidRDefault="00741FA1" w:rsidP="009D1E7D">
      <w:pPr>
        <w:pStyle w:val="B2"/>
        <w:ind w:left="852"/>
      </w:pPr>
      <w:r w:rsidRPr="00FD4A4B">
        <w:t>a)</w:t>
      </w:r>
      <w:r w:rsidRPr="00FD4A4B">
        <w:tab/>
        <w:t>Using the tool (e.g. Scapy) the tester sends from the tester machine an IPv6 TCP SYN packet with</w:t>
      </w:r>
      <w:r w:rsidR="00614893" w:rsidRPr="00FD4A4B">
        <w:t xml:space="preserve"> </w:t>
      </w:r>
      <w:r w:rsidR="00E4326A" w:rsidRPr="00E75766">
        <w:t>an appropriate</w:t>
      </w:r>
      <w:r w:rsidR="00E4326A">
        <w:t xml:space="preserve"> </w:t>
      </w:r>
      <w:r w:rsidRPr="00FD4A4B">
        <w:t>destination port</w:t>
      </w:r>
      <w:r w:rsidR="00614893" w:rsidRPr="00FD4A4B">
        <w:t xml:space="preserve"> </w:t>
      </w:r>
      <w:r w:rsidRPr="00FD4A4B">
        <w:t xml:space="preserve"> to if1 interface without setting any extension header</w:t>
      </w:r>
    </w:p>
    <w:p w14:paraId="4DE3C867" w14:textId="77777777" w:rsidR="00741FA1" w:rsidRPr="00FD4A4B" w:rsidRDefault="00741FA1" w:rsidP="009D1E7D">
      <w:pPr>
        <w:pStyle w:val="B2"/>
        <w:ind w:left="852"/>
      </w:pPr>
      <w:r w:rsidRPr="00FD4A4B">
        <w:t>b)</w:t>
      </w:r>
      <w:r w:rsidRPr="00FD4A4B">
        <w:tab/>
        <w:t>Using the network traffic analyser, the tester verifies that the IP packet is received by the network product and the tester verifies that the corresponding ACK message is sent back.</w:t>
      </w:r>
    </w:p>
    <w:p w14:paraId="368BF29C" w14:textId="77777777" w:rsidR="00741FA1" w:rsidRPr="00FD4A4B" w:rsidRDefault="00741FA1" w:rsidP="009D1E7D">
      <w:pPr>
        <w:pStyle w:val="B2"/>
        <w:ind w:left="852"/>
      </w:pPr>
      <w:r w:rsidRPr="00FD4A4B">
        <w:t>c)</w:t>
      </w:r>
      <w:r w:rsidRPr="00FD4A4B">
        <w:tab/>
        <w:t>Using the tool (e.g. Scapy</w:t>
      </w:r>
      <w:r w:rsidR="00614893" w:rsidRPr="00FD4A4B">
        <w:t>)</w:t>
      </w:r>
      <w:r w:rsidRPr="00FD4A4B">
        <w:t xml:space="preserve"> the tester sends an IPv6 TCP SYN packet with</w:t>
      </w:r>
      <w:r w:rsidR="00614893" w:rsidRPr="00FD4A4B">
        <w:t xml:space="preserve"> </w:t>
      </w:r>
      <w:r w:rsidR="00E4326A" w:rsidRPr="00E75766">
        <w:t>an appropriate</w:t>
      </w:r>
      <w:r w:rsidR="00E4326A">
        <w:t xml:space="preserve"> </w:t>
      </w:r>
      <w:r w:rsidRPr="00FD4A4B">
        <w:t>destination port</w:t>
      </w:r>
      <w:r w:rsidR="00614893" w:rsidRPr="00FD4A4B">
        <w:t xml:space="preserve"> </w:t>
      </w:r>
      <w:r w:rsidRPr="00FD4A4B">
        <w:t xml:space="preserve">and an extension header set to the if1 interface </w:t>
      </w:r>
    </w:p>
    <w:p w14:paraId="31E71753" w14:textId="77777777" w:rsidR="00741FA1" w:rsidRPr="00FD4A4B" w:rsidRDefault="00741FA1" w:rsidP="009D1E7D">
      <w:pPr>
        <w:pStyle w:val="B2"/>
        <w:ind w:left="852"/>
      </w:pPr>
      <w:r w:rsidRPr="00FD4A4B">
        <w:t>d)</w:t>
      </w:r>
      <w:r w:rsidRPr="00FD4A4B">
        <w:tab/>
        <w:t>Using the network traffic analyser, the tester verifies that the IP packet is received by the network product but no ACK message is sent back. This confirm</w:t>
      </w:r>
      <w:r w:rsidR="00D91717">
        <w:t>s</w:t>
      </w:r>
      <w:r w:rsidRPr="00FD4A4B">
        <w:t xml:space="preserve"> the packet is dropped as expected from the filtering rule.</w:t>
      </w:r>
    </w:p>
    <w:p w14:paraId="09769E07" w14:textId="77777777" w:rsidR="00741FA1" w:rsidRPr="00FD4A4B" w:rsidRDefault="00741FA1" w:rsidP="00741FA1">
      <w:pPr>
        <w:rPr>
          <w:b/>
        </w:rPr>
      </w:pPr>
      <w:r w:rsidRPr="00FD4A4B">
        <w:rPr>
          <w:b/>
        </w:rPr>
        <w:t>Expected Results:</w:t>
      </w:r>
    </w:p>
    <w:p w14:paraId="269921F9" w14:textId="77777777" w:rsidR="00741FA1" w:rsidRPr="00FD4A4B" w:rsidRDefault="00741FA1" w:rsidP="00741FA1">
      <w:r w:rsidRPr="00FD4A4B">
        <w:t xml:space="preserve">The network product discards IPv4 packets with unnecessary options </w:t>
      </w:r>
      <w:r w:rsidR="00DB55D8">
        <w:rPr>
          <w:lang w:val="en-US"/>
        </w:rPr>
        <w:t>in</w:t>
      </w:r>
      <w:r w:rsidR="00DB55D8" w:rsidRPr="009D42B9">
        <w:rPr>
          <w:lang w:val="en-US"/>
        </w:rPr>
        <w:t xml:space="preserve"> reference </w:t>
      </w:r>
      <w:r w:rsidR="00DB55D8">
        <w:rPr>
          <w:lang w:val="en-US"/>
        </w:rPr>
        <w:t xml:space="preserve">to </w:t>
      </w:r>
      <w:r w:rsidR="00DB55D8" w:rsidRPr="009D42B9">
        <w:rPr>
          <w:lang w:val="en-US"/>
        </w:rPr>
        <w:t>RFC 7126</w:t>
      </w:r>
      <w:r w:rsidR="00DB55D8">
        <w:rPr>
          <w:lang w:val="en-US"/>
        </w:rPr>
        <w:t xml:space="preserve"> </w:t>
      </w:r>
      <w:r w:rsidR="00DB55D8" w:rsidRPr="00FD6F5B">
        <w:t>[</w:t>
      </w:r>
      <w:r w:rsidR="00DB55D8">
        <w:t>20</w:t>
      </w:r>
      <w:r w:rsidR="00DB55D8" w:rsidRPr="00FD6F5B">
        <w:t>]</w:t>
      </w:r>
      <w:r w:rsidR="00DB55D8" w:rsidRPr="00FD4A4B">
        <w:t xml:space="preserve"> </w:t>
      </w:r>
      <w:r w:rsidRPr="00FD4A4B">
        <w:t xml:space="preserve">or IPv6 packets </w:t>
      </w:r>
      <w:r w:rsidR="00DC6D8A">
        <w:t xml:space="preserve">(assuming the network product supports IPv6) </w:t>
      </w:r>
      <w:r w:rsidRPr="00FD4A4B">
        <w:t>with extension header.</w:t>
      </w:r>
    </w:p>
    <w:p w14:paraId="5BB92678" w14:textId="77777777" w:rsidR="00741FA1" w:rsidRPr="00FD4A4B" w:rsidRDefault="00741FA1" w:rsidP="00741FA1">
      <w:pPr>
        <w:rPr>
          <w:b/>
        </w:rPr>
      </w:pPr>
      <w:r w:rsidRPr="00FD4A4B">
        <w:rPr>
          <w:b/>
        </w:rPr>
        <w:t>Expected format of evidence:</w:t>
      </w:r>
    </w:p>
    <w:p w14:paraId="6905C1B4" w14:textId="77777777" w:rsidR="00741FA1" w:rsidRPr="00FD4A4B" w:rsidRDefault="00741FA1" w:rsidP="009D1E7D">
      <w:pPr>
        <w:pStyle w:val="B1"/>
      </w:pPr>
      <w:r w:rsidRPr="00FD4A4B">
        <w:t>-</w:t>
      </w:r>
      <w:r w:rsidRPr="00FD4A4B">
        <w:tab/>
        <w:t>Used tools and their configurations</w:t>
      </w:r>
    </w:p>
    <w:p w14:paraId="1CE4F6C0" w14:textId="77777777" w:rsidR="00741FA1" w:rsidRPr="00FD4A4B" w:rsidRDefault="00741FA1" w:rsidP="009D1E7D">
      <w:pPr>
        <w:pStyle w:val="B1"/>
      </w:pPr>
      <w:r w:rsidRPr="00FD4A4B">
        <w:t>-</w:t>
      </w:r>
      <w:r w:rsidRPr="00FD4A4B">
        <w:tab/>
        <w:t>Settings and configurations used</w:t>
      </w:r>
    </w:p>
    <w:p w14:paraId="16DAEDDB" w14:textId="77777777" w:rsidR="00741FA1" w:rsidRPr="00FD4A4B" w:rsidRDefault="00741FA1" w:rsidP="009D1E7D">
      <w:pPr>
        <w:pStyle w:val="B1"/>
      </w:pPr>
      <w:r w:rsidRPr="00FD4A4B">
        <w:t>-</w:t>
      </w:r>
      <w:r w:rsidRPr="00FD4A4B">
        <w:tab/>
        <w:t>Pcap trace</w:t>
      </w:r>
    </w:p>
    <w:p w14:paraId="67E3B6AF" w14:textId="77777777" w:rsidR="00741FA1" w:rsidRPr="00FD4A4B" w:rsidRDefault="00741FA1" w:rsidP="00D139CE">
      <w:pPr>
        <w:pStyle w:val="B1"/>
      </w:pPr>
      <w:r w:rsidRPr="00FD4A4B">
        <w:t>-</w:t>
      </w:r>
      <w:r w:rsidRPr="00FD4A4B">
        <w:tab/>
        <w:t>Screenshot</w:t>
      </w:r>
    </w:p>
    <w:p w14:paraId="25E44665" w14:textId="77777777" w:rsidR="00F9276A" w:rsidRPr="00FD4A4B" w:rsidRDefault="000E530A" w:rsidP="006D5002">
      <w:pPr>
        <w:pStyle w:val="Heading5"/>
      </w:pPr>
      <w:bookmarkStart w:id="298" w:name="_CR4_2_4_1_2"/>
      <w:bookmarkStart w:id="299" w:name="_Toc19542400"/>
      <w:bookmarkStart w:id="300" w:name="_Toc35348402"/>
      <w:bookmarkStart w:id="301" w:name="_Toc224924987"/>
      <w:bookmarkEnd w:id="298"/>
      <w:r w:rsidRPr="00907F75">
        <w:t>4</w:t>
      </w:r>
      <w:r w:rsidR="00F9276A" w:rsidRPr="00FD4A4B">
        <w:t>.2.4.1.2</w:t>
      </w:r>
      <w:r w:rsidR="00F9276A" w:rsidRPr="00FD4A4B">
        <w:tab/>
        <w:t>Authentication and Authorization</w:t>
      </w:r>
      <w:bookmarkEnd w:id="299"/>
      <w:bookmarkEnd w:id="300"/>
      <w:bookmarkEnd w:id="301"/>
    </w:p>
    <w:p w14:paraId="416D5CF8" w14:textId="77777777" w:rsidR="00F9276A" w:rsidRPr="00FD4A4B" w:rsidRDefault="000E530A" w:rsidP="00E35363">
      <w:pPr>
        <w:pStyle w:val="Heading6"/>
      </w:pPr>
      <w:bookmarkStart w:id="302" w:name="_Toc224924988"/>
      <w:bookmarkStart w:id="303" w:name="_CR4_2_4_1_2_1"/>
      <w:r w:rsidRPr="00907F75">
        <w:t>4</w:t>
      </w:r>
      <w:r w:rsidR="00F9276A" w:rsidRPr="00FD4A4B">
        <w:t>.2.4.1.2.1</w:t>
      </w:r>
      <w:r w:rsidR="00F9276A" w:rsidRPr="00FD4A4B">
        <w:tab/>
        <w:t>Authenticated Privilege Escalation only</w:t>
      </w:r>
      <w:bookmarkEnd w:id="302"/>
    </w:p>
    <w:bookmarkEnd w:id="303"/>
    <w:p w14:paraId="1B946C7D" w14:textId="77777777" w:rsidR="00F9276A" w:rsidRPr="00FD4A4B" w:rsidRDefault="00F9276A" w:rsidP="00F9276A">
      <w:r w:rsidRPr="00FD4A4B">
        <w:rPr>
          <w:i/>
        </w:rPr>
        <w:t>Requirement Name</w:t>
      </w:r>
      <w:r w:rsidRPr="00FD4A4B">
        <w:t xml:space="preserve">: </w:t>
      </w:r>
      <w:r w:rsidR="00A0243F" w:rsidRPr="00A0243F">
        <w:t>Authenticated Privilege Escalation only</w:t>
      </w:r>
      <w:r w:rsidRPr="00FD4A4B">
        <w:t>.</w:t>
      </w:r>
    </w:p>
    <w:p w14:paraId="2812BB72" w14:textId="77777777" w:rsidR="00A34947" w:rsidRDefault="00A34947" w:rsidP="006D5002">
      <w:pPr>
        <w:keepNext/>
        <w:rPr>
          <w:i/>
        </w:rPr>
      </w:pPr>
      <w:r>
        <w:rPr>
          <w:i/>
        </w:rPr>
        <w:t>Requirement Reference</w:t>
      </w:r>
      <w:r>
        <w:rPr>
          <w:iCs/>
        </w:rPr>
        <w:t xml:space="preserve">: </w:t>
      </w:r>
      <w:r>
        <w:t>In accordance with industry best practice</w:t>
      </w:r>
    </w:p>
    <w:p w14:paraId="71ADDB8E" w14:textId="77777777" w:rsidR="00F9276A" w:rsidRPr="00FD4A4B" w:rsidRDefault="00F9276A" w:rsidP="006D5002">
      <w:pPr>
        <w:keepNext/>
      </w:pPr>
      <w:r w:rsidRPr="00FD4A4B">
        <w:rPr>
          <w:i/>
        </w:rPr>
        <w:t>Requirement Description</w:t>
      </w:r>
      <w:r w:rsidRPr="00FD4A4B">
        <w:t xml:space="preserve">: </w:t>
      </w:r>
    </w:p>
    <w:p w14:paraId="35CCB9F1" w14:textId="77777777" w:rsidR="00AC6400" w:rsidRDefault="00F9276A" w:rsidP="00AC6400">
      <w:r w:rsidRPr="00FD4A4B">
        <w:t>There shall not be a privilege escalation method in interactive sessions (CLI or GUI) which allows a user to gain administrator/root privileges from another user account without re-authentication.</w:t>
      </w:r>
    </w:p>
    <w:p w14:paraId="0A062700" w14:textId="77777777" w:rsidR="00F9276A" w:rsidRPr="00FD4A4B" w:rsidRDefault="00F9276A" w:rsidP="00AC6400">
      <w:r w:rsidRPr="00FD4A4B">
        <w:t>Implementation example: Disable insecure privilege escalation methods so that users are required to (re-)login directly into the account with the required permissions.</w:t>
      </w:r>
    </w:p>
    <w:p w14:paraId="2912D350" w14:textId="0B34F64F" w:rsidR="00A34947" w:rsidRDefault="00A34947" w:rsidP="00F9276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51491E" w:rsidRPr="0051491E">
        <w:rPr>
          <w:rFonts w:ascii="Tele-GroteskNor" w:eastAsia="SimSun" w:hAnsi="Tele-GroteskNor" w:cs="Tele-GroteskNor"/>
          <w:color w:val="000000"/>
          <w:lang w:val="en-US" w:eastAsia="zh-CN"/>
        </w:rPr>
        <w:t>, clause 5.3.8.7, Elevation of Privilege via Unnecessary Network Services</w:t>
      </w:r>
      <w:r w:rsidR="005A6F16" w:rsidRPr="005A6F16">
        <w:rPr>
          <w:rFonts w:ascii="Tele-GroteskNor" w:eastAsia="SimSun" w:hAnsi="Tele-GroteskNor" w:cs="Tele-GroteskNor"/>
          <w:color w:val="000000"/>
          <w:lang w:val="en-US" w:eastAsia="zh-CN"/>
        </w:rPr>
        <w:t>, clause 5.3.8.4, Root-Owned File Write Permission Abuse, 5.3.8.5, High-Privileged Files</w:t>
      </w:r>
      <w:r w:rsidR="005A6F16">
        <w:rPr>
          <w:rFonts w:ascii="Tele-GroteskNor" w:eastAsia="SimSun" w:hAnsi="Tele-GroteskNor" w:cs="Tele-GroteskNor"/>
          <w:color w:val="000000"/>
          <w:lang w:val="en-US" w:eastAsia="zh-CN"/>
        </w:rPr>
        <w:t>.</w:t>
      </w:r>
    </w:p>
    <w:p w14:paraId="52417343" w14:textId="77777777" w:rsidR="00F9276A" w:rsidRPr="00FD4A4B" w:rsidRDefault="00F9276A" w:rsidP="00F9276A">
      <w:r w:rsidRPr="00FD4A4B">
        <w:rPr>
          <w:i/>
        </w:rPr>
        <w:t>Test Case</w:t>
      </w:r>
      <w:r w:rsidRPr="00FD4A4B">
        <w:t xml:space="preserve">: </w:t>
      </w:r>
    </w:p>
    <w:p w14:paraId="33EFAAF5" w14:textId="77777777" w:rsidR="009E2784" w:rsidRPr="00FD4A4B" w:rsidRDefault="009E2784" w:rsidP="009E2784">
      <w:r w:rsidRPr="00FD4A4B">
        <w:rPr>
          <w:b/>
        </w:rPr>
        <w:t>Test Name</w:t>
      </w:r>
      <w:r w:rsidRPr="00FD4A4B">
        <w:t>: TC_</w:t>
      </w:r>
      <w:r w:rsidRPr="00FD4A4B">
        <w:rPr>
          <w:lang w:eastAsia="zh-CN"/>
        </w:rPr>
        <w:t>OS_PRIVILEGE</w:t>
      </w:r>
    </w:p>
    <w:p w14:paraId="0C7E35C6" w14:textId="77777777" w:rsidR="009E2784" w:rsidRPr="00AC6400" w:rsidRDefault="009E2784" w:rsidP="00AC6400">
      <w:pPr>
        <w:rPr>
          <w:b/>
          <w:bCs/>
          <w:lang w:eastAsia="zh-CN"/>
        </w:rPr>
      </w:pPr>
      <w:r w:rsidRPr="00AC6400">
        <w:rPr>
          <w:b/>
          <w:bCs/>
          <w:lang w:eastAsia="zh-CN"/>
        </w:rPr>
        <w:t>Purpose:</w:t>
      </w:r>
    </w:p>
    <w:p w14:paraId="60E1AC51" w14:textId="77777777" w:rsidR="009E2784" w:rsidRPr="00FD4A4B" w:rsidRDefault="009E2784" w:rsidP="009E2784">
      <w:r w:rsidRPr="00FD4A4B">
        <w:t xml:space="preserve">To ensure that privileged operating </w:t>
      </w:r>
      <w:r w:rsidRPr="00FD4A4B">
        <w:rPr>
          <w:rFonts w:hint="eastAsia"/>
          <w:lang w:eastAsia="zh-CN"/>
        </w:rPr>
        <w:t>system functions shall not be used without successful authentication and authorization</w:t>
      </w:r>
      <w:r w:rsidRPr="00FD4A4B">
        <w:rPr>
          <w:lang w:eastAsia="zh-CN"/>
        </w:rPr>
        <w:t>, and that violations of this requirement are documented and strictly limited in number and functionality</w:t>
      </w:r>
      <w:r w:rsidRPr="00FD4A4B">
        <w:t>.</w:t>
      </w:r>
    </w:p>
    <w:p w14:paraId="4C9C92E4" w14:textId="77777777" w:rsidR="009E2784" w:rsidRPr="00AC6400" w:rsidRDefault="009E2784" w:rsidP="00AC6400">
      <w:pPr>
        <w:rPr>
          <w:b/>
          <w:bCs/>
          <w:lang w:eastAsia="zh-CN"/>
        </w:rPr>
      </w:pPr>
      <w:r w:rsidRPr="00AC6400">
        <w:rPr>
          <w:b/>
          <w:bCs/>
          <w:lang w:eastAsia="zh-CN"/>
        </w:rPr>
        <w:t>Procedure and execution steps:</w:t>
      </w:r>
    </w:p>
    <w:p w14:paraId="2DBC0B26" w14:textId="77777777" w:rsidR="009E2784" w:rsidRPr="00FD4A4B" w:rsidRDefault="009E2784" w:rsidP="00AC6400">
      <w:pPr>
        <w:rPr>
          <w:lang w:eastAsia="zh-CN"/>
        </w:rPr>
      </w:pPr>
      <w:r w:rsidRPr="00AC6400">
        <w:rPr>
          <w:b/>
          <w:bCs/>
          <w:lang w:eastAsia="zh-CN"/>
        </w:rPr>
        <w:t>Pre-Conditions:</w:t>
      </w:r>
    </w:p>
    <w:p w14:paraId="22046DE0" w14:textId="77777777" w:rsidR="009E2784" w:rsidRPr="00FD4A4B" w:rsidRDefault="009E2784" w:rsidP="009E2784">
      <w:pPr>
        <w:pStyle w:val="B1"/>
        <w:ind w:left="284"/>
        <w:rPr>
          <w:lang w:eastAsia="zh-CN"/>
        </w:rPr>
      </w:pPr>
      <w:r w:rsidRPr="00FD4A4B">
        <w:rPr>
          <w:lang w:eastAsia="zh-CN"/>
        </w:rPr>
        <w:t>1.</w:t>
      </w:r>
      <w:r w:rsidRPr="00FD4A4B">
        <w:rPr>
          <w:lang w:eastAsia="zh-CN"/>
        </w:rPr>
        <w:tab/>
        <w:t xml:space="preserve">The </w:t>
      </w:r>
      <w:r w:rsidR="00A0243F" w:rsidRPr="00A0243F">
        <w:rPr>
          <w:lang w:eastAsia="zh-CN"/>
        </w:rPr>
        <w:t xml:space="preserve">vendor </w:t>
      </w:r>
      <w:r w:rsidRPr="00FD4A4B">
        <w:rPr>
          <w:lang w:eastAsia="zh-CN"/>
        </w:rPr>
        <w:t>shall provide documentation of the operating system(s) used in the network product.</w:t>
      </w:r>
    </w:p>
    <w:p w14:paraId="1EF7DF47" w14:textId="77777777" w:rsidR="009E2784" w:rsidRPr="00FD4A4B" w:rsidRDefault="009E2784" w:rsidP="009E2784">
      <w:pPr>
        <w:pStyle w:val="B1"/>
        <w:ind w:left="284"/>
        <w:rPr>
          <w:lang w:eastAsia="zh-CN"/>
        </w:rPr>
      </w:pPr>
      <w:r w:rsidRPr="00FD4A4B">
        <w:rPr>
          <w:lang w:eastAsia="zh-CN"/>
        </w:rPr>
        <w:t>2.</w:t>
      </w:r>
      <w:r w:rsidRPr="00FD4A4B">
        <w:rPr>
          <w:lang w:eastAsia="zh-CN"/>
        </w:rPr>
        <w:tab/>
        <w:t xml:space="preserve">The </w:t>
      </w:r>
      <w:r w:rsidR="00A0243F" w:rsidRPr="00A0243F">
        <w:rPr>
          <w:lang w:eastAsia="zh-CN"/>
        </w:rPr>
        <w:t xml:space="preserve">vendor </w:t>
      </w:r>
      <w:r w:rsidRPr="00FD4A4B">
        <w:rPr>
          <w:lang w:eastAsia="zh-CN"/>
        </w:rPr>
        <w:t>shall supply a list "A" of operating system functions which a system user can use to explicitly gain higher privileges, and how these functions are configured. Unix</w:t>
      </w:r>
      <w:r w:rsidR="004E60C6">
        <w:t>®</w:t>
      </w:r>
      <w:r w:rsidRPr="00FD4A4B">
        <w:rPr>
          <w:lang w:eastAsia="zh-CN"/>
        </w:rPr>
        <w:t xml:space="preserve"> example: sudo command and its configuration file /</w:t>
      </w:r>
      <w:r w:rsidR="00153B50">
        <w:rPr>
          <w:lang w:eastAsia="zh-CN"/>
        </w:rPr>
        <w:t>etc/</w:t>
      </w:r>
      <w:r w:rsidRPr="00FD4A4B">
        <w:rPr>
          <w:lang w:eastAsia="zh-CN"/>
        </w:rPr>
        <w:t>sudoers</w:t>
      </w:r>
      <w:r w:rsidR="00570B45" w:rsidRPr="00570B45">
        <w:rPr>
          <w:lang w:eastAsia="zh-CN"/>
        </w:rPr>
        <w:t xml:space="preserve"> or used Linux® capabilities</w:t>
      </w:r>
      <w:r w:rsidRPr="00FD4A4B">
        <w:rPr>
          <w:lang w:eastAsia="zh-CN"/>
        </w:rPr>
        <w:t>.</w:t>
      </w:r>
    </w:p>
    <w:p w14:paraId="263D6369" w14:textId="77777777" w:rsidR="00A17443" w:rsidRDefault="009E2784" w:rsidP="009E2784">
      <w:pPr>
        <w:pStyle w:val="B1"/>
        <w:ind w:left="284"/>
        <w:rPr>
          <w:lang w:eastAsia="zh-CN"/>
        </w:rPr>
      </w:pPr>
      <w:r w:rsidRPr="00FD4A4B">
        <w:rPr>
          <w:lang w:eastAsia="zh-CN"/>
        </w:rPr>
        <w:t>3.</w:t>
      </w:r>
      <w:r w:rsidRPr="00FD4A4B">
        <w:rPr>
          <w:lang w:eastAsia="zh-CN"/>
        </w:rPr>
        <w:tab/>
        <w:t xml:space="preserve">The </w:t>
      </w:r>
      <w:r w:rsidR="00A0243F" w:rsidRPr="00A0243F">
        <w:rPr>
          <w:lang w:eastAsia="zh-CN"/>
        </w:rPr>
        <w:t xml:space="preserve">vendor </w:t>
      </w:r>
      <w:r w:rsidRPr="00FD4A4B">
        <w:rPr>
          <w:lang w:eastAsia="zh-CN"/>
        </w:rPr>
        <w:t>shall supply a list "B" of operating system commands, GUI functions, and files which will execute specifically limited tasks automatically with higher privileges, even when used by a low-privileged user. List "B" shall also contain</w:t>
      </w:r>
      <w:r w:rsidR="00A17443">
        <w:rPr>
          <w:lang w:eastAsia="zh-CN"/>
        </w:rPr>
        <w:t>:</w:t>
      </w:r>
    </w:p>
    <w:p w14:paraId="1C1B8AF7" w14:textId="77777777" w:rsidR="00A17443" w:rsidRDefault="009E2784" w:rsidP="00A17443">
      <w:pPr>
        <w:pStyle w:val="B2"/>
        <w:rPr>
          <w:lang w:eastAsia="zh-CN"/>
        </w:rPr>
      </w:pPr>
      <w:r w:rsidRPr="00FD4A4B">
        <w:rPr>
          <w:lang w:eastAsia="zh-CN"/>
        </w:rPr>
        <w:t>-</w:t>
      </w:r>
      <w:r w:rsidR="00A17443">
        <w:rPr>
          <w:lang w:eastAsia="zh-CN"/>
        </w:rPr>
        <w:tab/>
      </w:r>
      <w:r w:rsidRPr="00FD4A4B">
        <w:rPr>
          <w:lang w:eastAsia="zh-CN"/>
        </w:rPr>
        <w:t>configuration of these commands and GUI functions</w:t>
      </w:r>
      <w:r w:rsidR="00A17443">
        <w:rPr>
          <w:lang w:eastAsia="zh-CN"/>
        </w:rPr>
        <w:t>;</w:t>
      </w:r>
    </w:p>
    <w:p w14:paraId="67AED4B5" w14:textId="77777777" w:rsidR="00A17443" w:rsidRDefault="009E2784" w:rsidP="00A17443">
      <w:pPr>
        <w:pStyle w:val="B2"/>
        <w:rPr>
          <w:lang w:eastAsia="zh-CN"/>
        </w:rPr>
      </w:pPr>
      <w:r w:rsidRPr="00FD4A4B">
        <w:rPr>
          <w:lang w:eastAsia="zh-CN"/>
        </w:rPr>
        <w:t>-</w:t>
      </w:r>
      <w:r w:rsidR="00A17443">
        <w:rPr>
          <w:lang w:eastAsia="zh-CN"/>
        </w:rPr>
        <w:tab/>
      </w:r>
      <w:r w:rsidRPr="00FD4A4B">
        <w:rPr>
          <w:lang w:eastAsia="zh-CN"/>
        </w:rPr>
        <w:t>owner and permission settings of files</w:t>
      </w:r>
      <w:r w:rsidR="00A17443">
        <w:rPr>
          <w:lang w:eastAsia="zh-CN"/>
        </w:rPr>
        <w:t>;</w:t>
      </w:r>
    </w:p>
    <w:p w14:paraId="39231FB0" w14:textId="77777777" w:rsidR="00570B45" w:rsidRDefault="009E2784" w:rsidP="00570B45">
      <w:pPr>
        <w:pStyle w:val="B2"/>
        <w:rPr>
          <w:lang w:eastAsia="zh-CN"/>
        </w:rPr>
      </w:pPr>
      <w:r w:rsidRPr="00FD4A4B">
        <w:rPr>
          <w:lang w:eastAsia="zh-CN"/>
        </w:rPr>
        <w:t>-</w:t>
      </w:r>
      <w:r w:rsidR="00A17443">
        <w:rPr>
          <w:lang w:eastAsia="zh-CN"/>
        </w:rPr>
        <w:tab/>
      </w:r>
      <w:r w:rsidRPr="00FD4A4B">
        <w:rPr>
          <w:lang w:eastAsia="zh-CN"/>
        </w:rPr>
        <w:t>justification for having the command, GUI function or file on the network product</w:t>
      </w:r>
      <w:r w:rsidRPr="00FD4A4B">
        <w:rPr>
          <w:lang w:eastAsia="zh-CN"/>
        </w:rPr>
        <w:br/>
        <w:t>Unix</w:t>
      </w:r>
      <w:r w:rsidR="004E60C6">
        <w:t>®</w:t>
      </w:r>
      <w:r w:rsidRPr="00FD4A4B">
        <w:rPr>
          <w:lang w:eastAsia="zh-CN"/>
        </w:rPr>
        <w:t xml:space="preserve"> example: root-owned files with SUID and SGID permissions</w:t>
      </w:r>
      <w:r w:rsidR="00570B45" w:rsidRPr="00570B45">
        <w:rPr>
          <w:lang w:eastAsia="zh-CN"/>
        </w:rPr>
        <w:t xml:space="preserve"> or Linux® capabilities</w:t>
      </w:r>
      <w:r w:rsidR="00E35363">
        <w:rPr>
          <w:lang w:eastAsia="zh-CN"/>
        </w:rPr>
        <w:t>;</w:t>
      </w:r>
    </w:p>
    <w:p w14:paraId="1383670D" w14:textId="77777777" w:rsidR="00E35363" w:rsidRDefault="00E35363" w:rsidP="00570B45">
      <w:pPr>
        <w:pStyle w:val="B2"/>
        <w:rPr>
          <w:lang w:eastAsia="zh-CN"/>
        </w:rPr>
      </w:pPr>
      <w:r>
        <w:rPr>
          <w:rFonts w:hint="eastAsia"/>
          <w:lang w:eastAsia="zh-CN"/>
        </w:rPr>
        <w:t>-</w:t>
      </w:r>
      <w:r>
        <w:rPr>
          <w:lang w:eastAsia="zh-CN"/>
        </w:rPr>
        <w:tab/>
      </w:r>
      <w:r>
        <w:t>capabilities of the aforementioned files.</w:t>
      </w:r>
    </w:p>
    <w:p w14:paraId="33151578" w14:textId="77777777" w:rsidR="009E2784" w:rsidRPr="00FD4A4B" w:rsidRDefault="00570B45" w:rsidP="00570B45">
      <w:pPr>
        <w:pStyle w:val="NO"/>
        <w:rPr>
          <w:lang w:eastAsia="zh-CN"/>
        </w:rPr>
      </w:pPr>
      <w:r>
        <w:rPr>
          <w:lang w:eastAsia="zh-CN"/>
        </w:rPr>
        <w:t xml:space="preserve">NOTE: </w:t>
      </w:r>
      <w:r>
        <w:rPr>
          <w:lang w:eastAsia="zh-CN"/>
        </w:rPr>
        <w:tab/>
        <w:t>Linux® capabilities can provide a subset of root user privileges to a process rather than granting total root access. Some capabilities can be used for privilege escalation</w:t>
      </w:r>
    </w:p>
    <w:p w14:paraId="4AE57BD4" w14:textId="77777777" w:rsidR="009E2784" w:rsidRPr="00FD4A4B" w:rsidRDefault="009E2784" w:rsidP="00AC6400">
      <w:pPr>
        <w:keepNext/>
        <w:keepLines/>
        <w:spacing w:before="180"/>
      </w:pPr>
      <w:r w:rsidRPr="00FD4A4B">
        <w:rPr>
          <w:b/>
          <w:lang w:eastAsia="zh-CN"/>
        </w:rPr>
        <w:t>Execution Steps</w:t>
      </w:r>
    </w:p>
    <w:p w14:paraId="60CC48AF" w14:textId="77777777" w:rsidR="009E2784" w:rsidRPr="00FD4A4B" w:rsidRDefault="009E2784" w:rsidP="009E2784">
      <w:pPr>
        <w:pStyle w:val="B1"/>
      </w:pPr>
      <w:r w:rsidRPr="00FD4A4B">
        <w:t>1.</w:t>
      </w:r>
      <w:r w:rsidRPr="00FD4A4B">
        <w:tab/>
        <w:t xml:space="preserve">The tester logs into the network product and verifies that list "A" </w:t>
      </w:r>
      <w:r w:rsidR="00E35363" w:rsidRPr="00E35363">
        <w:t>matches the vendor provided documentation</w:t>
      </w:r>
      <w:r w:rsidRPr="00FD4A4B">
        <w:t xml:space="preserve">. </w:t>
      </w:r>
    </w:p>
    <w:p w14:paraId="180D4528" w14:textId="77777777" w:rsidR="009E2784" w:rsidRPr="00FD4A4B" w:rsidRDefault="009E2784" w:rsidP="009E2784">
      <w:pPr>
        <w:pStyle w:val="B1"/>
      </w:pPr>
      <w:r w:rsidRPr="00FD4A4B">
        <w:t>2.</w:t>
      </w:r>
      <w:r w:rsidRPr="00FD4A4B">
        <w:tab/>
        <w:t>The tester verifies that entries in the list "A" require successful</w:t>
      </w:r>
      <w:r w:rsidRPr="00FD4A4B">
        <w:rPr>
          <w:spacing w:val="-7"/>
        </w:rPr>
        <w:t xml:space="preserve"> </w:t>
      </w:r>
      <w:r w:rsidRPr="00FD4A4B">
        <w:t>authentication for all users without exception,</w:t>
      </w:r>
      <w:r w:rsidRPr="00FD4A4B">
        <w:rPr>
          <w:spacing w:val="-10"/>
        </w:rPr>
        <w:t xml:space="preserve"> </w:t>
      </w:r>
      <w:r w:rsidRPr="00FD4A4B">
        <w:t>on</w:t>
      </w:r>
      <w:r w:rsidRPr="00FD4A4B">
        <w:rPr>
          <w:spacing w:val="-1"/>
        </w:rPr>
        <w:t xml:space="preserve"> </w:t>
      </w:r>
      <w:r w:rsidRPr="00FD4A4B">
        <w:t>basis</w:t>
      </w:r>
      <w:r w:rsidRPr="00FD4A4B">
        <w:rPr>
          <w:spacing w:val="-3"/>
        </w:rPr>
        <w:t xml:space="preserve"> </w:t>
      </w:r>
      <w:r w:rsidRPr="00FD4A4B">
        <w:t>of</w:t>
      </w:r>
      <w:r w:rsidRPr="00FD4A4B">
        <w:rPr>
          <w:spacing w:val="-1"/>
        </w:rPr>
        <w:t xml:space="preserve"> </w:t>
      </w:r>
      <w:r w:rsidRPr="00FD4A4B">
        <w:t>the</w:t>
      </w:r>
      <w:r w:rsidRPr="00FD4A4B">
        <w:rPr>
          <w:spacing w:val="-2"/>
        </w:rPr>
        <w:t xml:space="preserve"> </w:t>
      </w:r>
      <w:r w:rsidRPr="00FD4A4B">
        <w:t>user</w:t>
      </w:r>
      <w:r w:rsidRPr="00FD4A4B">
        <w:rPr>
          <w:spacing w:val="-2"/>
        </w:rPr>
        <w:t xml:space="preserve"> </w:t>
      </w:r>
      <w:r w:rsidRPr="00FD4A4B">
        <w:t>name</w:t>
      </w:r>
      <w:r w:rsidRPr="00FD4A4B">
        <w:rPr>
          <w:spacing w:val="-3"/>
        </w:rPr>
        <w:t xml:space="preserve"> </w:t>
      </w:r>
      <w:r w:rsidRPr="00FD4A4B">
        <w:t>and</w:t>
      </w:r>
      <w:r w:rsidRPr="00FD4A4B">
        <w:rPr>
          <w:spacing w:val="-2"/>
        </w:rPr>
        <w:t xml:space="preserve"> </w:t>
      </w:r>
      <w:r w:rsidRPr="00FD4A4B">
        <w:t>at least</w:t>
      </w:r>
      <w:r w:rsidRPr="00FD4A4B">
        <w:rPr>
          <w:spacing w:val="-3"/>
        </w:rPr>
        <w:t xml:space="preserve"> </w:t>
      </w:r>
      <w:r w:rsidRPr="00FD4A4B">
        <w:t>one authentication</w:t>
      </w:r>
      <w:r w:rsidRPr="00FD4A4B">
        <w:rPr>
          <w:spacing w:val="-9"/>
        </w:rPr>
        <w:t xml:space="preserve"> </w:t>
      </w:r>
      <w:r w:rsidRPr="00FD4A4B">
        <w:t xml:space="preserve">attribute. </w:t>
      </w:r>
    </w:p>
    <w:p w14:paraId="5022D25E" w14:textId="77777777" w:rsidR="009E2784" w:rsidRPr="00FD4A4B" w:rsidRDefault="009E2784" w:rsidP="009E2784">
      <w:pPr>
        <w:pStyle w:val="B1"/>
      </w:pPr>
      <w:r w:rsidRPr="00FD4A4B">
        <w:t>3.</w:t>
      </w:r>
      <w:r w:rsidRPr="00FD4A4B">
        <w:tab/>
        <w:t xml:space="preserve">The tester logs into the network product and verifies that list "B" is accurate based on </w:t>
      </w:r>
      <w:r w:rsidR="00E35363" w:rsidRPr="00E35363">
        <w:t>the vendor provided documentation mentioned in the pre-conditions in this clause</w:t>
      </w:r>
      <w:r w:rsidRPr="00FD4A4B">
        <w:t>. Unix</w:t>
      </w:r>
      <w:r w:rsidR="004E60C6">
        <w:t>®</w:t>
      </w:r>
      <w:r w:rsidRPr="00FD4A4B">
        <w:t xml:space="preserve"> example: To list files with SUID and SGID permissions</w:t>
      </w:r>
      <w:r w:rsidR="00570B45" w:rsidRPr="00570B45">
        <w:t xml:space="preserve"> and Linux® capabilities</w:t>
      </w:r>
      <w:r w:rsidRPr="00FD4A4B">
        <w:t>, the following commands can be used:</w:t>
      </w:r>
    </w:p>
    <w:p w14:paraId="62ED3AE3" w14:textId="77777777" w:rsidR="009E2784" w:rsidRPr="00FD4A4B" w:rsidRDefault="009E2784" w:rsidP="009E2784">
      <w:pPr>
        <w:pStyle w:val="B1"/>
        <w:ind w:left="1136"/>
      </w:pPr>
      <w:r w:rsidRPr="00FD4A4B">
        <w:t>SUID:       find / -perm -4000 -type f -exec ls {} \; &gt; suid_files.txt</w:t>
      </w:r>
    </w:p>
    <w:p w14:paraId="41F8EF08" w14:textId="77777777" w:rsidR="00570B45" w:rsidRDefault="009E2784" w:rsidP="00570B45">
      <w:pPr>
        <w:pStyle w:val="B1"/>
        <w:ind w:left="1136"/>
      </w:pPr>
      <w:r w:rsidRPr="00FD4A4B">
        <w:t>SGID:       find / -perm -2000 -type f -exec ls {} \; &gt; sgid_files.txt</w:t>
      </w:r>
    </w:p>
    <w:p w14:paraId="05F6D436" w14:textId="77777777" w:rsidR="009E2784" w:rsidRPr="00FD4A4B" w:rsidRDefault="00570B45" w:rsidP="00570B45">
      <w:pPr>
        <w:pStyle w:val="B1"/>
        <w:ind w:left="1136"/>
      </w:pPr>
      <w:r>
        <w:t>Capabilities: getcap -r / 2&gt;/dev/null</w:t>
      </w:r>
    </w:p>
    <w:p w14:paraId="6937C7F9" w14:textId="77777777" w:rsidR="009E2784" w:rsidRPr="00FD4A4B" w:rsidRDefault="009E2784" w:rsidP="009E2784">
      <w:pPr>
        <w:pStyle w:val="B1"/>
      </w:pPr>
      <w:r w:rsidRPr="00FD4A4B">
        <w:t>4.</w:t>
      </w:r>
      <w:r w:rsidRPr="00FD4A4B">
        <w:tab/>
        <w:t>The tester verifies that file entries in the list "B" do not have write permissions for anyone else than the owner.</w:t>
      </w:r>
    </w:p>
    <w:p w14:paraId="1BFF89AE" w14:textId="77777777" w:rsidR="009E2784" w:rsidRPr="00FD4A4B" w:rsidRDefault="009E2784" w:rsidP="009E2784">
      <w:pPr>
        <w:pStyle w:val="B1"/>
      </w:pPr>
      <w:r w:rsidRPr="00FD4A4B">
        <w:t>5.</w:t>
      </w:r>
      <w:r w:rsidRPr="00FD4A4B">
        <w:tab/>
        <w:t xml:space="preserve">The tester verifies that entries in the list "B" only allow execution of </w:t>
      </w:r>
      <w:r w:rsidRPr="00FD4A4B">
        <w:rPr>
          <w:lang w:eastAsia="zh-CN"/>
        </w:rPr>
        <w:t>specifically limited tasks which are needed on this network product</w:t>
      </w:r>
      <w:r w:rsidRPr="00FD4A4B">
        <w:t xml:space="preserve">, based on his expert knowledge of the operating system(s) used in the network product, and operating system documentation. </w:t>
      </w:r>
    </w:p>
    <w:p w14:paraId="3551931B" w14:textId="77777777" w:rsidR="009E2784" w:rsidRPr="00FD4A4B" w:rsidRDefault="009E2784" w:rsidP="009E2784">
      <w:pPr>
        <w:pStyle w:val="B1"/>
      </w:pPr>
      <w:r w:rsidRPr="00FD4A4B">
        <w:t>6.</w:t>
      </w:r>
      <w:r w:rsidRPr="00FD4A4B">
        <w:tab/>
        <w:t xml:space="preserve">The tester logs into the network product and tests for every entry in the list "B" that it does not provide a means to execute arbitrary functions with administrator/root privileges, e.g. via a shell escape. </w:t>
      </w:r>
    </w:p>
    <w:p w14:paraId="158543CF" w14:textId="77777777" w:rsidR="009E2784" w:rsidRPr="00FD4A4B" w:rsidRDefault="009E2784" w:rsidP="00FD4A4B">
      <w:pPr>
        <w:keepNext/>
        <w:keepLines/>
        <w:spacing w:before="180"/>
        <w:rPr>
          <w:b/>
          <w:lang w:eastAsia="zh-CN"/>
        </w:rPr>
      </w:pPr>
      <w:r w:rsidRPr="00FD4A4B">
        <w:rPr>
          <w:b/>
          <w:lang w:eastAsia="zh-CN"/>
        </w:rPr>
        <w:t>Expected Results:</w:t>
      </w:r>
    </w:p>
    <w:p w14:paraId="34871D3D" w14:textId="77777777" w:rsidR="009E2784" w:rsidRPr="00FD4A4B" w:rsidRDefault="009E2784" w:rsidP="009E2784">
      <w:pPr>
        <w:pStyle w:val="B1"/>
      </w:pPr>
      <w:r w:rsidRPr="00FD4A4B">
        <w:t>1.</w:t>
      </w:r>
      <w:r w:rsidRPr="00FD4A4B">
        <w:tab/>
      </w:r>
      <w:r w:rsidRPr="00FD4A4B">
        <w:rPr>
          <w:lang w:eastAsia="zh-CN"/>
        </w:rPr>
        <w:t>T</w:t>
      </w:r>
      <w:r w:rsidRPr="00FD4A4B">
        <w:t xml:space="preserve">he network product does not allow a user to gain administrator/root privileges from another user account without re-authentication. </w:t>
      </w:r>
    </w:p>
    <w:p w14:paraId="3E797A1D" w14:textId="77777777" w:rsidR="009E2784" w:rsidRPr="00FD4A4B" w:rsidRDefault="009E2784" w:rsidP="009E2784">
      <w:pPr>
        <w:pStyle w:val="B1"/>
      </w:pPr>
      <w:r w:rsidRPr="00FD4A4B">
        <w:t>2.</w:t>
      </w:r>
      <w:r w:rsidRPr="00FD4A4B">
        <w:tab/>
      </w:r>
      <w:r w:rsidRPr="00FD4A4B">
        <w:rPr>
          <w:lang w:eastAsia="zh-CN"/>
        </w:rPr>
        <w:t xml:space="preserve">If a </w:t>
      </w:r>
      <w:r w:rsidRPr="00FD4A4B">
        <w:t xml:space="preserve">network product provides </w:t>
      </w:r>
      <w:r w:rsidRPr="00FD4A4B">
        <w:rPr>
          <w:lang w:eastAsia="zh-CN"/>
        </w:rPr>
        <w:t>functions and files which execute specifically limited tasks automatically with higher privileges, it</w:t>
      </w:r>
      <w:r w:rsidRPr="00FD4A4B">
        <w:t xml:space="preserve"> ensures that these limits cannot be bypassed.</w:t>
      </w:r>
    </w:p>
    <w:p w14:paraId="554E72EA" w14:textId="77777777" w:rsidR="009E2784" w:rsidRPr="00FD4A4B" w:rsidRDefault="009E2784" w:rsidP="009E2784">
      <w:pPr>
        <w:pStyle w:val="B1"/>
      </w:pPr>
      <w:r w:rsidRPr="00FD4A4B">
        <w:t>3.</w:t>
      </w:r>
      <w:r w:rsidRPr="00FD4A4B">
        <w:tab/>
      </w:r>
      <w:r w:rsidRPr="00FD4A4B">
        <w:rPr>
          <w:lang w:eastAsia="zh-CN"/>
        </w:rPr>
        <w:t>T</w:t>
      </w:r>
      <w:r w:rsidRPr="00FD4A4B">
        <w:t>he system documentation about means for a user to gain administrator/root privileges from another user account accurately describes the network product.</w:t>
      </w:r>
    </w:p>
    <w:p w14:paraId="3D9B66AE" w14:textId="77777777" w:rsidR="009E2784" w:rsidRPr="00FD4A4B" w:rsidRDefault="009E2784" w:rsidP="00FD4A4B">
      <w:pPr>
        <w:keepNext/>
        <w:keepLines/>
        <w:spacing w:before="180"/>
        <w:rPr>
          <w:b/>
          <w:lang w:eastAsia="zh-CN"/>
        </w:rPr>
      </w:pPr>
      <w:r w:rsidRPr="00FD4A4B">
        <w:rPr>
          <w:b/>
          <w:lang w:eastAsia="zh-CN"/>
        </w:rPr>
        <w:t>Expected format of evidence:</w:t>
      </w:r>
      <w:r w:rsidRPr="00FD4A4B">
        <w:rPr>
          <w:rFonts w:hint="eastAsia"/>
          <w:b/>
          <w:lang w:eastAsia="zh-CN"/>
        </w:rPr>
        <w:t xml:space="preserve"> </w:t>
      </w:r>
    </w:p>
    <w:p w14:paraId="0DBEFBBA" w14:textId="77777777" w:rsidR="009E2784" w:rsidRPr="00FD4A4B" w:rsidRDefault="009E2784" w:rsidP="00A53955">
      <w:pPr>
        <w:pStyle w:val="B1"/>
      </w:pPr>
      <w:r w:rsidRPr="00FD4A4B">
        <w:t>-</w:t>
      </w:r>
      <w:r w:rsidR="00A53955">
        <w:tab/>
      </w:r>
      <w:r w:rsidRPr="00FD4A4B">
        <w:t>Documentation provided by the vendor: lists "A" and "B"</w:t>
      </w:r>
    </w:p>
    <w:p w14:paraId="72CBD23A" w14:textId="77777777" w:rsidR="009E2784" w:rsidRPr="00FD4A4B" w:rsidRDefault="009E2784" w:rsidP="00A53955">
      <w:pPr>
        <w:pStyle w:val="B1"/>
      </w:pPr>
      <w:r w:rsidRPr="00FD4A4B">
        <w:t>-</w:t>
      </w:r>
      <w:r w:rsidR="00A53955">
        <w:tab/>
      </w:r>
      <w:r w:rsidRPr="00FD4A4B">
        <w:t>Description of executed tests and commands</w:t>
      </w:r>
    </w:p>
    <w:p w14:paraId="104CFC1A" w14:textId="77777777" w:rsidR="009E2784" w:rsidRPr="00FD4A4B" w:rsidRDefault="009E2784" w:rsidP="00A53955">
      <w:pPr>
        <w:pStyle w:val="B1"/>
      </w:pPr>
      <w:r w:rsidRPr="00FD4A4B">
        <w:t>-</w:t>
      </w:r>
      <w:r w:rsidR="00A53955">
        <w:tab/>
      </w:r>
      <w:r w:rsidRPr="00FD4A4B">
        <w:t>Relevant output (e.g. screenshot or terminal log)</w:t>
      </w:r>
    </w:p>
    <w:p w14:paraId="74701CD3" w14:textId="77777777" w:rsidR="00F9276A" w:rsidRPr="00FD4A4B" w:rsidRDefault="000E530A" w:rsidP="00F9276A">
      <w:pPr>
        <w:pStyle w:val="Heading4"/>
      </w:pPr>
      <w:bookmarkStart w:id="304" w:name="_CR4_2_4_2"/>
      <w:bookmarkStart w:id="305" w:name="_Toc19542401"/>
      <w:bookmarkStart w:id="306" w:name="_Toc35348403"/>
      <w:bookmarkStart w:id="307" w:name="_Toc224924989"/>
      <w:bookmarkEnd w:id="304"/>
      <w:r w:rsidRPr="00907F75">
        <w:t>4</w:t>
      </w:r>
      <w:r w:rsidR="00F9276A" w:rsidRPr="00FD4A4B">
        <w:t>.2.4.2</w:t>
      </w:r>
      <w:r w:rsidR="00A919B8" w:rsidRPr="00FD4A4B">
        <w:tab/>
      </w:r>
      <w:r w:rsidR="00F9276A" w:rsidRPr="00FD4A4B">
        <w:t>UNIX</w:t>
      </w:r>
      <w:r w:rsidR="004E60C6">
        <w:t>®</w:t>
      </w:r>
      <w:r w:rsidR="00F9276A" w:rsidRPr="00FD4A4B">
        <w:t xml:space="preserve"> specific requirements and related test cases</w:t>
      </w:r>
      <w:bookmarkEnd w:id="305"/>
      <w:bookmarkEnd w:id="306"/>
      <w:bookmarkEnd w:id="307"/>
    </w:p>
    <w:p w14:paraId="0C0ED160" w14:textId="77777777" w:rsidR="00F9276A" w:rsidRPr="00FD4A4B" w:rsidRDefault="000E530A" w:rsidP="00D139CE">
      <w:pPr>
        <w:pStyle w:val="Heading5"/>
      </w:pPr>
      <w:bookmarkStart w:id="308" w:name="_CR4_2_4_2_1"/>
      <w:bookmarkStart w:id="309" w:name="_Toc19542402"/>
      <w:bookmarkStart w:id="310" w:name="_Toc35348404"/>
      <w:bookmarkStart w:id="311" w:name="_Toc224924990"/>
      <w:bookmarkEnd w:id="308"/>
      <w:r w:rsidRPr="00907F75">
        <w:t>4</w:t>
      </w:r>
      <w:r w:rsidR="00F9276A" w:rsidRPr="00FD4A4B">
        <w:t>.2.4.2.1</w:t>
      </w:r>
      <w:r w:rsidR="00F9276A" w:rsidRPr="00FD4A4B">
        <w:tab/>
        <w:t>General</w:t>
      </w:r>
      <w:bookmarkEnd w:id="309"/>
      <w:bookmarkEnd w:id="310"/>
      <w:bookmarkEnd w:id="311"/>
    </w:p>
    <w:p w14:paraId="2F831A21" w14:textId="77777777" w:rsidR="00F9276A" w:rsidRPr="00FD4A4B" w:rsidRDefault="00F9276A" w:rsidP="006D5002">
      <w:pPr>
        <w:pStyle w:val="NO"/>
      </w:pPr>
      <w:r w:rsidRPr="00FD4A4B">
        <w:t>NOTE:</w:t>
      </w:r>
      <w:r w:rsidRPr="00FD4A4B">
        <w:tab/>
        <w:t xml:space="preserve">The term </w:t>
      </w:r>
      <w:r w:rsidR="006D5002" w:rsidRPr="00FD4A4B">
        <w:t>'</w:t>
      </w:r>
      <w:r w:rsidRPr="00FD4A4B">
        <w:t>UNIX</w:t>
      </w:r>
      <w:r w:rsidR="004E60C6">
        <w:t>®</w:t>
      </w:r>
      <w:r w:rsidR="006D5002" w:rsidRPr="00FD4A4B">
        <w:t>'</w:t>
      </w:r>
      <w:r w:rsidRPr="00FD4A4B">
        <w:t xml:space="preserve"> is throughout </w:t>
      </w:r>
      <w:r w:rsidR="00E8520F" w:rsidRPr="00FD4A4B">
        <w:t>the present document</w:t>
      </w:r>
      <w:r w:rsidRPr="00FD4A4B">
        <w:t xml:space="preserve"> meant to include all major UNIX</w:t>
      </w:r>
      <w:r w:rsidR="004E60C6">
        <w:t>®</w:t>
      </w:r>
      <w:r w:rsidRPr="00FD4A4B">
        <w:t>-like derivatives, including Linux</w:t>
      </w:r>
      <w:r w:rsidR="004E60C6">
        <w:t>®</w:t>
      </w:r>
      <w:r w:rsidRPr="00FD4A4B">
        <w:t>.</w:t>
      </w:r>
    </w:p>
    <w:p w14:paraId="538E3E0D" w14:textId="77777777" w:rsidR="00F9276A" w:rsidRPr="00FD4A4B" w:rsidRDefault="000E530A" w:rsidP="00D139CE">
      <w:pPr>
        <w:pStyle w:val="Heading5"/>
      </w:pPr>
      <w:bookmarkStart w:id="312" w:name="_CR4_2_4_2_2"/>
      <w:bookmarkStart w:id="313" w:name="_Toc19542403"/>
      <w:bookmarkStart w:id="314" w:name="_Toc35348405"/>
      <w:bookmarkStart w:id="315" w:name="_Toc224924991"/>
      <w:bookmarkEnd w:id="312"/>
      <w:r w:rsidRPr="00907F75">
        <w:t>4</w:t>
      </w:r>
      <w:r w:rsidR="00F9276A" w:rsidRPr="00FD4A4B">
        <w:t>.2.4.2.2</w:t>
      </w:r>
      <w:r w:rsidR="00F9276A" w:rsidRPr="00FD4A4B">
        <w:tab/>
        <w:t>System account identification</w:t>
      </w:r>
      <w:bookmarkEnd w:id="313"/>
      <w:bookmarkEnd w:id="314"/>
      <w:bookmarkEnd w:id="315"/>
    </w:p>
    <w:p w14:paraId="12EF5F4D" w14:textId="77777777" w:rsidR="00F9276A" w:rsidRPr="00FD4A4B" w:rsidRDefault="00F9276A" w:rsidP="006D5002">
      <w:r w:rsidRPr="00FD4A4B">
        <w:rPr>
          <w:i/>
        </w:rPr>
        <w:t>Requirement Name:</w:t>
      </w:r>
      <w:r w:rsidRPr="00FD4A4B">
        <w:rPr>
          <w:rFonts w:ascii="Arial" w:hAnsi="Arial" w:cs="Arial"/>
        </w:rPr>
        <w:t xml:space="preserve"> </w:t>
      </w:r>
      <w:r w:rsidRPr="00FD4A4B">
        <w:t>System account identification</w:t>
      </w:r>
    </w:p>
    <w:p w14:paraId="0427DA01" w14:textId="77777777" w:rsidR="00A34947" w:rsidRDefault="00A34947" w:rsidP="006D5002">
      <w:pPr>
        <w:rPr>
          <w:i/>
        </w:rPr>
      </w:pPr>
      <w:r w:rsidRPr="00A34947">
        <w:rPr>
          <w:i/>
        </w:rPr>
        <w:t xml:space="preserve">Requirement Reference: </w:t>
      </w:r>
      <w:r w:rsidRPr="00A34947">
        <w:rPr>
          <w:iCs/>
        </w:rPr>
        <w:t>In accordance with industry best practice</w:t>
      </w:r>
    </w:p>
    <w:p w14:paraId="07E3015A" w14:textId="77777777" w:rsidR="00F9276A" w:rsidRPr="00FD4A4B" w:rsidRDefault="00F9276A" w:rsidP="006D5002">
      <w:pPr>
        <w:rPr>
          <w:i/>
        </w:rPr>
      </w:pPr>
      <w:r w:rsidRPr="00FD4A4B">
        <w:rPr>
          <w:i/>
        </w:rPr>
        <w:t>Requirement Description:</w:t>
      </w:r>
      <w:r w:rsidRPr="00FD4A4B">
        <w:t xml:space="preserve"> Each system account in UNIX</w:t>
      </w:r>
      <w:r w:rsidR="004E60C6">
        <w:t>®</w:t>
      </w:r>
      <w:r w:rsidRPr="00FD4A4B">
        <w:t xml:space="preserve"> </w:t>
      </w:r>
      <w:r w:rsidR="00614893" w:rsidRPr="00FD4A4B">
        <w:t>shall have</w:t>
      </w:r>
      <w:r w:rsidRPr="00FD4A4B">
        <w:t xml:space="preserve"> a unique UID.</w:t>
      </w:r>
    </w:p>
    <w:p w14:paraId="2AB79AE2" w14:textId="77777777" w:rsidR="00F9276A" w:rsidRPr="00FD4A4B" w:rsidRDefault="00A34947" w:rsidP="00F9276A">
      <w:r>
        <w:rPr>
          <w:i/>
        </w:rPr>
        <w:t xml:space="preserve">Threat References: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5.3.3, Spoofing identity</w:t>
      </w:r>
    </w:p>
    <w:p w14:paraId="60BDAAFD" w14:textId="77777777" w:rsidR="00955327" w:rsidRPr="00FD4A4B" w:rsidRDefault="00F9276A" w:rsidP="00FD4A4B">
      <w:pPr>
        <w:keepNext/>
        <w:keepLines/>
        <w:tabs>
          <w:tab w:val="left" w:pos="3270"/>
        </w:tabs>
        <w:spacing w:before="180"/>
        <w:rPr>
          <w:b/>
          <w:lang w:eastAsia="zh-CN"/>
        </w:rPr>
      </w:pPr>
      <w:r w:rsidRPr="00FD4A4B">
        <w:t>Test case:</w:t>
      </w:r>
      <w:r w:rsidRPr="00FD4A4B">
        <w:rPr>
          <w:lang w:eastAsia="zh-CN"/>
        </w:rPr>
        <w:t xml:space="preserve"> </w:t>
      </w:r>
    </w:p>
    <w:p w14:paraId="67559269" w14:textId="77777777" w:rsidR="00955327" w:rsidRPr="00FD4A4B" w:rsidRDefault="00955327" w:rsidP="00FD4A4B">
      <w:pPr>
        <w:keepNext/>
        <w:keepLines/>
        <w:tabs>
          <w:tab w:val="left" w:pos="3270"/>
        </w:tabs>
        <w:spacing w:before="180"/>
        <w:rPr>
          <w:b/>
          <w:lang w:eastAsia="zh-CN"/>
        </w:rPr>
      </w:pPr>
      <w:r w:rsidRPr="00FD4A4B">
        <w:rPr>
          <w:b/>
          <w:lang w:eastAsia="zh-CN"/>
        </w:rPr>
        <w:t>Test Name:</w:t>
      </w:r>
      <w:r w:rsidR="00B621B2">
        <w:rPr>
          <w:b/>
          <w:lang w:eastAsia="zh-CN"/>
        </w:rPr>
        <w:t xml:space="preserve"> </w:t>
      </w:r>
      <w:r w:rsidRPr="00FD4A4B">
        <w:rPr>
          <w:lang w:eastAsia="zh-CN"/>
        </w:rPr>
        <w:t>TC</w:t>
      </w:r>
      <w:r w:rsidRPr="00FD4A4B">
        <w:rPr>
          <w:b/>
          <w:lang w:eastAsia="zh-CN"/>
        </w:rPr>
        <w:t>_</w:t>
      </w:r>
      <w:r w:rsidRPr="00E32DBA">
        <w:t>UNIQUE_SYSTEM_ACCOUNT_IDENTIFICATION</w:t>
      </w:r>
    </w:p>
    <w:p w14:paraId="58DEB291" w14:textId="77777777" w:rsidR="00955327" w:rsidRPr="00FD4A4B" w:rsidRDefault="00955327" w:rsidP="00955327">
      <w:pPr>
        <w:rPr>
          <w:lang w:eastAsia="zh-CN"/>
        </w:rPr>
      </w:pPr>
      <w:r w:rsidRPr="00FD4A4B">
        <w:rPr>
          <w:b/>
          <w:lang w:eastAsia="zh-CN"/>
        </w:rPr>
        <w:t xml:space="preserve">Purpose: </w:t>
      </w:r>
      <w:r w:rsidRPr="00FD4A4B">
        <w:rPr>
          <w:lang w:eastAsia="zh-CN"/>
        </w:rPr>
        <w:t>To v</w:t>
      </w:r>
      <w:r w:rsidRPr="00E32DBA">
        <w:t>erify that UNIX</w:t>
      </w:r>
      <w:r w:rsidR="004E60C6">
        <w:t>®</w:t>
      </w:r>
      <w:r w:rsidRPr="00E32DBA">
        <w:t xml:space="preserve"> account UIDs are assigned uniquely</w:t>
      </w:r>
      <w:r w:rsidRPr="00FD4A4B">
        <w:rPr>
          <w:lang w:eastAsia="zh-CN"/>
        </w:rPr>
        <w:t>.</w:t>
      </w:r>
    </w:p>
    <w:p w14:paraId="72753825" w14:textId="77777777" w:rsidR="00955327" w:rsidRPr="00FD4A4B" w:rsidRDefault="00955327" w:rsidP="00955327">
      <w:pPr>
        <w:rPr>
          <w:b/>
          <w:lang w:eastAsia="zh-CN"/>
        </w:rPr>
      </w:pPr>
      <w:r w:rsidRPr="00FD4A4B">
        <w:rPr>
          <w:b/>
          <w:lang w:eastAsia="zh-CN"/>
        </w:rPr>
        <w:t>Procedure and execution steps:</w:t>
      </w:r>
    </w:p>
    <w:p w14:paraId="15F7CA9F" w14:textId="77777777" w:rsidR="00955327" w:rsidRPr="00FD4A4B" w:rsidRDefault="00955327" w:rsidP="00955327">
      <w:pPr>
        <w:rPr>
          <w:b/>
          <w:lang w:eastAsia="zh-CN"/>
        </w:rPr>
      </w:pPr>
      <w:r w:rsidRPr="00FD4A4B">
        <w:rPr>
          <w:b/>
          <w:lang w:eastAsia="zh-CN"/>
        </w:rPr>
        <w:t xml:space="preserve">Pre-Conditions: </w:t>
      </w:r>
      <w:r w:rsidRPr="00E32DBA">
        <w:t>UNIX</w:t>
      </w:r>
      <w:r w:rsidR="004E60C6">
        <w:t>®</w:t>
      </w:r>
      <w:r w:rsidRPr="00E32DBA">
        <w:t xml:space="preserve"> is used on the </w:t>
      </w:r>
      <w:r w:rsidR="00CF2BA7" w:rsidRPr="00CF2BA7">
        <w:t>Network Product</w:t>
      </w:r>
      <w:r w:rsidRPr="00FD4A4B">
        <w:rPr>
          <w:lang w:eastAsia="zh-CN"/>
        </w:rPr>
        <w:t xml:space="preserve">. </w:t>
      </w:r>
    </w:p>
    <w:p w14:paraId="5E24EDE2" w14:textId="77777777" w:rsidR="00955327" w:rsidRPr="00FD4A4B" w:rsidRDefault="00955327" w:rsidP="00955327">
      <w:pPr>
        <w:rPr>
          <w:b/>
          <w:lang w:eastAsia="zh-CN"/>
        </w:rPr>
      </w:pPr>
      <w:r w:rsidRPr="00FD4A4B">
        <w:rPr>
          <w:b/>
          <w:lang w:eastAsia="zh-CN"/>
        </w:rPr>
        <w:t>Execution Steps</w:t>
      </w:r>
    </w:p>
    <w:p w14:paraId="49C6D2D0" w14:textId="77777777" w:rsidR="00955327" w:rsidRPr="00FD4A4B" w:rsidRDefault="00955327" w:rsidP="00BA3683">
      <w:pPr>
        <w:pStyle w:val="B1"/>
        <w:rPr>
          <w:lang w:eastAsia="zh-CN"/>
        </w:rPr>
      </w:pPr>
      <w:r w:rsidRPr="00FD4A4B">
        <w:rPr>
          <w:lang w:eastAsia="de-DE"/>
        </w:rPr>
        <w:t>1.</w:t>
      </w:r>
      <w:r w:rsidRPr="00FD4A4B">
        <w:rPr>
          <w:lang w:eastAsia="de-DE"/>
        </w:rPr>
        <w:tab/>
        <w:t>Create several UNIX</w:t>
      </w:r>
      <w:r w:rsidR="004E60C6">
        <w:t>®</w:t>
      </w:r>
      <w:r w:rsidRPr="00FD4A4B">
        <w:rPr>
          <w:lang w:eastAsia="de-DE"/>
        </w:rPr>
        <w:t xml:space="preserve"> accounts</w:t>
      </w:r>
      <w:r w:rsidRPr="00FD4A4B">
        <w:rPr>
          <w:lang w:eastAsia="zh-CN"/>
        </w:rPr>
        <w:t>.</w:t>
      </w:r>
    </w:p>
    <w:p w14:paraId="6B925BFD" w14:textId="77777777" w:rsidR="00955327" w:rsidRPr="00FD4A4B" w:rsidRDefault="00955327" w:rsidP="00BA3683">
      <w:pPr>
        <w:pStyle w:val="B1"/>
        <w:rPr>
          <w:lang w:eastAsia="zh-CN"/>
        </w:rPr>
      </w:pPr>
      <w:r w:rsidRPr="00FD4A4B">
        <w:rPr>
          <w:lang w:eastAsia="de-DE"/>
        </w:rPr>
        <w:t>2.</w:t>
      </w:r>
      <w:r w:rsidRPr="00FD4A4B">
        <w:rPr>
          <w:lang w:eastAsia="de-DE"/>
        </w:rPr>
        <w:tab/>
        <w:t>Check UIDs of created accounts and of existing system accounts and, in particular, the root account.</w:t>
      </w:r>
    </w:p>
    <w:p w14:paraId="68DFDE5C" w14:textId="77777777" w:rsidR="00E35363" w:rsidRDefault="00955327" w:rsidP="002764D2">
      <w:pPr>
        <w:rPr>
          <w:b/>
          <w:lang w:eastAsia="zh-CN"/>
        </w:rPr>
      </w:pPr>
      <w:r w:rsidRPr="00FD4A4B">
        <w:rPr>
          <w:b/>
          <w:lang w:eastAsia="zh-CN"/>
        </w:rPr>
        <w:t xml:space="preserve">Expected Results: </w:t>
      </w:r>
    </w:p>
    <w:p w14:paraId="6F626D86" w14:textId="77777777" w:rsidR="002764D2" w:rsidRDefault="00955327" w:rsidP="002764D2">
      <w:pPr>
        <w:rPr>
          <w:lang w:eastAsia="zh-CN"/>
        </w:rPr>
      </w:pPr>
      <w:r w:rsidRPr="00E32DBA">
        <w:t>The UIDs are all different and, in particular, only the root account has UID = 0</w:t>
      </w:r>
      <w:r w:rsidRPr="00FD4A4B">
        <w:rPr>
          <w:lang w:eastAsia="zh-CN"/>
        </w:rPr>
        <w:t>.</w:t>
      </w:r>
    </w:p>
    <w:p w14:paraId="2E10A26B" w14:textId="77777777" w:rsidR="00E35363" w:rsidRDefault="00E35363" w:rsidP="00E35363">
      <w:pPr>
        <w:rPr>
          <w:b/>
        </w:rPr>
      </w:pPr>
      <w:r>
        <w:rPr>
          <w:b/>
        </w:rPr>
        <w:t>Expected format of evidence:</w:t>
      </w:r>
    </w:p>
    <w:p w14:paraId="4F33BCB6" w14:textId="77777777" w:rsidR="00E35363" w:rsidRDefault="00E10E87" w:rsidP="00E10E87">
      <w:pPr>
        <w:pStyle w:val="B1"/>
        <w:rPr>
          <w:lang w:eastAsia="zh-CN"/>
        </w:rPr>
      </w:pPr>
      <w:r>
        <w:rPr>
          <w:lang w:eastAsia="zh-CN"/>
        </w:rPr>
        <w:t>-</w:t>
      </w:r>
      <w:r>
        <w:rPr>
          <w:lang w:eastAsia="zh-CN"/>
        </w:rPr>
        <w:tab/>
      </w:r>
      <w:r w:rsidR="00E35363">
        <w:rPr>
          <w:rFonts w:hint="eastAsia"/>
          <w:lang w:eastAsia="zh-CN"/>
        </w:rPr>
        <w:t>Log</w:t>
      </w:r>
      <w:r w:rsidR="00E35363">
        <w:rPr>
          <w:lang w:eastAsia="zh-CN"/>
        </w:rPr>
        <w:t xml:space="preserve"> of execution</w:t>
      </w:r>
    </w:p>
    <w:p w14:paraId="0EDB63CB" w14:textId="77777777" w:rsidR="00E35363" w:rsidRPr="00FD4A4B" w:rsidRDefault="00E10E87" w:rsidP="00E10E87">
      <w:pPr>
        <w:pStyle w:val="B1"/>
        <w:rPr>
          <w:lang w:eastAsia="zh-CN"/>
        </w:rPr>
      </w:pPr>
      <w:r>
        <w:rPr>
          <w:lang w:eastAsia="zh-CN"/>
        </w:rPr>
        <w:t>-</w:t>
      </w:r>
      <w:r>
        <w:rPr>
          <w:lang w:eastAsia="zh-CN"/>
        </w:rPr>
        <w:tab/>
      </w:r>
      <w:r w:rsidR="00E35363">
        <w:rPr>
          <w:rFonts w:hint="eastAsia"/>
          <w:lang w:eastAsia="zh-CN"/>
        </w:rPr>
        <w:t>S</w:t>
      </w:r>
      <w:r w:rsidR="00E35363">
        <w:rPr>
          <w:lang w:eastAsia="zh-CN"/>
        </w:rPr>
        <w:t>creenshots</w:t>
      </w:r>
    </w:p>
    <w:p w14:paraId="119015C7" w14:textId="77777777" w:rsidR="004564B7" w:rsidRPr="00FD4A4B" w:rsidRDefault="000E530A" w:rsidP="004564B7">
      <w:pPr>
        <w:pStyle w:val="Heading3"/>
      </w:pPr>
      <w:bookmarkStart w:id="316" w:name="_CR4_2_5"/>
      <w:bookmarkStart w:id="317" w:name="_Toc19542404"/>
      <w:bookmarkStart w:id="318" w:name="_Toc35348406"/>
      <w:bookmarkStart w:id="319" w:name="_Toc224924992"/>
      <w:bookmarkEnd w:id="316"/>
      <w:r w:rsidRPr="00907F75">
        <w:t>4</w:t>
      </w:r>
      <w:r w:rsidR="004564B7" w:rsidRPr="00FD4A4B">
        <w:t>.2.</w:t>
      </w:r>
      <w:r w:rsidR="00547CFF" w:rsidRPr="00FD4A4B">
        <w:t>5</w:t>
      </w:r>
      <w:r w:rsidR="004564B7" w:rsidRPr="00FD4A4B">
        <w:tab/>
        <w:t>Web Servers</w:t>
      </w:r>
      <w:bookmarkEnd w:id="317"/>
      <w:bookmarkEnd w:id="318"/>
      <w:bookmarkEnd w:id="319"/>
    </w:p>
    <w:p w14:paraId="5FA01B27" w14:textId="77777777" w:rsidR="00AD4A44" w:rsidRPr="00FD4A4B" w:rsidRDefault="000E530A" w:rsidP="00AD4A44">
      <w:pPr>
        <w:pStyle w:val="Heading4"/>
        <w:keepNext w:val="0"/>
        <w:keepLines w:val="0"/>
      </w:pPr>
      <w:bookmarkStart w:id="320" w:name="_CR4_2_5_1"/>
      <w:bookmarkStart w:id="321" w:name="_Toc19542405"/>
      <w:bookmarkStart w:id="322" w:name="_Toc35348407"/>
      <w:bookmarkStart w:id="323" w:name="_Toc224924993"/>
      <w:bookmarkEnd w:id="320"/>
      <w:r w:rsidRPr="00907F75">
        <w:t>4</w:t>
      </w:r>
      <w:r w:rsidR="00AD4A44" w:rsidRPr="00FD4A4B">
        <w:t>.2.5.1</w:t>
      </w:r>
      <w:r w:rsidR="00AD4A44" w:rsidRPr="00FD4A4B">
        <w:tab/>
        <w:t>HTTPS</w:t>
      </w:r>
      <w:bookmarkEnd w:id="321"/>
      <w:bookmarkEnd w:id="322"/>
      <w:bookmarkEnd w:id="323"/>
    </w:p>
    <w:p w14:paraId="1C3E9949" w14:textId="77777777" w:rsidR="00AD4A44" w:rsidRPr="00FD4A4B" w:rsidRDefault="00AD4A44" w:rsidP="00D139CE">
      <w:pPr>
        <w:rPr>
          <w:rFonts w:ascii="Arial" w:hAnsi="Arial" w:cs="Arial"/>
        </w:rPr>
      </w:pPr>
      <w:r w:rsidRPr="00FD4A4B">
        <w:rPr>
          <w:i/>
        </w:rPr>
        <w:t>Requirement Name:</w:t>
      </w:r>
      <w:r w:rsidRPr="00FD4A4B">
        <w:rPr>
          <w:rFonts w:ascii="Arial" w:hAnsi="Arial" w:cs="Arial"/>
        </w:rPr>
        <w:t xml:space="preserve"> </w:t>
      </w:r>
      <w:r w:rsidRPr="00FD4A4B">
        <w:t>HTTPS</w:t>
      </w:r>
    </w:p>
    <w:p w14:paraId="288B5180" w14:textId="77777777" w:rsidR="00CF2BA7" w:rsidRDefault="00CF2BA7" w:rsidP="00D139CE">
      <w:pPr>
        <w:rPr>
          <w:i/>
        </w:rPr>
      </w:pPr>
      <w:r w:rsidRPr="00CF2BA7">
        <w:rPr>
          <w:i/>
        </w:rPr>
        <w:t xml:space="preserve">Requirement Reference: </w:t>
      </w:r>
      <w:r w:rsidRPr="00CF2BA7">
        <w:rPr>
          <w:iCs/>
        </w:rPr>
        <w:t>In accordance with industry best practice</w:t>
      </w:r>
    </w:p>
    <w:p w14:paraId="03C25606" w14:textId="77777777" w:rsidR="00AD4A44" w:rsidRPr="00FD4A4B" w:rsidRDefault="00AD4A44" w:rsidP="00D139CE">
      <w:r w:rsidRPr="00FD4A4B">
        <w:rPr>
          <w:i/>
        </w:rPr>
        <w:t>Requirement Description:</w:t>
      </w:r>
      <w:r w:rsidRPr="00FD4A4B">
        <w:rPr>
          <w:rFonts w:ascii="Arial" w:hAnsi="Arial" w:cs="Arial"/>
        </w:rPr>
        <w:t xml:space="preserve"> </w:t>
      </w:r>
      <w:r w:rsidRPr="00FD4A4B">
        <w:t>The</w:t>
      </w:r>
      <w:r w:rsidRPr="00E32DBA">
        <w:t xml:space="preserve"> </w:t>
      </w:r>
      <w:r w:rsidRPr="00FD4A4B">
        <w:t>communication between Web client and Web server shall be protected using TLS. The TLS profile defined in Annex E of TS 33.310</w:t>
      </w:r>
      <w:r w:rsidR="006D6686">
        <w:t xml:space="preserve"> [9]</w:t>
      </w:r>
      <w:r w:rsidRPr="00FD4A4B">
        <w:t xml:space="preserve"> shall be followed with the following modifications:</w:t>
      </w:r>
    </w:p>
    <w:p w14:paraId="516AD256" w14:textId="77777777" w:rsidR="00AD4A44" w:rsidRPr="00FD4A4B" w:rsidRDefault="00415A7C" w:rsidP="00415A7C">
      <w:pPr>
        <w:pStyle w:val="B1"/>
      </w:pPr>
      <w:r w:rsidRPr="00FD4A4B">
        <w:t>C</w:t>
      </w:r>
      <w:r w:rsidR="00AD4A44" w:rsidRPr="00FD4A4B">
        <w:t xml:space="preserve">ipher suites with NULL encryption </w:t>
      </w:r>
      <w:r w:rsidRPr="00FD4A4B">
        <w:t>shall not be supported</w:t>
      </w:r>
    </w:p>
    <w:p w14:paraId="0A1402E4" w14:textId="77777777" w:rsidR="00CF2BA7" w:rsidRDefault="00CF2BA7" w:rsidP="00CF2BA7">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xml:space="preserve">, </w:t>
      </w:r>
      <w:r w:rsidR="007E1C4F" w:rsidRPr="006D6686">
        <w:t>clause 5.3.6.8, Insecure Default Configuration</w:t>
      </w:r>
    </w:p>
    <w:p w14:paraId="1B0C737D" w14:textId="77777777" w:rsidR="00AD4A44" w:rsidRPr="00FD4A4B" w:rsidRDefault="00AD4A44" w:rsidP="00415A7C">
      <w:pPr>
        <w:rPr>
          <w:lang w:eastAsia="zh-CN"/>
        </w:rPr>
      </w:pPr>
      <w:r w:rsidRPr="00FD4A4B">
        <w:rPr>
          <w:i/>
        </w:rPr>
        <w:t>Test case</w:t>
      </w:r>
      <w:r w:rsidRPr="00FD4A4B">
        <w:t>:</w:t>
      </w:r>
      <w:r w:rsidRPr="00FD4A4B">
        <w:rPr>
          <w:lang w:eastAsia="zh-CN"/>
        </w:rPr>
        <w:t xml:space="preserve"> </w:t>
      </w:r>
    </w:p>
    <w:p w14:paraId="47B73BA8" w14:textId="77777777" w:rsidR="00415A7C" w:rsidRPr="00FD4A4B" w:rsidRDefault="00415A7C" w:rsidP="00415A7C">
      <w:pPr>
        <w:rPr>
          <w:rFonts w:cs="Arial"/>
          <w:i/>
          <w:color w:val="000000"/>
        </w:rPr>
      </w:pPr>
      <w:r w:rsidRPr="00FD4A4B">
        <w:rPr>
          <w:rFonts w:cs="Arial"/>
          <w:b/>
          <w:color w:val="000000"/>
        </w:rPr>
        <w:t xml:space="preserve">Test Name: </w:t>
      </w:r>
      <w:r w:rsidR="00C917A9" w:rsidRPr="00835BF1">
        <w:rPr>
          <w:rFonts w:cs="Arial"/>
          <w:bCs/>
          <w:color w:val="000000"/>
        </w:rPr>
        <w:t>TC_</w:t>
      </w:r>
      <w:r w:rsidRPr="00E32DBA">
        <w:t>HTTPS</w:t>
      </w:r>
    </w:p>
    <w:p w14:paraId="5B786D2D" w14:textId="77777777" w:rsidR="00415A7C" w:rsidRPr="00FD4A4B" w:rsidRDefault="00415A7C" w:rsidP="00415A7C">
      <w:pPr>
        <w:rPr>
          <w:lang w:eastAsia="zh-CN"/>
        </w:rPr>
      </w:pPr>
      <w:r w:rsidRPr="00FD4A4B">
        <w:rPr>
          <w:rFonts w:cs="Arial"/>
          <w:b/>
          <w:color w:val="000000"/>
        </w:rPr>
        <w:t xml:space="preserve">Purpose: </w:t>
      </w:r>
      <w:r w:rsidRPr="00E32DBA">
        <w:t xml:space="preserve">Verify the above requirement. </w:t>
      </w:r>
    </w:p>
    <w:p w14:paraId="36014CB0" w14:textId="77777777" w:rsidR="00415A7C" w:rsidRPr="00FD4A4B" w:rsidRDefault="00415A7C" w:rsidP="00415A7C">
      <w:pPr>
        <w:rPr>
          <w:rFonts w:cs="Arial"/>
          <w:b/>
          <w:color w:val="000000"/>
        </w:rPr>
      </w:pPr>
      <w:r w:rsidRPr="00FD4A4B">
        <w:rPr>
          <w:rFonts w:cs="Arial"/>
          <w:b/>
          <w:color w:val="000000"/>
        </w:rPr>
        <w:t>Procedure and execution steps, expected results, expected format of evidence:</w:t>
      </w:r>
    </w:p>
    <w:p w14:paraId="6AE7C0A5" w14:textId="305E4175" w:rsidR="00415A7C" w:rsidRPr="00FD4A4B" w:rsidRDefault="00415A7C" w:rsidP="00415A7C">
      <w:r w:rsidRPr="00FD4A4B">
        <w:t>These are the same as for the test case in clause</w:t>
      </w:r>
      <w:r w:rsidR="00902227">
        <w:t xml:space="preserve"> 4</w:t>
      </w:r>
      <w:r w:rsidR="00902227" w:rsidRPr="005A4F5E">
        <w:t>.2.3.2.4</w:t>
      </w:r>
      <w:r w:rsidRPr="00FD4A4B">
        <w:t xml:space="preserve">, except that, for execution step </w:t>
      </w:r>
      <w:r w:rsidR="00C77755" w:rsidRPr="00C77755">
        <w:t>3</w:t>
      </w:r>
      <w:r w:rsidRPr="00FD4A4B">
        <w:t xml:space="preserve">, it is </w:t>
      </w:r>
      <w:r w:rsidR="00C77755" w:rsidRPr="00C77755">
        <w:t xml:space="preserve">additionally </w:t>
      </w:r>
      <w:r w:rsidRPr="00FD4A4B">
        <w:t xml:space="preserve">tested that NULL encryption is not supported. </w:t>
      </w:r>
    </w:p>
    <w:p w14:paraId="57D6696F" w14:textId="77777777" w:rsidR="00AD4A44" w:rsidRPr="00FD4A4B" w:rsidRDefault="000E530A" w:rsidP="009D1E7D">
      <w:pPr>
        <w:pStyle w:val="Heading4"/>
        <w:keepNext w:val="0"/>
        <w:keepLines w:val="0"/>
      </w:pPr>
      <w:bookmarkStart w:id="324" w:name="_CR4_2_5_2"/>
      <w:bookmarkStart w:id="325" w:name="_Toc19542406"/>
      <w:bookmarkStart w:id="326" w:name="_Toc35348408"/>
      <w:bookmarkStart w:id="327" w:name="_Toc224924994"/>
      <w:bookmarkEnd w:id="324"/>
      <w:r w:rsidRPr="00907F75">
        <w:t>4</w:t>
      </w:r>
      <w:r w:rsidR="00AD4A44" w:rsidRPr="00FD4A4B">
        <w:t>.2.5.2</w:t>
      </w:r>
      <w:r w:rsidR="00AD4A44" w:rsidRPr="00FD4A4B">
        <w:tab/>
        <w:t>Logging</w:t>
      </w:r>
      <w:bookmarkEnd w:id="325"/>
      <w:bookmarkEnd w:id="326"/>
      <w:bookmarkEnd w:id="327"/>
    </w:p>
    <w:p w14:paraId="5797ABF4" w14:textId="77777777" w:rsidR="00AD4A44" w:rsidRPr="00FD4A4B" w:rsidRDefault="000E530A" w:rsidP="00AD4A44">
      <w:pPr>
        <w:pStyle w:val="Heading5"/>
        <w:keepNext w:val="0"/>
        <w:keepLines w:val="0"/>
        <w:ind w:left="0" w:firstLine="0"/>
      </w:pPr>
      <w:bookmarkStart w:id="328" w:name="_CR4_2_5_2_1"/>
      <w:bookmarkStart w:id="329" w:name="_Toc19542407"/>
      <w:bookmarkStart w:id="330" w:name="_Toc35348409"/>
      <w:bookmarkStart w:id="331" w:name="_Toc224924995"/>
      <w:bookmarkEnd w:id="328"/>
      <w:r w:rsidRPr="00907F75">
        <w:t>4</w:t>
      </w:r>
      <w:r w:rsidR="00AD4A44" w:rsidRPr="00FD4A4B">
        <w:t>.2.5.2.1</w:t>
      </w:r>
      <w:r w:rsidR="00AD4A44" w:rsidRPr="00FD4A4B">
        <w:tab/>
        <w:t>Webserver logging</w:t>
      </w:r>
      <w:bookmarkEnd w:id="329"/>
      <w:bookmarkEnd w:id="330"/>
      <w:bookmarkEnd w:id="331"/>
    </w:p>
    <w:p w14:paraId="70AC874E" w14:textId="77777777" w:rsidR="00AD4A44" w:rsidRPr="00FD4A4B" w:rsidRDefault="00AD4A44" w:rsidP="00AD4A44">
      <w:r w:rsidRPr="00FD4A4B">
        <w:rPr>
          <w:i/>
        </w:rPr>
        <w:t>Requirement Name</w:t>
      </w:r>
      <w:r w:rsidRPr="00FD4A4B">
        <w:t>: Webserver logging</w:t>
      </w:r>
    </w:p>
    <w:p w14:paraId="25CFA91C" w14:textId="77777777" w:rsidR="00CF2BA7" w:rsidRDefault="00CF2BA7" w:rsidP="00AD4A44">
      <w:pPr>
        <w:rPr>
          <w:i/>
        </w:rPr>
      </w:pPr>
      <w:r w:rsidRPr="00CF2BA7">
        <w:rPr>
          <w:i/>
        </w:rPr>
        <w:t>Requirement Reference:</w:t>
      </w:r>
      <w:r w:rsidRPr="00CF2BA7">
        <w:rPr>
          <w:iCs/>
        </w:rPr>
        <w:t xml:space="preserve"> In accordance with industry best practice</w:t>
      </w:r>
    </w:p>
    <w:p w14:paraId="2A974EB2" w14:textId="77777777" w:rsidR="00AD4A44" w:rsidRPr="00FD4A4B" w:rsidRDefault="00AD4A44" w:rsidP="00AD4A44">
      <w:r w:rsidRPr="00FD4A4B">
        <w:rPr>
          <w:i/>
        </w:rPr>
        <w:t>Requirement Description</w:t>
      </w:r>
      <w:r w:rsidRPr="00FD4A4B">
        <w:t>: Access to the webserver shall be logged. The web server log shall contain the following information:</w:t>
      </w:r>
    </w:p>
    <w:p w14:paraId="09B2CCFF" w14:textId="77777777" w:rsidR="00AD4A44" w:rsidRPr="00FD4A4B" w:rsidRDefault="00AD4A44" w:rsidP="009D1E7D">
      <w:pPr>
        <w:pStyle w:val="B1"/>
      </w:pPr>
      <w:r w:rsidRPr="00FD4A4B">
        <w:t>-</w:t>
      </w:r>
      <w:r w:rsidRPr="00FD4A4B">
        <w:tab/>
        <w:t>Access timestamp</w:t>
      </w:r>
    </w:p>
    <w:p w14:paraId="2B6F0D4F" w14:textId="77777777" w:rsidR="00AD4A44" w:rsidRPr="00FD4A4B" w:rsidRDefault="00AD4A44" w:rsidP="009D1E7D">
      <w:pPr>
        <w:pStyle w:val="B1"/>
      </w:pPr>
      <w:r w:rsidRPr="00FD4A4B">
        <w:t>-</w:t>
      </w:r>
      <w:r w:rsidRPr="00FD4A4B">
        <w:tab/>
        <w:t>Source (IP address)</w:t>
      </w:r>
    </w:p>
    <w:p w14:paraId="5E5E4BCA" w14:textId="77777777" w:rsidR="00AD4A44" w:rsidRPr="00FD4A4B" w:rsidRDefault="00AD4A44" w:rsidP="009D1E7D">
      <w:pPr>
        <w:pStyle w:val="B1"/>
      </w:pPr>
      <w:r w:rsidRPr="00FD4A4B">
        <w:t>-</w:t>
      </w:r>
      <w:r w:rsidRPr="00FD4A4B">
        <w:tab/>
      </w:r>
      <w:r w:rsidR="009F462E">
        <w:t xml:space="preserve">(Optional) </w:t>
      </w:r>
      <w:r w:rsidRPr="00FD4A4B">
        <w:t>Account (if known)</w:t>
      </w:r>
    </w:p>
    <w:p w14:paraId="628E7825" w14:textId="77777777" w:rsidR="004D7B8A" w:rsidRPr="00FD4A4B" w:rsidRDefault="004D7B8A" w:rsidP="004D7B8A">
      <w:pPr>
        <w:pStyle w:val="B1"/>
      </w:pPr>
      <w:r w:rsidRPr="00FD4A4B">
        <w:t>-</w:t>
      </w:r>
      <w:r w:rsidRPr="00FD4A4B">
        <w:tab/>
      </w:r>
      <w:r w:rsidR="009F462E">
        <w:t xml:space="preserve">(Optional) </w:t>
      </w:r>
      <w:r w:rsidRPr="00FD4A4B">
        <w:t>Attempted login name (if the associated account does not exist)</w:t>
      </w:r>
    </w:p>
    <w:p w14:paraId="0EA415A3" w14:textId="33F2E7AF" w:rsidR="00AD4A44" w:rsidRPr="00907F75" w:rsidRDefault="00AD4A44" w:rsidP="009D1E7D">
      <w:pPr>
        <w:pStyle w:val="B1"/>
      </w:pPr>
      <w:r w:rsidRPr="00FD4A4B">
        <w:t>-</w:t>
      </w:r>
      <w:r w:rsidRPr="00FD4A4B">
        <w:tab/>
      </w:r>
      <w:r w:rsidR="00D1291E">
        <w:rPr>
          <w:rFonts w:hint="eastAsia"/>
          <w:lang w:eastAsia="zh-CN"/>
        </w:rPr>
        <w:t>R</w:t>
      </w:r>
      <w:r w:rsidR="00D1291E">
        <w:t xml:space="preserve">elevant fields in </w:t>
      </w:r>
      <w:r w:rsidR="006272AC">
        <w:t xml:space="preserve">HTTP </w:t>
      </w:r>
      <w:r w:rsidR="00D1291E">
        <w:t>request</w:t>
      </w:r>
      <w:r w:rsidR="00D1291E">
        <w:rPr>
          <w:rFonts w:hint="eastAsia"/>
          <w:lang w:eastAsia="zh-CN"/>
        </w:rPr>
        <w:t>.</w:t>
      </w:r>
      <w:r w:rsidR="00D1291E" w:rsidRPr="007F17D6">
        <w:t xml:space="preserve"> </w:t>
      </w:r>
      <w:r w:rsidR="00D1291E">
        <w:rPr>
          <w:rFonts w:hint="eastAsia"/>
          <w:lang w:eastAsia="zh-CN"/>
        </w:rPr>
        <w:t>The</w:t>
      </w:r>
      <w:r w:rsidR="00D1291E" w:rsidRPr="007F17D6">
        <w:t xml:space="preserve"> </w:t>
      </w:r>
      <w:r w:rsidRPr="00FD4A4B">
        <w:t>URL</w:t>
      </w:r>
      <w:r w:rsidR="00D1291E" w:rsidRPr="00907F75">
        <w:t xml:space="preserve"> </w:t>
      </w:r>
      <w:r w:rsidR="00D1291E">
        <w:rPr>
          <w:rFonts w:hint="eastAsia"/>
          <w:lang w:eastAsia="zh-CN"/>
        </w:rPr>
        <w:t>should be included whenever possible.</w:t>
      </w:r>
    </w:p>
    <w:p w14:paraId="47DEBACC" w14:textId="77777777" w:rsidR="00AD4A44" w:rsidRPr="00FD4A4B" w:rsidRDefault="00AD4A44" w:rsidP="009D1E7D">
      <w:pPr>
        <w:pStyle w:val="B1"/>
      </w:pPr>
      <w:r w:rsidRPr="00FD4A4B">
        <w:t>-</w:t>
      </w:r>
      <w:r w:rsidRPr="00FD4A4B">
        <w:tab/>
        <w:t>Status code of web server response</w:t>
      </w:r>
    </w:p>
    <w:p w14:paraId="46B100DF" w14:textId="77777777" w:rsidR="00AD4A44" w:rsidRPr="00FD4A4B" w:rsidRDefault="00CF2BA7" w:rsidP="00AD4A44">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5.3.4.4, Log Tampering</w:t>
      </w:r>
    </w:p>
    <w:p w14:paraId="0F7B3FE9" w14:textId="77777777" w:rsidR="00AD4A44" w:rsidRPr="00FD4A4B" w:rsidRDefault="00AD4A44" w:rsidP="00AD4A44">
      <w:r w:rsidRPr="00FD4A4B">
        <w:rPr>
          <w:i/>
        </w:rPr>
        <w:t>Test case</w:t>
      </w:r>
      <w:r w:rsidRPr="00FD4A4B">
        <w:t>:</w:t>
      </w:r>
      <w:r w:rsidR="00D139CE" w:rsidRPr="00FD4A4B">
        <w:t xml:space="preserve"> </w:t>
      </w:r>
    </w:p>
    <w:p w14:paraId="064F7968" w14:textId="77777777" w:rsidR="004D7B8A" w:rsidRPr="00FD4A4B" w:rsidRDefault="004D7B8A" w:rsidP="004D7B8A">
      <w:r w:rsidRPr="00FD4A4B">
        <w:rPr>
          <w:b/>
        </w:rPr>
        <w:t>Test Name</w:t>
      </w:r>
      <w:r w:rsidRPr="00FD4A4B">
        <w:t xml:space="preserve">: </w:t>
      </w:r>
      <w:r w:rsidRPr="006D6686">
        <w:t>TC_WEBSERVER_LOGGING</w:t>
      </w:r>
    </w:p>
    <w:p w14:paraId="31F14141" w14:textId="77777777" w:rsidR="004D7B8A" w:rsidRPr="00FD4A4B" w:rsidRDefault="004D7B8A" w:rsidP="004D7B8A">
      <w:pPr>
        <w:rPr>
          <w:b/>
        </w:rPr>
      </w:pPr>
      <w:r w:rsidRPr="00FD4A4B">
        <w:rPr>
          <w:b/>
        </w:rPr>
        <w:t>Purpose:</w:t>
      </w:r>
    </w:p>
    <w:p w14:paraId="0F61367B" w14:textId="77777777" w:rsidR="004D7B8A" w:rsidRPr="00FD4A4B" w:rsidRDefault="004D7B8A" w:rsidP="004D7B8A">
      <w:pPr>
        <w:rPr>
          <w:lang w:eastAsia="zh-CN"/>
        </w:rPr>
      </w:pPr>
      <w:r w:rsidRPr="00FD4A4B">
        <w:rPr>
          <w:rFonts w:hint="eastAsia"/>
          <w:lang w:eastAsia="ja-JP"/>
        </w:rPr>
        <w:t>Verify</w:t>
      </w:r>
      <w:r w:rsidRPr="00FD4A4B">
        <w:rPr>
          <w:lang w:eastAsia="ja-JP"/>
        </w:rPr>
        <w:t xml:space="preserve"> that</w:t>
      </w:r>
      <w:r w:rsidRPr="00FD4A4B">
        <w:rPr>
          <w:rFonts w:hint="eastAsia"/>
          <w:lang w:eastAsia="ja-JP"/>
        </w:rPr>
        <w:t xml:space="preserve"> </w:t>
      </w:r>
      <w:r w:rsidRPr="00FD4A4B">
        <w:t>all accesses to the webserver are logged with the requi</w:t>
      </w:r>
      <w:r w:rsidR="00D91717">
        <w:t>red</w:t>
      </w:r>
      <w:r w:rsidRPr="00FD4A4B">
        <w:t xml:space="preserve"> information. </w:t>
      </w:r>
    </w:p>
    <w:p w14:paraId="1F73B453" w14:textId="08AEF13B" w:rsidR="004D7B8A" w:rsidRPr="00FD4A4B" w:rsidRDefault="004D7B8A" w:rsidP="004D7B8A">
      <w:pPr>
        <w:rPr>
          <w:b/>
        </w:rPr>
      </w:pPr>
    </w:p>
    <w:p w14:paraId="34D98B00" w14:textId="77777777" w:rsidR="004D7B8A" w:rsidRPr="00FD4A4B" w:rsidRDefault="004D7B8A" w:rsidP="004D7B8A">
      <w:pPr>
        <w:rPr>
          <w:b/>
        </w:rPr>
      </w:pPr>
      <w:r w:rsidRPr="00FD4A4B">
        <w:rPr>
          <w:b/>
        </w:rPr>
        <w:t>Pre-Condition:</w:t>
      </w:r>
    </w:p>
    <w:p w14:paraId="18B65758" w14:textId="77777777" w:rsidR="004D7B8A" w:rsidRPr="00FD4A4B" w:rsidRDefault="004D7B8A" w:rsidP="004D7B8A">
      <w:pPr>
        <w:rPr>
          <w:lang w:eastAsia="zh-CN"/>
        </w:rPr>
      </w:pPr>
      <w:r w:rsidRPr="00FD4A4B">
        <w:rPr>
          <w:lang w:eastAsia="zh-CN"/>
        </w:rPr>
        <w:t>Network Product documentation which contains information on log file location and procedure to access it.</w:t>
      </w:r>
    </w:p>
    <w:p w14:paraId="2641845E" w14:textId="77777777" w:rsidR="004D7B8A" w:rsidRPr="00FD4A4B" w:rsidRDefault="004D7B8A" w:rsidP="004D7B8A">
      <w:pPr>
        <w:rPr>
          <w:lang w:eastAsia="zh-CN"/>
        </w:rPr>
      </w:pPr>
      <w:r w:rsidRPr="00FD4A4B">
        <w:rPr>
          <w:lang w:eastAsia="zh-CN"/>
        </w:rPr>
        <w:t>Tester has the necessary privileges to access the log files</w:t>
      </w:r>
      <w:r w:rsidRPr="00FD4A4B">
        <w:t>.</w:t>
      </w:r>
    </w:p>
    <w:p w14:paraId="3A7FC2DF" w14:textId="77777777" w:rsidR="004D7B8A" w:rsidRPr="00FD4A4B" w:rsidRDefault="004D7B8A" w:rsidP="004D7B8A">
      <w:pPr>
        <w:rPr>
          <w:b/>
        </w:rPr>
      </w:pPr>
      <w:r w:rsidRPr="00FD4A4B">
        <w:rPr>
          <w:b/>
        </w:rPr>
        <w:t>Execution Steps</w:t>
      </w:r>
    </w:p>
    <w:p w14:paraId="5263ABBE" w14:textId="6BBBC357" w:rsidR="006272AC" w:rsidRDefault="004D7B8A" w:rsidP="006272AC">
      <w:pPr>
        <w:pStyle w:val="B1"/>
      </w:pPr>
      <w:r w:rsidRPr="00FD4A4B">
        <w:t>1.</w:t>
      </w:r>
      <w:r w:rsidRPr="00FD4A4B">
        <w:tab/>
        <w:t xml:space="preserve">The tester tries to </w:t>
      </w:r>
      <w:r w:rsidR="006272AC" w:rsidRPr="006272AC">
        <w:t>access existing resources on</w:t>
      </w:r>
      <w:r w:rsidRPr="00FD4A4B">
        <w:t xml:space="preserve"> the webserver using </w:t>
      </w:r>
      <w:r w:rsidR="006272AC" w:rsidRPr="006272AC">
        <w:t xml:space="preserve">correctly and incorrectly crafted requests. </w:t>
      </w:r>
    </w:p>
    <w:p w14:paraId="54C083D8" w14:textId="77777777" w:rsidR="004D7B8A" w:rsidRPr="00FD4A4B" w:rsidRDefault="006272AC" w:rsidP="006272AC">
      <w:pPr>
        <w:pStyle w:val="B1"/>
      </w:pPr>
      <w:r>
        <w:t>2.</w:t>
      </w:r>
      <w:r>
        <w:tab/>
        <w:t>If a login is required, then the tester is using correct and incorrect access credentials.</w:t>
      </w:r>
    </w:p>
    <w:p w14:paraId="788EDDEA" w14:textId="033A984C" w:rsidR="004D7B8A" w:rsidRPr="00FD4A4B" w:rsidRDefault="006272AC" w:rsidP="004D7B8A">
      <w:pPr>
        <w:pStyle w:val="B1"/>
        <w:rPr>
          <w:i/>
        </w:rPr>
      </w:pPr>
      <w:r w:rsidRPr="006272AC">
        <w:t>3</w:t>
      </w:r>
      <w:r w:rsidR="004D7B8A" w:rsidRPr="00FD4A4B">
        <w:t>.</w:t>
      </w:r>
      <w:r w:rsidR="004D7B8A" w:rsidRPr="00FD4A4B">
        <w:tab/>
        <w:t>The tester verifies whether the</w:t>
      </w:r>
      <w:r w:rsidRPr="006272AC">
        <w:t xml:space="preserve"> requests</w:t>
      </w:r>
      <w:r w:rsidR="004D7B8A" w:rsidRPr="00FD4A4B">
        <w:t xml:space="preserve"> were logged correctly with all of the required information.</w:t>
      </w:r>
    </w:p>
    <w:p w14:paraId="1BE46228" w14:textId="77777777" w:rsidR="004D7B8A" w:rsidRPr="00FD4A4B" w:rsidRDefault="004D7B8A" w:rsidP="004D7B8A">
      <w:pPr>
        <w:rPr>
          <w:b/>
        </w:rPr>
      </w:pPr>
      <w:r w:rsidRPr="00FD4A4B">
        <w:rPr>
          <w:b/>
        </w:rPr>
        <w:t>Expected Results:</w:t>
      </w:r>
    </w:p>
    <w:p w14:paraId="23964DA8" w14:textId="79F1559A" w:rsidR="004D7B8A" w:rsidRPr="00FD4A4B" w:rsidRDefault="004D7B8A" w:rsidP="004D7B8A">
      <w:pPr>
        <w:rPr>
          <w:lang w:eastAsia="ja-JP"/>
        </w:rPr>
      </w:pPr>
      <w:r w:rsidRPr="00FD4A4B">
        <w:rPr>
          <w:lang w:eastAsia="ja-JP"/>
        </w:rPr>
        <w:t xml:space="preserve">All </w:t>
      </w:r>
      <w:r w:rsidRPr="00FD4A4B">
        <w:rPr>
          <w:lang w:eastAsia="zh-CN"/>
        </w:rPr>
        <w:t>webserver</w:t>
      </w:r>
      <w:r w:rsidRPr="00FD4A4B">
        <w:rPr>
          <w:lang w:eastAsia="ja-JP"/>
        </w:rPr>
        <w:t xml:space="preserve"> events are logged with </w:t>
      </w:r>
      <w:r w:rsidRPr="00FD4A4B">
        <w:rPr>
          <w:lang w:eastAsia="zh-CN"/>
        </w:rPr>
        <w:t xml:space="preserve">all the </w:t>
      </w:r>
      <w:r w:rsidRPr="00FD4A4B">
        <w:t>requi</w:t>
      </w:r>
      <w:r w:rsidR="00D91717">
        <w:t>red</w:t>
      </w:r>
      <w:r w:rsidRPr="00FD4A4B">
        <w:t xml:space="preserve"> </w:t>
      </w:r>
      <w:r w:rsidRPr="00FD4A4B">
        <w:rPr>
          <w:lang w:eastAsia="zh-CN"/>
        </w:rPr>
        <w:t>information.</w:t>
      </w:r>
    </w:p>
    <w:p w14:paraId="582DF78D" w14:textId="77777777" w:rsidR="004D7B8A" w:rsidRPr="00FD4A4B" w:rsidRDefault="004D7B8A" w:rsidP="004D7B8A">
      <w:pPr>
        <w:rPr>
          <w:b/>
        </w:rPr>
      </w:pPr>
      <w:r w:rsidRPr="00FD4A4B">
        <w:rPr>
          <w:b/>
        </w:rPr>
        <w:t>Expected format of evidence:</w:t>
      </w:r>
    </w:p>
    <w:p w14:paraId="767ECE09" w14:textId="77777777" w:rsidR="004D7B8A" w:rsidRPr="00FD4A4B" w:rsidRDefault="001F2AD5" w:rsidP="00AD4A44">
      <w:pPr>
        <w:rPr>
          <w:rFonts w:ascii="Arial" w:hAnsi="Arial"/>
          <w:sz w:val="22"/>
        </w:rPr>
      </w:pPr>
      <w:r w:rsidRPr="001F2AD5">
        <w:rPr>
          <w:lang w:eastAsia="zh-CN"/>
        </w:rPr>
        <w:t>L</w:t>
      </w:r>
      <w:r w:rsidR="004D7B8A" w:rsidRPr="00FD4A4B">
        <w:rPr>
          <w:lang w:eastAsia="zh-CN"/>
        </w:rPr>
        <w:t>og file showing the captured information.</w:t>
      </w:r>
    </w:p>
    <w:p w14:paraId="79B32C19" w14:textId="77777777" w:rsidR="00AD4A44" w:rsidRPr="00FD4A4B" w:rsidRDefault="000E530A" w:rsidP="00AD4A44">
      <w:pPr>
        <w:pStyle w:val="Heading4"/>
        <w:keepNext w:val="0"/>
        <w:keepLines w:val="0"/>
      </w:pPr>
      <w:bookmarkStart w:id="332" w:name="_CR4_2_5_3"/>
      <w:bookmarkStart w:id="333" w:name="_Toc19542408"/>
      <w:bookmarkStart w:id="334" w:name="_Toc35348410"/>
      <w:bookmarkStart w:id="335" w:name="_Toc224924996"/>
      <w:bookmarkEnd w:id="332"/>
      <w:r w:rsidRPr="00907F75">
        <w:t>4</w:t>
      </w:r>
      <w:r w:rsidR="00AD4A44" w:rsidRPr="00FD4A4B">
        <w:t>.2.5.3</w:t>
      </w:r>
      <w:r w:rsidR="00AD4A44" w:rsidRPr="00FD4A4B">
        <w:tab/>
      </w:r>
      <w:r w:rsidR="008A711E" w:rsidRPr="00FD4A4B">
        <w:t xml:space="preserve">HTTP </w:t>
      </w:r>
      <w:r w:rsidR="00AD4A44" w:rsidRPr="00FD4A4B">
        <w:t>User sessions</w:t>
      </w:r>
      <w:bookmarkEnd w:id="333"/>
      <w:bookmarkEnd w:id="334"/>
      <w:bookmarkEnd w:id="335"/>
    </w:p>
    <w:p w14:paraId="69AFAC99" w14:textId="77777777" w:rsidR="00AD4A44" w:rsidRDefault="00AD4A44" w:rsidP="00AD4A44">
      <w:r w:rsidRPr="00FD4A4B">
        <w:rPr>
          <w:i/>
        </w:rPr>
        <w:t>Requirement Name</w:t>
      </w:r>
      <w:r w:rsidRPr="00FD4A4B">
        <w:t>: User sessions</w:t>
      </w:r>
    </w:p>
    <w:p w14:paraId="137D4A9E" w14:textId="77777777" w:rsidR="00CF2BA7" w:rsidRPr="00FD4A4B" w:rsidRDefault="00CF2BA7" w:rsidP="00AD4A44">
      <w:r>
        <w:rPr>
          <w:i/>
        </w:rPr>
        <w:t>Requirement Reference</w:t>
      </w:r>
      <w:r>
        <w:rPr>
          <w:iCs/>
        </w:rPr>
        <w:t xml:space="preserve">: </w:t>
      </w:r>
      <w:r>
        <w:t>In accordance with industry best practice</w:t>
      </w:r>
    </w:p>
    <w:p w14:paraId="48A44B7E" w14:textId="77777777" w:rsidR="00AD4A44" w:rsidRPr="00FD4A4B" w:rsidRDefault="00AD4A44" w:rsidP="009F6462">
      <w:pPr>
        <w:keepNext/>
      </w:pPr>
      <w:r w:rsidRPr="00FD4A4B">
        <w:rPr>
          <w:i/>
        </w:rPr>
        <w:t>Requirement Description</w:t>
      </w:r>
      <w:r w:rsidRPr="00FD4A4B">
        <w:t xml:space="preserve">: </w:t>
      </w:r>
    </w:p>
    <w:p w14:paraId="61F0EE2C" w14:textId="77777777" w:rsidR="00AD4A44" w:rsidRPr="00FD4A4B" w:rsidRDefault="00AD4A44" w:rsidP="00E32DBA">
      <w:r w:rsidRPr="00FD4A4B">
        <w:t>To protect user sessions the Network Product shall support the following session ID and session cookie requirements:</w:t>
      </w:r>
    </w:p>
    <w:p w14:paraId="72EE002C" w14:textId="77777777" w:rsidR="00AD4A44" w:rsidRPr="00FD4A4B" w:rsidRDefault="00AD4A44" w:rsidP="009D1E7D">
      <w:pPr>
        <w:pStyle w:val="B1"/>
        <w:rPr>
          <w:sz w:val="22"/>
          <w:szCs w:val="22"/>
        </w:rPr>
      </w:pPr>
      <w:r w:rsidRPr="00FD4A4B">
        <w:t>1.</w:t>
      </w:r>
      <w:r w:rsidRPr="00FD4A4B">
        <w:tab/>
        <w:t>The session ID shall uniquely identify the user and distinguish the session from all other active sessions.</w:t>
      </w:r>
    </w:p>
    <w:p w14:paraId="2F89914B" w14:textId="77777777" w:rsidR="00AD4A44" w:rsidRPr="00FD4A4B" w:rsidRDefault="00AD4A44" w:rsidP="009D1E7D">
      <w:pPr>
        <w:pStyle w:val="B1"/>
      </w:pPr>
      <w:r w:rsidRPr="00FD4A4B">
        <w:t>2.</w:t>
      </w:r>
      <w:r w:rsidRPr="00FD4A4B">
        <w:tab/>
        <w:t xml:space="preserve">The session ID shall </w:t>
      </w:r>
      <w:r w:rsidR="008A711E" w:rsidRPr="00FD4A4B">
        <w:t>be unpredictable</w:t>
      </w:r>
      <w:r w:rsidRPr="00FD4A4B">
        <w:t xml:space="preserve">. </w:t>
      </w:r>
    </w:p>
    <w:p w14:paraId="4B97C715" w14:textId="77777777" w:rsidR="00AD4A44" w:rsidRPr="00FD4A4B" w:rsidRDefault="00AD4A44" w:rsidP="009D1E7D">
      <w:pPr>
        <w:pStyle w:val="B1"/>
      </w:pPr>
      <w:r w:rsidRPr="00FD4A4B">
        <w:t>3.</w:t>
      </w:r>
      <w:r w:rsidRPr="00FD4A4B">
        <w:tab/>
        <w:t xml:space="preserve">The session ID shall not contain sensitive information in clear text (e.g. account number, social security, </w:t>
      </w:r>
      <w:r w:rsidR="00614893" w:rsidRPr="00FD4A4B">
        <w:t>etc.</w:t>
      </w:r>
      <w:r w:rsidRPr="00FD4A4B">
        <w:t>).</w:t>
      </w:r>
    </w:p>
    <w:p w14:paraId="18BD4C7E" w14:textId="77777777" w:rsidR="00AD4A44" w:rsidRPr="00FD4A4B" w:rsidRDefault="00AD4A44" w:rsidP="009D1E7D">
      <w:pPr>
        <w:pStyle w:val="B1"/>
      </w:pPr>
      <w:r w:rsidRPr="00FD4A4B">
        <w:t>4.</w:t>
      </w:r>
      <w:r w:rsidRPr="00FD4A4B">
        <w:tab/>
      </w:r>
      <w:r w:rsidR="008A711E" w:rsidRPr="00FD4A4B">
        <w:t>In addition to the Session Idle Timeout (see clause</w:t>
      </w:r>
      <w:r w:rsidR="00902227">
        <w:t xml:space="preserve"> 4</w:t>
      </w:r>
      <w:r w:rsidR="00902227" w:rsidRPr="00F27CD0">
        <w:t>.2.3.5.2</w:t>
      </w:r>
      <w:r w:rsidR="008A711E" w:rsidRPr="00FD4A4B">
        <w:tab/>
        <w:t xml:space="preserve">Protecting sessions – Inactivity timeout), the Network Product shall </w:t>
      </w:r>
      <w:r w:rsidR="00D91717" w:rsidRPr="00747EEA">
        <w:rPr>
          <w:lang w:val="en-US"/>
        </w:rPr>
        <w:t xml:space="preserve">automatically </w:t>
      </w:r>
      <w:r w:rsidR="008A711E" w:rsidRPr="00FD4A4B">
        <w:t>terminate sessions after a configurable maximum lifetime This maximum lifetime defines the maximum session span. When the maximum lifetime expires, the session shall be closed, the session ID shall be deleted and the user shall be forced to (re)authenticate in the web application and to establish a new session. The default value for this maximum lifetime shall be set to 8 hours.</w:t>
      </w:r>
    </w:p>
    <w:p w14:paraId="312C4BC6" w14:textId="77777777" w:rsidR="00AD4A44" w:rsidRPr="00FD4A4B" w:rsidRDefault="00AD4A44" w:rsidP="009D1E7D">
      <w:pPr>
        <w:pStyle w:val="B1"/>
      </w:pPr>
      <w:r w:rsidRPr="00FD4A4B">
        <w:t>5.</w:t>
      </w:r>
      <w:r w:rsidRPr="00FD4A4B">
        <w:tab/>
        <w:t>Session IDs shall be regenerated for each new session (e.g. each time a user logs in).</w:t>
      </w:r>
    </w:p>
    <w:p w14:paraId="0B63C825" w14:textId="77777777" w:rsidR="00AD4A44" w:rsidRPr="00FD4A4B" w:rsidRDefault="00AD4A44" w:rsidP="009D1E7D">
      <w:pPr>
        <w:pStyle w:val="B1"/>
      </w:pPr>
      <w:r w:rsidRPr="00FD4A4B">
        <w:t>6.</w:t>
      </w:r>
      <w:r w:rsidRPr="00FD4A4B">
        <w:tab/>
        <w:t>The session ID shall not be reused or renewed in subsequent sessions.</w:t>
      </w:r>
    </w:p>
    <w:p w14:paraId="0E01E56C" w14:textId="77777777" w:rsidR="008A711E" w:rsidRPr="00FD4A4B" w:rsidRDefault="00AD4A44" w:rsidP="009D1E7D">
      <w:pPr>
        <w:pStyle w:val="B1"/>
      </w:pPr>
      <w:r w:rsidRPr="00FD4A4B">
        <w:t>7.</w:t>
      </w:r>
      <w:r w:rsidRPr="00FD4A4B">
        <w:tab/>
      </w:r>
      <w:r w:rsidR="008A711E" w:rsidRPr="00FD4A4B">
        <w:t>The Network Product shall not use persistent cookies to manage sessions but only session cookies. This means that neither the "expire" nor the "max-age" attribute shall be set in the cookies.</w:t>
      </w:r>
    </w:p>
    <w:p w14:paraId="79CB19A0" w14:textId="77777777" w:rsidR="00AD4A44" w:rsidRPr="00FD4A4B" w:rsidRDefault="008A711E" w:rsidP="009D1E7D">
      <w:pPr>
        <w:pStyle w:val="B1"/>
      </w:pPr>
      <w:r w:rsidRPr="00FD4A4B">
        <w:t>8.</w:t>
      </w:r>
      <w:r w:rsidRPr="00FD4A4B">
        <w:tab/>
      </w:r>
      <w:r w:rsidR="00AD4A44" w:rsidRPr="00FD4A4B">
        <w:t xml:space="preserve">Where session cookies are used the attribute </w:t>
      </w:r>
      <w:r w:rsidR="003642F9">
        <w:t>'</w:t>
      </w:r>
      <w:r w:rsidR="00AD4A44" w:rsidRPr="00FD4A4B">
        <w:t>HttpOnly</w:t>
      </w:r>
      <w:r w:rsidR="0094445D" w:rsidRPr="00FD4A4B">
        <w:t>'</w:t>
      </w:r>
      <w:r w:rsidR="00AD4A44" w:rsidRPr="00FD4A4B">
        <w:t xml:space="preserve"> shall be set to true.</w:t>
      </w:r>
    </w:p>
    <w:p w14:paraId="7FA31492" w14:textId="77777777" w:rsidR="00AD4A44" w:rsidRPr="00FD4A4B" w:rsidRDefault="008A711E" w:rsidP="009D1E7D">
      <w:pPr>
        <w:pStyle w:val="B1"/>
      </w:pPr>
      <w:r w:rsidRPr="00FD4A4B">
        <w:t>9</w:t>
      </w:r>
      <w:r w:rsidR="00AD4A44" w:rsidRPr="00FD4A4B">
        <w:t>.</w:t>
      </w:r>
      <w:r w:rsidR="00AD4A44" w:rsidRPr="00FD4A4B">
        <w:tab/>
        <w:t xml:space="preserve">Where session cookies are used the </w:t>
      </w:r>
      <w:r w:rsidR="003642F9">
        <w:t>'</w:t>
      </w:r>
      <w:r w:rsidR="00AD4A44" w:rsidRPr="00FD4A4B">
        <w:t>domain</w:t>
      </w:r>
      <w:r w:rsidR="0094445D" w:rsidRPr="00FD4A4B">
        <w:t>'</w:t>
      </w:r>
      <w:r w:rsidR="00AD4A44" w:rsidRPr="00FD4A4B">
        <w:t xml:space="preserve"> attribute shall be set to ensure that the cookie can only be sent to the specified domain.</w:t>
      </w:r>
    </w:p>
    <w:p w14:paraId="2E591236" w14:textId="77777777" w:rsidR="00AD4A44" w:rsidRPr="00FD4A4B" w:rsidRDefault="008A711E" w:rsidP="009D1E7D">
      <w:pPr>
        <w:pStyle w:val="B1"/>
      </w:pPr>
      <w:r w:rsidRPr="00FD4A4B">
        <w:t>10</w:t>
      </w:r>
      <w:r w:rsidR="00AD4A44" w:rsidRPr="00FD4A4B">
        <w:t>.</w:t>
      </w:r>
      <w:r w:rsidR="00AD4A44" w:rsidRPr="00FD4A4B">
        <w:tab/>
        <w:t xml:space="preserve">Where session cookies are used the </w:t>
      </w:r>
      <w:r w:rsidR="003642F9">
        <w:t>'</w:t>
      </w:r>
      <w:r w:rsidR="00AD4A44" w:rsidRPr="00FD4A4B">
        <w:t>path</w:t>
      </w:r>
      <w:r w:rsidR="0094445D" w:rsidRPr="00FD4A4B">
        <w:t>'</w:t>
      </w:r>
      <w:r w:rsidR="00AD4A44" w:rsidRPr="00FD4A4B">
        <w:t xml:space="preserve"> attribute shall be set to ensure that the cookie can only be sent to the specified directory or sub-directory.</w:t>
      </w:r>
    </w:p>
    <w:p w14:paraId="2A1C6E1F" w14:textId="77777777" w:rsidR="00AD4A44" w:rsidRPr="00FD4A4B" w:rsidRDefault="00AD4A44" w:rsidP="009D1E7D">
      <w:pPr>
        <w:pStyle w:val="B1"/>
      </w:pPr>
      <w:r w:rsidRPr="00FD4A4B">
        <w:t>1</w:t>
      </w:r>
      <w:r w:rsidR="008A711E" w:rsidRPr="00FD4A4B">
        <w:t>1</w:t>
      </w:r>
      <w:r w:rsidRPr="00FD4A4B">
        <w:t>.</w:t>
      </w:r>
      <w:r w:rsidRPr="00FD4A4B">
        <w:tab/>
        <w:t>The Network Product shall not accept session identifiers from GET/POST variables.</w:t>
      </w:r>
    </w:p>
    <w:p w14:paraId="1FB96033" w14:textId="77777777" w:rsidR="00AD4A44" w:rsidRPr="00FD4A4B" w:rsidRDefault="00AD4A44" w:rsidP="009D1E7D">
      <w:pPr>
        <w:pStyle w:val="B1"/>
      </w:pPr>
      <w:r w:rsidRPr="00FD4A4B">
        <w:t>1</w:t>
      </w:r>
      <w:r w:rsidR="008A711E" w:rsidRPr="00FD4A4B">
        <w:t>2</w:t>
      </w:r>
      <w:r w:rsidRPr="00FD4A4B">
        <w:t>.</w:t>
      </w:r>
      <w:r w:rsidRPr="00FD4A4B">
        <w:tab/>
        <w:t>The Network Product shall be configured to only accept server generate</w:t>
      </w:r>
      <w:r w:rsidR="00D91717" w:rsidRPr="00747EEA">
        <w:rPr>
          <w:lang w:val="en-US"/>
        </w:rPr>
        <w:t>d</w:t>
      </w:r>
      <w:r w:rsidRPr="00FD4A4B">
        <w:t xml:space="preserve"> session ID</w:t>
      </w:r>
      <w:r w:rsidR="0094445D" w:rsidRPr="00FD4A4B">
        <w:t>'</w:t>
      </w:r>
      <w:r w:rsidRPr="00FD4A4B">
        <w:t>s.</w:t>
      </w:r>
    </w:p>
    <w:p w14:paraId="25AC3C33" w14:textId="77777777" w:rsidR="00CF2BA7" w:rsidRDefault="00CF2BA7" w:rsidP="00AD4A44">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5.3.4.7, User Session Tampering</w:t>
      </w:r>
    </w:p>
    <w:p w14:paraId="5B8E48CB" w14:textId="77777777" w:rsidR="00AD4A44" w:rsidRDefault="00AD4A44" w:rsidP="00DC3C3E">
      <w:pPr>
        <w:keepNext/>
        <w:keepLines/>
        <w:spacing w:before="120"/>
      </w:pPr>
      <w:r w:rsidRPr="00FD4A4B">
        <w:rPr>
          <w:i/>
        </w:rPr>
        <w:t>Test case</w:t>
      </w:r>
      <w:r w:rsidRPr="00FD4A4B">
        <w:t>:</w:t>
      </w:r>
      <w:r w:rsidR="00D139CE" w:rsidRPr="00FD4A4B">
        <w:t xml:space="preserve"> </w:t>
      </w:r>
    </w:p>
    <w:p w14:paraId="7C8B6C88" w14:textId="77777777" w:rsidR="00012313" w:rsidRPr="00FD4A4B" w:rsidRDefault="00012313" w:rsidP="00DC3C3E">
      <w:pPr>
        <w:keepNext/>
        <w:keepLines/>
        <w:spacing w:before="120"/>
      </w:pPr>
      <w:r>
        <w:rPr>
          <w:b/>
        </w:rPr>
        <w:t>Test Name</w:t>
      </w:r>
      <w:r>
        <w:t xml:space="preserve">: </w:t>
      </w:r>
      <w:r w:rsidRPr="00232DB7">
        <w:rPr>
          <w:lang w:eastAsia="zh-CN"/>
        </w:rPr>
        <w:t>TC_HTTP_USER_SESSIONS</w:t>
      </w:r>
    </w:p>
    <w:p w14:paraId="0BCFA6FA" w14:textId="77777777" w:rsidR="00884173" w:rsidRPr="00FD4A4B" w:rsidRDefault="00884173" w:rsidP="00FD4A4B">
      <w:pPr>
        <w:keepNext/>
        <w:keepLines/>
        <w:spacing w:before="180"/>
        <w:rPr>
          <w:b/>
          <w:lang w:eastAsia="zh-CN"/>
        </w:rPr>
      </w:pPr>
      <w:r w:rsidRPr="00FD4A4B">
        <w:rPr>
          <w:b/>
          <w:lang w:eastAsia="zh-CN"/>
        </w:rPr>
        <w:t>Purpose:</w:t>
      </w:r>
    </w:p>
    <w:p w14:paraId="38458B2E" w14:textId="77777777" w:rsidR="00884173" w:rsidRPr="00FD4A4B" w:rsidRDefault="00884173" w:rsidP="00884173">
      <w:pPr>
        <w:rPr>
          <w:b/>
          <w:lang w:eastAsia="zh-CN"/>
        </w:rPr>
      </w:pPr>
      <w:r w:rsidRPr="00FD4A4B">
        <w:t>Verify that the above 12 session ID and session cookie requirements have been met.</w:t>
      </w:r>
    </w:p>
    <w:p w14:paraId="5EF92CB1" w14:textId="77777777" w:rsidR="00884173" w:rsidRPr="00FD4A4B" w:rsidRDefault="00884173" w:rsidP="00FD4A4B">
      <w:pPr>
        <w:keepNext/>
        <w:keepLines/>
        <w:spacing w:before="180"/>
        <w:rPr>
          <w:b/>
          <w:lang w:eastAsia="zh-CN"/>
        </w:rPr>
      </w:pPr>
      <w:r w:rsidRPr="00FD4A4B">
        <w:rPr>
          <w:b/>
          <w:lang w:eastAsia="zh-CN"/>
        </w:rPr>
        <w:t>Procedure and execution steps:</w:t>
      </w:r>
    </w:p>
    <w:p w14:paraId="183458FF" w14:textId="77777777" w:rsidR="00884173" w:rsidRPr="00FD4A4B" w:rsidRDefault="00884173" w:rsidP="00FD4A4B">
      <w:pPr>
        <w:keepNext/>
        <w:keepLines/>
        <w:spacing w:before="180"/>
        <w:rPr>
          <w:b/>
          <w:lang w:eastAsia="zh-CN"/>
        </w:rPr>
      </w:pPr>
      <w:r w:rsidRPr="00FD4A4B">
        <w:rPr>
          <w:b/>
          <w:lang w:eastAsia="zh-CN"/>
        </w:rPr>
        <w:t>Pre-Conditions:</w:t>
      </w:r>
    </w:p>
    <w:p w14:paraId="2B46E82F" w14:textId="77777777" w:rsidR="00884173" w:rsidRPr="00FD4A4B" w:rsidRDefault="00884173" w:rsidP="00884173">
      <w:pPr>
        <w:pStyle w:val="B1"/>
      </w:pPr>
      <w:r w:rsidRPr="00FD4A4B">
        <w:t>-</w:t>
      </w:r>
      <w:r w:rsidRPr="00FD4A4B">
        <w:tab/>
        <w:t>The Network Product uses a session ID that is communicated between the client and Network Product to establish and maintain a session.</w:t>
      </w:r>
    </w:p>
    <w:p w14:paraId="5A4619BB" w14:textId="77777777" w:rsidR="00884173" w:rsidRPr="00FD4A4B" w:rsidRDefault="00884173" w:rsidP="00884173">
      <w:pPr>
        <w:pStyle w:val="B1"/>
      </w:pPr>
      <w:r w:rsidRPr="00FD4A4B">
        <w:t>-</w:t>
      </w:r>
      <w:r w:rsidRPr="00FD4A4B">
        <w:tab/>
        <w:t>Documentation describing how a session is maintained and where the session ID is stored / and how this is communicated and after how long sessions expire.</w:t>
      </w:r>
    </w:p>
    <w:p w14:paraId="4E55FFC9" w14:textId="77777777" w:rsidR="00884173" w:rsidRDefault="00884173" w:rsidP="00884173">
      <w:pPr>
        <w:pStyle w:val="B1"/>
      </w:pPr>
      <w:r w:rsidRPr="00FD4A4B">
        <w:t>-</w:t>
      </w:r>
      <w:r w:rsidRPr="00FD4A4B">
        <w:tab/>
        <w:t>The documentation should describe the algorithm used to generate the session IDs.</w:t>
      </w:r>
    </w:p>
    <w:p w14:paraId="5442AE97" w14:textId="77777777" w:rsidR="00741764" w:rsidRPr="00FD4A4B" w:rsidRDefault="00741764" w:rsidP="00884173">
      <w:pPr>
        <w:pStyle w:val="B1"/>
      </w:pPr>
      <w:r>
        <w:rPr>
          <w:rFonts w:hint="eastAsia"/>
          <w:lang w:eastAsia="zh-CN"/>
        </w:rPr>
        <w:t>-</w:t>
      </w:r>
      <w:r>
        <w:tab/>
        <w:t>T</w:t>
      </w:r>
      <w:r>
        <w:rPr>
          <w:rFonts w:hint="eastAsia"/>
          <w:lang w:eastAsia="zh-CN"/>
        </w:rPr>
        <w:t>he</w:t>
      </w:r>
      <w:r>
        <w:t xml:space="preserve"> </w:t>
      </w:r>
      <w:r>
        <w:rPr>
          <w:rFonts w:hint="eastAsia"/>
          <w:lang w:eastAsia="zh-CN"/>
        </w:rPr>
        <w:t>session</w:t>
      </w:r>
      <w:r>
        <w:t xml:space="preserve"> ID </w:t>
      </w:r>
      <w:r>
        <w:rPr>
          <w:rFonts w:hint="eastAsia"/>
          <w:lang w:eastAsia="zh-CN"/>
        </w:rPr>
        <w:t>do</w:t>
      </w:r>
      <w:r>
        <w:t>es not contain sensitive information.</w:t>
      </w:r>
    </w:p>
    <w:p w14:paraId="1D30B844" w14:textId="77777777" w:rsidR="00884173" w:rsidRPr="00FD4A4B" w:rsidRDefault="00884173" w:rsidP="00FD4A4B">
      <w:pPr>
        <w:keepNext/>
        <w:keepLines/>
        <w:spacing w:before="180"/>
        <w:rPr>
          <w:b/>
          <w:lang w:eastAsia="zh-CN"/>
        </w:rPr>
      </w:pPr>
      <w:r w:rsidRPr="00FD4A4B">
        <w:rPr>
          <w:b/>
          <w:lang w:eastAsia="zh-CN"/>
        </w:rPr>
        <w:t>Execution Steps</w:t>
      </w:r>
    </w:p>
    <w:p w14:paraId="7119C145" w14:textId="77777777" w:rsidR="00884173" w:rsidRPr="00FD4A4B" w:rsidRDefault="00884173" w:rsidP="00884173">
      <w:pPr>
        <w:pStyle w:val="B1"/>
      </w:pPr>
      <w:r w:rsidRPr="00FD4A4B">
        <w:t xml:space="preserve">1. </w:t>
      </w:r>
      <w:r w:rsidRPr="00FD4A4B">
        <w:tab/>
        <w:t>The tester logs in repeatedly with different user IDs and with the same user ID in a row and collects the session IDs according to the documentation and the user IDs associated with them. The tester verifies that:</w:t>
      </w:r>
    </w:p>
    <w:p w14:paraId="04187998" w14:textId="77777777" w:rsidR="00884173" w:rsidRPr="00FD4A4B" w:rsidRDefault="00884173" w:rsidP="009F6462">
      <w:pPr>
        <w:pStyle w:val="B2"/>
      </w:pPr>
      <w:r w:rsidRPr="00FD4A4B">
        <w:t>a.</w:t>
      </w:r>
      <w:r w:rsidRPr="00FD4A4B">
        <w:tab/>
        <w:t>The session IDs are different between sessions of the same and different users;</w:t>
      </w:r>
    </w:p>
    <w:p w14:paraId="39FD63B5" w14:textId="77777777" w:rsidR="00884173" w:rsidRPr="00FD4A4B" w:rsidRDefault="00884173" w:rsidP="009F6462">
      <w:pPr>
        <w:pStyle w:val="B2"/>
      </w:pPr>
      <w:r w:rsidRPr="00FD4A4B">
        <w:t>b.</w:t>
      </w:r>
      <w:r w:rsidRPr="00FD4A4B">
        <w:tab/>
        <w:t>The session IDs seems random based on his/her own experience. The tester may use tests like the bitstream test or the count-the-1s-tests from the diehard test suite. The tester documents how randomness was verified;</w:t>
      </w:r>
    </w:p>
    <w:p w14:paraId="48E6E607" w14:textId="77777777" w:rsidR="00884173" w:rsidRDefault="00884173" w:rsidP="009F6462">
      <w:pPr>
        <w:pStyle w:val="B2"/>
      </w:pPr>
      <w:r w:rsidRPr="00FD4A4B">
        <w:t>c.</w:t>
      </w:r>
      <w:r w:rsidRPr="00FD4A4B">
        <w:tab/>
        <w:t xml:space="preserve">The session IDs are always different between sessions, also when the user ID is the </w:t>
      </w:r>
      <w:r w:rsidRPr="00FD4A4B">
        <w:tab/>
        <w:t>same.</w:t>
      </w:r>
    </w:p>
    <w:p w14:paraId="5D137B20" w14:textId="77777777" w:rsidR="00741764" w:rsidRPr="00FD4A4B" w:rsidRDefault="00741764" w:rsidP="00741764">
      <w:pPr>
        <w:pStyle w:val="NO"/>
      </w:pPr>
      <w:r>
        <w:rPr>
          <w:rFonts w:hint="eastAsia"/>
          <w:lang w:eastAsia="zh-CN"/>
        </w:rPr>
        <w:t>N</w:t>
      </w:r>
      <w:r>
        <w:rPr>
          <w:lang w:eastAsia="zh-CN"/>
        </w:rPr>
        <w:t>OTE:</w:t>
      </w:r>
      <w:r w:rsidR="00012313">
        <w:rPr>
          <w:lang w:eastAsia="zh-CN"/>
        </w:rPr>
        <w:tab/>
        <w:t>T</w:t>
      </w:r>
      <w:r>
        <w:rPr>
          <w:lang w:eastAsia="zh-CN"/>
        </w:rPr>
        <w:t xml:space="preserve">he repeated times is </w:t>
      </w:r>
      <w:r>
        <w:rPr>
          <w:rFonts w:hint="eastAsia"/>
          <w:lang w:eastAsia="zh-CN"/>
        </w:rPr>
        <w:t>left</w:t>
      </w:r>
      <w:r>
        <w:rPr>
          <w:lang w:eastAsia="zh-CN"/>
        </w:rPr>
        <w:t xml:space="preserve"> to the vendor and test lab to decide.</w:t>
      </w:r>
    </w:p>
    <w:p w14:paraId="4F6759A2" w14:textId="77777777" w:rsidR="00884173" w:rsidRPr="00FD4A4B" w:rsidRDefault="00884173" w:rsidP="00884173">
      <w:pPr>
        <w:pStyle w:val="B1"/>
      </w:pPr>
      <w:r w:rsidRPr="00FD4A4B">
        <w:t>2.</w:t>
      </w:r>
      <w:r w:rsidRPr="00FD4A4B">
        <w:tab/>
        <w:t>The tester verifies that when session cookies are used</w:t>
      </w:r>
    </w:p>
    <w:p w14:paraId="4AE681FA" w14:textId="77777777" w:rsidR="00884173" w:rsidRPr="00FD4A4B" w:rsidRDefault="00884173" w:rsidP="009F6462">
      <w:pPr>
        <w:pStyle w:val="B2"/>
      </w:pPr>
      <w:r w:rsidRPr="00FD4A4B">
        <w:t>a.</w:t>
      </w:r>
      <w:r w:rsidRPr="00FD4A4B">
        <w:tab/>
        <w:t>neither the "expire" or the "max-age" is set;</w:t>
      </w:r>
    </w:p>
    <w:p w14:paraId="081543C4" w14:textId="77777777" w:rsidR="00884173" w:rsidRPr="00FD4A4B" w:rsidRDefault="00884173" w:rsidP="009F6462">
      <w:pPr>
        <w:pStyle w:val="B2"/>
      </w:pPr>
      <w:r w:rsidRPr="00FD4A4B">
        <w:t>b.</w:t>
      </w:r>
      <w:r w:rsidRPr="00FD4A4B">
        <w:tab/>
        <w:t>the 'HttpOnly' is set to true;</w:t>
      </w:r>
    </w:p>
    <w:p w14:paraId="32D577EB" w14:textId="77777777" w:rsidR="00884173" w:rsidRPr="00FD4A4B" w:rsidRDefault="00884173" w:rsidP="009F6462">
      <w:pPr>
        <w:pStyle w:val="B2"/>
      </w:pPr>
      <w:r w:rsidRPr="00FD4A4B">
        <w:t>c.</w:t>
      </w:r>
      <w:r w:rsidRPr="00FD4A4B">
        <w:tab/>
        <w:t>the 'domain' attribute is set to the correct domain;</w:t>
      </w:r>
    </w:p>
    <w:p w14:paraId="42663150" w14:textId="77777777" w:rsidR="00884173" w:rsidRPr="00FD4A4B" w:rsidRDefault="00884173" w:rsidP="009F6462">
      <w:pPr>
        <w:pStyle w:val="B2"/>
      </w:pPr>
      <w:r w:rsidRPr="00FD4A4B">
        <w:t>d.</w:t>
      </w:r>
      <w:r w:rsidRPr="00FD4A4B">
        <w:tab/>
        <w:t>the 'path'</w:t>
      </w:r>
      <w:r w:rsidR="00B621B2">
        <w:t xml:space="preserve"> </w:t>
      </w:r>
      <w:r w:rsidRPr="00FD4A4B">
        <w:t>attribute is set to the correct directory or sub-directory.</w:t>
      </w:r>
    </w:p>
    <w:p w14:paraId="657E93B7" w14:textId="77777777" w:rsidR="00884173" w:rsidRPr="00FD4A4B" w:rsidRDefault="00884173" w:rsidP="00884173">
      <w:pPr>
        <w:pStyle w:val="B1"/>
      </w:pPr>
      <w:r w:rsidRPr="00FD4A4B">
        <w:t>3.</w:t>
      </w:r>
      <w:r w:rsidRPr="00FD4A4B">
        <w:tab/>
        <w:t>The tester verifies that it is impossible to:</w:t>
      </w:r>
    </w:p>
    <w:p w14:paraId="43F5C286" w14:textId="77777777" w:rsidR="00884173" w:rsidRPr="00FD4A4B" w:rsidRDefault="00884173" w:rsidP="009F6462">
      <w:pPr>
        <w:pStyle w:val="B2"/>
      </w:pPr>
      <w:r w:rsidRPr="00FD4A4B">
        <w:t>a.</w:t>
      </w:r>
      <w:r w:rsidRPr="00FD4A4B">
        <w:tab/>
        <w:t>access a session by retrieving the session ID and communicating the session ID through a POST or GET variable.</w:t>
      </w:r>
    </w:p>
    <w:p w14:paraId="46346FDD" w14:textId="77777777" w:rsidR="00884173" w:rsidRPr="00FD4A4B" w:rsidRDefault="00884173" w:rsidP="009F6462">
      <w:pPr>
        <w:pStyle w:val="B2"/>
      </w:pPr>
      <w:r w:rsidRPr="00FD4A4B">
        <w:t>b.</w:t>
      </w:r>
      <w:r w:rsidRPr="00FD4A4B">
        <w:tab/>
        <w:t>generate a session ID on the client by attempting to login with a custom generated session ID.</w:t>
      </w:r>
    </w:p>
    <w:p w14:paraId="64B43B50" w14:textId="77777777" w:rsidR="00884173" w:rsidRDefault="00884173" w:rsidP="009F6462">
      <w:pPr>
        <w:pStyle w:val="B2"/>
      </w:pPr>
      <w:r w:rsidRPr="00FD4A4B">
        <w:t>c.</w:t>
      </w:r>
      <w:r w:rsidRPr="00FD4A4B">
        <w:tab/>
        <w:t>keep a session alive for longer than the configured maximum lifetime (by default 8 hours).</w:t>
      </w:r>
    </w:p>
    <w:p w14:paraId="71545795" w14:textId="77777777" w:rsidR="00741764" w:rsidRPr="00FD4A4B" w:rsidRDefault="00741764" w:rsidP="00741764">
      <w:pPr>
        <w:pStyle w:val="B1"/>
      </w:pPr>
      <w:r>
        <w:t>4.</w:t>
      </w:r>
      <w:r>
        <w:tab/>
        <w:t>The tester verifies that the default maximum lifetime is set to 8 hours.</w:t>
      </w:r>
    </w:p>
    <w:p w14:paraId="4BB0E212" w14:textId="77777777" w:rsidR="00884173" w:rsidRPr="00FD4A4B" w:rsidRDefault="00884173" w:rsidP="00FD4A4B">
      <w:pPr>
        <w:keepNext/>
        <w:keepLines/>
        <w:spacing w:before="180"/>
        <w:rPr>
          <w:b/>
          <w:lang w:eastAsia="zh-CN"/>
        </w:rPr>
      </w:pPr>
      <w:r w:rsidRPr="00FD4A4B">
        <w:rPr>
          <w:b/>
          <w:lang w:eastAsia="zh-CN"/>
        </w:rPr>
        <w:t>Expected Results:</w:t>
      </w:r>
    </w:p>
    <w:p w14:paraId="5BDD9897" w14:textId="77777777" w:rsidR="00884173" w:rsidRPr="00FD4A4B" w:rsidRDefault="00884173" w:rsidP="00884173">
      <w:pPr>
        <w:pStyle w:val="B1"/>
        <w:rPr>
          <w:lang w:eastAsia="zh-CN"/>
        </w:rPr>
      </w:pPr>
      <w:r w:rsidRPr="00FD4A4B">
        <w:rPr>
          <w:lang w:eastAsia="zh-CN"/>
        </w:rPr>
        <w:t>1.</w:t>
      </w:r>
      <w:r w:rsidRPr="00FD4A4B">
        <w:rPr>
          <w:lang w:eastAsia="zh-CN"/>
        </w:rPr>
        <w:tab/>
        <w:t>A list of session IDs and user IDs that are different between sessions even when the tester has logged in with the same user and that are unpredictable as is confirmed by the entropy calculation.</w:t>
      </w:r>
    </w:p>
    <w:p w14:paraId="5F33C0B4" w14:textId="77777777" w:rsidR="00884173" w:rsidRPr="00FD4A4B" w:rsidRDefault="00884173" w:rsidP="00884173">
      <w:pPr>
        <w:pStyle w:val="B1"/>
        <w:rPr>
          <w:lang w:eastAsia="zh-CN"/>
        </w:rPr>
      </w:pPr>
      <w:r w:rsidRPr="00FD4A4B">
        <w:rPr>
          <w:lang w:eastAsia="zh-CN"/>
        </w:rPr>
        <w:t>2.</w:t>
      </w:r>
      <w:r w:rsidRPr="00FD4A4B">
        <w:rPr>
          <w:lang w:eastAsia="zh-CN"/>
        </w:rPr>
        <w:tab/>
        <w:t>A confirmation from the tester that the correct variables are indeed set.</w:t>
      </w:r>
    </w:p>
    <w:p w14:paraId="5F74B026" w14:textId="77777777" w:rsidR="00884173" w:rsidRPr="00FD4A4B" w:rsidRDefault="00884173" w:rsidP="00884173">
      <w:pPr>
        <w:pStyle w:val="B1"/>
        <w:rPr>
          <w:lang w:eastAsia="zh-CN"/>
        </w:rPr>
      </w:pPr>
      <w:r w:rsidRPr="00FD4A4B">
        <w:rPr>
          <w:lang w:eastAsia="zh-CN"/>
        </w:rPr>
        <w:t>3.</w:t>
      </w:r>
      <w:r w:rsidRPr="00FD4A4B">
        <w:rPr>
          <w:lang w:eastAsia="zh-CN"/>
        </w:rPr>
        <w:tab/>
        <w:t>A denied access to the tester when attempting the two login steps of step 3 and an expired session in step 3c.</w:t>
      </w:r>
    </w:p>
    <w:p w14:paraId="1A969E30" w14:textId="77777777" w:rsidR="00884173" w:rsidRPr="00FD4A4B" w:rsidRDefault="00884173" w:rsidP="00FD4A4B">
      <w:pPr>
        <w:keepNext/>
        <w:keepLines/>
        <w:spacing w:before="180"/>
        <w:rPr>
          <w:b/>
          <w:lang w:eastAsia="zh-CN"/>
        </w:rPr>
      </w:pPr>
      <w:r w:rsidRPr="00FD4A4B">
        <w:rPr>
          <w:b/>
          <w:lang w:eastAsia="zh-CN"/>
        </w:rPr>
        <w:t>Expected format of evidence:</w:t>
      </w:r>
    </w:p>
    <w:p w14:paraId="1F3F5EFF" w14:textId="77777777" w:rsidR="00884173" w:rsidRPr="00FD4A4B" w:rsidRDefault="00884173" w:rsidP="00884173">
      <w:pPr>
        <w:rPr>
          <w:lang w:eastAsia="zh-CN"/>
        </w:rPr>
      </w:pPr>
      <w:r w:rsidRPr="00FD4A4B">
        <w:rPr>
          <w:lang w:eastAsia="zh-CN"/>
        </w:rPr>
        <w:t>A confirmation that the tester has confirmed that</w:t>
      </w:r>
      <w:r w:rsidR="00741764" w:rsidRPr="00741764">
        <w:rPr>
          <w:lang w:eastAsia="zh-CN"/>
        </w:rPr>
        <w:t xml:space="preserve"> (by providing e.g. network traffic request/response etc)</w:t>
      </w:r>
      <w:r w:rsidRPr="00FD4A4B">
        <w:rPr>
          <w:lang w:eastAsia="zh-CN"/>
        </w:rPr>
        <w:t>:</w:t>
      </w:r>
    </w:p>
    <w:p w14:paraId="5D2C2205" w14:textId="77777777" w:rsidR="00884173" w:rsidRPr="00FD4A4B" w:rsidRDefault="00884173" w:rsidP="00A17443">
      <w:pPr>
        <w:pStyle w:val="B1"/>
        <w:rPr>
          <w:lang w:eastAsia="zh-CN"/>
        </w:rPr>
      </w:pPr>
      <w:r w:rsidRPr="00FD4A4B">
        <w:rPr>
          <w:lang w:eastAsia="zh-CN"/>
        </w:rPr>
        <w:t>1.</w:t>
      </w:r>
      <w:r w:rsidRPr="00FD4A4B">
        <w:rPr>
          <w:lang w:eastAsia="zh-CN"/>
        </w:rPr>
        <w:tab/>
        <w:t>Session IDs follow the rules 1-3, 5, 6</w:t>
      </w:r>
      <w:r w:rsidR="00B621B2">
        <w:rPr>
          <w:lang w:eastAsia="zh-CN"/>
        </w:rPr>
        <w:t>.</w:t>
      </w:r>
    </w:p>
    <w:p w14:paraId="0121FB4D" w14:textId="77777777" w:rsidR="00884173" w:rsidRPr="00FD4A4B" w:rsidRDefault="00884173" w:rsidP="00A17443">
      <w:pPr>
        <w:pStyle w:val="B1"/>
        <w:rPr>
          <w:lang w:eastAsia="zh-CN"/>
        </w:rPr>
      </w:pPr>
      <w:r w:rsidRPr="00FD4A4B">
        <w:rPr>
          <w:lang w:eastAsia="zh-CN"/>
        </w:rPr>
        <w:t>2.</w:t>
      </w:r>
      <w:r w:rsidRPr="00FD4A4B">
        <w:rPr>
          <w:lang w:eastAsia="zh-CN"/>
        </w:rPr>
        <w:tab/>
        <w:t>A session times out after 8 hours or sooner according to the documentation</w:t>
      </w:r>
      <w:r w:rsidR="00B621B2">
        <w:rPr>
          <w:lang w:eastAsia="zh-CN"/>
        </w:rPr>
        <w:t>.</w:t>
      </w:r>
    </w:p>
    <w:p w14:paraId="0FB27884" w14:textId="77777777" w:rsidR="00884173" w:rsidRPr="00FD4A4B" w:rsidRDefault="00884173" w:rsidP="00A17443">
      <w:pPr>
        <w:pStyle w:val="B1"/>
        <w:rPr>
          <w:lang w:eastAsia="zh-CN"/>
        </w:rPr>
      </w:pPr>
      <w:r w:rsidRPr="00FD4A4B">
        <w:rPr>
          <w:lang w:eastAsia="zh-CN"/>
        </w:rPr>
        <w:t>3.</w:t>
      </w:r>
      <w:r w:rsidRPr="00FD4A4B">
        <w:rPr>
          <w:lang w:eastAsia="zh-CN"/>
        </w:rPr>
        <w:tab/>
        <w:t>The correct cookie settings are used</w:t>
      </w:r>
      <w:r w:rsidR="00B621B2">
        <w:rPr>
          <w:lang w:eastAsia="zh-CN"/>
        </w:rPr>
        <w:t>.</w:t>
      </w:r>
    </w:p>
    <w:p w14:paraId="4CC614A1" w14:textId="77777777" w:rsidR="00884173" w:rsidRPr="00FD4A4B" w:rsidRDefault="00884173" w:rsidP="00A17443">
      <w:pPr>
        <w:pStyle w:val="B1"/>
        <w:rPr>
          <w:lang w:eastAsia="zh-CN"/>
        </w:rPr>
      </w:pPr>
      <w:r w:rsidRPr="00FD4A4B">
        <w:rPr>
          <w:lang w:eastAsia="zh-CN"/>
        </w:rPr>
        <w:t>4.</w:t>
      </w:r>
      <w:r w:rsidRPr="00FD4A4B">
        <w:rPr>
          <w:lang w:eastAsia="zh-CN"/>
        </w:rPr>
        <w:tab/>
        <w:t>The network product does not accept custom</w:t>
      </w:r>
      <w:r w:rsidR="00012313">
        <w:rPr>
          <w:lang w:eastAsia="zh-CN"/>
        </w:rPr>
        <w:t>-</w:t>
      </w:r>
      <w:r w:rsidRPr="00FD4A4B">
        <w:rPr>
          <w:lang w:eastAsia="zh-CN"/>
        </w:rPr>
        <w:t>generated session IDs and that session IDs over GET or POST are ignored.</w:t>
      </w:r>
    </w:p>
    <w:p w14:paraId="66123E10" w14:textId="77777777" w:rsidR="00884173" w:rsidRPr="00FD4A4B" w:rsidRDefault="000E530A" w:rsidP="00884173">
      <w:pPr>
        <w:pStyle w:val="Heading4"/>
        <w:keepNext w:val="0"/>
        <w:keepLines w:val="0"/>
      </w:pPr>
      <w:bookmarkStart w:id="336" w:name="_CR4_2_5_4"/>
      <w:bookmarkStart w:id="337" w:name="_Toc19542409"/>
      <w:bookmarkStart w:id="338" w:name="_Toc35348411"/>
      <w:bookmarkStart w:id="339" w:name="_Toc224924997"/>
      <w:bookmarkEnd w:id="336"/>
      <w:r w:rsidRPr="00907F75">
        <w:t>4</w:t>
      </w:r>
      <w:r w:rsidR="00884173" w:rsidRPr="00FD4A4B">
        <w:t>.2.5.4</w:t>
      </w:r>
      <w:r w:rsidR="00884173" w:rsidRPr="00FD4A4B">
        <w:tab/>
        <w:t>HTTP input validation</w:t>
      </w:r>
      <w:bookmarkEnd w:id="337"/>
      <w:bookmarkEnd w:id="338"/>
      <w:bookmarkEnd w:id="339"/>
    </w:p>
    <w:p w14:paraId="64E3DE9A" w14:textId="77777777" w:rsidR="00884173" w:rsidRPr="00FD4A4B" w:rsidRDefault="00884173" w:rsidP="00884173">
      <w:r w:rsidRPr="00FD4A4B">
        <w:rPr>
          <w:i/>
        </w:rPr>
        <w:t>Requirement Name</w:t>
      </w:r>
      <w:r w:rsidRPr="00FD4A4B">
        <w:t>: Input validation</w:t>
      </w:r>
    </w:p>
    <w:p w14:paraId="14DF9E47" w14:textId="77777777" w:rsidR="00CF2BA7" w:rsidRDefault="00CF2BA7" w:rsidP="00884173">
      <w:pPr>
        <w:rPr>
          <w:i/>
        </w:rPr>
      </w:pPr>
      <w:r>
        <w:rPr>
          <w:i/>
        </w:rPr>
        <w:t>Requirement Reference</w:t>
      </w:r>
      <w:r>
        <w:rPr>
          <w:iCs/>
        </w:rPr>
        <w:t xml:space="preserve">: </w:t>
      </w:r>
      <w:r>
        <w:t>In accordance with industry best practice</w:t>
      </w:r>
    </w:p>
    <w:p w14:paraId="61C7C596" w14:textId="77777777" w:rsidR="00884173" w:rsidRPr="00FD4A4B" w:rsidRDefault="00884173" w:rsidP="00884173">
      <w:r w:rsidRPr="00FD4A4B">
        <w:rPr>
          <w:i/>
        </w:rPr>
        <w:t>Requirement Description</w:t>
      </w:r>
      <w:r w:rsidRPr="00FD4A4B">
        <w:t xml:space="preserve">: </w:t>
      </w:r>
    </w:p>
    <w:p w14:paraId="47F3E362" w14:textId="3A6DE56A" w:rsidR="00884173" w:rsidRPr="00FD4A4B" w:rsidRDefault="00884173" w:rsidP="00884173">
      <w:pPr>
        <w:rPr>
          <w:rFonts w:ascii="Trebuchet MS" w:hAnsi="Trebuchet MS"/>
        </w:rPr>
      </w:pPr>
      <w:r w:rsidRPr="00FD4A4B">
        <w:t>The Network Product shall have a mechanism in place to ensure that web application inputs are not vulnerable to command injection or cross-site scripting attacks. The Network Product shall validate, filter, escape, and encode user-controllable input</w:t>
      </w:r>
      <w:r w:rsidR="00E67C26" w:rsidRPr="00E67C26">
        <w:t xml:space="preserve">(e.g., query parameters, form data, headers) before the input is processed in any other way. </w:t>
      </w:r>
    </w:p>
    <w:p w14:paraId="726702E9" w14:textId="77777777" w:rsidR="00884173" w:rsidRPr="00FD4A4B" w:rsidRDefault="00CF2BA7" w:rsidP="00884173">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5.3.3.6, Malware</w:t>
      </w:r>
    </w:p>
    <w:p w14:paraId="74E79C74" w14:textId="77777777" w:rsidR="00884173" w:rsidRPr="00FD4A4B" w:rsidRDefault="00884173" w:rsidP="00884173">
      <w:pPr>
        <w:keepNext/>
        <w:keepLines/>
        <w:spacing w:before="120"/>
        <w:rPr>
          <w:rFonts w:ascii="Arial" w:hAnsi="Arial"/>
          <w:sz w:val="22"/>
        </w:rPr>
      </w:pPr>
      <w:r w:rsidRPr="00FD4A4B">
        <w:rPr>
          <w:i/>
        </w:rPr>
        <w:t>Test case</w:t>
      </w:r>
      <w:r w:rsidRPr="00FD4A4B">
        <w:t xml:space="preserve">: </w:t>
      </w:r>
    </w:p>
    <w:p w14:paraId="7469F90F" w14:textId="77777777" w:rsidR="00884173" w:rsidRPr="00FD4A4B" w:rsidRDefault="00884173" w:rsidP="00A17443">
      <w:r w:rsidRPr="00FD4A4B">
        <w:t xml:space="preserve">This requirement is covered by the basic vulnerability testing as described in </w:t>
      </w:r>
      <w:r w:rsidR="00A17443">
        <w:t>clause</w:t>
      </w:r>
      <w:r w:rsidR="00902227">
        <w:t xml:space="preserve"> 4</w:t>
      </w:r>
      <w:r w:rsidR="00902227" w:rsidRPr="00F27CD0">
        <w:t>.4</w:t>
      </w:r>
      <w:r w:rsidRPr="00FD4A4B">
        <w:t>.</w:t>
      </w:r>
    </w:p>
    <w:p w14:paraId="2084BC72" w14:textId="77777777" w:rsidR="004564B7" w:rsidRPr="00FD4A4B" w:rsidRDefault="000E530A" w:rsidP="004564B7">
      <w:pPr>
        <w:pStyle w:val="Heading3"/>
      </w:pPr>
      <w:bookmarkStart w:id="340" w:name="_CR4_2_6"/>
      <w:bookmarkStart w:id="341" w:name="_Toc19542410"/>
      <w:bookmarkStart w:id="342" w:name="_Toc35348412"/>
      <w:bookmarkStart w:id="343" w:name="_Toc224924998"/>
      <w:bookmarkEnd w:id="340"/>
      <w:r w:rsidRPr="00907F75">
        <w:t>4</w:t>
      </w:r>
      <w:r w:rsidR="00547CFF" w:rsidRPr="00FD4A4B">
        <w:t>.2.6</w:t>
      </w:r>
      <w:r w:rsidR="004564B7" w:rsidRPr="00FD4A4B">
        <w:tab/>
        <w:t xml:space="preserve">Network </w:t>
      </w:r>
      <w:bookmarkEnd w:id="341"/>
      <w:bookmarkEnd w:id="342"/>
      <w:r w:rsidR="007E1C4F">
        <w:t>d</w:t>
      </w:r>
      <w:r w:rsidR="007E1C4F" w:rsidRPr="00FD4A4B">
        <w:t>evices</w:t>
      </w:r>
      <w:bookmarkEnd w:id="343"/>
    </w:p>
    <w:p w14:paraId="1F3E2EF8" w14:textId="77777777" w:rsidR="00513D74" w:rsidRPr="00FD4A4B" w:rsidRDefault="000E530A" w:rsidP="002764D2">
      <w:pPr>
        <w:pStyle w:val="Heading4"/>
      </w:pPr>
      <w:bookmarkStart w:id="344" w:name="_CR4_2_6_1"/>
      <w:bookmarkStart w:id="345" w:name="_Toc19542411"/>
      <w:bookmarkStart w:id="346" w:name="_Toc35348413"/>
      <w:bookmarkStart w:id="347" w:name="_Toc224924999"/>
      <w:bookmarkEnd w:id="344"/>
      <w:r w:rsidRPr="00907F75">
        <w:t>4</w:t>
      </w:r>
      <w:r w:rsidR="00513D74" w:rsidRPr="00FD4A4B">
        <w:t>.2.6.1</w:t>
      </w:r>
      <w:r w:rsidR="00513D74" w:rsidRPr="00FD4A4B">
        <w:tab/>
        <w:t xml:space="preserve">Protection of </w:t>
      </w:r>
      <w:r w:rsidR="007E1C4F">
        <w:t>d</w:t>
      </w:r>
      <w:r w:rsidR="007E1C4F" w:rsidRPr="00FD4A4B">
        <w:t xml:space="preserve">ata </w:t>
      </w:r>
      <w:r w:rsidR="00513D74" w:rsidRPr="00FD4A4B">
        <w:t xml:space="preserve">and </w:t>
      </w:r>
      <w:bookmarkEnd w:id="345"/>
      <w:bookmarkEnd w:id="346"/>
      <w:r w:rsidR="007E1C4F">
        <w:t>i</w:t>
      </w:r>
      <w:r w:rsidR="007E1C4F" w:rsidRPr="00FD4A4B">
        <w:t>nformation</w:t>
      </w:r>
      <w:bookmarkEnd w:id="347"/>
    </w:p>
    <w:p w14:paraId="2F9C937F" w14:textId="77777777" w:rsidR="00513D74" w:rsidRPr="00FD4A4B" w:rsidRDefault="00902227" w:rsidP="00513D74">
      <w:r>
        <w:t>R</w:t>
      </w:r>
      <w:r w:rsidR="00513D74" w:rsidRPr="00FD4A4B">
        <w:t xml:space="preserve">efer to clause </w:t>
      </w:r>
      <w:r>
        <w:t>4</w:t>
      </w:r>
      <w:r w:rsidRPr="00900DD7">
        <w:t>.2.3.2</w:t>
      </w:r>
      <w:r w:rsidR="00513D74" w:rsidRPr="00FD4A4B">
        <w:t xml:space="preserve"> for requirements on protection of data and information</w:t>
      </w:r>
      <w:r w:rsidR="006D5002" w:rsidRPr="00FD4A4B">
        <w:t>.</w:t>
      </w:r>
    </w:p>
    <w:p w14:paraId="24D339D8" w14:textId="77777777" w:rsidR="00513D74" w:rsidRPr="00FD4A4B" w:rsidRDefault="000E530A" w:rsidP="002764D2">
      <w:pPr>
        <w:pStyle w:val="Heading4"/>
      </w:pPr>
      <w:bookmarkStart w:id="348" w:name="_CR4_2_6_2"/>
      <w:bookmarkStart w:id="349" w:name="_Toc19542412"/>
      <w:bookmarkStart w:id="350" w:name="_Toc35348414"/>
      <w:bookmarkStart w:id="351" w:name="_Toc224925000"/>
      <w:bookmarkEnd w:id="348"/>
      <w:r w:rsidRPr="00907F75">
        <w:t>4</w:t>
      </w:r>
      <w:r w:rsidR="00513D74" w:rsidRPr="00FD4A4B">
        <w:t>.2.6.2</w:t>
      </w:r>
      <w:r w:rsidR="00513D74" w:rsidRPr="00FD4A4B">
        <w:tab/>
        <w:t>Protecting availability and integrity</w:t>
      </w:r>
      <w:bookmarkEnd w:id="349"/>
      <w:bookmarkEnd w:id="350"/>
      <w:bookmarkEnd w:id="351"/>
    </w:p>
    <w:p w14:paraId="565ECA9D" w14:textId="77777777" w:rsidR="00513D74" w:rsidRPr="00FD4A4B" w:rsidRDefault="000E530A" w:rsidP="002764D2">
      <w:pPr>
        <w:pStyle w:val="Heading5"/>
      </w:pPr>
      <w:bookmarkStart w:id="352" w:name="_CR4_2_6_2_1"/>
      <w:bookmarkStart w:id="353" w:name="_Toc19542413"/>
      <w:bookmarkStart w:id="354" w:name="_Toc35348415"/>
      <w:bookmarkStart w:id="355" w:name="_Toc224925001"/>
      <w:bookmarkEnd w:id="352"/>
      <w:r w:rsidRPr="00907F75">
        <w:t>4</w:t>
      </w:r>
      <w:r w:rsidR="00513D74" w:rsidRPr="00FD4A4B">
        <w:t>.2.6.2.1</w:t>
      </w:r>
      <w:r w:rsidR="00513D74" w:rsidRPr="00FD4A4B">
        <w:tab/>
        <w:t>Packet filtering</w:t>
      </w:r>
      <w:bookmarkEnd w:id="353"/>
      <w:bookmarkEnd w:id="354"/>
      <w:bookmarkEnd w:id="355"/>
    </w:p>
    <w:p w14:paraId="0D8FDD41" w14:textId="77777777" w:rsidR="00513D74" w:rsidRPr="00FD4A4B" w:rsidRDefault="00513D74" w:rsidP="00513D74">
      <w:r w:rsidRPr="00FD4A4B">
        <w:rPr>
          <w:i/>
        </w:rPr>
        <w:t xml:space="preserve">Requirement Name: </w:t>
      </w:r>
      <w:r w:rsidRPr="00FD4A4B">
        <w:t xml:space="preserve">Packet filtering </w:t>
      </w:r>
    </w:p>
    <w:p w14:paraId="6327AF86" w14:textId="77777777" w:rsidR="00CF2BA7" w:rsidRDefault="00CF2BA7" w:rsidP="00513D74">
      <w:pPr>
        <w:rPr>
          <w:i/>
        </w:rPr>
      </w:pPr>
      <w:r>
        <w:rPr>
          <w:i/>
        </w:rPr>
        <w:t>Requirement Reference</w:t>
      </w:r>
      <w:r>
        <w:rPr>
          <w:iCs/>
        </w:rPr>
        <w:t xml:space="preserve">: </w:t>
      </w:r>
      <w:r>
        <w:t>In accordance with industry best practice</w:t>
      </w:r>
    </w:p>
    <w:p w14:paraId="04858844" w14:textId="77777777" w:rsidR="00513D74" w:rsidRPr="00FD4A4B" w:rsidRDefault="00513D74" w:rsidP="00513D74">
      <w:r w:rsidRPr="00FD4A4B">
        <w:rPr>
          <w:i/>
        </w:rPr>
        <w:t>Requirement Description</w:t>
      </w:r>
      <w:r w:rsidRPr="00FD4A4B">
        <w:t>:</w:t>
      </w:r>
    </w:p>
    <w:p w14:paraId="11C9515A" w14:textId="77777777" w:rsidR="00513D74" w:rsidRPr="00FD4A4B" w:rsidRDefault="00513D74" w:rsidP="00513D74">
      <w:r w:rsidRPr="00FD4A4B">
        <w:t>The Network Product shall provide a mechanism to filter incoming IP packets on any IP interface (see RFC 3871 for further information).</w:t>
      </w:r>
    </w:p>
    <w:p w14:paraId="7342A975" w14:textId="77777777" w:rsidR="00513D74" w:rsidRPr="00FD4A4B" w:rsidRDefault="00513D74" w:rsidP="00513D74">
      <w:r w:rsidRPr="00FD4A4B">
        <w:t>In particular the Network Product shall provide a mechanism:</w:t>
      </w:r>
    </w:p>
    <w:p w14:paraId="5F6BDD72" w14:textId="77777777" w:rsidR="00513D74" w:rsidRPr="00FD4A4B" w:rsidRDefault="00513D74" w:rsidP="00042C46">
      <w:pPr>
        <w:pStyle w:val="B1"/>
      </w:pPr>
      <w:r w:rsidRPr="00FD4A4B">
        <w:t>1)</w:t>
      </w:r>
      <w:r w:rsidRPr="00FD4A4B">
        <w:tab/>
        <w:t>To filter incoming IP packets on any IP interface at Network Layer .and Transport Layer of the stack ISO/OSI</w:t>
      </w:r>
      <w:r w:rsidR="0057309E" w:rsidRPr="00FD4A4B">
        <w:t>.</w:t>
      </w:r>
    </w:p>
    <w:p w14:paraId="481B46A4" w14:textId="77777777" w:rsidR="00513D74" w:rsidRPr="00FD4A4B" w:rsidRDefault="00513D74" w:rsidP="001E5ED2">
      <w:pPr>
        <w:pStyle w:val="B1"/>
      </w:pPr>
      <w:r w:rsidRPr="00FD4A4B">
        <w:t>2)</w:t>
      </w:r>
      <w:r w:rsidRPr="00FD4A4B">
        <w:tab/>
        <w:t>To allow specified actions to be taken when a filter rule matches. In particular at least the following actions should be supported:</w:t>
      </w:r>
    </w:p>
    <w:p w14:paraId="5971CE74" w14:textId="77777777" w:rsidR="00513D74" w:rsidRPr="00FD4A4B" w:rsidRDefault="00513D74" w:rsidP="00513D74">
      <w:pPr>
        <w:pStyle w:val="B2"/>
      </w:pPr>
      <w:r w:rsidRPr="00FD4A4B">
        <w:t>-</w:t>
      </w:r>
      <w:r w:rsidRPr="00FD4A4B">
        <w:tab/>
        <w:t>Discard/Drop: the matching message is discarded, no subsequent rules are applied and no answer is sent back</w:t>
      </w:r>
      <w:r w:rsidR="006D5002" w:rsidRPr="00FD4A4B">
        <w:t>.</w:t>
      </w:r>
    </w:p>
    <w:p w14:paraId="7E0A1FEA" w14:textId="77777777" w:rsidR="00513D74" w:rsidRPr="00FD4A4B" w:rsidRDefault="00513D74" w:rsidP="00513D74">
      <w:pPr>
        <w:pStyle w:val="B2"/>
      </w:pPr>
      <w:r w:rsidRPr="00FD4A4B">
        <w:t>-</w:t>
      </w:r>
      <w:r w:rsidRPr="00FD4A4B">
        <w:tab/>
        <w:t>Accept: the matching message is accepted</w:t>
      </w:r>
      <w:r w:rsidR="006D5002" w:rsidRPr="00FD4A4B">
        <w:t>.</w:t>
      </w:r>
    </w:p>
    <w:p w14:paraId="657743CD" w14:textId="77777777" w:rsidR="00513D74" w:rsidRPr="00FD4A4B" w:rsidRDefault="00513D74" w:rsidP="00513D74">
      <w:pPr>
        <w:pStyle w:val="B2"/>
      </w:pPr>
      <w:r w:rsidRPr="00FD4A4B">
        <w:t>-</w:t>
      </w:r>
      <w:r w:rsidRPr="00FD4A4B">
        <w:tab/>
        <w:t>Account: the matching message is accounted for i.e. a counter for the rule is incremented. This action can be combined with the previous ones. This feature is useful to monitor traffic before its blocking.</w:t>
      </w:r>
    </w:p>
    <w:p w14:paraId="2B70E99D" w14:textId="77777777" w:rsidR="00513D74" w:rsidRPr="00FD4A4B" w:rsidRDefault="00513D74" w:rsidP="00513D74">
      <w:pPr>
        <w:pStyle w:val="B1"/>
      </w:pPr>
      <w:r w:rsidRPr="00FD4A4B">
        <w:t>3)</w:t>
      </w:r>
      <w:r w:rsidRPr="00FD4A4B">
        <w:tab/>
        <w:t>To enable/disable for each rule the logging for Dropped packets, i.e. details on messages matching the rule for troubleshooting.</w:t>
      </w:r>
    </w:p>
    <w:p w14:paraId="25BEF338" w14:textId="77777777" w:rsidR="00513D74" w:rsidRPr="00FD4A4B" w:rsidRDefault="00513D74" w:rsidP="00513D74">
      <w:pPr>
        <w:pStyle w:val="B1"/>
      </w:pPr>
      <w:r w:rsidRPr="00FD4A4B">
        <w:t>4)</w:t>
      </w:r>
      <w:r w:rsidRPr="00FD4A4B">
        <w:tab/>
        <w:t>To filter on the basis of the value(s) of any portion of the protocol header</w:t>
      </w:r>
      <w:r w:rsidR="0057309E" w:rsidRPr="00FD4A4B">
        <w:t>.</w:t>
      </w:r>
    </w:p>
    <w:p w14:paraId="29857440" w14:textId="77777777" w:rsidR="00513D74" w:rsidRPr="00FD4A4B" w:rsidRDefault="00513D74" w:rsidP="00513D74">
      <w:pPr>
        <w:pStyle w:val="B1"/>
      </w:pPr>
      <w:r w:rsidRPr="00FD4A4B">
        <w:t>5)</w:t>
      </w:r>
      <w:r w:rsidRPr="00FD4A4B">
        <w:tab/>
        <w:t>To reset the accounting</w:t>
      </w:r>
      <w:r w:rsidR="0057309E" w:rsidRPr="00FD4A4B">
        <w:t>.</w:t>
      </w:r>
    </w:p>
    <w:p w14:paraId="7FC98AF8" w14:textId="77777777" w:rsidR="00513D74" w:rsidRPr="00FD4A4B" w:rsidRDefault="00513D74" w:rsidP="00513D74">
      <w:pPr>
        <w:pStyle w:val="B1"/>
      </w:pPr>
      <w:r w:rsidRPr="00FD4A4B">
        <w:t>6)</w:t>
      </w:r>
      <w:r w:rsidRPr="00FD4A4B">
        <w:tab/>
        <w:t>The Network Product shall provide a mechanism to disable/enable each defined rule.</w:t>
      </w:r>
    </w:p>
    <w:p w14:paraId="71E5567C" w14:textId="77777777" w:rsidR="00513D74" w:rsidRPr="00FD4A4B" w:rsidRDefault="00CF2BA7" w:rsidP="00513D74">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5.7.3, Denial of service</w:t>
      </w:r>
    </w:p>
    <w:p w14:paraId="0633BFC6" w14:textId="77777777" w:rsidR="00733E34" w:rsidRPr="00FD4A4B" w:rsidRDefault="00513D74" w:rsidP="00733E34">
      <w:pPr>
        <w:rPr>
          <w:b/>
        </w:rPr>
      </w:pPr>
      <w:r w:rsidRPr="00FD4A4B">
        <w:rPr>
          <w:i/>
        </w:rPr>
        <w:t xml:space="preserve">Test </w:t>
      </w:r>
      <w:r w:rsidR="00614893" w:rsidRPr="00FD4A4B">
        <w:rPr>
          <w:i/>
        </w:rPr>
        <w:t>case</w:t>
      </w:r>
      <w:r w:rsidR="00614893" w:rsidRPr="00FD4A4B">
        <w:t xml:space="preserve">: </w:t>
      </w:r>
    </w:p>
    <w:p w14:paraId="0A50B1A0" w14:textId="77777777" w:rsidR="00733E34" w:rsidRPr="00FD4A4B" w:rsidRDefault="00733E34" w:rsidP="00733E34">
      <w:r w:rsidRPr="00FD4A4B">
        <w:rPr>
          <w:b/>
        </w:rPr>
        <w:t>Test Name</w:t>
      </w:r>
      <w:r w:rsidRPr="00FD4A4B">
        <w:t>: TC_PACKET_FILTERING</w:t>
      </w:r>
    </w:p>
    <w:p w14:paraId="54BAFE6C" w14:textId="77777777" w:rsidR="00733E34" w:rsidRPr="00FD4A4B" w:rsidRDefault="00733E34" w:rsidP="00733E34">
      <w:pPr>
        <w:rPr>
          <w:b/>
        </w:rPr>
      </w:pPr>
      <w:r w:rsidRPr="00FD4A4B">
        <w:rPr>
          <w:b/>
        </w:rPr>
        <w:t>Purpose:</w:t>
      </w:r>
    </w:p>
    <w:p w14:paraId="24BF5106" w14:textId="77777777" w:rsidR="00733E34" w:rsidRPr="00FD4A4B" w:rsidRDefault="00733E34" w:rsidP="00733E34">
      <w:r w:rsidRPr="00FD4A4B">
        <w:t xml:space="preserve">Verify that the system provides functionality for incoming packet filtering </w:t>
      </w:r>
    </w:p>
    <w:p w14:paraId="5A941A36" w14:textId="77777777" w:rsidR="00733E34" w:rsidRPr="00FD4A4B" w:rsidRDefault="00733E34" w:rsidP="00733E34">
      <w:pPr>
        <w:rPr>
          <w:b/>
        </w:rPr>
      </w:pPr>
      <w:r w:rsidRPr="00FD4A4B">
        <w:rPr>
          <w:b/>
        </w:rPr>
        <w:t>Procedure and execution steps:</w:t>
      </w:r>
    </w:p>
    <w:p w14:paraId="7EBE6AF2" w14:textId="77777777" w:rsidR="00733E34" w:rsidRPr="00FD4A4B" w:rsidRDefault="00733E34" w:rsidP="00733E34">
      <w:pPr>
        <w:rPr>
          <w:b/>
        </w:rPr>
      </w:pPr>
      <w:r w:rsidRPr="00FD4A4B">
        <w:rPr>
          <w:b/>
        </w:rPr>
        <w:t>Pre-Conditions:</w:t>
      </w:r>
    </w:p>
    <w:p w14:paraId="6A19C43E" w14:textId="77777777" w:rsidR="000E3163" w:rsidRDefault="000F4EDE" w:rsidP="000E3163">
      <w:pPr>
        <w:pStyle w:val="B1"/>
      </w:pPr>
      <w:r>
        <w:t>-</w:t>
      </w:r>
      <w:r>
        <w:tab/>
      </w:r>
      <w:r w:rsidR="00733E34" w:rsidRPr="00FD4A4B">
        <w:t>The Network Product has packet filtering enabled.</w:t>
      </w:r>
    </w:p>
    <w:p w14:paraId="798A61F3" w14:textId="77777777" w:rsidR="00733E34" w:rsidRPr="00FD4A4B" w:rsidRDefault="000E3163" w:rsidP="000E3163">
      <w:pPr>
        <w:pStyle w:val="B1"/>
      </w:pPr>
      <w:r>
        <w:t xml:space="preserve">- </w:t>
      </w:r>
      <w:r>
        <w:tab/>
        <w:t>The Network Product supports ICMP echo reply.</w:t>
      </w:r>
    </w:p>
    <w:p w14:paraId="4CDCA8E7" w14:textId="77777777" w:rsidR="000F4EDE" w:rsidRDefault="000F4EDE" w:rsidP="000F4EDE">
      <w:pPr>
        <w:pStyle w:val="B1"/>
        <w:rPr>
          <w:b/>
        </w:rPr>
      </w:pPr>
      <w:r>
        <w:t>-</w:t>
      </w:r>
      <w:r w:rsidR="00733E34" w:rsidRPr="00FD4A4B">
        <w:tab/>
        <w:t>The Network Product has 2 different logical or physical Ethernet ports and each port is connected to a host</w:t>
      </w:r>
      <w:r>
        <w:rPr>
          <w:b/>
        </w:rPr>
        <w:t>.</w:t>
      </w:r>
    </w:p>
    <w:p w14:paraId="4848890C" w14:textId="77777777" w:rsidR="00733E34" w:rsidRPr="000F4EDE" w:rsidRDefault="000F4EDE" w:rsidP="000F4EDE">
      <w:pPr>
        <w:rPr>
          <w:b/>
        </w:rPr>
      </w:pPr>
      <w:r w:rsidRPr="000F4EDE">
        <w:rPr>
          <w:b/>
        </w:rPr>
        <w:t>E</w:t>
      </w:r>
      <w:r w:rsidR="00733E34" w:rsidRPr="000F4EDE">
        <w:rPr>
          <w:b/>
        </w:rPr>
        <w:t>xecution Steps</w:t>
      </w:r>
    </w:p>
    <w:p w14:paraId="21BE771D" w14:textId="77777777" w:rsidR="00733E34" w:rsidRPr="00FD4A4B" w:rsidRDefault="00733E34" w:rsidP="000F4EDE">
      <w:pPr>
        <w:pStyle w:val="B1"/>
      </w:pPr>
      <w:r w:rsidRPr="00FD4A4B">
        <w:t>1.</w:t>
      </w:r>
      <w:r w:rsidRPr="00FD4A4B">
        <w:tab/>
        <w:t>The tester configures the Network Product to only allow ICMP traffic from host 1.</w:t>
      </w:r>
    </w:p>
    <w:p w14:paraId="22EC60A3" w14:textId="77777777" w:rsidR="000F4EDE" w:rsidRDefault="00733E34" w:rsidP="000F4EDE">
      <w:pPr>
        <w:pStyle w:val="B1"/>
      </w:pPr>
      <w:r w:rsidRPr="00FD4A4B">
        <w:t>2.</w:t>
      </w:r>
      <w:r w:rsidRPr="00FD4A4B">
        <w:tab/>
        <w:t>The tester initiates ping traffic from host 1</w:t>
      </w:r>
      <w:r w:rsidR="000F4EDE">
        <w:t>.</w:t>
      </w:r>
    </w:p>
    <w:p w14:paraId="61442388" w14:textId="77777777" w:rsidR="00733E34" w:rsidRPr="00FD4A4B" w:rsidRDefault="00733E34" w:rsidP="000F4EDE">
      <w:pPr>
        <w:pStyle w:val="B1"/>
      </w:pPr>
      <w:r w:rsidRPr="00FD4A4B">
        <w:t>3.</w:t>
      </w:r>
      <w:r w:rsidRPr="00FD4A4B">
        <w:tab/>
        <w:t>The tester initiates ping traffic from host 2</w:t>
      </w:r>
      <w:r w:rsidR="000F4EDE">
        <w:t>.</w:t>
      </w:r>
    </w:p>
    <w:p w14:paraId="0E13FBD7" w14:textId="77777777" w:rsidR="00733E34" w:rsidRPr="00FD4A4B" w:rsidRDefault="00733E34" w:rsidP="00733E34">
      <w:pPr>
        <w:rPr>
          <w:b/>
        </w:rPr>
      </w:pPr>
      <w:r w:rsidRPr="00FD4A4B">
        <w:rPr>
          <w:b/>
        </w:rPr>
        <w:t>Expected Results:</w:t>
      </w:r>
    </w:p>
    <w:p w14:paraId="2FB11C02" w14:textId="77777777" w:rsidR="00733E34" w:rsidRPr="00FD4A4B" w:rsidRDefault="00733E34" w:rsidP="00733E34">
      <w:r w:rsidRPr="00FD4A4B">
        <w:t>Host 1 will receive a</w:t>
      </w:r>
      <w:r w:rsidR="00B621B2">
        <w:t xml:space="preserve"> </w:t>
      </w:r>
      <w:r w:rsidR="003642F9">
        <w:t>'</w:t>
      </w:r>
      <w:r w:rsidRPr="00FD4A4B">
        <w:t>ping</w:t>
      </w:r>
      <w:r w:rsidR="00FD4A4B">
        <w:t>'</w:t>
      </w:r>
      <w:r w:rsidRPr="00FD4A4B">
        <w:t xml:space="preserve"> answer back, but host 2 will not.</w:t>
      </w:r>
    </w:p>
    <w:p w14:paraId="388C3558" w14:textId="77777777" w:rsidR="00733E34" w:rsidRPr="00FD4A4B" w:rsidRDefault="00733E34" w:rsidP="00733E34">
      <w:pPr>
        <w:rPr>
          <w:b/>
        </w:rPr>
      </w:pPr>
      <w:r w:rsidRPr="00FD4A4B">
        <w:rPr>
          <w:b/>
        </w:rPr>
        <w:t>Expected format of evidence:</w:t>
      </w:r>
    </w:p>
    <w:p w14:paraId="75E748C8" w14:textId="77777777" w:rsidR="00513D74" w:rsidRPr="00FD4A4B" w:rsidRDefault="001E1F46" w:rsidP="00733E34">
      <w:r>
        <w:rPr>
          <w:rFonts w:hint="eastAsia"/>
          <w:lang w:eastAsia="zh-CN"/>
        </w:rPr>
        <w:t>T</w:t>
      </w:r>
      <w:r>
        <w:rPr>
          <w:lang w:eastAsia="zh-CN"/>
        </w:rPr>
        <w:t>est execution log.</w:t>
      </w:r>
    </w:p>
    <w:p w14:paraId="44E01C5D" w14:textId="77777777" w:rsidR="00513D74" w:rsidRPr="00FD4A4B" w:rsidRDefault="000E530A" w:rsidP="002764D2">
      <w:pPr>
        <w:pStyle w:val="Heading5"/>
      </w:pPr>
      <w:bookmarkStart w:id="356" w:name="_CR4_2_6_2_2"/>
      <w:bookmarkStart w:id="357" w:name="_Toc19542414"/>
      <w:bookmarkStart w:id="358" w:name="_Toc35348416"/>
      <w:bookmarkStart w:id="359" w:name="_Toc224925002"/>
      <w:bookmarkEnd w:id="356"/>
      <w:r w:rsidRPr="00907F75">
        <w:t>4</w:t>
      </w:r>
      <w:r w:rsidR="00513D74" w:rsidRPr="00FD4A4B">
        <w:t>.2.6.2.2</w:t>
      </w:r>
      <w:r w:rsidR="00513D74" w:rsidRPr="00FD4A4B">
        <w:tab/>
        <w:t>Interface robustness requirements</w:t>
      </w:r>
      <w:bookmarkEnd w:id="357"/>
      <w:bookmarkEnd w:id="358"/>
      <w:bookmarkEnd w:id="359"/>
    </w:p>
    <w:p w14:paraId="64ACF16D" w14:textId="77777777" w:rsidR="00513D74" w:rsidRDefault="00513D74" w:rsidP="00513D74">
      <w:r w:rsidRPr="00FD4A4B">
        <w:rPr>
          <w:i/>
        </w:rPr>
        <w:t>Requirement Name</w:t>
      </w:r>
      <w:r w:rsidRPr="00FD4A4B">
        <w:t xml:space="preserve">: </w:t>
      </w:r>
      <w:r w:rsidR="00A0243F" w:rsidRPr="00A0243F">
        <w:t>Interface robustness</w:t>
      </w:r>
    </w:p>
    <w:p w14:paraId="59B6D40A" w14:textId="77777777" w:rsidR="00CF2BA7" w:rsidRPr="00FD4A4B" w:rsidRDefault="00CF2BA7" w:rsidP="00513D74">
      <w:pPr>
        <w:rPr>
          <w:i/>
        </w:rPr>
      </w:pPr>
      <w:r>
        <w:rPr>
          <w:i/>
        </w:rPr>
        <w:t>Requirement Reference</w:t>
      </w:r>
      <w:r>
        <w:rPr>
          <w:iCs/>
        </w:rPr>
        <w:t>: I</w:t>
      </w:r>
      <w:r>
        <w:t>n accordance with industry best practice</w:t>
      </w:r>
    </w:p>
    <w:p w14:paraId="55F15D9F" w14:textId="77777777" w:rsidR="00513D74" w:rsidRPr="00FD4A4B" w:rsidRDefault="00513D74" w:rsidP="00513D74">
      <w:r w:rsidRPr="00FD4A4B">
        <w:rPr>
          <w:i/>
        </w:rPr>
        <w:t>Requirement Description</w:t>
      </w:r>
      <w:r w:rsidRPr="00FD4A4B">
        <w:t>:</w:t>
      </w:r>
    </w:p>
    <w:p w14:paraId="27A17C5F" w14:textId="2506F6A4" w:rsidR="00513D74" w:rsidRPr="00FD4A4B" w:rsidRDefault="00513D74" w:rsidP="009D5F1B">
      <w:r w:rsidRPr="00FD4A4B">
        <w:t>A network device shall be not affected in its availability or robustness by incoming packets, from other network element</w:t>
      </w:r>
      <w:r w:rsidR="00C90416">
        <w:t>s</w:t>
      </w:r>
      <w:r w:rsidRPr="00FD4A4B">
        <w:t xml:space="preserve">, that are manipulated or differing the norm. This means that </w:t>
      </w:r>
      <w:r w:rsidR="00D51DE8" w:rsidRPr="00D51DE8">
        <w:t>in</w:t>
      </w:r>
      <w:r w:rsidRPr="00FD4A4B">
        <w:t xml:space="preserve">appropriate </w:t>
      </w:r>
      <w:r w:rsidR="00D51DE8" w:rsidRPr="00D51DE8">
        <w:t xml:space="preserve">or manipulated </w:t>
      </w:r>
      <w:r w:rsidRPr="00FD4A4B">
        <w:t xml:space="preserve">packets </w:t>
      </w:r>
      <w:r w:rsidR="00614893" w:rsidRPr="00FD4A4B">
        <w:t>shall be</w:t>
      </w:r>
      <w:r w:rsidRPr="00FD4A4B">
        <w:t xml:space="preserve"> detected as invalid and be discarded. The process shall not be affecting the performance of the network device. This robustness </w:t>
      </w:r>
      <w:r w:rsidR="00614893" w:rsidRPr="00FD4A4B">
        <w:t>shall be</w:t>
      </w:r>
      <w:r w:rsidRPr="00FD4A4B">
        <w:t xml:space="preserve"> just as effective</w:t>
      </w:r>
      <w:r w:rsidR="00E67C26" w:rsidRPr="00E67C26">
        <w:t>,</w:t>
      </w:r>
      <w:r w:rsidRPr="00FD4A4B">
        <w:t xml:space="preserve"> </w:t>
      </w:r>
      <w:r w:rsidR="00E67C26" w:rsidRPr="00E67C26">
        <w:t>regardless of the number of invalid packets</w:t>
      </w:r>
      <w:r w:rsidRPr="00FD4A4B">
        <w:t>.</w:t>
      </w:r>
    </w:p>
    <w:p w14:paraId="792D19A8" w14:textId="77777777" w:rsidR="00513D74" w:rsidRPr="00FD4A4B" w:rsidRDefault="00513D74" w:rsidP="00513D74">
      <w:r w:rsidRPr="00FD4A4B">
        <w:t>Examples of such packets are:</w:t>
      </w:r>
    </w:p>
    <w:p w14:paraId="523E375E" w14:textId="77777777" w:rsidR="00513D74" w:rsidRPr="00FD4A4B" w:rsidRDefault="00513D74" w:rsidP="00513D74">
      <w:pPr>
        <w:pStyle w:val="B1"/>
      </w:pPr>
      <w:r w:rsidRPr="00FD4A4B">
        <w:t>-</w:t>
      </w:r>
      <w:r w:rsidRPr="00FD4A4B">
        <w:tab/>
        <w:t>Mass-produced TCP packets with a set SYN flag to produce half-open TCP connections (SYN flooding attack</w:t>
      </w:r>
      <w:r w:rsidR="0057309E" w:rsidRPr="00FD4A4B">
        <w:t>).</w:t>
      </w:r>
    </w:p>
    <w:p w14:paraId="37DEFC5F" w14:textId="77777777" w:rsidR="00513D74" w:rsidRPr="00FD4A4B" w:rsidRDefault="00513D74" w:rsidP="00513D74">
      <w:pPr>
        <w:pStyle w:val="B1"/>
      </w:pPr>
      <w:r w:rsidRPr="00FD4A4B">
        <w:t>-</w:t>
      </w:r>
      <w:r w:rsidRPr="00FD4A4B">
        <w:tab/>
        <w:t>Packets with the same IP sender address and IP recipient address (Land attack</w:t>
      </w:r>
      <w:r w:rsidR="0057309E" w:rsidRPr="00FD4A4B">
        <w:t>).</w:t>
      </w:r>
    </w:p>
    <w:p w14:paraId="00849F95" w14:textId="77777777" w:rsidR="00513D74" w:rsidRPr="00FD4A4B" w:rsidRDefault="00513D74" w:rsidP="00513D74">
      <w:pPr>
        <w:pStyle w:val="B1"/>
      </w:pPr>
      <w:r w:rsidRPr="00FD4A4B">
        <w:t>-</w:t>
      </w:r>
      <w:r w:rsidRPr="00FD4A4B">
        <w:tab/>
        <w:t>Mass-produced ICMP packets with the broadcast address of a network as target address (Smurf attack</w:t>
      </w:r>
      <w:r w:rsidR="0057309E" w:rsidRPr="00FD4A4B">
        <w:t>).</w:t>
      </w:r>
    </w:p>
    <w:p w14:paraId="7AEACD26" w14:textId="77777777" w:rsidR="00513D74" w:rsidRPr="00FD4A4B" w:rsidRDefault="00513D74" w:rsidP="00513D74">
      <w:pPr>
        <w:pStyle w:val="B1"/>
      </w:pPr>
      <w:r w:rsidRPr="00FD4A4B">
        <w:t>-</w:t>
      </w:r>
      <w:r w:rsidRPr="00FD4A4B">
        <w:tab/>
        <w:t>Fragmented IP packets with overlapping offset fields (Teardrop attack</w:t>
      </w:r>
      <w:r w:rsidR="0057309E" w:rsidRPr="00FD4A4B">
        <w:t>).</w:t>
      </w:r>
    </w:p>
    <w:p w14:paraId="1CCD2996" w14:textId="77777777" w:rsidR="00513D74" w:rsidRPr="00FD4A4B" w:rsidRDefault="00513D74" w:rsidP="00513D74">
      <w:pPr>
        <w:pStyle w:val="B1"/>
      </w:pPr>
      <w:r w:rsidRPr="00FD4A4B">
        <w:t>-</w:t>
      </w:r>
      <w:r w:rsidRPr="00FD4A4B">
        <w:tab/>
        <w:t>ICMP packets that are larger than the maximum permitted size (65,535 Bytes) of IPv4 packets (Ping-of-death attack</w:t>
      </w:r>
      <w:r w:rsidR="0057309E" w:rsidRPr="00FD4A4B">
        <w:t>).</w:t>
      </w:r>
    </w:p>
    <w:p w14:paraId="05C12B66" w14:textId="77777777" w:rsidR="00513D74" w:rsidRPr="00FD4A4B" w:rsidRDefault="00513D74" w:rsidP="00513D74">
      <w:pPr>
        <w:pStyle w:val="B1"/>
      </w:pPr>
      <w:r w:rsidRPr="00FD4A4B">
        <w:t>-</w:t>
      </w:r>
      <w:r w:rsidRPr="00FD4A4B">
        <w:tab/>
        <w:t xml:space="preserve">Uncorrelated reply packets (i.e. packets which cannot be correlated to any request). </w:t>
      </w:r>
    </w:p>
    <w:p w14:paraId="5EAA9B9B" w14:textId="77777777" w:rsidR="00513D74" w:rsidRPr="00FD4A4B" w:rsidRDefault="00513D74" w:rsidP="00513D74">
      <w:r w:rsidRPr="00FD4A4B">
        <w:t xml:space="preserve">Sometimes the relevant behaviour of the network device </w:t>
      </w:r>
      <w:r w:rsidR="009F47D7" w:rsidRPr="009F47D7">
        <w:t>is</w:t>
      </w:r>
      <w:r w:rsidRPr="00FD4A4B">
        <w:t xml:space="preserve"> configured. In other cases, the behaviour of the network device </w:t>
      </w:r>
      <w:r w:rsidR="009F47D7" w:rsidRPr="009F47D7">
        <w:t xml:space="preserve">can </w:t>
      </w:r>
      <w:r w:rsidRPr="00FD4A4B">
        <w:t>only be verified by the relevant tests.</w:t>
      </w:r>
    </w:p>
    <w:p w14:paraId="522061F3" w14:textId="77777777" w:rsidR="007E1C4F" w:rsidRDefault="00CF2BA7" w:rsidP="0057309E">
      <w:pPr>
        <w:keepNext/>
        <w:keepLines/>
        <w:spacing w:before="120"/>
        <w:rPr>
          <w:rFonts w:ascii="Tele-GroteskNor" w:eastAsia="SimSun" w:hAnsi="Tele-GroteskNor" w:cs="Tele-GroteskNor" w:hint="eastAsia"/>
          <w:color w:val="000000"/>
          <w:lang w:val="en-US" w:eastAsia="zh-CN"/>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7E1C4F" w:rsidRPr="007E1C4F">
        <w:rPr>
          <w:rFonts w:ascii="Tele-GroteskNor" w:eastAsia="SimSun" w:hAnsi="Tele-GroteskNor" w:cs="Tele-GroteskNor"/>
          <w:color w:val="000000"/>
          <w:lang w:val="en-US" w:eastAsia="zh-CN"/>
        </w:rPr>
        <w:t>, clause 5.3.7, Denial of service</w:t>
      </w:r>
    </w:p>
    <w:p w14:paraId="3F5A7C8C" w14:textId="77777777" w:rsidR="00513D74" w:rsidRPr="00FD4A4B" w:rsidRDefault="00513D74" w:rsidP="0057309E">
      <w:pPr>
        <w:keepNext/>
        <w:keepLines/>
        <w:spacing w:before="120"/>
      </w:pPr>
      <w:r w:rsidRPr="00FD4A4B">
        <w:rPr>
          <w:i/>
        </w:rPr>
        <w:t>Test case</w:t>
      </w:r>
      <w:r w:rsidRPr="00FD4A4B">
        <w:t>:</w:t>
      </w:r>
      <w:r w:rsidR="00092FFA" w:rsidRPr="00FD4A4B">
        <w:t xml:space="preserve"> Refer to Test Case in </w:t>
      </w:r>
      <w:r w:rsidR="000F4EDE">
        <w:t xml:space="preserve">clause </w:t>
      </w:r>
      <w:r w:rsidR="000E530A">
        <w:t>4</w:t>
      </w:r>
      <w:r w:rsidR="00092FFA" w:rsidRPr="00FD4A4B">
        <w:t>.4.4</w:t>
      </w:r>
      <w:r w:rsidR="009F6462">
        <w:t>.</w:t>
      </w:r>
    </w:p>
    <w:p w14:paraId="0D68D576" w14:textId="77777777" w:rsidR="00513D74" w:rsidRPr="00FD4A4B" w:rsidRDefault="000E530A" w:rsidP="002764D2">
      <w:pPr>
        <w:pStyle w:val="Heading5"/>
      </w:pPr>
      <w:bookmarkStart w:id="360" w:name="_CR4_2_6_2_3"/>
      <w:bookmarkStart w:id="361" w:name="_Toc19542415"/>
      <w:bookmarkStart w:id="362" w:name="_Toc35348417"/>
      <w:bookmarkStart w:id="363" w:name="_Toc224925003"/>
      <w:bookmarkEnd w:id="360"/>
      <w:r w:rsidRPr="00EE1044">
        <w:t>4</w:t>
      </w:r>
      <w:r w:rsidR="00513D74" w:rsidRPr="00FD4A4B">
        <w:t>.2.6.2.3</w:t>
      </w:r>
      <w:r w:rsidR="00513D74" w:rsidRPr="00FD4A4B">
        <w:tab/>
        <w:t>GTP-C Filtering</w:t>
      </w:r>
      <w:bookmarkEnd w:id="361"/>
      <w:bookmarkEnd w:id="362"/>
      <w:bookmarkEnd w:id="363"/>
    </w:p>
    <w:p w14:paraId="09D1D81A" w14:textId="77777777" w:rsidR="00513D74" w:rsidRPr="00FD4A4B" w:rsidRDefault="00513D74" w:rsidP="00513D74">
      <w:pPr>
        <w:rPr>
          <w:i/>
        </w:rPr>
      </w:pPr>
      <w:r w:rsidRPr="00FD4A4B">
        <w:rPr>
          <w:i/>
        </w:rPr>
        <w:t xml:space="preserve">Requirement Name: </w:t>
      </w:r>
      <w:r w:rsidRPr="00FD4A4B">
        <w:t>GTP-C Filtering</w:t>
      </w:r>
    </w:p>
    <w:p w14:paraId="525C14D1" w14:textId="77777777" w:rsidR="00CF2BA7" w:rsidRDefault="00CF2BA7" w:rsidP="00513D74">
      <w:pPr>
        <w:rPr>
          <w:i/>
        </w:rPr>
      </w:pPr>
      <w:r>
        <w:rPr>
          <w:i/>
        </w:rPr>
        <w:t>Requirement Reference</w:t>
      </w:r>
      <w:r>
        <w:rPr>
          <w:iCs/>
        </w:rPr>
        <w:t xml:space="preserve">: </w:t>
      </w:r>
      <w:r>
        <w:t>In accordance with industry best practice</w:t>
      </w:r>
    </w:p>
    <w:p w14:paraId="319778AF" w14:textId="77777777" w:rsidR="00513D74" w:rsidRPr="00FD4A4B" w:rsidRDefault="00513D74" w:rsidP="00513D74">
      <w:r w:rsidRPr="00FD4A4B">
        <w:rPr>
          <w:i/>
        </w:rPr>
        <w:t>Requirement Description</w:t>
      </w:r>
      <w:r w:rsidRPr="00FD4A4B">
        <w:t>:</w:t>
      </w:r>
    </w:p>
    <w:p w14:paraId="1AFD947D" w14:textId="77777777" w:rsidR="00513D74" w:rsidRPr="00FD4A4B" w:rsidRDefault="00513D74" w:rsidP="00513D74">
      <w:r w:rsidRPr="00FD4A4B">
        <w:t>The following capability is conditionally required:</w:t>
      </w:r>
    </w:p>
    <w:p w14:paraId="0D363AC2" w14:textId="77777777" w:rsidR="00513D74" w:rsidRPr="00FD4A4B" w:rsidRDefault="00513D74" w:rsidP="00513D74">
      <w:pPr>
        <w:pStyle w:val="B1"/>
      </w:pPr>
      <w:r w:rsidRPr="00FD4A4B">
        <w:rPr>
          <w:lang w:eastAsia="de-DE"/>
        </w:rPr>
        <w:t>-</w:t>
      </w:r>
      <w:r w:rsidRPr="00FD4A4B">
        <w:rPr>
          <w:lang w:eastAsia="de-DE"/>
        </w:rPr>
        <w:tab/>
        <w:t xml:space="preserve">For each message of a GTP-C-based protocol, it shall be possible to check whether the sender of this message is </w:t>
      </w:r>
      <w:r w:rsidR="00FB28D6" w:rsidRPr="00FD4A4B">
        <w:rPr>
          <w:lang w:eastAsia="de-DE"/>
        </w:rPr>
        <w:t>authorized</w:t>
      </w:r>
      <w:r w:rsidRPr="00FD4A4B">
        <w:rPr>
          <w:lang w:eastAsia="de-DE"/>
        </w:rPr>
        <w:t xml:space="preserve"> to send a message pertaining to this protocol.</w:t>
      </w:r>
    </w:p>
    <w:p w14:paraId="7478D28E" w14:textId="77777777" w:rsidR="00513D74" w:rsidRPr="00FD4A4B" w:rsidRDefault="00513D74" w:rsidP="00D139CE">
      <w:pPr>
        <w:pStyle w:val="NO"/>
      </w:pPr>
      <w:r w:rsidRPr="00FD4A4B">
        <w:t xml:space="preserve">NOTE 1: </w:t>
      </w:r>
      <w:r w:rsidR="0057309E" w:rsidRPr="00FD4A4B">
        <w:tab/>
      </w:r>
      <w:r w:rsidRPr="00FD4A4B">
        <w:t>The check could be performed e.g. against a</w:t>
      </w:r>
      <w:r w:rsidR="00CF2BA7" w:rsidRPr="00CF2BA7">
        <w:t>n</w:t>
      </w:r>
      <w:r w:rsidRPr="00FD4A4B">
        <w:t xml:space="preserve"> </w:t>
      </w:r>
      <w:r w:rsidR="00CF2BA7" w:rsidRPr="00CF2BA7">
        <w:t>allow list</w:t>
      </w:r>
      <w:r w:rsidRPr="00FD4A4B">
        <w:t xml:space="preserve"> or </w:t>
      </w:r>
      <w:r w:rsidR="00CF2BA7" w:rsidRPr="00CF2BA7">
        <w:t>disallow list</w:t>
      </w:r>
      <w:r w:rsidRPr="00FD4A4B">
        <w:t xml:space="preserve"> of permitted message type / sender identity combinations.</w:t>
      </w:r>
    </w:p>
    <w:p w14:paraId="5A32869F" w14:textId="77777777" w:rsidR="00513D74" w:rsidRPr="00FD4A4B" w:rsidRDefault="00513D74" w:rsidP="00513D74">
      <w:pPr>
        <w:pStyle w:val="B1"/>
      </w:pPr>
      <w:r w:rsidRPr="00FD4A4B">
        <w:rPr>
          <w:lang w:eastAsia="de-DE"/>
        </w:rPr>
        <w:t>-</w:t>
      </w:r>
      <w:r w:rsidRPr="00FD4A4B">
        <w:rPr>
          <w:lang w:eastAsia="de-DE"/>
        </w:rPr>
        <w:tab/>
        <w:t>At least the following actions should be supported when the check is satisfied:</w:t>
      </w:r>
    </w:p>
    <w:p w14:paraId="5F637779" w14:textId="77777777" w:rsidR="00513D74" w:rsidRPr="00FD4A4B" w:rsidRDefault="00513D74" w:rsidP="00513D74">
      <w:pPr>
        <w:pStyle w:val="B2"/>
      </w:pPr>
      <w:r w:rsidRPr="00FD4A4B">
        <w:rPr>
          <w:lang w:eastAsia="de-DE"/>
        </w:rPr>
        <w:t>-</w:t>
      </w:r>
      <w:r w:rsidRPr="00FD4A4B">
        <w:rPr>
          <w:lang w:eastAsia="de-DE"/>
        </w:rPr>
        <w:tab/>
        <w:t>Discard: the matching message is discarded</w:t>
      </w:r>
      <w:r w:rsidR="0057309E" w:rsidRPr="00FD4A4B">
        <w:rPr>
          <w:lang w:eastAsia="de-DE"/>
        </w:rPr>
        <w:t>.</w:t>
      </w:r>
    </w:p>
    <w:p w14:paraId="05EB4483" w14:textId="77777777" w:rsidR="00513D74" w:rsidRPr="00FD4A4B" w:rsidRDefault="00513D74" w:rsidP="00513D74">
      <w:pPr>
        <w:pStyle w:val="B2"/>
      </w:pPr>
      <w:r w:rsidRPr="00FD4A4B">
        <w:rPr>
          <w:lang w:eastAsia="de-DE"/>
        </w:rPr>
        <w:t>-</w:t>
      </w:r>
      <w:r w:rsidRPr="00FD4A4B">
        <w:rPr>
          <w:lang w:eastAsia="de-DE"/>
        </w:rPr>
        <w:tab/>
        <w:t>Accept: the matching message is accepted</w:t>
      </w:r>
      <w:r w:rsidR="0057309E" w:rsidRPr="00FD4A4B">
        <w:rPr>
          <w:lang w:eastAsia="de-DE"/>
        </w:rPr>
        <w:t>.</w:t>
      </w:r>
    </w:p>
    <w:p w14:paraId="2DB00A1E" w14:textId="77777777" w:rsidR="00513D74" w:rsidRPr="00FD4A4B" w:rsidRDefault="00513D74" w:rsidP="00513D74">
      <w:pPr>
        <w:pStyle w:val="B2"/>
      </w:pPr>
      <w:r w:rsidRPr="00FD4A4B">
        <w:rPr>
          <w:lang w:eastAsia="de-DE"/>
        </w:rPr>
        <w:t>-</w:t>
      </w:r>
      <w:r w:rsidRPr="00FD4A4B">
        <w:rPr>
          <w:lang w:eastAsia="de-DE"/>
        </w:rPr>
        <w:tab/>
        <w:t xml:space="preserve">Account: the matching message is </w:t>
      </w:r>
      <w:r w:rsidRPr="00FD4A4B">
        <w:t>accounted for,</w:t>
      </w:r>
      <w:r w:rsidRPr="00FD4A4B">
        <w:rPr>
          <w:lang w:eastAsia="de-DE"/>
        </w:rPr>
        <w:t xml:space="preserve"> i.e. a counter for the rule is incremented. This action can be combined with the previous ones. This feature is useful to monitor traffic before its blocking.</w:t>
      </w:r>
    </w:p>
    <w:p w14:paraId="5580E109" w14:textId="77777777" w:rsidR="00513D74" w:rsidRPr="00FD4A4B" w:rsidRDefault="00513D74" w:rsidP="00513D74">
      <w:r w:rsidRPr="00FD4A4B">
        <w:t xml:space="preserve">This requirement is conditional in the following sense: It is required that at least one of the following two statements holds: </w:t>
      </w:r>
    </w:p>
    <w:p w14:paraId="4C4602B1" w14:textId="77777777" w:rsidR="00513D74" w:rsidRPr="00FD4A4B" w:rsidRDefault="00513D74" w:rsidP="00513D74">
      <w:pPr>
        <w:pStyle w:val="B1"/>
      </w:pPr>
      <w:r w:rsidRPr="00FD4A4B">
        <w:t>-</w:t>
      </w:r>
      <w:r w:rsidRPr="00FD4A4B">
        <w:tab/>
        <w:t>The Network Product supports the capability described above and this is stated in the product documentation.</w:t>
      </w:r>
    </w:p>
    <w:p w14:paraId="34E213C6" w14:textId="77777777" w:rsidR="00513D74" w:rsidRPr="00FD4A4B" w:rsidRDefault="00513D74" w:rsidP="00513D74">
      <w:pPr>
        <w:pStyle w:val="B1"/>
      </w:pPr>
      <w:r w:rsidRPr="00FD4A4B">
        <w:t>-</w:t>
      </w:r>
      <w:r w:rsidRPr="00FD4A4B">
        <w:tab/>
        <w:t>The Network Product</w:t>
      </w:r>
      <w:r w:rsidR="006D5002" w:rsidRPr="00FD4A4B">
        <w:t>'</w:t>
      </w:r>
      <w:r w:rsidRPr="00FD4A4B">
        <w:t xml:space="preserve">s product documentation states that the capability is not supported and that the Network Product needs to be deployed together with a separate entity which provides the capability described above. </w:t>
      </w:r>
    </w:p>
    <w:p w14:paraId="601D53BE" w14:textId="77777777" w:rsidR="00513D74" w:rsidRPr="00FD4A4B" w:rsidRDefault="00513D74" w:rsidP="0057309E">
      <w:pPr>
        <w:pStyle w:val="NO"/>
      </w:pPr>
      <w:r w:rsidRPr="00FD4A4B">
        <w:t xml:space="preserve">NOTE 2: </w:t>
      </w:r>
      <w:r w:rsidR="0057309E" w:rsidRPr="00FD4A4B">
        <w:tab/>
      </w:r>
      <w:r w:rsidRPr="00FD4A4B">
        <w:t xml:space="preserve">Such a separate entity could e.g. be a GTP Firewall. </w:t>
      </w:r>
    </w:p>
    <w:p w14:paraId="60227E6E" w14:textId="77777777" w:rsidR="00513D74" w:rsidRDefault="00513D74" w:rsidP="0057309E">
      <w:pPr>
        <w:pStyle w:val="NO"/>
      </w:pPr>
      <w:r w:rsidRPr="00FD4A4B">
        <w:t xml:space="preserve">NOTE 3: </w:t>
      </w:r>
      <w:r w:rsidR="0057309E" w:rsidRPr="00FD4A4B">
        <w:tab/>
      </w:r>
      <w:r w:rsidRPr="00FD4A4B">
        <w:t>Test cases for this separate entity are not provided in the present document, but are believed to be similar to them.</w:t>
      </w:r>
      <w:r w:rsidRPr="00FD4A4B" w:rsidDel="00810F70">
        <w:t xml:space="preserve"> </w:t>
      </w:r>
    </w:p>
    <w:p w14:paraId="26593D12" w14:textId="77777777" w:rsidR="009F462E" w:rsidRPr="00E32DBA" w:rsidRDefault="009F462E" w:rsidP="0057309E">
      <w:pPr>
        <w:pStyle w:val="NO"/>
      </w:pPr>
      <w:r>
        <w:t>NOTE 4: The test cases are only applicable to all network product classes utilizing GTP-C based protocol</w:t>
      </w:r>
      <w:r w:rsidRPr="00FD4A4B">
        <w:t>.</w:t>
      </w:r>
    </w:p>
    <w:p w14:paraId="48889FB9" w14:textId="77777777" w:rsidR="007E1C4F" w:rsidRDefault="00CF2BA7" w:rsidP="0057309E">
      <w:pPr>
        <w:keepNext/>
        <w:keepLines/>
        <w:spacing w:before="180"/>
        <w:ind w:left="1134" w:hanging="1134"/>
        <w:rPr>
          <w:iCs/>
        </w:rPr>
      </w:pPr>
      <w:r w:rsidRPr="00CF2BA7">
        <w:rPr>
          <w:i/>
        </w:rPr>
        <w:t xml:space="preserve">Threat References: </w:t>
      </w:r>
      <w:r w:rsidRPr="00CF2BA7">
        <w:rPr>
          <w:iCs/>
        </w:rPr>
        <w:t>TR 33.926 [4]</w:t>
      </w:r>
      <w:r w:rsidR="007E1C4F" w:rsidRPr="007E1C4F">
        <w:rPr>
          <w:iCs/>
        </w:rPr>
        <w:t>, clause 5.3.7, Denial of service</w:t>
      </w:r>
    </w:p>
    <w:p w14:paraId="3C646149" w14:textId="77777777" w:rsidR="00FC66AE" w:rsidRPr="00FD4A4B" w:rsidRDefault="00513D74" w:rsidP="0057309E">
      <w:pPr>
        <w:keepNext/>
        <w:keepLines/>
        <w:spacing w:before="180"/>
        <w:ind w:left="1134" w:hanging="1134"/>
      </w:pPr>
      <w:r w:rsidRPr="00FD4A4B">
        <w:rPr>
          <w:i/>
        </w:rPr>
        <w:t>Test case</w:t>
      </w:r>
      <w:r w:rsidRPr="00FD4A4B">
        <w:t xml:space="preserve">: </w:t>
      </w:r>
    </w:p>
    <w:p w14:paraId="71F508A1" w14:textId="77777777" w:rsidR="00FC66AE" w:rsidRPr="00E32DBA" w:rsidRDefault="00FC66AE" w:rsidP="00FC66AE">
      <w:r w:rsidRPr="00FD4A4B">
        <w:t>The test case described here apply only when GTP-C filtering is provided on the Network Product itself.</w:t>
      </w:r>
      <w:r w:rsidRPr="00E32DBA">
        <w:t xml:space="preserve"> </w:t>
      </w:r>
    </w:p>
    <w:p w14:paraId="605903E5" w14:textId="77777777" w:rsidR="00FC66AE" w:rsidRPr="00FD4A4B" w:rsidRDefault="00FC66AE" w:rsidP="00FC66AE">
      <w:r w:rsidRPr="00FD4A4B">
        <w:rPr>
          <w:b/>
        </w:rPr>
        <w:t>Test Name</w:t>
      </w:r>
      <w:r w:rsidRPr="00FD4A4B">
        <w:t>: TC_GTP-C_FILTERING</w:t>
      </w:r>
    </w:p>
    <w:p w14:paraId="51F74853" w14:textId="77777777" w:rsidR="00FC66AE" w:rsidRPr="00FD4A4B" w:rsidRDefault="00FC66AE" w:rsidP="00FC66AE">
      <w:pPr>
        <w:rPr>
          <w:b/>
        </w:rPr>
      </w:pPr>
      <w:r w:rsidRPr="00FD4A4B">
        <w:rPr>
          <w:b/>
        </w:rPr>
        <w:t xml:space="preserve">Purpose: </w:t>
      </w:r>
    </w:p>
    <w:p w14:paraId="169E73B8" w14:textId="77777777" w:rsidR="00FC66AE" w:rsidRPr="00FD4A4B" w:rsidRDefault="00FC66AE" w:rsidP="00FC66AE">
      <w:pPr>
        <w:rPr>
          <w:b/>
        </w:rPr>
      </w:pPr>
      <w:r w:rsidRPr="00FD4A4B">
        <w:t xml:space="preserve">To verify that the network product provides filtering functionalities for incoming GTP-C messages. In particular this test case verifies that: </w:t>
      </w:r>
    </w:p>
    <w:p w14:paraId="57CA0BF8" w14:textId="77777777" w:rsidR="00FC66AE" w:rsidRPr="00FD4A4B" w:rsidRDefault="00FC66AE" w:rsidP="009D1E7D">
      <w:pPr>
        <w:pStyle w:val="B1"/>
      </w:pPr>
      <w:r w:rsidRPr="00FD4A4B">
        <w:t>1.</w:t>
      </w:r>
      <w:r w:rsidRPr="00FD4A4B">
        <w:tab/>
        <w:t xml:space="preserve">The network product provides filtering of incoming GTP-C messages on any interface. </w:t>
      </w:r>
    </w:p>
    <w:p w14:paraId="7D3A16C9" w14:textId="77777777" w:rsidR="00FC66AE" w:rsidRPr="00FD4A4B" w:rsidRDefault="00FC66AE" w:rsidP="009D1E7D">
      <w:pPr>
        <w:pStyle w:val="B1"/>
      </w:pPr>
      <w:r w:rsidRPr="00FD4A4B">
        <w:t>2.</w:t>
      </w:r>
      <w:r w:rsidRPr="00FD4A4B">
        <w:tab/>
        <w:t>It is possible to block all GTP-C messages on those network product interfaces where they are unwanted.</w:t>
      </w:r>
    </w:p>
    <w:p w14:paraId="38891A3A" w14:textId="77777777" w:rsidR="00FC66AE" w:rsidRPr="00FD4A4B" w:rsidRDefault="00FC66AE" w:rsidP="009D1E7D">
      <w:pPr>
        <w:pStyle w:val="B1"/>
      </w:pPr>
      <w:r w:rsidRPr="00FD4A4B">
        <w:t>3.</w:t>
      </w:r>
      <w:r w:rsidRPr="00FD4A4B">
        <w:tab/>
        <w:t>It is possible to specify defined actions for each rule.</w:t>
      </w:r>
    </w:p>
    <w:p w14:paraId="2398E7E0" w14:textId="77777777" w:rsidR="00FC66AE" w:rsidRPr="00FD4A4B" w:rsidRDefault="00FC66AE" w:rsidP="00FC66AE">
      <w:pPr>
        <w:rPr>
          <w:b/>
        </w:rPr>
      </w:pPr>
      <w:r w:rsidRPr="00FD4A4B">
        <w:rPr>
          <w:b/>
        </w:rPr>
        <w:t>Pre-Conditions:</w:t>
      </w:r>
    </w:p>
    <w:p w14:paraId="3C0437A5" w14:textId="77777777" w:rsidR="00FC66AE" w:rsidRPr="00FD4A4B" w:rsidRDefault="00FC66AE" w:rsidP="009D1E7D">
      <w:pPr>
        <w:pStyle w:val="B1"/>
      </w:pPr>
      <w:r w:rsidRPr="00FD4A4B">
        <w:t>-</w:t>
      </w:r>
      <w:r w:rsidRPr="00FD4A4B">
        <w:tab/>
        <w:t>The network product has at least two physical interfaces, named if1 and if2</w:t>
      </w:r>
      <w:r w:rsidR="000F4EDE">
        <w:t>.</w:t>
      </w:r>
    </w:p>
    <w:p w14:paraId="08D7826C" w14:textId="77777777" w:rsidR="00FC66AE" w:rsidRPr="00FD4A4B" w:rsidRDefault="00FC66AE" w:rsidP="009D1E7D">
      <w:pPr>
        <w:pStyle w:val="B1"/>
      </w:pPr>
      <w:r w:rsidRPr="00FD4A4B">
        <w:t>-</w:t>
      </w:r>
      <w:r w:rsidRPr="00FD4A4B">
        <w:tab/>
        <w:t>The tester has the privileges to configure GTP-C filtering on the network product.</w:t>
      </w:r>
    </w:p>
    <w:p w14:paraId="4EB315AB" w14:textId="77777777" w:rsidR="00FC66AE" w:rsidRPr="00FD4A4B" w:rsidRDefault="00FC66AE" w:rsidP="009D1E7D">
      <w:pPr>
        <w:pStyle w:val="B1"/>
      </w:pPr>
      <w:r w:rsidRPr="00FD4A4B">
        <w:t>-</w:t>
      </w:r>
      <w:r w:rsidRPr="00FD4A4B">
        <w:tab/>
        <w:t xml:space="preserve">The </w:t>
      </w:r>
      <w:r w:rsidR="00A0243F" w:rsidRPr="00A0243F">
        <w:t xml:space="preserve">vendor </w:t>
      </w:r>
      <w:r w:rsidRPr="00FD4A4B">
        <w:t>declares that the GTP-C filtering is supported.</w:t>
      </w:r>
    </w:p>
    <w:p w14:paraId="47530FF2" w14:textId="77777777" w:rsidR="00FC66AE" w:rsidRPr="00FD4A4B" w:rsidRDefault="00FC66AE" w:rsidP="009D1E7D">
      <w:pPr>
        <w:pStyle w:val="B1"/>
      </w:pPr>
      <w:r w:rsidRPr="00FD4A4B">
        <w:t>-</w:t>
      </w:r>
      <w:r w:rsidRPr="00FD4A4B">
        <w:tab/>
        <w:t xml:space="preserve">The </w:t>
      </w:r>
      <w:r w:rsidR="00A0243F" w:rsidRPr="00A0243F">
        <w:t xml:space="preserve">vendor </w:t>
      </w:r>
      <w:r w:rsidRPr="00FD4A4B">
        <w:t>includes a guideline to configure the GTP-C filtering in the documentation accompanying the network product.</w:t>
      </w:r>
    </w:p>
    <w:p w14:paraId="5897940C" w14:textId="77777777" w:rsidR="00FC66AE" w:rsidRPr="00FD4A4B" w:rsidRDefault="00FC66AE" w:rsidP="009D1E7D">
      <w:pPr>
        <w:pStyle w:val="B1"/>
      </w:pPr>
      <w:r w:rsidRPr="00FD4A4B">
        <w:t>-</w:t>
      </w:r>
      <w:r w:rsidRPr="00FD4A4B">
        <w:tab/>
        <w:t>A network traffic generator or a pcap file containing the GTP-C messages is available.</w:t>
      </w:r>
    </w:p>
    <w:p w14:paraId="4A178818" w14:textId="77777777" w:rsidR="00FC66AE" w:rsidRPr="00FD4A4B" w:rsidRDefault="00FC66AE" w:rsidP="009D1E7D">
      <w:pPr>
        <w:pStyle w:val="B1"/>
      </w:pPr>
      <w:r w:rsidRPr="00FD4A4B">
        <w:t>-</w:t>
      </w:r>
      <w:r w:rsidRPr="00FD4A4B">
        <w:tab/>
        <w:t>A network traffic analyser on the network product (e.g. tcpdump) is available.</w:t>
      </w:r>
    </w:p>
    <w:p w14:paraId="03CCE49A" w14:textId="77777777" w:rsidR="00FC66AE" w:rsidRPr="00FD4A4B" w:rsidRDefault="00FC66AE" w:rsidP="00FC66AE">
      <w:pPr>
        <w:rPr>
          <w:b/>
        </w:rPr>
      </w:pPr>
      <w:r w:rsidRPr="00FD4A4B">
        <w:rPr>
          <w:b/>
        </w:rPr>
        <w:t>Execution Steps</w:t>
      </w:r>
    </w:p>
    <w:p w14:paraId="666AA04A" w14:textId="77777777" w:rsidR="00FC66AE" w:rsidRPr="00FD4A4B" w:rsidRDefault="00FC66AE" w:rsidP="009D1E7D">
      <w:pPr>
        <w:pStyle w:val="B1"/>
        <w:ind w:left="284"/>
      </w:pPr>
      <w:r w:rsidRPr="00FD4A4B">
        <w:t>1.</w:t>
      </w:r>
      <w:r w:rsidRPr="00FD4A4B">
        <w:tab/>
        <w:t>The tester log in the network product.</w:t>
      </w:r>
    </w:p>
    <w:p w14:paraId="23942781" w14:textId="77777777" w:rsidR="00FC66AE" w:rsidRPr="00FD4A4B" w:rsidRDefault="00FC66AE" w:rsidP="009D1E7D">
      <w:pPr>
        <w:pStyle w:val="B1"/>
        <w:ind w:left="284"/>
        <w:rPr>
          <w:lang w:eastAsia="zh-CN"/>
        </w:rPr>
      </w:pPr>
      <w:r w:rsidRPr="00FD4A4B">
        <w:rPr>
          <w:lang w:eastAsia="zh-CN"/>
        </w:rPr>
        <w:t>2.</w:t>
      </w:r>
      <w:r w:rsidRPr="00FD4A4B">
        <w:rPr>
          <w:lang w:eastAsia="zh-CN"/>
        </w:rPr>
        <w:tab/>
        <w:t>T</w:t>
      </w:r>
      <w:r w:rsidRPr="00FD4A4B">
        <w:rPr>
          <w:rFonts w:hint="eastAsia"/>
          <w:lang w:eastAsia="zh-CN"/>
        </w:rPr>
        <w:t xml:space="preserve">he </w:t>
      </w:r>
      <w:r w:rsidRPr="00FD4A4B">
        <w:rPr>
          <w:lang w:eastAsia="zh-CN"/>
        </w:rPr>
        <w:t>tester configures the network product with the following rules:</w:t>
      </w:r>
    </w:p>
    <w:p w14:paraId="05BC3391" w14:textId="77777777" w:rsidR="00FC66AE" w:rsidRPr="00FD4A4B" w:rsidRDefault="00FC66AE" w:rsidP="009D1E7D">
      <w:pPr>
        <w:pStyle w:val="B2"/>
      </w:pPr>
      <w:r w:rsidRPr="00FD4A4B">
        <w:t>a)</w:t>
      </w:r>
      <w:r w:rsidRPr="00FD4A4B">
        <w:tab/>
        <w:t>Accept only GTP-C EchoRequest messages on if1</w:t>
      </w:r>
      <w:r w:rsidR="000F4EDE">
        <w:t>.</w:t>
      </w:r>
    </w:p>
    <w:p w14:paraId="201301E4" w14:textId="77777777" w:rsidR="00FC66AE" w:rsidRPr="00FD4A4B" w:rsidRDefault="00FC66AE" w:rsidP="009D1E7D">
      <w:pPr>
        <w:pStyle w:val="B2"/>
      </w:pPr>
      <w:r w:rsidRPr="00FD4A4B">
        <w:t>b)</w:t>
      </w:r>
      <w:r w:rsidRPr="00FD4A4B">
        <w:tab/>
        <w:t>Discard all GTP-C messages on if2.</w:t>
      </w:r>
    </w:p>
    <w:p w14:paraId="143C54DB" w14:textId="77777777" w:rsidR="00FC66AE" w:rsidRPr="00FD4A4B" w:rsidRDefault="00FC66AE" w:rsidP="009D1E7D">
      <w:pPr>
        <w:pStyle w:val="B2"/>
        <w:rPr>
          <w:lang w:eastAsia="zh-CN"/>
        </w:rPr>
      </w:pPr>
      <w:r w:rsidRPr="00FD4A4B">
        <w:t>c)</w:t>
      </w:r>
      <w:r w:rsidRPr="00FD4A4B">
        <w:tab/>
        <w:t>For each rule above the accoun</w:t>
      </w:r>
      <w:r w:rsidRPr="00FD4A4B">
        <w:rPr>
          <w:lang w:eastAsia="zh-CN"/>
        </w:rPr>
        <w:t>ting is also enabled.</w:t>
      </w:r>
    </w:p>
    <w:p w14:paraId="699024E8" w14:textId="77777777" w:rsidR="00FC66AE" w:rsidRPr="00FD4A4B" w:rsidRDefault="00FC66AE" w:rsidP="009D1E7D">
      <w:pPr>
        <w:pStyle w:val="B1"/>
        <w:ind w:left="284"/>
        <w:rPr>
          <w:lang w:eastAsia="zh-CN"/>
        </w:rPr>
      </w:pPr>
      <w:r w:rsidRPr="00FD4A4B">
        <w:rPr>
          <w:lang w:eastAsia="zh-CN"/>
        </w:rPr>
        <w:t>3.</w:t>
      </w:r>
      <w:r w:rsidRPr="00FD4A4B">
        <w:rPr>
          <w:lang w:eastAsia="zh-CN"/>
        </w:rPr>
        <w:tab/>
        <w:t xml:space="preserve">The tester turns on the network traffic </w:t>
      </w:r>
      <w:r w:rsidR="00614893" w:rsidRPr="00FD4A4B">
        <w:rPr>
          <w:lang w:eastAsia="zh-CN"/>
        </w:rPr>
        <w:t>analyser</w:t>
      </w:r>
      <w:r w:rsidRPr="00FD4A4B">
        <w:rPr>
          <w:lang w:eastAsia="zh-CN"/>
        </w:rPr>
        <w:t xml:space="preserve"> on if2.</w:t>
      </w:r>
    </w:p>
    <w:p w14:paraId="59E4BFD5" w14:textId="77777777" w:rsidR="00FC66AE" w:rsidRPr="00FD4A4B" w:rsidRDefault="00FC66AE" w:rsidP="009D1E7D">
      <w:pPr>
        <w:pStyle w:val="B1"/>
        <w:ind w:left="284"/>
        <w:rPr>
          <w:lang w:eastAsia="zh-CN"/>
        </w:rPr>
      </w:pPr>
      <w:r w:rsidRPr="00FD4A4B">
        <w:rPr>
          <w:lang w:eastAsia="zh-CN"/>
        </w:rPr>
        <w:t>4.</w:t>
      </w:r>
      <w:r w:rsidRPr="00FD4A4B">
        <w:rPr>
          <w:lang w:eastAsia="zh-CN"/>
        </w:rPr>
        <w:tab/>
        <w:t>T</w:t>
      </w:r>
      <w:r w:rsidRPr="00FD4A4B">
        <w:rPr>
          <w:rFonts w:hint="eastAsia"/>
          <w:lang w:eastAsia="zh-CN"/>
        </w:rPr>
        <w:t xml:space="preserve">he tester </w:t>
      </w:r>
      <w:r w:rsidRPr="00FD4A4B">
        <w:rPr>
          <w:lang w:eastAsia="zh-CN"/>
        </w:rPr>
        <w:t>sends on if2 EchoRequest messages repl</w:t>
      </w:r>
      <w:r w:rsidR="00CF2BA7" w:rsidRPr="00CF2BA7">
        <w:rPr>
          <w:lang w:eastAsia="zh-CN"/>
        </w:rPr>
        <w:t>a</w:t>
      </w:r>
      <w:r w:rsidRPr="00FD4A4B">
        <w:rPr>
          <w:lang w:eastAsia="zh-CN"/>
        </w:rPr>
        <w:t>ying a pcap file or using a network generator.</w:t>
      </w:r>
    </w:p>
    <w:p w14:paraId="37A02945" w14:textId="77777777" w:rsidR="00FC66AE" w:rsidRPr="00FD4A4B" w:rsidRDefault="00FC66AE" w:rsidP="009D1E7D">
      <w:pPr>
        <w:pStyle w:val="B2"/>
      </w:pPr>
      <w:r w:rsidRPr="00FD4A4B">
        <w:t>a)</w:t>
      </w:r>
      <w:r w:rsidRPr="00FD4A4B">
        <w:tab/>
        <w:t xml:space="preserve">Using the network </w:t>
      </w:r>
      <w:r w:rsidR="00614893" w:rsidRPr="00FD4A4B">
        <w:t>analyser</w:t>
      </w:r>
      <w:r w:rsidRPr="00FD4A4B">
        <w:t xml:space="preserve"> the tester verifies that the network product correctly receives the EchoRequest messages on if2.</w:t>
      </w:r>
    </w:p>
    <w:p w14:paraId="165BFC35" w14:textId="4201E732" w:rsidR="00FC66AE" w:rsidRPr="00FD4A4B" w:rsidRDefault="00FC66AE" w:rsidP="009D1E7D">
      <w:pPr>
        <w:pStyle w:val="B2"/>
        <w:rPr>
          <w:lang w:eastAsia="zh-CN"/>
        </w:rPr>
      </w:pPr>
      <w:r w:rsidRPr="00FD4A4B">
        <w:t>b)</w:t>
      </w:r>
      <w:r w:rsidRPr="00FD4A4B">
        <w:tab/>
        <w:t xml:space="preserve">Using the accounting, the tester verifies that the messages are discarded and that </w:t>
      </w:r>
      <w:r w:rsidR="00E67C26" w:rsidRPr="00E67C26">
        <w:t xml:space="preserve">no </w:t>
      </w:r>
      <w:r w:rsidRPr="00FD4A4B">
        <w:t>response is sent back by the network product</w:t>
      </w:r>
      <w:r w:rsidRPr="00FD4A4B">
        <w:rPr>
          <w:lang w:eastAsia="zh-CN"/>
        </w:rPr>
        <w:t>.</w:t>
      </w:r>
    </w:p>
    <w:p w14:paraId="61E7434F" w14:textId="77777777" w:rsidR="00FC66AE" w:rsidRPr="00FD4A4B" w:rsidRDefault="00FC66AE" w:rsidP="009D1E7D">
      <w:pPr>
        <w:pStyle w:val="B1"/>
        <w:ind w:left="284"/>
        <w:rPr>
          <w:lang w:eastAsia="zh-CN"/>
        </w:rPr>
      </w:pPr>
      <w:r w:rsidRPr="00FD4A4B">
        <w:rPr>
          <w:lang w:eastAsia="zh-CN"/>
        </w:rPr>
        <w:t>5.</w:t>
      </w:r>
      <w:r w:rsidRPr="00FD4A4B">
        <w:rPr>
          <w:lang w:eastAsia="zh-CN"/>
        </w:rPr>
        <w:tab/>
        <w:t>T</w:t>
      </w:r>
      <w:r w:rsidRPr="00FD4A4B">
        <w:rPr>
          <w:rFonts w:hint="eastAsia"/>
          <w:lang w:eastAsia="zh-CN"/>
        </w:rPr>
        <w:t xml:space="preserve">he tester </w:t>
      </w:r>
      <w:r w:rsidRPr="00FD4A4B">
        <w:rPr>
          <w:lang w:eastAsia="zh-CN"/>
        </w:rPr>
        <w:t>sends to if1 EchoRequest messages repl</w:t>
      </w:r>
      <w:r w:rsidR="00CF2BA7" w:rsidRPr="00CF2BA7">
        <w:rPr>
          <w:lang w:eastAsia="zh-CN"/>
        </w:rPr>
        <w:t>a</w:t>
      </w:r>
      <w:r w:rsidRPr="00FD4A4B">
        <w:rPr>
          <w:lang w:eastAsia="zh-CN"/>
        </w:rPr>
        <w:t>ying a pcap file or using a network generator.</w:t>
      </w:r>
    </w:p>
    <w:p w14:paraId="000E2789" w14:textId="77777777" w:rsidR="00FC66AE" w:rsidRPr="00FD4A4B" w:rsidRDefault="00FC66AE" w:rsidP="009D1E7D">
      <w:pPr>
        <w:pStyle w:val="B2"/>
      </w:pPr>
      <w:r w:rsidRPr="00FD4A4B">
        <w:t>a)</w:t>
      </w:r>
      <w:r w:rsidRPr="00FD4A4B">
        <w:tab/>
        <w:t xml:space="preserve">Using the network </w:t>
      </w:r>
      <w:r w:rsidR="00614893" w:rsidRPr="00FD4A4B">
        <w:t>analyser</w:t>
      </w:r>
      <w:r w:rsidRPr="00FD4A4B">
        <w:t>, the tester verifies that the messages are correctly received by the network product.</w:t>
      </w:r>
    </w:p>
    <w:p w14:paraId="3A0F7395" w14:textId="77777777" w:rsidR="00FC66AE" w:rsidRPr="00FD4A4B" w:rsidRDefault="00FC66AE" w:rsidP="009D1E7D">
      <w:pPr>
        <w:pStyle w:val="B2"/>
      </w:pPr>
      <w:r w:rsidRPr="00FD4A4B">
        <w:t>b)</w:t>
      </w:r>
      <w:r w:rsidRPr="00FD4A4B">
        <w:tab/>
        <w:t>The tester verifies that the GTP-C EchoRequest messages are not discarded because EchoResponse messages are sent back by the network product.</w:t>
      </w:r>
    </w:p>
    <w:p w14:paraId="7DD1F989" w14:textId="77777777" w:rsidR="00FC66AE" w:rsidRPr="00FD4A4B" w:rsidRDefault="00FC66AE" w:rsidP="009D1E7D">
      <w:pPr>
        <w:pStyle w:val="B1"/>
        <w:ind w:left="284"/>
        <w:rPr>
          <w:lang w:eastAsia="zh-CN"/>
        </w:rPr>
      </w:pPr>
      <w:r w:rsidRPr="00FD4A4B">
        <w:rPr>
          <w:lang w:eastAsia="zh-CN"/>
        </w:rPr>
        <w:t>6.</w:t>
      </w:r>
      <w:r w:rsidRPr="00FD4A4B">
        <w:rPr>
          <w:lang w:eastAsia="zh-CN"/>
        </w:rPr>
        <w:tab/>
        <w:t>The tester verifies that the matching messages are correctly accounted for both rules.</w:t>
      </w:r>
    </w:p>
    <w:p w14:paraId="7B5F0583" w14:textId="77777777" w:rsidR="00FC66AE" w:rsidRPr="00FD4A4B" w:rsidRDefault="00FC66AE" w:rsidP="009D1E7D">
      <w:pPr>
        <w:pStyle w:val="B1"/>
        <w:ind w:left="284"/>
        <w:rPr>
          <w:lang w:eastAsia="zh-CN"/>
        </w:rPr>
      </w:pPr>
      <w:r w:rsidRPr="00FD4A4B">
        <w:rPr>
          <w:lang w:eastAsia="zh-CN"/>
        </w:rPr>
        <w:t>7.</w:t>
      </w:r>
      <w:r w:rsidRPr="00FD4A4B">
        <w:rPr>
          <w:lang w:eastAsia="zh-CN"/>
        </w:rPr>
        <w:tab/>
        <w:t>T</w:t>
      </w:r>
      <w:r w:rsidRPr="00FD4A4B">
        <w:rPr>
          <w:rFonts w:hint="eastAsia"/>
          <w:lang w:eastAsia="zh-CN"/>
        </w:rPr>
        <w:t xml:space="preserve">he tester </w:t>
      </w:r>
      <w:r w:rsidRPr="00FD4A4B">
        <w:rPr>
          <w:lang w:eastAsia="zh-CN"/>
        </w:rPr>
        <w:t>sends to if1 GTP-C messages different from EchoRequest repl</w:t>
      </w:r>
      <w:r w:rsidR="00CF2BA7" w:rsidRPr="00CF2BA7">
        <w:rPr>
          <w:lang w:eastAsia="zh-CN"/>
        </w:rPr>
        <w:t>a</w:t>
      </w:r>
      <w:r w:rsidRPr="00FD4A4B">
        <w:rPr>
          <w:lang w:eastAsia="zh-CN"/>
        </w:rPr>
        <w:t>ying a pcap file or using a network generator.</w:t>
      </w:r>
    </w:p>
    <w:p w14:paraId="07635F77" w14:textId="77777777" w:rsidR="00FC66AE" w:rsidRPr="00FD4A4B" w:rsidRDefault="00FC66AE" w:rsidP="009D1E7D">
      <w:pPr>
        <w:pStyle w:val="B2"/>
      </w:pPr>
      <w:r w:rsidRPr="00FD4A4B">
        <w:t>a)</w:t>
      </w:r>
      <w:r w:rsidRPr="00FD4A4B">
        <w:tab/>
        <w:t xml:space="preserve">Using the network </w:t>
      </w:r>
      <w:r w:rsidR="00614893" w:rsidRPr="00FD4A4B">
        <w:t>analyser</w:t>
      </w:r>
      <w:r w:rsidRPr="00FD4A4B">
        <w:t>, the tester verifies that the messages are correctly received by the network product.</w:t>
      </w:r>
    </w:p>
    <w:p w14:paraId="0A5208DD" w14:textId="5E0F3F7B" w:rsidR="00FC66AE" w:rsidRPr="00FD4A4B" w:rsidRDefault="00FC66AE" w:rsidP="009D1E7D">
      <w:pPr>
        <w:pStyle w:val="B2"/>
        <w:rPr>
          <w:lang w:eastAsia="zh-CN"/>
        </w:rPr>
      </w:pPr>
      <w:r w:rsidRPr="00FD4A4B">
        <w:t>b)</w:t>
      </w:r>
      <w:r w:rsidRPr="00FD4A4B">
        <w:tab/>
        <w:t>Using the accounting,</w:t>
      </w:r>
      <w:r w:rsidR="00614893" w:rsidRPr="00FD4A4B">
        <w:t xml:space="preserve"> </w:t>
      </w:r>
      <w:r w:rsidRPr="00FD4A4B">
        <w:t xml:space="preserve">the tester verifies that the messages are discarded and that </w:t>
      </w:r>
      <w:r w:rsidR="00E67C26" w:rsidRPr="00E67C26">
        <w:t xml:space="preserve">no </w:t>
      </w:r>
      <w:r w:rsidRPr="00FD4A4B">
        <w:t>response is sent back</w:t>
      </w:r>
      <w:r w:rsidRPr="00FD4A4B">
        <w:rPr>
          <w:lang w:eastAsia="zh-CN"/>
        </w:rPr>
        <w:t xml:space="preserve"> by the network product.</w:t>
      </w:r>
    </w:p>
    <w:p w14:paraId="082AB558" w14:textId="77777777" w:rsidR="00FC66AE" w:rsidRPr="00FD4A4B" w:rsidRDefault="00FC66AE" w:rsidP="009D1E7D">
      <w:pPr>
        <w:pStyle w:val="B1"/>
        <w:ind w:left="284"/>
        <w:rPr>
          <w:lang w:eastAsia="zh-CN"/>
        </w:rPr>
      </w:pPr>
      <w:r w:rsidRPr="00FD4A4B">
        <w:rPr>
          <w:lang w:eastAsia="zh-CN"/>
        </w:rPr>
        <w:t>8.</w:t>
      </w:r>
      <w:r w:rsidRPr="00FD4A4B">
        <w:rPr>
          <w:lang w:eastAsia="zh-CN"/>
        </w:rPr>
        <w:tab/>
        <w:t>T</w:t>
      </w:r>
      <w:r w:rsidRPr="00FD4A4B">
        <w:rPr>
          <w:rFonts w:hint="eastAsia"/>
          <w:lang w:eastAsia="zh-CN"/>
        </w:rPr>
        <w:t xml:space="preserve">he </w:t>
      </w:r>
      <w:r w:rsidRPr="00FD4A4B">
        <w:rPr>
          <w:lang w:eastAsia="zh-CN"/>
        </w:rPr>
        <w:t>tester deletes the previous rules and configures a new rule, i.e. to accept only GTP-C EchoRequest on if1 coming from a certain IP Address named IP1.</w:t>
      </w:r>
    </w:p>
    <w:p w14:paraId="697BA724" w14:textId="77777777" w:rsidR="00FC66AE" w:rsidRPr="00FD4A4B" w:rsidRDefault="00FC66AE" w:rsidP="000F4EDE">
      <w:pPr>
        <w:pStyle w:val="B1"/>
        <w:keepNext/>
        <w:ind w:left="284"/>
        <w:rPr>
          <w:lang w:eastAsia="zh-CN"/>
        </w:rPr>
      </w:pPr>
      <w:r w:rsidRPr="00FD4A4B">
        <w:rPr>
          <w:lang w:eastAsia="zh-CN"/>
        </w:rPr>
        <w:t>9.</w:t>
      </w:r>
      <w:r w:rsidRPr="00FD4A4B">
        <w:rPr>
          <w:lang w:eastAsia="zh-CN"/>
        </w:rPr>
        <w:tab/>
        <w:t>The tester sends GTP-C EchoRequest messages with source IP Address set to IP1</w:t>
      </w:r>
      <w:r w:rsidR="000F4EDE">
        <w:rPr>
          <w:lang w:eastAsia="zh-CN"/>
        </w:rPr>
        <w:t>:</w:t>
      </w:r>
    </w:p>
    <w:p w14:paraId="47C7F66E" w14:textId="77777777" w:rsidR="00FC66AE" w:rsidRPr="00FD4A4B" w:rsidRDefault="00FC66AE" w:rsidP="009D1E7D">
      <w:pPr>
        <w:pStyle w:val="B2"/>
      </w:pPr>
      <w:r w:rsidRPr="00FD4A4B">
        <w:t>a)</w:t>
      </w:r>
      <w:r w:rsidRPr="00FD4A4B">
        <w:tab/>
        <w:t xml:space="preserve">Using the network </w:t>
      </w:r>
      <w:r w:rsidR="00614893" w:rsidRPr="00FD4A4B">
        <w:t>analyser</w:t>
      </w:r>
      <w:r w:rsidRPr="00FD4A4B">
        <w:t>, the tester verifies that the messages are correctly received by the network product.</w:t>
      </w:r>
    </w:p>
    <w:p w14:paraId="5D45B872" w14:textId="77777777" w:rsidR="00FC66AE" w:rsidRPr="00FD4A4B" w:rsidRDefault="00FC66AE" w:rsidP="009D1E7D">
      <w:pPr>
        <w:pStyle w:val="B2"/>
        <w:rPr>
          <w:lang w:eastAsia="zh-CN"/>
        </w:rPr>
      </w:pPr>
      <w:r w:rsidRPr="00FD4A4B">
        <w:t>b)</w:t>
      </w:r>
      <w:r w:rsidRPr="00FD4A4B">
        <w:tab/>
        <w:t>The tester verifies that the GTP-C EchoRequest messages are not discarded and EchoResponse messages are sent back by</w:t>
      </w:r>
      <w:r w:rsidRPr="00FD4A4B">
        <w:rPr>
          <w:lang w:eastAsia="zh-CN"/>
        </w:rPr>
        <w:t xml:space="preserve"> the network product.</w:t>
      </w:r>
    </w:p>
    <w:p w14:paraId="56C1C920" w14:textId="77777777" w:rsidR="00FC66AE" w:rsidRPr="00FD4A4B" w:rsidRDefault="00FC66AE" w:rsidP="009D1E7D">
      <w:pPr>
        <w:pStyle w:val="B1"/>
        <w:ind w:left="284"/>
        <w:rPr>
          <w:lang w:eastAsia="zh-CN"/>
        </w:rPr>
      </w:pPr>
      <w:r w:rsidRPr="00FD4A4B">
        <w:rPr>
          <w:lang w:eastAsia="zh-CN"/>
        </w:rPr>
        <w:t>10.</w:t>
      </w:r>
      <w:r w:rsidRPr="00FD4A4B">
        <w:rPr>
          <w:lang w:eastAsia="zh-CN"/>
        </w:rPr>
        <w:tab/>
        <w:t>The tester sends GTP-C EchoRequest messages with source IP Address set to IP2 different from IP1 using a network traffic generator or repl</w:t>
      </w:r>
      <w:r w:rsidR="00CF2BA7" w:rsidRPr="00CF2BA7">
        <w:rPr>
          <w:lang w:eastAsia="zh-CN"/>
        </w:rPr>
        <w:t>a</w:t>
      </w:r>
      <w:r w:rsidRPr="00FD4A4B">
        <w:rPr>
          <w:lang w:eastAsia="zh-CN"/>
        </w:rPr>
        <w:t>ying a pcap file.</w:t>
      </w:r>
    </w:p>
    <w:p w14:paraId="634DB70D" w14:textId="77777777" w:rsidR="00FC66AE" w:rsidRPr="00FD4A4B" w:rsidRDefault="00FC66AE" w:rsidP="009D1E7D">
      <w:pPr>
        <w:pStyle w:val="B2"/>
      </w:pPr>
      <w:r w:rsidRPr="00FD4A4B">
        <w:t>a)</w:t>
      </w:r>
      <w:r w:rsidRPr="00FD4A4B">
        <w:tab/>
        <w:t xml:space="preserve">Using the network </w:t>
      </w:r>
      <w:r w:rsidR="00614893" w:rsidRPr="00FD4A4B">
        <w:t>analyser</w:t>
      </w:r>
      <w:r w:rsidRPr="00FD4A4B">
        <w:t xml:space="preserve"> the tester verifies that the messages are correctly received by the network product.</w:t>
      </w:r>
    </w:p>
    <w:p w14:paraId="3774532D" w14:textId="77777777" w:rsidR="00FC66AE" w:rsidRPr="00FD4A4B" w:rsidRDefault="00FC66AE" w:rsidP="009D1E7D">
      <w:pPr>
        <w:pStyle w:val="B2"/>
        <w:rPr>
          <w:lang w:eastAsia="zh-CN"/>
        </w:rPr>
      </w:pPr>
      <w:r w:rsidRPr="00FD4A4B">
        <w:t>b)</w:t>
      </w:r>
      <w:r w:rsidRPr="00FD4A4B">
        <w:tab/>
        <w:t>The tester verifies that the GTP-C EchoRequest messages are discarded and that no EchoResponse messages are sent back</w:t>
      </w:r>
      <w:r w:rsidRPr="00FD4A4B">
        <w:rPr>
          <w:lang w:eastAsia="zh-CN"/>
        </w:rPr>
        <w:t>.</w:t>
      </w:r>
    </w:p>
    <w:p w14:paraId="04A7BCF1" w14:textId="77777777" w:rsidR="00FC66AE" w:rsidRPr="00FD4A4B" w:rsidRDefault="00FC66AE" w:rsidP="009D5F1B">
      <w:pPr>
        <w:rPr>
          <w:b/>
        </w:rPr>
      </w:pPr>
      <w:r w:rsidRPr="00FD4A4B">
        <w:rPr>
          <w:b/>
        </w:rPr>
        <w:t>Expected Results:</w:t>
      </w:r>
    </w:p>
    <w:p w14:paraId="320829FE" w14:textId="77777777" w:rsidR="00FC66AE" w:rsidRPr="00FD4A4B" w:rsidRDefault="00FC66AE" w:rsidP="009D1E7D">
      <w:pPr>
        <w:pStyle w:val="B1"/>
      </w:pPr>
      <w:r w:rsidRPr="00FD4A4B">
        <w:t>-</w:t>
      </w:r>
      <w:r w:rsidRPr="00FD4A4B">
        <w:tab/>
        <w:t>For steps 4, 5, 6 and 7 the tester receives GTP-C EchoResponse messages from if1 only.</w:t>
      </w:r>
    </w:p>
    <w:p w14:paraId="7E3FB0D7" w14:textId="77777777" w:rsidR="00FC66AE" w:rsidRPr="00FD4A4B" w:rsidRDefault="00FC66AE" w:rsidP="009D1E7D">
      <w:pPr>
        <w:pStyle w:val="B1"/>
      </w:pPr>
      <w:r w:rsidRPr="00FD4A4B">
        <w:t>-</w:t>
      </w:r>
      <w:r w:rsidRPr="00FD4A4B">
        <w:tab/>
        <w:t>For steps 4, 5, 6 and 7 the messages matching the rules are correctly accounted.</w:t>
      </w:r>
    </w:p>
    <w:p w14:paraId="6C701174" w14:textId="77777777" w:rsidR="00FC66AE" w:rsidRPr="00FD4A4B" w:rsidRDefault="00FC66AE" w:rsidP="00D139CE">
      <w:pPr>
        <w:pStyle w:val="B1"/>
      </w:pPr>
      <w:r w:rsidRPr="00FD4A4B">
        <w:t>-</w:t>
      </w:r>
      <w:r w:rsidRPr="00FD4A4B">
        <w:tab/>
        <w:t>For steps 8, 9, 10 the tester receives GTP-C EchoResponse messages only for the authorized source IP address.</w:t>
      </w:r>
    </w:p>
    <w:p w14:paraId="225A77F8" w14:textId="77777777" w:rsidR="00FC66AE" w:rsidRPr="00FD4A4B" w:rsidRDefault="00FC66AE" w:rsidP="00FC66AE">
      <w:pPr>
        <w:rPr>
          <w:b/>
        </w:rPr>
      </w:pPr>
      <w:r w:rsidRPr="00FD4A4B">
        <w:rPr>
          <w:b/>
        </w:rPr>
        <w:t>Expected format of evidence:</w:t>
      </w:r>
    </w:p>
    <w:p w14:paraId="03B91D12" w14:textId="77777777" w:rsidR="00FC66AE" w:rsidRPr="00FD4A4B" w:rsidRDefault="00FC66AE" w:rsidP="009D1E7D">
      <w:pPr>
        <w:pStyle w:val="B1"/>
      </w:pPr>
      <w:r w:rsidRPr="00FD4A4B">
        <w:t>-</w:t>
      </w:r>
      <w:r w:rsidRPr="00FD4A4B">
        <w:tab/>
        <w:t>The used tool(s) name and version</w:t>
      </w:r>
      <w:r w:rsidR="00614893" w:rsidRPr="00FD4A4B">
        <w:t xml:space="preserve"> </w:t>
      </w:r>
      <w:r w:rsidRPr="00FD4A4B">
        <w:t>information</w:t>
      </w:r>
    </w:p>
    <w:p w14:paraId="6F9CE2F3" w14:textId="77777777" w:rsidR="00FC66AE" w:rsidRPr="00FD4A4B" w:rsidRDefault="00FC66AE" w:rsidP="009D1E7D">
      <w:pPr>
        <w:pStyle w:val="B1"/>
      </w:pPr>
      <w:r w:rsidRPr="00FD4A4B">
        <w:t>-</w:t>
      </w:r>
      <w:r w:rsidRPr="00FD4A4B">
        <w:tab/>
        <w:t>Se</w:t>
      </w:r>
      <w:r w:rsidR="0037690A" w:rsidRPr="00FD4A4B">
        <w:t>ttings and configurations used</w:t>
      </w:r>
    </w:p>
    <w:p w14:paraId="70BB72F2" w14:textId="77777777" w:rsidR="00FC66AE" w:rsidRPr="00FD4A4B" w:rsidRDefault="00FC66AE" w:rsidP="009D1E7D">
      <w:pPr>
        <w:pStyle w:val="B1"/>
      </w:pPr>
      <w:r w:rsidRPr="00FD4A4B">
        <w:t>-</w:t>
      </w:r>
      <w:r w:rsidRPr="00FD4A4B">
        <w:tab/>
        <w:t>Pcap trace</w:t>
      </w:r>
    </w:p>
    <w:p w14:paraId="623592B1" w14:textId="77777777" w:rsidR="00FC66AE" w:rsidRPr="00FD4A4B" w:rsidRDefault="00FC66AE" w:rsidP="009D1E7D">
      <w:pPr>
        <w:pStyle w:val="B1"/>
      </w:pPr>
      <w:r w:rsidRPr="00FD4A4B">
        <w:t>-</w:t>
      </w:r>
      <w:r w:rsidRPr="00FD4A4B">
        <w:tab/>
        <w:t>Screenshot</w:t>
      </w:r>
    </w:p>
    <w:p w14:paraId="3C4975FB" w14:textId="77777777" w:rsidR="00E027F3" w:rsidRDefault="000E530A" w:rsidP="00E027F3">
      <w:pPr>
        <w:pStyle w:val="Heading4"/>
      </w:pPr>
      <w:bookmarkStart w:id="364" w:name="_CR4_2_6_2_4"/>
      <w:bookmarkStart w:id="365" w:name="_Toc19542416"/>
      <w:bookmarkStart w:id="366" w:name="_Toc35348418"/>
      <w:bookmarkStart w:id="367" w:name="_Toc224925004"/>
      <w:bookmarkEnd w:id="364"/>
      <w:r w:rsidRPr="00907F75">
        <w:t>4</w:t>
      </w:r>
      <w:r w:rsidR="00E027F3" w:rsidRPr="00FD4A4B">
        <w:t>.2.6.</w:t>
      </w:r>
      <w:r w:rsidRPr="00907F75">
        <w:t>2.</w:t>
      </w:r>
      <w:r w:rsidR="009F462E">
        <w:t>4</w:t>
      </w:r>
      <w:r w:rsidR="00E027F3" w:rsidRPr="00FD4A4B">
        <w:tab/>
        <w:t>GTP-</w:t>
      </w:r>
      <w:r w:rsidR="00E027F3">
        <w:t>U</w:t>
      </w:r>
      <w:r w:rsidR="00E027F3" w:rsidRPr="00FD4A4B">
        <w:t xml:space="preserve"> Filtering</w:t>
      </w:r>
      <w:bookmarkEnd w:id="365"/>
      <w:bookmarkEnd w:id="366"/>
      <w:bookmarkEnd w:id="367"/>
    </w:p>
    <w:p w14:paraId="693FE450" w14:textId="77777777" w:rsidR="00E027F3" w:rsidRPr="00FD4A4B" w:rsidRDefault="00E027F3" w:rsidP="00E027F3">
      <w:pPr>
        <w:rPr>
          <w:i/>
        </w:rPr>
      </w:pPr>
      <w:r w:rsidRPr="00FD4A4B">
        <w:rPr>
          <w:i/>
        </w:rPr>
        <w:t xml:space="preserve">Requirement Name: </w:t>
      </w:r>
      <w:r w:rsidRPr="00FD4A4B">
        <w:t>GTP-</w:t>
      </w:r>
      <w:r>
        <w:t>U</w:t>
      </w:r>
      <w:r w:rsidRPr="00FD4A4B">
        <w:t xml:space="preserve"> Filtering</w:t>
      </w:r>
    </w:p>
    <w:p w14:paraId="5326D1DD" w14:textId="77777777" w:rsidR="00CF2BA7" w:rsidRDefault="00CF2BA7" w:rsidP="00E027F3">
      <w:pPr>
        <w:rPr>
          <w:i/>
        </w:rPr>
      </w:pPr>
      <w:r w:rsidRPr="00CF2BA7">
        <w:rPr>
          <w:i/>
        </w:rPr>
        <w:t xml:space="preserve">Requirement Reference: </w:t>
      </w:r>
      <w:r w:rsidRPr="00CF2BA7">
        <w:rPr>
          <w:iCs/>
        </w:rPr>
        <w:t>In accordance with industry best practice</w:t>
      </w:r>
    </w:p>
    <w:p w14:paraId="134DEE58" w14:textId="77777777" w:rsidR="00E027F3" w:rsidRPr="00FD4A4B" w:rsidRDefault="00E027F3" w:rsidP="00E027F3">
      <w:r w:rsidRPr="00FD4A4B">
        <w:rPr>
          <w:i/>
        </w:rPr>
        <w:t>Requirement Description</w:t>
      </w:r>
      <w:r w:rsidRPr="00FD4A4B">
        <w:t>:</w:t>
      </w:r>
    </w:p>
    <w:p w14:paraId="2FBD5E64" w14:textId="77777777" w:rsidR="00E027F3" w:rsidRPr="00FD4A4B" w:rsidRDefault="00E027F3" w:rsidP="00E027F3">
      <w:r w:rsidRPr="00FD4A4B">
        <w:t>The following capability is conditionally required:</w:t>
      </w:r>
    </w:p>
    <w:p w14:paraId="0EDAF38E" w14:textId="77777777" w:rsidR="00E027F3" w:rsidRPr="00FD4A4B" w:rsidRDefault="00E027F3" w:rsidP="00E027F3">
      <w:pPr>
        <w:pStyle w:val="B1"/>
      </w:pPr>
      <w:r w:rsidRPr="00FD4A4B">
        <w:rPr>
          <w:lang w:eastAsia="de-DE"/>
        </w:rPr>
        <w:t>-</w:t>
      </w:r>
      <w:r w:rsidRPr="00FD4A4B">
        <w:rPr>
          <w:lang w:eastAsia="de-DE"/>
        </w:rPr>
        <w:tab/>
        <w:t>For each message of a GTP-</w:t>
      </w:r>
      <w:r>
        <w:rPr>
          <w:lang w:eastAsia="de-DE"/>
        </w:rPr>
        <w:t>U</w:t>
      </w:r>
      <w:r w:rsidRPr="00FD4A4B">
        <w:rPr>
          <w:lang w:eastAsia="de-DE"/>
        </w:rPr>
        <w:t>-based protocol, it shall be possible to check whether the sender of this message is authorized to send a message pertaining to this protocol.</w:t>
      </w:r>
    </w:p>
    <w:p w14:paraId="00BE3E2B" w14:textId="77777777" w:rsidR="00E027F3" w:rsidRPr="00FD4A4B" w:rsidRDefault="00E027F3" w:rsidP="00E027F3">
      <w:pPr>
        <w:pStyle w:val="NO"/>
      </w:pPr>
      <w:r w:rsidRPr="00FD4A4B">
        <w:t xml:space="preserve">NOTE 1: </w:t>
      </w:r>
      <w:r w:rsidRPr="00FD4A4B">
        <w:tab/>
        <w:t>The check could be performed e.g. against a</w:t>
      </w:r>
      <w:r w:rsidR="00DC4EF6" w:rsidRPr="00DC4EF6">
        <w:t>n</w:t>
      </w:r>
      <w:r w:rsidRPr="00FD4A4B">
        <w:t xml:space="preserve"> </w:t>
      </w:r>
      <w:r w:rsidR="00DC4EF6" w:rsidRPr="00DC4EF6">
        <w:t>allow list</w:t>
      </w:r>
      <w:r w:rsidRPr="00FD4A4B">
        <w:t xml:space="preserve"> or </w:t>
      </w:r>
      <w:r w:rsidR="00DC4EF6" w:rsidRPr="00DC4EF6">
        <w:t>disallow list</w:t>
      </w:r>
      <w:r w:rsidRPr="00FD4A4B">
        <w:t xml:space="preserve"> of permitted message type / sender identity combinations.</w:t>
      </w:r>
    </w:p>
    <w:p w14:paraId="1D63B836" w14:textId="77777777" w:rsidR="00E027F3" w:rsidRPr="00FD4A4B" w:rsidRDefault="00E027F3" w:rsidP="00E027F3">
      <w:pPr>
        <w:pStyle w:val="B1"/>
      </w:pPr>
      <w:r w:rsidRPr="00FD4A4B">
        <w:rPr>
          <w:lang w:eastAsia="de-DE"/>
        </w:rPr>
        <w:t>-</w:t>
      </w:r>
      <w:r w:rsidRPr="00FD4A4B">
        <w:rPr>
          <w:lang w:eastAsia="de-DE"/>
        </w:rPr>
        <w:tab/>
        <w:t>At least the following actions should be supported when the check is satisfied:</w:t>
      </w:r>
    </w:p>
    <w:p w14:paraId="159EB920" w14:textId="77777777" w:rsidR="00E027F3" w:rsidRPr="00FD4A4B" w:rsidRDefault="00E027F3" w:rsidP="00E027F3">
      <w:pPr>
        <w:pStyle w:val="B2"/>
      </w:pPr>
      <w:r w:rsidRPr="00FD4A4B">
        <w:rPr>
          <w:lang w:eastAsia="de-DE"/>
        </w:rPr>
        <w:t>-</w:t>
      </w:r>
      <w:r w:rsidRPr="00FD4A4B">
        <w:rPr>
          <w:lang w:eastAsia="de-DE"/>
        </w:rPr>
        <w:tab/>
        <w:t>Discard: the matching message is discarded.</w:t>
      </w:r>
    </w:p>
    <w:p w14:paraId="0530C6E0" w14:textId="77777777" w:rsidR="00E027F3" w:rsidRPr="00FD4A4B" w:rsidRDefault="00E027F3" w:rsidP="00E027F3">
      <w:pPr>
        <w:pStyle w:val="B2"/>
      </w:pPr>
      <w:r w:rsidRPr="00FD4A4B">
        <w:rPr>
          <w:lang w:eastAsia="de-DE"/>
        </w:rPr>
        <w:t>-</w:t>
      </w:r>
      <w:r w:rsidRPr="00FD4A4B">
        <w:rPr>
          <w:lang w:eastAsia="de-DE"/>
        </w:rPr>
        <w:tab/>
        <w:t>Accept: the matching message is accepted.</w:t>
      </w:r>
    </w:p>
    <w:p w14:paraId="3B4A2AB9" w14:textId="77777777" w:rsidR="00E027F3" w:rsidRPr="00FD4A4B" w:rsidRDefault="00E027F3" w:rsidP="00E027F3">
      <w:pPr>
        <w:pStyle w:val="B2"/>
      </w:pPr>
      <w:r w:rsidRPr="00FD4A4B">
        <w:rPr>
          <w:lang w:eastAsia="de-DE"/>
        </w:rPr>
        <w:t>-</w:t>
      </w:r>
      <w:r w:rsidRPr="00FD4A4B">
        <w:rPr>
          <w:lang w:eastAsia="de-DE"/>
        </w:rPr>
        <w:tab/>
        <w:t xml:space="preserve">Account: the matching message is </w:t>
      </w:r>
      <w:r w:rsidRPr="00FD4A4B">
        <w:t>accounted for,</w:t>
      </w:r>
      <w:r w:rsidRPr="00FD4A4B">
        <w:rPr>
          <w:lang w:eastAsia="de-DE"/>
        </w:rPr>
        <w:t xml:space="preserve"> i.e. a counter for the rule is incremented. This action can be combined with the previous ones. This feature is useful to monitor traffic before its blocking.</w:t>
      </w:r>
    </w:p>
    <w:p w14:paraId="2755C4E7" w14:textId="77777777" w:rsidR="00E027F3" w:rsidRPr="00FD4A4B" w:rsidRDefault="00E027F3" w:rsidP="00E027F3">
      <w:r w:rsidRPr="00FD4A4B">
        <w:t xml:space="preserve">This requirement is conditional in the following sense: It is required that at least one of the following two statements holds: </w:t>
      </w:r>
    </w:p>
    <w:p w14:paraId="206F8ADE" w14:textId="77777777" w:rsidR="00E027F3" w:rsidRPr="00FD4A4B" w:rsidRDefault="00E027F3" w:rsidP="00E027F3">
      <w:pPr>
        <w:pStyle w:val="B1"/>
      </w:pPr>
      <w:r w:rsidRPr="00FD4A4B">
        <w:t>-</w:t>
      </w:r>
      <w:r w:rsidRPr="00FD4A4B">
        <w:tab/>
        <w:t>The Network Product supports the capability described above and this is stated in the product documentation.</w:t>
      </w:r>
    </w:p>
    <w:p w14:paraId="722F1BEB" w14:textId="77777777" w:rsidR="00E027F3" w:rsidRPr="00FD4A4B" w:rsidRDefault="00E027F3" w:rsidP="00E027F3">
      <w:pPr>
        <w:pStyle w:val="B1"/>
      </w:pPr>
      <w:r w:rsidRPr="00FD4A4B">
        <w:t>-</w:t>
      </w:r>
      <w:r w:rsidRPr="00FD4A4B">
        <w:tab/>
        <w:t xml:space="preserve">The Network Product's product documentation states that the capability is not supported and that the Network Product needs to be deployed together with a separate entity which provides the capability described above. </w:t>
      </w:r>
    </w:p>
    <w:p w14:paraId="144F0C32" w14:textId="77777777" w:rsidR="00E027F3" w:rsidRPr="00FD4A4B" w:rsidRDefault="00E027F3" w:rsidP="00E027F3">
      <w:pPr>
        <w:pStyle w:val="NO"/>
      </w:pPr>
      <w:r w:rsidRPr="00FD4A4B">
        <w:t>NOTE 2:</w:t>
      </w:r>
      <w:r w:rsidRPr="00FD4A4B">
        <w:tab/>
        <w:t xml:space="preserve">Such a separate entity could e.g. be a GTP Firewall. </w:t>
      </w:r>
    </w:p>
    <w:p w14:paraId="37939D87" w14:textId="77777777" w:rsidR="00E027F3" w:rsidRDefault="00E027F3" w:rsidP="00E027F3">
      <w:pPr>
        <w:pStyle w:val="NO"/>
      </w:pPr>
      <w:r w:rsidRPr="00FD4A4B">
        <w:t>NOTE 3:</w:t>
      </w:r>
      <w:r w:rsidRPr="00FD4A4B">
        <w:tab/>
        <w:t>Test cases for this separate entity are not provided in the present document, but are believed to be similar to them.</w:t>
      </w:r>
      <w:r w:rsidRPr="00FD4A4B" w:rsidDel="00810F70">
        <w:t xml:space="preserve"> </w:t>
      </w:r>
    </w:p>
    <w:p w14:paraId="350F02D5" w14:textId="77777777" w:rsidR="009F462E" w:rsidRPr="00E32DBA" w:rsidRDefault="009F462E" w:rsidP="00E027F3">
      <w:pPr>
        <w:pStyle w:val="NO"/>
      </w:pPr>
      <w:r>
        <w:t>NOTE 4:</w:t>
      </w:r>
      <w:r w:rsidR="00935577">
        <w:tab/>
      </w:r>
      <w:r>
        <w:t>The test cases are only applicable to all network product classes utilizing GTP-U based protocol</w:t>
      </w:r>
      <w:r w:rsidRPr="00FD4A4B">
        <w:t>.</w:t>
      </w:r>
    </w:p>
    <w:p w14:paraId="1BEC8776" w14:textId="77777777" w:rsidR="007E1C4F" w:rsidRDefault="00DC4EF6" w:rsidP="00E027F3">
      <w:pPr>
        <w:keepNext/>
        <w:keepLines/>
        <w:spacing w:before="180"/>
        <w:ind w:left="1134" w:hanging="1134"/>
        <w:rPr>
          <w:iCs/>
        </w:rPr>
      </w:pPr>
      <w:r w:rsidRPr="00DC4EF6">
        <w:rPr>
          <w:i/>
        </w:rPr>
        <w:t xml:space="preserve">Threat References: </w:t>
      </w:r>
      <w:r w:rsidRPr="00DC4EF6">
        <w:rPr>
          <w:iCs/>
        </w:rPr>
        <w:t>TR 33.926 [4]</w:t>
      </w:r>
      <w:r w:rsidR="007E1C4F" w:rsidRPr="007E1C4F">
        <w:rPr>
          <w:iCs/>
        </w:rPr>
        <w:t xml:space="preserve"> clause 5.3.7, Denial of service</w:t>
      </w:r>
    </w:p>
    <w:p w14:paraId="5C158ACA" w14:textId="77777777" w:rsidR="00E027F3" w:rsidRPr="00FD4A4B" w:rsidRDefault="00E027F3" w:rsidP="00E027F3">
      <w:pPr>
        <w:keepNext/>
        <w:keepLines/>
        <w:spacing w:before="180"/>
        <w:ind w:left="1134" w:hanging="1134"/>
      </w:pPr>
      <w:r w:rsidRPr="00FD4A4B">
        <w:rPr>
          <w:i/>
        </w:rPr>
        <w:t>Test case</w:t>
      </w:r>
      <w:r w:rsidRPr="00FD4A4B">
        <w:t xml:space="preserve">: </w:t>
      </w:r>
    </w:p>
    <w:p w14:paraId="417A47D1" w14:textId="77777777" w:rsidR="00E027F3" w:rsidRPr="00E32DBA" w:rsidRDefault="00E027F3" w:rsidP="00E027F3">
      <w:r w:rsidRPr="00FD4A4B">
        <w:t>The test case described here apply only when GTP-</w:t>
      </w:r>
      <w:r>
        <w:t>U</w:t>
      </w:r>
      <w:r w:rsidRPr="00FD4A4B">
        <w:t xml:space="preserve"> filtering is provided on the Network Product itself. </w:t>
      </w:r>
    </w:p>
    <w:p w14:paraId="0B21EE00" w14:textId="77777777" w:rsidR="00E027F3" w:rsidRPr="00FD4A4B" w:rsidRDefault="00E027F3" w:rsidP="00E027F3">
      <w:r w:rsidRPr="00FD4A4B">
        <w:rPr>
          <w:b/>
        </w:rPr>
        <w:t>Test Name</w:t>
      </w:r>
      <w:r w:rsidRPr="00FD4A4B">
        <w:t>: TC_GTP-</w:t>
      </w:r>
      <w:r>
        <w:t>U</w:t>
      </w:r>
      <w:r w:rsidRPr="00FD4A4B">
        <w:t>_FILTERING</w:t>
      </w:r>
    </w:p>
    <w:p w14:paraId="2FB43E02" w14:textId="77777777" w:rsidR="00E027F3" w:rsidRPr="00FD4A4B" w:rsidRDefault="00E027F3" w:rsidP="00E027F3">
      <w:pPr>
        <w:rPr>
          <w:b/>
        </w:rPr>
      </w:pPr>
      <w:r w:rsidRPr="00FD4A4B">
        <w:rPr>
          <w:b/>
        </w:rPr>
        <w:t xml:space="preserve">Purpose: </w:t>
      </w:r>
    </w:p>
    <w:p w14:paraId="30BB9B8F" w14:textId="77777777" w:rsidR="00E027F3" w:rsidRPr="00FD4A4B" w:rsidRDefault="00E027F3" w:rsidP="00E027F3">
      <w:pPr>
        <w:rPr>
          <w:b/>
        </w:rPr>
      </w:pPr>
      <w:r w:rsidRPr="00FD4A4B">
        <w:t>To verify that the network product provides filtering functionalities for incoming GTP-</w:t>
      </w:r>
      <w:r>
        <w:t>U</w:t>
      </w:r>
      <w:r w:rsidRPr="00FD4A4B">
        <w:t xml:space="preserve"> messages. In particular this test case verifies that: </w:t>
      </w:r>
    </w:p>
    <w:p w14:paraId="284B85B5" w14:textId="77777777" w:rsidR="00E027F3" w:rsidRPr="00FD4A4B" w:rsidRDefault="00E027F3" w:rsidP="00E027F3">
      <w:pPr>
        <w:pStyle w:val="B1"/>
      </w:pPr>
      <w:r w:rsidRPr="00FD4A4B">
        <w:t>1.</w:t>
      </w:r>
      <w:r w:rsidRPr="00FD4A4B">
        <w:tab/>
        <w:t>The network product provides filtering of incoming GTP-</w:t>
      </w:r>
      <w:r>
        <w:t>U</w:t>
      </w:r>
      <w:r w:rsidRPr="00FD4A4B">
        <w:t xml:space="preserve"> messages on any interface. </w:t>
      </w:r>
    </w:p>
    <w:p w14:paraId="7455328A" w14:textId="77777777" w:rsidR="00E027F3" w:rsidRPr="00FD4A4B" w:rsidRDefault="00E027F3" w:rsidP="00E027F3">
      <w:pPr>
        <w:pStyle w:val="B1"/>
      </w:pPr>
      <w:r w:rsidRPr="00FD4A4B">
        <w:t>2.</w:t>
      </w:r>
      <w:r w:rsidRPr="00FD4A4B">
        <w:tab/>
        <w:t>It is possible to block all GTP-</w:t>
      </w:r>
      <w:r>
        <w:t>U</w:t>
      </w:r>
      <w:r w:rsidRPr="00FD4A4B">
        <w:t xml:space="preserve"> messages on those network product interfaces where they are unwanted.</w:t>
      </w:r>
    </w:p>
    <w:p w14:paraId="0380C469" w14:textId="77777777" w:rsidR="00E027F3" w:rsidRPr="00FD4A4B" w:rsidRDefault="00E027F3" w:rsidP="00E027F3">
      <w:pPr>
        <w:pStyle w:val="B1"/>
      </w:pPr>
      <w:r w:rsidRPr="00FD4A4B">
        <w:t>3.</w:t>
      </w:r>
      <w:r w:rsidRPr="00FD4A4B">
        <w:tab/>
        <w:t>It is possible to specify defined actions for each rule.</w:t>
      </w:r>
    </w:p>
    <w:p w14:paraId="36B8BF5A" w14:textId="77777777" w:rsidR="00E027F3" w:rsidRPr="00FD4A4B" w:rsidRDefault="00E027F3" w:rsidP="00E027F3">
      <w:pPr>
        <w:rPr>
          <w:b/>
        </w:rPr>
      </w:pPr>
      <w:r w:rsidRPr="00FD4A4B">
        <w:rPr>
          <w:b/>
        </w:rPr>
        <w:t>Pre-Conditions:</w:t>
      </w:r>
    </w:p>
    <w:p w14:paraId="6891B93C" w14:textId="77777777" w:rsidR="00E027F3" w:rsidRPr="00FD4A4B" w:rsidRDefault="00E027F3" w:rsidP="00E027F3">
      <w:pPr>
        <w:pStyle w:val="B1"/>
      </w:pPr>
      <w:r w:rsidRPr="00FD4A4B">
        <w:t>-</w:t>
      </w:r>
      <w:r w:rsidRPr="00FD4A4B">
        <w:tab/>
        <w:t>The network product has at least</w:t>
      </w:r>
      <w:r w:rsidR="00DC4EF6" w:rsidRPr="00DC4EF6">
        <w:t xml:space="preserve"> </w:t>
      </w:r>
      <w:r w:rsidR="00611CE0">
        <w:rPr>
          <w:rFonts w:hint="eastAsia"/>
          <w:lang w:val="en-US" w:eastAsia="zh-CN"/>
        </w:rPr>
        <w:t>one physical interface named if1 and may have another physical interface named if2</w:t>
      </w:r>
      <w:r>
        <w:t>.</w:t>
      </w:r>
    </w:p>
    <w:p w14:paraId="397C0EF6" w14:textId="77777777" w:rsidR="00E027F3" w:rsidRPr="00FD4A4B" w:rsidRDefault="00E027F3" w:rsidP="00E027F3">
      <w:pPr>
        <w:pStyle w:val="B1"/>
      </w:pPr>
      <w:r w:rsidRPr="00FD4A4B">
        <w:t>-</w:t>
      </w:r>
      <w:r w:rsidRPr="00FD4A4B">
        <w:tab/>
        <w:t>The tester has the privileges to configure GTP-</w:t>
      </w:r>
      <w:r>
        <w:t>U</w:t>
      </w:r>
      <w:r w:rsidRPr="00FD4A4B">
        <w:t xml:space="preserve"> filtering on the network product.</w:t>
      </w:r>
    </w:p>
    <w:p w14:paraId="6756B6E0" w14:textId="77777777" w:rsidR="00E027F3" w:rsidRPr="00FD4A4B" w:rsidRDefault="00E027F3" w:rsidP="00E027F3">
      <w:pPr>
        <w:pStyle w:val="B1"/>
      </w:pPr>
      <w:r w:rsidRPr="00FD4A4B">
        <w:t>-</w:t>
      </w:r>
      <w:r w:rsidRPr="00FD4A4B">
        <w:tab/>
        <w:t xml:space="preserve">The </w:t>
      </w:r>
      <w:r w:rsidR="00A0243F" w:rsidRPr="00A0243F">
        <w:t xml:space="preserve">vendor </w:t>
      </w:r>
      <w:r w:rsidRPr="00FD4A4B">
        <w:t>declares that the GTP-</w:t>
      </w:r>
      <w:r>
        <w:t>U</w:t>
      </w:r>
      <w:r w:rsidRPr="00FD4A4B">
        <w:t xml:space="preserve"> filtering is supported.</w:t>
      </w:r>
    </w:p>
    <w:p w14:paraId="04B2A278" w14:textId="77777777" w:rsidR="00E027F3" w:rsidRPr="00FD4A4B" w:rsidRDefault="00E027F3" w:rsidP="00E027F3">
      <w:pPr>
        <w:pStyle w:val="B1"/>
      </w:pPr>
      <w:r w:rsidRPr="00FD4A4B">
        <w:t>-</w:t>
      </w:r>
      <w:r w:rsidRPr="00FD4A4B">
        <w:tab/>
        <w:t xml:space="preserve">The </w:t>
      </w:r>
      <w:r w:rsidR="00A0243F" w:rsidRPr="00A0243F">
        <w:t xml:space="preserve">vendor </w:t>
      </w:r>
      <w:r w:rsidRPr="00FD4A4B">
        <w:t>includes a guideline to configure the GTP-</w:t>
      </w:r>
      <w:r>
        <w:t>U</w:t>
      </w:r>
      <w:r w:rsidRPr="00FD4A4B">
        <w:t xml:space="preserve"> filtering in the documentation accompanying the network product.</w:t>
      </w:r>
    </w:p>
    <w:p w14:paraId="540F8912" w14:textId="77777777" w:rsidR="00E027F3" w:rsidRPr="00FD4A4B" w:rsidRDefault="00E027F3" w:rsidP="00E027F3">
      <w:pPr>
        <w:pStyle w:val="B1"/>
      </w:pPr>
      <w:r w:rsidRPr="00FD4A4B">
        <w:t>-</w:t>
      </w:r>
      <w:r w:rsidRPr="00FD4A4B">
        <w:tab/>
        <w:t>A network traffic generator or a pcap file containing the GTP-</w:t>
      </w:r>
      <w:r>
        <w:t>U</w:t>
      </w:r>
      <w:r w:rsidRPr="00FD4A4B">
        <w:t xml:space="preserve"> messages is available.</w:t>
      </w:r>
    </w:p>
    <w:p w14:paraId="730A4935" w14:textId="77777777" w:rsidR="00611CE0" w:rsidRDefault="00E027F3" w:rsidP="00611CE0">
      <w:pPr>
        <w:pStyle w:val="B1"/>
      </w:pPr>
      <w:r w:rsidRPr="00FD4A4B">
        <w:t>-</w:t>
      </w:r>
      <w:r w:rsidRPr="00FD4A4B">
        <w:tab/>
        <w:t>A network traffic analyser on the network product (e.g. tcpdump) is available.</w:t>
      </w:r>
    </w:p>
    <w:p w14:paraId="6CA77601" w14:textId="77777777" w:rsidR="00611CE0" w:rsidRDefault="00611CE0" w:rsidP="008575D8">
      <w:pPr>
        <w:pStyle w:val="NO"/>
        <w:rPr>
          <w:lang w:eastAsia="zh-CN"/>
        </w:rPr>
      </w:pPr>
      <w:r>
        <w:rPr>
          <w:rFonts w:hint="eastAsia"/>
          <w:lang w:eastAsia="zh-CN"/>
        </w:rPr>
        <w:t>N</w:t>
      </w:r>
      <w:r>
        <w:rPr>
          <w:lang w:eastAsia="zh-CN"/>
        </w:rPr>
        <w:t>OTE</w:t>
      </w:r>
      <w:r>
        <w:rPr>
          <w:rFonts w:hint="eastAsia"/>
          <w:lang w:eastAsia="zh-CN"/>
        </w:rPr>
        <w:t>:</w:t>
      </w:r>
      <w:r>
        <w:rPr>
          <w:lang w:eastAsia="zh-CN"/>
        </w:rPr>
        <w:tab/>
      </w:r>
      <w:r>
        <w:rPr>
          <w:rFonts w:hint="eastAsia"/>
          <w:lang w:eastAsia="zh-CN"/>
        </w:rPr>
        <w:t xml:space="preserve">If the </w:t>
      </w:r>
      <w:r w:rsidRPr="008575D8">
        <w:rPr>
          <w:rFonts w:hint="eastAsia"/>
        </w:rPr>
        <w:t>network</w:t>
      </w:r>
      <w:r>
        <w:rPr>
          <w:rFonts w:hint="eastAsia"/>
          <w:lang w:eastAsia="zh-CN"/>
        </w:rPr>
        <w:t xml:space="preserve"> product has only one physical interface named if1, execution steps on if2 are not needed.</w:t>
      </w:r>
    </w:p>
    <w:p w14:paraId="6F66F906" w14:textId="77777777" w:rsidR="00E027F3" w:rsidRPr="00FD4A4B" w:rsidRDefault="00E027F3" w:rsidP="00E027F3">
      <w:pPr>
        <w:rPr>
          <w:b/>
        </w:rPr>
      </w:pPr>
      <w:r w:rsidRPr="00FD4A4B">
        <w:rPr>
          <w:b/>
        </w:rPr>
        <w:t>Execution Steps</w:t>
      </w:r>
    </w:p>
    <w:p w14:paraId="5C6C5456" w14:textId="77777777" w:rsidR="00E027F3" w:rsidRPr="00FD4A4B" w:rsidRDefault="00E027F3" w:rsidP="00E027F3">
      <w:pPr>
        <w:pStyle w:val="B1"/>
        <w:ind w:left="284"/>
      </w:pPr>
      <w:r w:rsidRPr="00FD4A4B">
        <w:t>1.</w:t>
      </w:r>
      <w:r w:rsidRPr="00FD4A4B">
        <w:tab/>
        <w:t>The tester log in the network product.</w:t>
      </w:r>
    </w:p>
    <w:p w14:paraId="42EC5C81" w14:textId="77777777" w:rsidR="00E027F3" w:rsidRPr="00FD4A4B" w:rsidRDefault="00E027F3" w:rsidP="00E027F3">
      <w:pPr>
        <w:pStyle w:val="B1"/>
        <w:ind w:left="284"/>
        <w:rPr>
          <w:lang w:eastAsia="zh-CN"/>
        </w:rPr>
      </w:pPr>
      <w:r w:rsidRPr="00FD4A4B">
        <w:rPr>
          <w:lang w:eastAsia="zh-CN"/>
        </w:rPr>
        <w:t>2.</w:t>
      </w:r>
      <w:r w:rsidRPr="00FD4A4B">
        <w:rPr>
          <w:lang w:eastAsia="zh-CN"/>
        </w:rPr>
        <w:tab/>
        <w:t>T</w:t>
      </w:r>
      <w:r w:rsidRPr="00FD4A4B">
        <w:rPr>
          <w:rFonts w:hint="eastAsia"/>
          <w:lang w:eastAsia="zh-CN"/>
        </w:rPr>
        <w:t xml:space="preserve">he </w:t>
      </w:r>
      <w:r w:rsidRPr="00FD4A4B">
        <w:rPr>
          <w:lang w:eastAsia="zh-CN"/>
        </w:rPr>
        <w:t>tester configures the network product with the following rules:</w:t>
      </w:r>
    </w:p>
    <w:p w14:paraId="00A5A4F9" w14:textId="77777777" w:rsidR="00E027F3" w:rsidRPr="00FD4A4B" w:rsidRDefault="00E027F3" w:rsidP="00E027F3">
      <w:pPr>
        <w:pStyle w:val="B2"/>
      </w:pPr>
      <w:r w:rsidRPr="00FD4A4B">
        <w:t>a)</w:t>
      </w:r>
      <w:r w:rsidRPr="00FD4A4B">
        <w:tab/>
        <w:t>Accept only GTP-</w:t>
      </w:r>
      <w:r>
        <w:t>U</w:t>
      </w:r>
      <w:r w:rsidRPr="00FD4A4B">
        <w:t xml:space="preserve"> EchoRequest messages on if1</w:t>
      </w:r>
      <w:r>
        <w:t>.</w:t>
      </w:r>
    </w:p>
    <w:p w14:paraId="6DB68B58" w14:textId="77777777" w:rsidR="00E027F3" w:rsidRPr="00FD4A4B" w:rsidRDefault="00E027F3" w:rsidP="00E027F3">
      <w:pPr>
        <w:pStyle w:val="B2"/>
      </w:pPr>
      <w:r w:rsidRPr="00FD4A4B">
        <w:t>b)</w:t>
      </w:r>
      <w:r w:rsidRPr="00FD4A4B">
        <w:tab/>
        <w:t>Discard all GTP-</w:t>
      </w:r>
      <w:r>
        <w:t>U</w:t>
      </w:r>
      <w:r w:rsidRPr="00FD4A4B">
        <w:t xml:space="preserve"> messages on if2.</w:t>
      </w:r>
    </w:p>
    <w:p w14:paraId="0F0C933A" w14:textId="77777777" w:rsidR="00E027F3" w:rsidRPr="00FD4A4B" w:rsidRDefault="00E027F3" w:rsidP="00E027F3">
      <w:pPr>
        <w:pStyle w:val="B2"/>
        <w:rPr>
          <w:lang w:eastAsia="zh-CN"/>
        </w:rPr>
      </w:pPr>
      <w:r w:rsidRPr="00FD4A4B">
        <w:t>c)</w:t>
      </w:r>
      <w:r w:rsidRPr="00FD4A4B">
        <w:tab/>
        <w:t>For each rule above the accoun</w:t>
      </w:r>
      <w:r w:rsidRPr="00FD4A4B">
        <w:rPr>
          <w:lang w:eastAsia="zh-CN"/>
        </w:rPr>
        <w:t>ting is also enabled.</w:t>
      </w:r>
    </w:p>
    <w:p w14:paraId="7078D86E" w14:textId="77777777" w:rsidR="00E027F3" w:rsidRPr="00FD4A4B" w:rsidRDefault="00E027F3" w:rsidP="00E027F3">
      <w:pPr>
        <w:pStyle w:val="B1"/>
        <w:ind w:left="284"/>
        <w:rPr>
          <w:lang w:eastAsia="zh-CN"/>
        </w:rPr>
      </w:pPr>
      <w:r w:rsidRPr="00FD4A4B">
        <w:rPr>
          <w:lang w:eastAsia="zh-CN"/>
        </w:rPr>
        <w:t>3.</w:t>
      </w:r>
      <w:r w:rsidRPr="00FD4A4B">
        <w:rPr>
          <w:lang w:eastAsia="zh-CN"/>
        </w:rPr>
        <w:tab/>
        <w:t>The tester turns on the network traffic analyser on if2.</w:t>
      </w:r>
    </w:p>
    <w:p w14:paraId="6713F549" w14:textId="77777777" w:rsidR="00E027F3" w:rsidRPr="00FD4A4B" w:rsidRDefault="00E027F3" w:rsidP="00E027F3">
      <w:pPr>
        <w:pStyle w:val="B1"/>
        <w:ind w:left="284"/>
        <w:rPr>
          <w:lang w:eastAsia="zh-CN"/>
        </w:rPr>
      </w:pPr>
      <w:r w:rsidRPr="00FD4A4B">
        <w:rPr>
          <w:lang w:eastAsia="zh-CN"/>
        </w:rPr>
        <w:t>4.</w:t>
      </w:r>
      <w:r w:rsidRPr="00FD4A4B">
        <w:rPr>
          <w:lang w:eastAsia="zh-CN"/>
        </w:rPr>
        <w:tab/>
        <w:t>T</w:t>
      </w:r>
      <w:r w:rsidRPr="00FD4A4B">
        <w:rPr>
          <w:rFonts w:hint="eastAsia"/>
          <w:lang w:eastAsia="zh-CN"/>
        </w:rPr>
        <w:t xml:space="preserve">he tester </w:t>
      </w:r>
      <w:r w:rsidRPr="00FD4A4B">
        <w:rPr>
          <w:lang w:eastAsia="zh-CN"/>
        </w:rPr>
        <w:t>sends on if2 EchoRequest messages repl</w:t>
      </w:r>
      <w:r w:rsidR="00DC4EF6" w:rsidRPr="00DC4EF6">
        <w:rPr>
          <w:lang w:eastAsia="zh-CN"/>
        </w:rPr>
        <w:t>a</w:t>
      </w:r>
      <w:r w:rsidRPr="00FD4A4B">
        <w:rPr>
          <w:lang w:eastAsia="zh-CN"/>
        </w:rPr>
        <w:t>ying a pcap file or using a network generator.</w:t>
      </w:r>
    </w:p>
    <w:p w14:paraId="03B5DF25" w14:textId="77777777" w:rsidR="00E027F3" w:rsidRPr="00FD4A4B" w:rsidRDefault="00E027F3" w:rsidP="00E027F3">
      <w:pPr>
        <w:pStyle w:val="B2"/>
      </w:pPr>
      <w:r w:rsidRPr="00FD4A4B">
        <w:t>a)</w:t>
      </w:r>
      <w:r w:rsidRPr="00FD4A4B">
        <w:tab/>
        <w:t>Using the network analyser</w:t>
      </w:r>
      <w:r w:rsidR="00935577">
        <w:t>,</w:t>
      </w:r>
      <w:r w:rsidRPr="00FD4A4B">
        <w:t xml:space="preserve"> the tester verifies that the network product correctly receives the EchoRequest messages on if2.</w:t>
      </w:r>
    </w:p>
    <w:p w14:paraId="733E37F3" w14:textId="381974CC" w:rsidR="00E027F3" w:rsidRPr="00FD4A4B" w:rsidRDefault="00E027F3" w:rsidP="00E027F3">
      <w:pPr>
        <w:pStyle w:val="B2"/>
        <w:rPr>
          <w:lang w:eastAsia="zh-CN"/>
        </w:rPr>
      </w:pPr>
      <w:r w:rsidRPr="00FD4A4B">
        <w:t>b)</w:t>
      </w:r>
      <w:r w:rsidRPr="00FD4A4B">
        <w:tab/>
        <w:t xml:space="preserve">Using the accounting, the tester verifies that the messages are discarded and that </w:t>
      </w:r>
      <w:r w:rsidR="00E67C26" w:rsidRPr="00E67C26">
        <w:t xml:space="preserve">no </w:t>
      </w:r>
      <w:r w:rsidRPr="00FD4A4B">
        <w:t>response is sent back by the network product</w:t>
      </w:r>
      <w:r w:rsidRPr="00FD4A4B">
        <w:rPr>
          <w:lang w:eastAsia="zh-CN"/>
        </w:rPr>
        <w:t>.</w:t>
      </w:r>
    </w:p>
    <w:p w14:paraId="34F5573F" w14:textId="77777777" w:rsidR="00E027F3" w:rsidRPr="00FD4A4B" w:rsidRDefault="00E027F3" w:rsidP="00E027F3">
      <w:pPr>
        <w:pStyle w:val="B1"/>
        <w:ind w:left="284"/>
        <w:rPr>
          <w:lang w:eastAsia="zh-CN"/>
        </w:rPr>
      </w:pPr>
      <w:r w:rsidRPr="00FD4A4B">
        <w:rPr>
          <w:lang w:eastAsia="zh-CN"/>
        </w:rPr>
        <w:t>5.</w:t>
      </w:r>
      <w:r w:rsidRPr="00FD4A4B">
        <w:rPr>
          <w:lang w:eastAsia="zh-CN"/>
        </w:rPr>
        <w:tab/>
        <w:t>T</w:t>
      </w:r>
      <w:r w:rsidRPr="00FD4A4B">
        <w:rPr>
          <w:rFonts w:hint="eastAsia"/>
          <w:lang w:eastAsia="zh-CN"/>
        </w:rPr>
        <w:t xml:space="preserve">he tester </w:t>
      </w:r>
      <w:r w:rsidRPr="00FD4A4B">
        <w:rPr>
          <w:lang w:eastAsia="zh-CN"/>
        </w:rPr>
        <w:t>sends to if1 EchoRequest messages repl</w:t>
      </w:r>
      <w:r w:rsidR="00DC4EF6" w:rsidRPr="00DC4EF6">
        <w:rPr>
          <w:lang w:eastAsia="zh-CN"/>
        </w:rPr>
        <w:t>a</w:t>
      </w:r>
      <w:r w:rsidRPr="00FD4A4B">
        <w:rPr>
          <w:lang w:eastAsia="zh-CN"/>
        </w:rPr>
        <w:t>ying a pcap file or using a network generator.</w:t>
      </w:r>
    </w:p>
    <w:p w14:paraId="4320CA01" w14:textId="77777777" w:rsidR="00E027F3" w:rsidRPr="00FD4A4B" w:rsidRDefault="00E027F3" w:rsidP="00E027F3">
      <w:pPr>
        <w:pStyle w:val="B2"/>
      </w:pPr>
      <w:r w:rsidRPr="00FD4A4B">
        <w:t>a)</w:t>
      </w:r>
      <w:r w:rsidRPr="00FD4A4B">
        <w:tab/>
        <w:t>Using the network analyser, the tester verifies that the messages are correctly received by the network product.</w:t>
      </w:r>
    </w:p>
    <w:p w14:paraId="5BF25217" w14:textId="77777777" w:rsidR="00E027F3" w:rsidRPr="00FD4A4B" w:rsidRDefault="00E027F3" w:rsidP="00E027F3">
      <w:pPr>
        <w:pStyle w:val="B2"/>
      </w:pPr>
      <w:r w:rsidRPr="00FD4A4B">
        <w:t>b)</w:t>
      </w:r>
      <w:r w:rsidRPr="00FD4A4B">
        <w:tab/>
        <w:t>The tester verifies that the GTP-</w:t>
      </w:r>
      <w:r>
        <w:t>U</w:t>
      </w:r>
      <w:r w:rsidRPr="00FD4A4B">
        <w:t xml:space="preserve"> EchoRequest messages are not discarded because EchoResponse messages are sent back by the network product.</w:t>
      </w:r>
    </w:p>
    <w:p w14:paraId="7A44325D" w14:textId="77777777" w:rsidR="00E027F3" w:rsidRPr="00FD4A4B" w:rsidRDefault="00E027F3" w:rsidP="00E027F3">
      <w:pPr>
        <w:pStyle w:val="B1"/>
        <w:ind w:left="284"/>
        <w:rPr>
          <w:lang w:eastAsia="zh-CN"/>
        </w:rPr>
      </w:pPr>
      <w:r w:rsidRPr="00FD4A4B">
        <w:rPr>
          <w:lang w:eastAsia="zh-CN"/>
        </w:rPr>
        <w:t>6.</w:t>
      </w:r>
      <w:r w:rsidRPr="00FD4A4B">
        <w:rPr>
          <w:lang w:eastAsia="zh-CN"/>
        </w:rPr>
        <w:tab/>
        <w:t>The tester verifies that the matching messages are correctly accounted for both rules.</w:t>
      </w:r>
    </w:p>
    <w:p w14:paraId="254D1D36" w14:textId="77777777" w:rsidR="00E027F3" w:rsidRPr="00FD4A4B" w:rsidRDefault="00E027F3" w:rsidP="00E027F3">
      <w:pPr>
        <w:pStyle w:val="B1"/>
        <w:ind w:left="284"/>
        <w:rPr>
          <w:lang w:eastAsia="zh-CN"/>
        </w:rPr>
      </w:pPr>
      <w:r w:rsidRPr="00FD4A4B">
        <w:rPr>
          <w:lang w:eastAsia="zh-CN"/>
        </w:rPr>
        <w:t>7.</w:t>
      </w:r>
      <w:r w:rsidRPr="00FD4A4B">
        <w:rPr>
          <w:lang w:eastAsia="zh-CN"/>
        </w:rPr>
        <w:tab/>
        <w:t>T</w:t>
      </w:r>
      <w:r w:rsidRPr="00FD4A4B">
        <w:rPr>
          <w:rFonts w:hint="eastAsia"/>
          <w:lang w:eastAsia="zh-CN"/>
        </w:rPr>
        <w:t xml:space="preserve">he tester </w:t>
      </w:r>
      <w:r w:rsidRPr="00FD4A4B">
        <w:rPr>
          <w:lang w:eastAsia="zh-CN"/>
        </w:rPr>
        <w:t>sends to if1 GTP-</w:t>
      </w:r>
      <w:r>
        <w:rPr>
          <w:lang w:eastAsia="zh-CN"/>
        </w:rPr>
        <w:t>U</w:t>
      </w:r>
      <w:r w:rsidRPr="00FD4A4B">
        <w:rPr>
          <w:lang w:eastAsia="zh-CN"/>
        </w:rPr>
        <w:t xml:space="preserve"> messages different from EchoRequest repl</w:t>
      </w:r>
      <w:r w:rsidR="00DC4EF6" w:rsidRPr="00DC4EF6">
        <w:rPr>
          <w:lang w:eastAsia="zh-CN"/>
        </w:rPr>
        <w:t>a</w:t>
      </w:r>
      <w:r w:rsidRPr="00FD4A4B">
        <w:rPr>
          <w:lang w:eastAsia="zh-CN"/>
        </w:rPr>
        <w:t>ying a pcap file or using a network generator.</w:t>
      </w:r>
    </w:p>
    <w:p w14:paraId="1A666B2C" w14:textId="77777777" w:rsidR="00E027F3" w:rsidRPr="00FD4A4B" w:rsidRDefault="00E027F3" w:rsidP="00E027F3">
      <w:pPr>
        <w:pStyle w:val="B2"/>
      </w:pPr>
      <w:r w:rsidRPr="00FD4A4B">
        <w:t>a)</w:t>
      </w:r>
      <w:r w:rsidRPr="00FD4A4B">
        <w:tab/>
        <w:t>Using the network analyser, the tester verifies that the messages are correctly received by the network product.</w:t>
      </w:r>
    </w:p>
    <w:p w14:paraId="662A468E" w14:textId="43A29917" w:rsidR="00E027F3" w:rsidRPr="00FD4A4B" w:rsidRDefault="00E027F3" w:rsidP="00E027F3">
      <w:pPr>
        <w:pStyle w:val="B2"/>
        <w:rPr>
          <w:lang w:eastAsia="zh-CN"/>
        </w:rPr>
      </w:pPr>
      <w:r w:rsidRPr="00FD4A4B">
        <w:t>b)</w:t>
      </w:r>
      <w:r w:rsidRPr="00FD4A4B">
        <w:tab/>
        <w:t xml:space="preserve">Using the accounting, the tester verifies that the messages are discarded and that </w:t>
      </w:r>
      <w:r w:rsidR="00E67C26" w:rsidRPr="00E67C26">
        <w:t xml:space="preserve">no </w:t>
      </w:r>
      <w:r w:rsidRPr="00FD4A4B">
        <w:t>response is sent back</w:t>
      </w:r>
      <w:r w:rsidRPr="00FD4A4B">
        <w:rPr>
          <w:lang w:eastAsia="zh-CN"/>
        </w:rPr>
        <w:t xml:space="preserve"> by the network product.</w:t>
      </w:r>
    </w:p>
    <w:p w14:paraId="7EE1B20A" w14:textId="77777777" w:rsidR="00E027F3" w:rsidRPr="00FD4A4B" w:rsidRDefault="00E027F3" w:rsidP="00E027F3">
      <w:pPr>
        <w:pStyle w:val="B1"/>
        <w:ind w:left="284"/>
        <w:rPr>
          <w:lang w:eastAsia="zh-CN"/>
        </w:rPr>
      </w:pPr>
      <w:r w:rsidRPr="00FD4A4B">
        <w:rPr>
          <w:lang w:eastAsia="zh-CN"/>
        </w:rPr>
        <w:t>8.</w:t>
      </w:r>
      <w:r w:rsidRPr="00FD4A4B">
        <w:rPr>
          <w:lang w:eastAsia="zh-CN"/>
        </w:rPr>
        <w:tab/>
        <w:t>T</w:t>
      </w:r>
      <w:r w:rsidRPr="00FD4A4B">
        <w:rPr>
          <w:rFonts w:hint="eastAsia"/>
          <w:lang w:eastAsia="zh-CN"/>
        </w:rPr>
        <w:t xml:space="preserve">he </w:t>
      </w:r>
      <w:r w:rsidRPr="00FD4A4B">
        <w:rPr>
          <w:lang w:eastAsia="zh-CN"/>
        </w:rPr>
        <w:t>tester deletes the previous rules and configures a new rule, i.e. to accept only GTP-</w:t>
      </w:r>
      <w:r>
        <w:rPr>
          <w:lang w:eastAsia="zh-CN"/>
        </w:rPr>
        <w:t>U</w:t>
      </w:r>
      <w:r w:rsidRPr="00FD4A4B">
        <w:rPr>
          <w:lang w:eastAsia="zh-CN"/>
        </w:rPr>
        <w:t xml:space="preserve"> EchoRequest on if1 coming from a certain IP Address named IP1.</w:t>
      </w:r>
    </w:p>
    <w:p w14:paraId="33781E86" w14:textId="77777777" w:rsidR="00E027F3" w:rsidRPr="00FD4A4B" w:rsidRDefault="00E027F3" w:rsidP="00E027F3">
      <w:pPr>
        <w:pStyle w:val="B1"/>
        <w:keepNext/>
        <w:ind w:left="284"/>
        <w:rPr>
          <w:lang w:eastAsia="zh-CN"/>
        </w:rPr>
      </w:pPr>
      <w:r w:rsidRPr="00FD4A4B">
        <w:rPr>
          <w:lang w:eastAsia="zh-CN"/>
        </w:rPr>
        <w:t>9.</w:t>
      </w:r>
      <w:r w:rsidRPr="00FD4A4B">
        <w:rPr>
          <w:lang w:eastAsia="zh-CN"/>
        </w:rPr>
        <w:tab/>
        <w:t>The tester sends GTP-</w:t>
      </w:r>
      <w:r>
        <w:rPr>
          <w:lang w:eastAsia="zh-CN"/>
        </w:rPr>
        <w:t>U</w:t>
      </w:r>
      <w:r w:rsidRPr="00FD4A4B">
        <w:rPr>
          <w:lang w:eastAsia="zh-CN"/>
        </w:rPr>
        <w:t xml:space="preserve"> EchoRequest messages with source IP Address set to IP1</w:t>
      </w:r>
      <w:r>
        <w:rPr>
          <w:lang w:eastAsia="zh-CN"/>
        </w:rPr>
        <w:t>:</w:t>
      </w:r>
    </w:p>
    <w:p w14:paraId="2237BBF2" w14:textId="77777777" w:rsidR="00E027F3" w:rsidRPr="00FD4A4B" w:rsidRDefault="00E027F3" w:rsidP="00E027F3">
      <w:pPr>
        <w:pStyle w:val="B2"/>
      </w:pPr>
      <w:r w:rsidRPr="00FD4A4B">
        <w:t>a)</w:t>
      </w:r>
      <w:r w:rsidRPr="00FD4A4B">
        <w:tab/>
        <w:t>Using the network analyser, the tester verifies that the messages are correctly received by the network product.</w:t>
      </w:r>
    </w:p>
    <w:p w14:paraId="4F31EE68" w14:textId="77777777" w:rsidR="00E027F3" w:rsidRPr="00FD4A4B" w:rsidRDefault="00E027F3" w:rsidP="00E027F3">
      <w:pPr>
        <w:pStyle w:val="B2"/>
        <w:rPr>
          <w:lang w:eastAsia="zh-CN"/>
        </w:rPr>
      </w:pPr>
      <w:r w:rsidRPr="00FD4A4B">
        <w:t>b)</w:t>
      </w:r>
      <w:r w:rsidRPr="00FD4A4B">
        <w:tab/>
        <w:t>The tester verifies that the GTP-</w:t>
      </w:r>
      <w:r>
        <w:t>U</w:t>
      </w:r>
      <w:r w:rsidRPr="00FD4A4B">
        <w:t xml:space="preserve"> EchoRequest messages are not discarded and EchoResponse messages are sent back by</w:t>
      </w:r>
      <w:r w:rsidRPr="00FD4A4B">
        <w:rPr>
          <w:lang w:eastAsia="zh-CN"/>
        </w:rPr>
        <w:t xml:space="preserve"> the network product.</w:t>
      </w:r>
    </w:p>
    <w:p w14:paraId="4993EE29" w14:textId="77777777" w:rsidR="00E027F3" w:rsidRPr="00FD4A4B" w:rsidRDefault="00E027F3" w:rsidP="00E027F3">
      <w:pPr>
        <w:pStyle w:val="B1"/>
        <w:ind w:left="284"/>
        <w:rPr>
          <w:lang w:eastAsia="zh-CN"/>
        </w:rPr>
      </w:pPr>
      <w:r w:rsidRPr="00FD4A4B">
        <w:rPr>
          <w:lang w:eastAsia="zh-CN"/>
        </w:rPr>
        <w:t>10.</w:t>
      </w:r>
      <w:r w:rsidRPr="00FD4A4B">
        <w:rPr>
          <w:lang w:eastAsia="zh-CN"/>
        </w:rPr>
        <w:tab/>
        <w:t>The tester sends GTP-</w:t>
      </w:r>
      <w:r>
        <w:rPr>
          <w:lang w:eastAsia="zh-CN"/>
        </w:rPr>
        <w:t>U</w:t>
      </w:r>
      <w:r w:rsidRPr="00FD4A4B">
        <w:rPr>
          <w:lang w:eastAsia="zh-CN"/>
        </w:rPr>
        <w:t xml:space="preserve"> EchoRequest messages with source IP Address set to IP2 different from IP1 using a network traffic generator or repl</w:t>
      </w:r>
      <w:r w:rsidR="00DC4EF6" w:rsidRPr="00DC4EF6">
        <w:rPr>
          <w:lang w:eastAsia="zh-CN"/>
        </w:rPr>
        <w:t>a</w:t>
      </w:r>
      <w:r w:rsidRPr="00FD4A4B">
        <w:rPr>
          <w:lang w:eastAsia="zh-CN"/>
        </w:rPr>
        <w:t>ying a pcap file.</w:t>
      </w:r>
    </w:p>
    <w:p w14:paraId="4B2487B1" w14:textId="77777777" w:rsidR="00E027F3" w:rsidRPr="00FD4A4B" w:rsidRDefault="00E027F3" w:rsidP="00E027F3">
      <w:pPr>
        <w:pStyle w:val="B2"/>
      </w:pPr>
      <w:r w:rsidRPr="00FD4A4B">
        <w:t>a)</w:t>
      </w:r>
      <w:r w:rsidRPr="00FD4A4B">
        <w:tab/>
        <w:t>Using the network analyser the tester verifies that the messages are correctly received by the network product.</w:t>
      </w:r>
    </w:p>
    <w:p w14:paraId="53766140" w14:textId="77777777" w:rsidR="00E027F3" w:rsidRPr="00FD4A4B" w:rsidRDefault="00E027F3" w:rsidP="00E027F3">
      <w:pPr>
        <w:pStyle w:val="B2"/>
        <w:rPr>
          <w:lang w:eastAsia="zh-CN"/>
        </w:rPr>
      </w:pPr>
      <w:r w:rsidRPr="00FD4A4B">
        <w:t>b)</w:t>
      </w:r>
      <w:r w:rsidRPr="00FD4A4B">
        <w:tab/>
        <w:t>The tester verifies that the GTP-</w:t>
      </w:r>
      <w:r>
        <w:t>U</w:t>
      </w:r>
      <w:r w:rsidRPr="00FD4A4B">
        <w:t xml:space="preserve"> EchoRequest messages are discarded and that no EchoResponse messages are sent back</w:t>
      </w:r>
      <w:r w:rsidRPr="00FD4A4B">
        <w:rPr>
          <w:lang w:eastAsia="zh-CN"/>
        </w:rPr>
        <w:t>.</w:t>
      </w:r>
    </w:p>
    <w:p w14:paraId="7F7DA6D1" w14:textId="77777777" w:rsidR="00E027F3" w:rsidRPr="00FD4A4B" w:rsidRDefault="00E027F3" w:rsidP="00E027F3">
      <w:pPr>
        <w:rPr>
          <w:b/>
        </w:rPr>
      </w:pPr>
      <w:r w:rsidRPr="00FD4A4B">
        <w:rPr>
          <w:b/>
        </w:rPr>
        <w:t>Expected Results:</w:t>
      </w:r>
    </w:p>
    <w:p w14:paraId="1275A693" w14:textId="77777777" w:rsidR="00E027F3" w:rsidRPr="00FD4A4B" w:rsidRDefault="00E027F3" w:rsidP="00E027F3">
      <w:pPr>
        <w:pStyle w:val="B1"/>
      </w:pPr>
      <w:r w:rsidRPr="00FD4A4B">
        <w:t>-</w:t>
      </w:r>
      <w:r w:rsidRPr="00FD4A4B">
        <w:tab/>
        <w:t>For steps 4, 5, 6 and 7 the tester receives GTP-</w:t>
      </w:r>
      <w:r>
        <w:t>U</w:t>
      </w:r>
      <w:r w:rsidRPr="00FD4A4B">
        <w:t xml:space="preserve"> EchoResponse messages from if1 only.</w:t>
      </w:r>
    </w:p>
    <w:p w14:paraId="4684189D" w14:textId="77777777" w:rsidR="00E027F3" w:rsidRPr="00FD4A4B" w:rsidRDefault="00E027F3" w:rsidP="00E027F3">
      <w:pPr>
        <w:pStyle w:val="B1"/>
      </w:pPr>
      <w:r w:rsidRPr="00FD4A4B">
        <w:t>-</w:t>
      </w:r>
      <w:r w:rsidRPr="00FD4A4B">
        <w:tab/>
        <w:t>For steps 4, 5, 6 and 7 the messages matching the rules are correctly accounted.</w:t>
      </w:r>
    </w:p>
    <w:p w14:paraId="54B11640" w14:textId="77777777" w:rsidR="00E027F3" w:rsidRPr="00FD4A4B" w:rsidRDefault="00E027F3" w:rsidP="00E027F3">
      <w:pPr>
        <w:pStyle w:val="B1"/>
      </w:pPr>
      <w:r w:rsidRPr="00FD4A4B">
        <w:t>-</w:t>
      </w:r>
      <w:r w:rsidRPr="00FD4A4B">
        <w:tab/>
        <w:t>For steps 8, 9, 10 the tester receives GTP-</w:t>
      </w:r>
      <w:r>
        <w:t>U</w:t>
      </w:r>
      <w:r w:rsidRPr="00FD4A4B">
        <w:t xml:space="preserve"> EchoResponse messages only for the authorized source IP address.</w:t>
      </w:r>
    </w:p>
    <w:p w14:paraId="28AF7F93" w14:textId="77777777" w:rsidR="00E027F3" w:rsidRPr="00FD4A4B" w:rsidRDefault="00E027F3" w:rsidP="00E027F3">
      <w:pPr>
        <w:rPr>
          <w:b/>
        </w:rPr>
      </w:pPr>
      <w:r w:rsidRPr="00FD4A4B">
        <w:rPr>
          <w:b/>
        </w:rPr>
        <w:t>Expected format of evidence:</w:t>
      </w:r>
    </w:p>
    <w:p w14:paraId="6FBDFA93" w14:textId="77777777" w:rsidR="00E027F3" w:rsidRPr="00FD4A4B" w:rsidRDefault="00E027F3" w:rsidP="00E027F3">
      <w:pPr>
        <w:pStyle w:val="B1"/>
      </w:pPr>
      <w:r w:rsidRPr="00FD4A4B">
        <w:t>-</w:t>
      </w:r>
      <w:r w:rsidRPr="00FD4A4B">
        <w:tab/>
        <w:t>The used tool(s) name and version information</w:t>
      </w:r>
    </w:p>
    <w:p w14:paraId="6642C0E0" w14:textId="77777777" w:rsidR="00E027F3" w:rsidRPr="00FD4A4B" w:rsidRDefault="00E027F3" w:rsidP="00E027F3">
      <w:pPr>
        <w:pStyle w:val="B1"/>
      </w:pPr>
      <w:r w:rsidRPr="00FD4A4B">
        <w:t>-</w:t>
      </w:r>
      <w:r w:rsidRPr="00FD4A4B">
        <w:tab/>
        <w:t>Settings and configurations used</w:t>
      </w:r>
    </w:p>
    <w:p w14:paraId="29EE4BBC" w14:textId="77777777" w:rsidR="00E027F3" w:rsidRPr="00FD4A4B" w:rsidRDefault="00E027F3" w:rsidP="00E027F3">
      <w:pPr>
        <w:pStyle w:val="B1"/>
      </w:pPr>
      <w:r w:rsidRPr="00FD4A4B">
        <w:t>-</w:t>
      </w:r>
      <w:r w:rsidRPr="00FD4A4B">
        <w:tab/>
        <w:t>Pcap trace</w:t>
      </w:r>
    </w:p>
    <w:p w14:paraId="35DC3687" w14:textId="77777777" w:rsidR="00E027F3" w:rsidRPr="00FD4A4B" w:rsidRDefault="00E027F3" w:rsidP="00E027F3">
      <w:pPr>
        <w:pStyle w:val="B1"/>
      </w:pPr>
      <w:r w:rsidRPr="00FD4A4B">
        <w:t>-</w:t>
      </w:r>
      <w:r w:rsidRPr="00FD4A4B">
        <w:tab/>
        <w:t>Screenshot</w:t>
      </w:r>
    </w:p>
    <w:p w14:paraId="5C249A9B" w14:textId="77777777" w:rsidR="00407F3E" w:rsidRPr="00FD4A4B" w:rsidRDefault="000E530A" w:rsidP="00407F3E">
      <w:pPr>
        <w:pStyle w:val="Heading2"/>
      </w:pPr>
      <w:bookmarkStart w:id="368" w:name="_CR4_3"/>
      <w:bookmarkStart w:id="369" w:name="_Toc19542417"/>
      <w:bookmarkStart w:id="370" w:name="_Toc35348419"/>
      <w:bookmarkStart w:id="371" w:name="_Toc224925005"/>
      <w:bookmarkEnd w:id="368"/>
      <w:r>
        <w:t>4</w:t>
      </w:r>
      <w:r w:rsidR="00407F3E" w:rsidRPr="00FD4A4B">
        <w:t>.</w:t>
      </w:r>
      <w:r w:rsidR="004E6417" w:rsidRPr="00FD4A4B">
        <w:t>3</w:t>
      </w:r>
      <w:r w:rsidR="00407F3E" w:rsidRPr="00FD4A4B">
        <w:tab/>
        <w:t xml:space="preserve">Security requirements </w:t>
      </w:r>
      <w:r w:rsidR="008A6D35" w:rsidRPr="00FD4A4B">
        <w:t xml:space="preserve">and </w:t>
      </w:r>
      <w:r w:rsidR="00D70B50" w:rsidRPr="00FD4A4B">
        <w:t xml:space="preserve">related </w:t>
      </w:r>
      <w:r w:rsidR="008A6D35" w:rsidRPr="00FD4A4B">
        <w:t xml:space="preserve">test cases </w:t>
      </w:r>
      <w:r w:rsidR="00407F3E" w:rsidRPr="00FD4A4B">
        <w:t>related to hardening</w:t>
      </w:r>
      <w:bookmarkEnd w:id="369"/>
      <w:bookmarkEnd w:id="370"/>
      <w:bookmarkEnd w:id="371"/>
    </w:p>
    <w:p w14:paraId="034C03AE" w14:textId="77777777" w:rsidR="008A6D35" w:rsidRDefault="000E530A" w:rsidP="008A6D35">
      <w:pPr>
        <w:pStyle w:val="Heading3"/>
      </w:pPr>
      <w:bookmarkStart w:id="372" w:name="_CR4_3_1"/>
      <w:bookmarkStart w:id="373" w:name="_Toc19542418"/>
      <w:bookmarkStart w:id="374" w:name="_Toc35348420"/>
      <w:bookmarkStart w:id="375" w:name="_Toc224925006"/>
      <w:bookmarkEnd w:id="372"/>
      <w:r w:rsidRPr="00907F75">
        <w:t>4</w:t>
      </w:r>
      <w:r w:rsidR="008A6D35" w:rsidRPr="00FD4A4B">
        <w:t>.3.1</w:t>
      </w:r>
      <w:r w:rsidR="008A6D35" w:rsidRPr="00FD4A4B">
        <w:tab/>
        <w:t>Introduction</w:t>
      </w:r>
      <w:bookmarkEnd w:id="373"/>
      <w:bookmarkEnd w:id="374"/>
      <w:bookmarkEnd w:id="375"/>
    </w:p>
    <w:p w14:paraId="1635D5BF" w14:textId="77777777" w:rsidR="000F4EDE" w:rsidRPr="000F4EDE" w:rsidRDefault="00EC0A20" w:rsidP="000F4EDE">
      <w:r>
        <w:t xml:space="preserve">The requirements proposed hereafter (with the relative test cases) aim to </w:t>
      </w:r>
      <w:r w:rsidRPr="00AF437F">
        <w:t xml:space="preserve">securing </w:t>
      </w:r>
      <w:r>
        <w:t>network product</w:t>
      </w:r>
      <w:r w:rsidR="00DB39F3">
        <w:t>s</w:t>
      </w:r>
      <w:r w:rsidRPr="00AF437F">
        <w:t xml:space="preserve"> </w:t>
      </w:r>
      <w:r w:rsidR="00DB39F3">
        <w:t xml:space="preserve">(including the network functions in service-based architecture) </w:t>
      </w:r>
      <w:r w:rsidRPr="00AF437F">
        <w:t>by reducing its surface of vulnerability</w:t>
      </w:r>
      <w:r>
        <w:t xml:space="preserve">. In particular the identified requirements aim to ensure that all the default network product configurations (including </w:t>
      </w:r>
      <w:r w:rsidRPr="00AF437F">
        <w:t>operating system software, firmware and applications</w:t>
      </w:r>
      <w:r>
        <w:t>) are appropriately set.</w:t>
      </w:r>
    </w:p>
    <w:p w14:paraId="2A55C852" w14:textId="77777777" w:rsidR="008A6D35" w:rsidRPr="00FD4A4B" w:rsidRDefault="000E530A" w:rsidP="008A6D35">
      <w:pPr>
        <w:pStyle w:val="Heading3"/>
      </w:pPr>
      <w:bookmarkStart w:id="376" w:name="_CR4_3_2"/>
      <w:bookmarkStart w:id="377" w:name="_Toc19542419"/>
      <w:bookmarkStart w:id="378" w:name="_Toc35348421"/>
      <w:bookmarkStart w:id="379" w:name="_Toc224925007"/>
      <w:bookmarkEnd w:id="376"/>
      <w:r w:rsidRPr="00907F75">
        <w:t>4</w:t>
      </w:r>
      <w:r w:rsidR="008A6D35" w:rsidRPr="00FD4A4B">
        <w:t>.3.2</w:t>
      </w:r>
      <w:r w:rsidR="008A6D35" w:rsidRPr="00FD4A4B">
        <w:tab/>
        <w:t xml:space="preserve">Technical </w:t>
      </w:r>
      <w:bookmarkEnd w:id="377"/>
      <w:bookmarkEnd w:id="378"/>
      <w:r w:rsidR="003A30E9">
        <w:t>b</w:t>
      </w:r>
      <w:r w:rsidR="003A30E9" w:rsidRPr="00FD4A4B">
        <w:t>aseline</w:t>
      </w:r>
      <w:bookmarkEnd w:id="379"/>
    </w:p>
    <w:p w14:paraId="37F2CAA8" w14:textId="77777777" w:rsidR="00EE47D9" w:rsidRPr="00FD4A4B" w:rsidRDefault="000E530A" w:rsidP="002764D2">
      <w:pPr>
        <w:pStyle w:val="Heading4"/>
      </w:pPr>
      <w:bookmarkStart w:id="380" w:name="_CR4_3_2_1"/>
      <w:bookmarkStart w:id="381" w:name="_Toc19542420"/>
      <w:bookmarkStart w:id="382" w:name="_Toc35348422"/>
      <w:bookmarkStart w:id="383" w:name="_Toc224925008"/>
      <w:bookmarkEnd w:id="380"/>
      <w:r w:rsidRPr="00907F75">
        <w:t>4</w:t>
      </w:r>
      <w:r w:rsidR="00EE47D9" w:rsidRPr="00FD4A4B">
        <w:t>.3.2.1</w:t>
      </w:r>
      <w:r w:rsidR="002764D2" w:rsidRPr="00FD4A4B">
        <w:tab/>
      </w:r>
      <w:r w:rsidR="00EE47D9" w:rsidRPr="00FD4A4B">
        <w:t>No unnecessary or insecure services / protocols</w:t>
      </w:r>
      <w:bookmarkEnd w:id="381"/>
      <w:bookmarkEnd w:id="382"/>
      <w:bookmarkEnd w:id="383"/>
    </w:p>
    <w:p w14:paraId="785552D7" w14:textId="77777777" w:rsidR="00EE47D9" w:rsidRPr="00FD4A4B" w:rsidRDefault="00EE47D9" w:rsidP="00EE47D9">
      <w:r w:rsidRPr="00FD4A4B">
        <w:rPr>
          <w:i/>
        </w:rPr>
        <w:t>Requirement Name</w:t>
      </w:r>
      <w:r w:rsidRPr="00FD4A4B">
        <w:t>: No unnecessary or insecure services / protocols</w:t>
      </w:r>
    </w:p>
    <w:p w14:paraId="7C57EAB4" w14:textId="77777777" w:rsidR="00DC4EF6" w:rsidRDefault="00DC4EF6" w:rsidP="00EE47D9">
      <w:pPr>
        <w:rPr>
          <w:i/>
        </w:rPr>
      </w:pPr>
      <w:r w:rsidRPr="00DC4EF6">
        <w:rPr>
          <w:i/>
        </w:rPr>
        <w:t xml:space="preserve">Requirement Reference: </w:t>
      </w:r>
      <w:r w:rsidRPr="00DC4EF6">
        <w:rPr>
          <w:iCs/>
        </w:rPr>
        <w:t>In accordance with industry best practice</w:t>
      </w:r>
    </w:p>
    <w:p w14:paraId="53D3EB1C" w14:textId="77777777" w:rsidR="00EE47D9" w:rsidRPr="00FD4A4B" w:rsidRDefault="00EE47D9" w:rsidP="00EE47D9">
      <w:r w:rsidRPr="00FD4A4B">
        <w:rPr>
          <w:i/>
        </w:rPr>
        <w:t>Requirement Description</w:t>
      </w:r>
      <w:r w:rsidRPr="00FD4A4B">
        <w:t xml:space="preserve">: </w:t>
      </w:r>
    </w:p>
    <w:p w14:paraId="03EF646C" w14:textId="77777777" w:rsidR="00EE47D9" w:rsidRPr="00FD4A4B" w:rsidRDefault="00EE47D9" w:rsidP="00EE47D9">
      <w:r w:rsidRPr="00FD4A4B">
        <w:t>The network product shall only run protocol handlers and services which are needed for its operation, and which do</w:t>
      </w:r>
      <w:r w:rsidR="002764D2" w:rsidRPr="00FD4A4B">
        <w:t xml:space="preserve"> </w:t>
      </w:r>
      <w:r w:rsidRPr="00FD4A4B">
        <w:t>n</w:t>
      </w:r>
      <w:r w:rsidR="002764D2" w:rsidRPr="00FD4A4B">
        <w:t>o</w:t>
      </w:r>
      <w:r w:rsidRPr="00FD4A4B">
        <w:t xml:space="preserve">t have any known security vulnerabilities. In particular, by default the following services shall be </w:t>
      </w:r>
      <w:r w:rsidR="00F65C42" w:rsidRPr="00FD4A4B">
        <w:t xml:space="preserve">initially configured to be </w:t>
      </w:r>
      <w:r w:rsidRPr="00FD4A4B">
        <w:t>disabled on the network product</w:t>
      </w:r>
      <w:r w:rsidR="00F65C42" w:rsidRPr="00FD4A4B">
        <w:t xml:space="preserve"> by the vendor</w:t>
      </w:r>
      <w:r w:rsidR="00220B53">
        <w:t xml:space="preserve"> except if services are needed during deployment. In that case those services shall be disabled according to vendor’s instructions after deployment is done</w:t>
      </w:r>
      <w:r w:rsidR="00F65C42" w:rsidRPr="00FD4A4B">
        <w:t xml:space="preserve">. Disabled protocols </w:t>
      </w:r>
      <w:r w:rsidR="009423C7" w:rsidRPr="009423C7">
        <w:t xml:space="preserve">can </w:t>
      </w:r>
      <w:r w:rsidR="00F65C42" w:rsidRPr="00FD4A4B">
        <w:t xml:space="preserve">still be enabled for other reasons by the </w:t>
      </w:r>
      <w:r w:rsidR="00D43B8A" w:rsidRPr="00D43B8A">
        <w:t xml:space="preserve">network </w:t>
      </w:r>
      <w:r w:rsidR="00F65C42" w:rsidRPr="00FD4A4B">
        <w:t>operators, e.g. remote diagnostics.</w:t>
      </w:r>
    </w:p>
    <w:p w14:paraId="11EC2F25" w14:textId="77777777" w:rsidR="00EE47D9" w:rsidRPr="00FD4A4B" w:rsidRDefault="00042C46" w:rsidP="009D1E7D">
      <w:pPr>
        <w:pStyle w:val="B1"/>
      </w:pPr>
      <w:r w:rsidRPr="00FD4A4B">
        <w:t>-</w:t>
      </w:r>
      <w:r w:rsidR="00EE47D9" w:rsidRPr="00FD4A4B">
        <w:tab/>
        <w:t>FTP</w:t>
      </w:r>
    </w:p>
    <w:p w14:paraId="2CD962DA" w14:textId="77777777" w:rsidR="00EE47D9" w:rsidRPr="00FD4A4B" w:rsidRDefault="00042C46" w:rsidP="009D1E7D">
      <w:pPr>
        <w:pStyle w:val="B1"/>
      </w:pPr>
      <w:r w:rsidRPr="00FD4A4B">
        <w:t>-</w:t>
      </w:r>
      <w:r w:rsidR="00EE47D9" w:rsidRPr="00FD4A4B">
        <w:tab/>
        <w:t>TFTP</w:t>
      </w:r>
    </w:p>
    <w:p w14:paraId="2AB218D1" w14:textId="77777777" w:rsidR="00EE47D9" w:rsidRPr="00FD4A4B" w:rsidRDefault="00042C46" w:rsidP="009D1E7D">
      <w:pPr>
        <w:pStyle w:val="B1"/>
      </w:pPr>
      <w:r w:rsidRPr="00FD4A4B">
        <w:t>-</w:t>
      </w:r>
      <w:r w:rsidR="00EE47D9" w:rsidRPr="00FD4A4B">
        <w:tab/>
        <w:t>Telnet</w:t>
      </w:r>
    </w:p>
    <w:p w14:paraId="0D6ED8AE" w14:textId="77777777" w:rsidR="00EE47D9" w:rsidRPr="00FD4A4B" w:rsidRDefault="00042C46" w:rsidP="009D1E7D">
      <w:pPr>
        <w:pStyle w:val="B1"/>
      </w:pPr>
      <w:r w:rsidRPr="00FD4A4B">
        <w:t>-</w:t>
      </w:r>
      <w:r w:rsidR="00EE47D9" w:rsidRPr="00FD4A4B">
        <w:tab/>
        <w:t>rlogin, RCP, RSH</w:t>
      </w:r>
    </w:p>
    <w:p w14:paraId="707B3B03" w14:textId="77777777" w:rsidR="00EE47D9" w:rsidRPr="00FD4A4B" w:rsidRDefault="00042C46" w:rsidP="009D1E7D">
      <w:pPr>
        <w:pStyle w:val="B1"/>
      </w:pPr>
      <w:r w:rsidRPr="00FD4A4B">
        <w:t>-</w:t>
      </w:r>
      <w:r w:rsidR="00EE47D9" w:rsidRPr="00FD4A4B">
        <w:tab/>
        <w:t>HTTP</w:t>
      </w:r>
    </w:p>
    <w:p w14:paraId="4293DDF2" w14:textId="77777777" w:rsidR="00EE47D9" w:rsidRPr="00FD4A4B" w:rsidRDefault="00042C46" w:rsidP="009D1E7D">
      <w:pPr>
        <w:pStyle w:val="B1"/>
      </w:pPr>
      <w:r w:rsidRPr="00FD4A4B">
        <w:t>-</w:t>
      </w:r>
      <w:r w:rsidR="00EE47D9" w:rsidRPr="00FD4A4B">
        <w:tab/>
        <w:t>SNMPv1 and v2</w:t>
      </w:r>
    </w:p>
    <w:p w14:paraId="3DB6707F" w14:textId="77777777" w:rsidR="00EE47D9" w:rsidRPr="00FD4A4B" w:rsidRDefault="00042C46" w:rsidP="009D1E7D">
      <w:pPr>
        <w:pStyle w:val="B1"/>
      </w:pPr>
      <w:r w:rsidRPr="00FD4A4B">
        <w:t>-</w:t>
      </w:r>
      <w:r w:rsidR="00EE47D9" w:rsidRPr="00FD4A4B">
        <w:tab/>
        <w:t>SSHv1</w:t>
      </w:r>
    </w:p>
    <w:p w14:paraId="1B067AFA" w14:textId="77777777" w:rsidR="00EE47D9" w:rsidRPr="00FD4A4B" w:rsidRDefault="00042C46" w:rsidP="009D1E7D">
      <w:pPr>
        <w:pStyle w:val="B1"/>
      </w:pPr>
      <w:r w:rsidRPr="00FD4A4B">
        <w:t>-</w:t>
      </w:r>
      <w:r w:rsidR="00EE47D9" w:rsidRPr="00FD4A4B">
        <w:tab/>
        <w:t xml:space="preserve">TCP/UDP Small Servers (Echo, Chargen, Discard </w:t>
      </w:r>
      <w:r w:rsidR="00D91717" w:rsidRPr="00747EEA">
        <w:rPr>
          <w:lang w:val="en-US"/>
        </w:rPr>
        <w:t>a</w:t>
      </w:r>
      <w:r w:rsidR="00EE47D9" w:rsidRPr="00FD4A4B">
        <w:t>nd Daytime)</w:t>
      </w:r>
    </w:p>
    <w:p w14:paraId="62A87D32" w14:textId="77777777" w:rsidR="00EE47D9" w:rsidRPr="00FD4A4B" w:rsidRDefault="00042C46" w:rsidP="009D1E7D">
      <w:pPr>
        <w:pStyle w:val="B1"/>
      </w:pPr>
      <w:r w:rsidRPr="00FD4A4B">
        <w:t>-</w:t>
      </w:r>
      <w:r w:rsidR="00EE47D9" w:rsidRPr="00FD4A4B">
        <w:tab/>
        <w:t>Finger</w:t>
      </w:r>
    </w:p>
    <w:p w14:paraId="74D7BFBA" w14:textId="77777777" w:rsidR="00EE47D9" w:rsidRPr="00FD4A4B" w:rsidRDefault="00042C46" w:rsidP="009D1E7D">
      <w:pPr>
        <w:pStyle w:val="B1"/>
      </w:pPr>
      <w:r w:rsidRPr="00FD4A4B">
        <w:t>-</w:t>
      </w:r>
      <w:r w:rsidR="00EE47D9" w:rsidRPr="00FD4A4B">
        <w:tab/>
        <w:t>BOOTP server</w:t>
      </w:r>
    </w:p>
    <w:p w14:paraId="13E3373D" w14:textId="77777777" w:rsidR="00EE47D9" w:rsidRPr="00FD4A4B" w:rsidRDefault="00042C46" w:rsidP="009D1E7D">
      <w:pPr>
        <w:pStyle w:val="B1"/>
      </w:pPr>
      <w:r w:rsidRPr="00FD4A4B">
        <w:t>-</w:t>
      </w:r>
      <w:r w:rsidR="00EE47D9" w:rsidRPr="00FD4A4B">
        <w:tab/>
        <w:t>Discovery protocols (CDP, LLDP)</w:t>
      </w:r>
    </w:p>
    <w:p w14:paraId="0ECACB99" w14:textId="77777777" w:rsidR="00EE47D9" w:rsidRPr="00FD4A4B" w:rsidRDefault="00042C46" w:rsidP="009D1E7D">
      <w:pPr>
        <w:pStyle w:val="B1"/>
      </w:pPr>
      <w:r w:rsidRPr="00FD4A4B">
        <w:t>-</w:t>
      </w:r>
      <w:r w:rsidR="00EE47D9" w:rsidRPr="00FD4A4B">
        <w:tab/>
        <w:t>IP Identification Service (Identd)</w:t>
      </w:r>
    </w:p>
    <w:p w14:paraId="14F1550C" w14:textId="77777777" w:rsidR="00EE47D9" w:rsidRPr="00FD4A4B" w:rsidRDefault="00042C46" w:rsidP="009D1E7D">
      <w:pPr>
        <w:pStyle w:val="B1"/>
      </w:pPr>
      <w:r w:rsidRPr="00FD4A4B">
        <w:t>-</w:t>
      </w:r>
      <w:r w:rsidR="00EE47D9" w:rsidRPr="00FD4A4B">
        <w:tab/>
        <w:t>PAD</w:t>
      </w:r>
    </w:p>
    <w:p w14:paraId="09586423" w14:textId="77777777" w:rsidR="00E67C26" w:rsidRDefault="00042C46" w:rsidP="00E67C26">
      <w:pPr>
        <w:pStyle w:val="B1"/>
      </w:pPr>
      <w:r w:rsidRPr="00FD4A4B">
        <w:t>-</w:t>
      </w:r>
      <w:r w:rsidR="00EE47D9" w:rsidRPr="00FD4A4B">
        <w:tab/>
        <w:t>MOP</w:t>
      </w:r>
    </w:p>
    <w:p w14:paraId="1F063DBA" w14:textId="77777777" w:rsidR="00153AE5" w:rsidRPr="00FD4A4B" w:rsidRDefault="00E67C26" w:rsidP="00E67C26">
      <w:pPr>
        <w:pStyle w:val="B1"/>
      </w:pPr>
      <w:r>
        <w:t>-</w:t>
      </w:r>
      <w:r>
        <w:tab/>
        <w:t>SS7, SIGTRAN</w:t>
      </w:r>
    </w:p>
    <w:p w14:paraId="4D7AC616" w14:textId="77777777" w:rsidR="00EE47D9" w:rsidRPr="00FD4A4B" w:rsidRDefault="00EE47D9" w:rsidP="00153AE5">
      <w:pPr>
        <w:pStyle w:val="NO"/>
      </w:pPr>
      <w:r w:rsidRPr="00FD4A4B">
        <w:t>NOTE 1</w:t>
      </w:r>
      <w:r w:rsidR="00E8520F" w:rsidRPr="00FD4A4B">
        <w:t>:</w:t>
      </w:r>
      <w:r w:rsidR="002764D2" w:rsidRPr="00FD4A4B">
        <w:tab/>
      </w:r>
      <w:r w:rsidRPr="00FD4A4B">
        <w:t xml:space="preserve">As an alternative to disabling the HTTP service, it is also possible for this service to remain active for reasons of user friendliness. In this case, however, queries to the web service </w:t>
      </w:r>
      <w:r w:rsidR="009423C7" w:rsidRPr="009423C7">
        <w:t xml:space="preserve">are </w:t>
      </w:r>
      <w:r w:rsidRPr="00FD4A4B">
        <w:t xml:space="preserve">not answered directly on this port but </w:t>
      </w:r>
      <w:r w:rsidR="00AD2690" w:rsidRPr="00907F75">
        <w:t>from a</w:t>
      </w:r>
      <w:r w:rsidRPr="00FD4A4B">
        <w:t xml:space="preserve"> redirected </w:t>
      </w:r>
      <w:r w:rsidR="00042C46" w:rsidRPr="00FD4A4B">
        <w:t xml:space="preserve">to </w:t>
      </w:r>
      <w:r w:rsidRPr="00FD4A4B">
        <w:t>HTTPS service.</w:t>
      </w:r>
    </w:p>
    <w:p w14:paraId="7A0E18B3" w14:textId="77777777" w:rsidR="00EE47D9" w:rsidRPr="00FD4A4B" w:rsidRDefault="00EE47D9" w:rsidP="00153AE5">
      <w:pPr>
        <w:pStyle w:val="NO"/>
      </w:pPr>
      <w:r w:rsidRPr="00FD4A4B">
        <w:rPr>
          <w:caps/>
        </w:rPr>
        <w:t>Note</w:t>
      </w:r>
      <w:r w:rsidR="002764D2" w:rsidRPr="00FD4A4B">
        <w:rPr>
          <w:caps/>
        </w:rPr>
        <w:t xml:space="preserve"> 2</w:t>
      </w:r>
      <w:r w:rsidRPr="00FD4A4B">
        <w:t>:</w:t>
      </w:r>
      <w:r w:rsidR="002764D2" w:rsidRPr="00FD4A4B">
        <w:tab/>
      </w:r>
      <w:r w:rsidRPr="00FD4A4B">
        <w:t>Full documentation of required protocols and services of the network product and their purpose needs to be provided by the vendor as prerequisite for the test case.</w:t>
      </w:r>
    </w:p>
    <w:p w14:paraId="09D67BA6" w14:textId="77777777" w:rsidR="00BC320C" w:rsidRDefault="00BC320C" w:rsidP="00EE47D9">
      <w:pPr>
        <w:rPr>
          <w:i/>
        </w:rPr>
      </w:pPr>
      <w:r w:rsidRPr="00BC320C">
        <w:rPr>
          <w:i/>
        </w:rPr>
        <w:t xml:space="preserve">Threat References: </w:t>
      </w:r>
      <w:r w:rsidRPr="00BC320C">
        <w:rPr>
          <w:iCs/>
        </w:rPr>
        <w:t>TR 33.926 [4]</w:t>
      </w:r>
      <w:r w:rsidR="003A30E9" w:rsidRPr="003A30E9">
        <w:rPr>
          <w:iCs/>
        </w:rPr>
        <w:t>, clause 5.3.7.3, Insecure Network Services</w:t>
      </w:r>
    </w:p>
    <w:p w14:paraId="04524316" w14:textId="77777777" w:rsidR="00EE47D9" w:rsidRPr="00FD4A4B" w:rsidRDefault="00EE47D9" w:rsidP="00EE47D9">
      <w:r w:rsidRPr="00FD4A4B">
        <w:rPr>
          <w:i/>
        </w:rPr>
        <w:t>Test Case</w:t>
      </w:r>
      <w:r w:rsidRPr="00FD4A4B">
        <w:t xml:space="preserve">: </w:t>
      </w:r>
    </w:p>
    <w:p w14:paraId="62E443CF" w14:textId="77777777" w:rsidR="00F62C9E" w:rsidRPr="00FD4A4B" w:rsidRDefault="00F62C9E" w:rsidP="00F62C9E">
      <w:r w:rsidRPr="00FD4A4B">
        <w:rPr>
          <w:b/>
        </w:rPr>
        <w:t>Test Name</w:t>
      </w:r>
      <w:r w:rsidRPr="00FD4A4B">
        <w:t>: TC_NO_UNNECESSARY_SERVICE</w:t>
      </w:r>
    </w:p>
    <w:p w14:paraId="6A0A4B77" w14:textId="77777777" w:rsidR="00F62C9E" w:rsidRPr="00935577" w:rsidRDefault="00F62C9E" w:rsidP="00935577">
      <w:pPr>
        <w:rPr>
          <w:b/>
          <w:bCs/>
          <w:lang w:eastAsia="zh-CN"/>
        </w:rPr>
      </w:pPr>
      <w:r w:rsidRPr="00935577">
        <w:rPr>
          <w:b/>
          <w:bCs/>
          <w:lang w:eastAsia="zh-CN"/>
        </w:rPr>
        <w:t>Purpose:</w:t>
      </w:r>
    </w:p>
    <w:p w14:paraId="27FE0A52" w14:textId="4FD7DF2C" w:rsidR="00F62C9E" w:rsidRPr="00FD4A4B" w:rsidRDefault="00F62C9E" w:rsidP="00F62C9E">
      <w:r w:rsidRPr="00FD4A4B">
        <w:t xml:space="preserve">To ensure that on all network interfaces, there are no </w:t>
      </w:r>
      <w:r w:rsidR="00E67C26" w:rsidRPr="00E67C26">
        <w:t xml:space="preserve">insecure </w:t>
      </w:r>
      <w:r w:rsidRPr="00FD4A4B">
        <w:t>services or protocols that might be running.</w:t>
      </w:r>
    </w:p>
    <w:p w14:paraId="57DEA974" w14:textId="27997054" w:rsidR="00F62C9E" w:rsidRPr="00935577" w:rsidRDefault="00F62C9E" w:rsidP="00935577">
      <w:pPr>
        <w:rPr>
          <w:b/>
          <w:bCs/>
          <w:lang w:eastAsia="zh-CN"/>
        </w:rPr>
      </w:pPr>
    </w:p>
    <w:p w14:paraId="1417B3CA" w14:textId="77777777" w:rsidR="00F62C9E" w:rsidRPr="00FD4A4B" w:rsidRDefault="00F62C9E" w:rsidP="00935577">
      <w:pPr>
        <w:rPr>
          <w:lang w:eastAsia="zh-CN"/>
        </w:rPr>
      </w:pPr>
      <w:r w:rsidRPr="00935577">
        <w:rPr>
          <w:b/>
          <w:bCs/>
          <w:lang w:eastAsia="zh-CN"/>
        </w:rPr>
        <w:t>Pre-Conditions:</w:t>
      </w:r>
    </w:p>
    <w:p w14:paraId="6C590E64" w14:textId="77777777" w:rsidR="00F62C9E" w:rsidRPr="00FD4A4B" w:rsidRDefault="00F62C9E" w:rsidP="00935577">
      <w:r w:rsidRPr="00FD4A4B">
        <w:t>A list of all required network protocols and services containing at least the following information shall be included in the documentation accompanying the Network Product:</w:t>
      </w:r>
    </w:p>
    <w:p w14:paraId="2F8A1381" w14:textId="77777777" w:rsidR="00F62C9E" w:rsidRPr="00FD4A4B" w:rsidRDefault="00F62C9E" w:rsidP="009D1E7D">
      <w:pPr>
        <w:pStyle w:val="B1"/>
      </w:pPr>
      <w:r w:rsidRPr="00FD4A4B">
        <w:t>-</w:t>
      </w:r>
      <w:r w:rsidRPr="00FD4A4B">
        <w:tab/>
        <w:t xml:space="preserve">protocol handlers and services needed for </w:t>
      </w:r>
      <w:r w:rsidRPr="00FD4A4B">
        <w:rPr>
          <w:rFonts w:hint="eastAsia"/>
          <w:lang w:eastAsia="ja-JP"/>
        </w:rPr>
        <w:t>the operation of network product</w:t>
      </w:r>
      <w:r w:rsidRPr="00FD4A4B">
        <w:t>;</w:t>
      </w:r>
    </w:p>
    <w:p w14:paraId="5F1B1B65" w14:textId="77777777" w:rsidR="00F62C9E" w:rsidRPr="00FD4A4B" w:rsidRDefault="00F62C9E" w:rsidP="009D1E7D">
      <w:pPr>
        <w:pStyle w:val="B1"/>
      </w:pPr>
      <w:r w:rsidRPr="00FD4A4B">
        <w:t>-</w:t>
      </w:r>
      <w:r w:rsidRPr="00FD4A4B">
        <w:tab/>
        <w:t>their open ports and associated services;</w:t>
      </w:r>
    </w:p>
    <w:p w14:paraId="2DF6E23C" w14:textId="77777777" w:rsidR="00F62C9E" w:rsidRPr="00FD4A4B" w:rsidRDefault="00F62C9E" w:rsidP="009D1E7D">
      <w:pPr>
        <w:pStyle w:val="B1"/>
      </w:pPr>
      <w:r w:rsidRPr="00FD4A4B">
        <w:t>-</w:t>
      </w:r>
      <w:r w:rsidRPr="00FD4A4B">
        <w:tab/>
        <w:t>and a description of their purposes.</w:t>
      </w:r>
    </w:p>
    <w:p w14:paraId="7351EAE4" w14:textId="77777777" w:rsidR="00F62C9E" w:rsidRPr="00FD4A4B" w:rsidRDefault="00F62C9E" w:rsidP="00935577">
      <w:r w:rsidRPr="00FD4A4B">
        <w:t>The tool used shall be capable to detect and identify the protocol handlers and running services in the system.</w:t>
      </w:r>
    </w:p>
    <w:p w14:paraId="28AD1787" w14:textId="77777777" w:rsidR="00F62C9E" w:rsidRPr="00935577" w:rsidRDefault="00F62C9E" w:rsidP="00935577">
      <w:pPr>
        <w:rPr>
          <w:b/>
          <w:bCs/>
          <w:lang w:eastAsia="zh-CN"/>
        </w:rPr>
      </w:pPr>
      <w:r w:rsidRPr="00935577">
        <w:rPr>
          <w:b/>
          <w:bCs/>
          <w:lang w:eastAsia="zh-CN"/>
        </w:rPr>
        <w:t>Execution Steps</w:t>
      </w:r>
    </w:p>
    <w:p w14:paraId="136C62B3" w14:textId="77777777" w:rsidR="00F62C9E" w:rsidRPr="00FD4A4B" w:rsidRDefault="00F62C9E" w:rsidP="00935577">
      <w:pPr>
        <w:pStyle w:val="B1"/>
      </w:pPr>
      <w:r w:rsidRPr="00FD4A4B">
        <w:t>1.</w:t>
      </w:r>
      <w:r w:rsidRPr="00FD4A4B">
        <w:tab/>
        <w:t>Verification of the compliance to the prerequisites</w:t>
      </w:r>
      <w:r w:rsidR="0037690A" w:rsidRPr="00FD4A4B">
        <w:t>:</w:t>
      </w:r>
    </w:p>
    <w:p w14:paraId="40131989" w14:textId="77777777" w:rsidR="00F62C9E" w:rsidRPr="00FD4A4B" w:rsidRDefault="00F62C9E" w:rsidP="009D1E7D">
      <w:pPr>
        <w:pStyle w:val="B2"/>
        <w:ind w:left="852"/>
      </w:pPr>
      <w:r w:rsidRPr="00FD4A4B">
        <w:t>a.</w:t>
      </w:r>
      <w:r w:rsidRPr="00FD4A4B">
        <w:tab/>
        <w:t>Verification that the list of available network services and protocol handlers is available in the docum</w:t>
      </w:r>
      <w:r w:rsidR="0037690A" w:rsidRPr="00FD4A4B">
        <w:t>entation of the Network Product.</w:t>
      </w:r>
    </w:p>
    <w:p w14:paraId="37C77290" w14:textId="77777777" w:rsidR="00F62C9E" w:rsidRPr="00FD4A4B" w:rsidRDefault="00F62C9E" w:rsidP="009D1E7D">
      <w:pPr>
        <w:pStyle w:val="B2"/>
        <w:ind w:left="852"/>
      </w:pPr>
      <w:r w:rsidRPr="00FD4A4B">
        <w:t>b.</w:t>
      </w:r>
      <w:r w:rsidRPr="00FD4A4B">
        <w:tab/>
        <w:t>Validation that all entries in the list are necessary for the operation of the Network Product class</w:t>
      </w:r>
      <w:r w:rsidR="0037690A" w:rsidRPr="00FD4A4B">
        <w:t>.</w:t>
      </w:r>
    </w:p>
    <w:p w14:paraId="7982D753" w14:textId="77777777" w:rsidR="00F62C9E" w:rsidRPr="00FD4A4B" w:rsidRDefault="00F62C9E" w:rsidP="009D1E7D">
      <w:pPr>
        <w:pStyle w:val="B1"/>
      </w:pPr>
      <w:r w:rsidRPr="00FD4A4B">
        <w:t>2.</w:t>
      </w:r>
      <w:r w:rsidRPr="00FD4A4B">
        <w:tab/>
        <w:t>Identification of the network services and protocol handlers by means of tools or any other testing means</w:t>
      </w:r>
      <w:r w:rsidR="0037690A" w:rsidRPr="00FD4A4B">
        <w:t>.</w:t>
      </w:r>
    </w:p>
    <w:p w14:paraId="2B8B8344" w14:textId="77777777" w:rsidR="00E67C26" w:rsidRDefault="00F62C9E" w:rsidP="00E67C26">
      <w:pPr>
        <w:pStyle w:val="B1"/>
      </w:pPr>
      <w:r w:rsidRPr="00FD4A4B">
        <w:t>3.</w:t>
      </w:r>
      <w:r w:rsidRPr="00FD4A4B">
        <w:tab/>
        <w:t>Validation that there are no entries in the list of</w:t>
      </w:r>
      <w:r w:rsidR="00280948" w:rsidRPr="00280948">
        <w:t xml:space="preserve"> available</w:t>
      </w:r>
      <w:r w:rsidRPr="00FD4A4B">
        <w:t xml:space="preserve"> network services and handlers apart from the ones that have been mentioned for the operation of the Network Product in the attached documentation.</w:t>
      </w:r>
    </w:p>
    <w:p w14:paraId="223781C6" w14:textId="77777777" w:rsidR="00F62C9E" w:rsidRPr="00FD4A4B" w:rsidRDefault="00E67C26" w:rsidP="00E67C26">
      <w:pPr>
        <w:pStyle w:val="B1"/>
      </w:pPr>
      <w:r>
        <w:t>4.</w:t>
      </w:r>
      <w:r>
        <w:tab/>
        <w:t>Validation that there are no services or protocols running on the Network Product that are insecure.</w:t>
      </w:r>
    </w:p>
    <w:p w14:paraId="467A5A01" w14:textId="44771C15" w:rsidR="00AD2690" w:rsidRPr="002744D9" w:rsidRDefault="00E67C26" w:rsidP="00AD2690">
      <w:pPr>
        <w:pStyle w:val="B1"/>
      </w:pPr>
      <w:r w:rsidRPr="00E67C26">
        <w:t>5</w:t>
      </w:r>
      <w:r w:rsidR="00AD2690" w:rsidRPr="002744D9">
        <w:t>.</w:t>
      </w:r>
      <w:r w:rsidR="00AD2690" w:rsidRPr="002744D9">
        <w:tab/>
        <w:t>The tester shall reboot the network product and re-execute execution steps 2 and 3 without further configuration.</w:t>
      </w:r>
    </w:p>
    <w:p w14:paraId="5EDBA05E" w14:textId="77777777" w:rsidR="00F62C9E" w:rsidRPr="00C66697" w:rsidRDefault="00F62C9E" w:rsidP="00C66697">
      <w:pPr>
        <w:rPr>
          <w:b/>
          <w:bCs/>
          <w:lang w:eastAsia="zh-CN"/>
        </w:rPr>
      </w:pPr>
      <w:r w:rsidRPr="00C66697">
        <w:rPr>
          <w:b/>
          <w:bCs/>
          <w:lang w:eastAsia="zh-CN"/>
        </w:rPr>
        <w:t>Expected Results:</w:t>
      </w:r>
    </w:p>
    <w:p w14:paraId="2AA42558" w14:textId="77777777" w:rsidR="00F62C9E" w:rsidRPr="00FD4A4B" w:rsidRDefault="00F62C9E" w:rsidP="00C66697">
      <w:pPr>
        <w:rPr>
          <w:lang w:eastAsia="ja-JP"/>
        </w:rPr>
      </w:pPr>
      <w:r w:rsidRPr="00FD4A4B">
        <w:rPr>
          <w:lang w:eastAsia="zh-CN"/>
        </w:rPr>
        <w:t>The report will contain</w:t>
      </w:r>
      <w:r w:rsidRPr="00FD4A4B">
        <w:rPr>
          <w:rFonts w:hint="eastAsia"/>
          <w:lang w:eastAsia="ja-JP"/>
        </w:rPr>
        <w:t>:</w:t>
      </w:r>
      <w:r w:rsidRPr="00FD4A4B">
        <w:rPr>
          <w:lang w:eastAsia="zh-CN"/>
        </w:rPr>
        <w:t xml:space="preserve"> </w:t>
      </w:r>
    </w:p>
    <w:p w14:paraId="763969B9" w14:textId="77777777" w:rsidR="00F62C9E" w:rsidRPr="00FD4A4B" w:rsidRDefault="00F62C9E" w:rsidP="009D1E7D">
      <w:pPr>
        <w:pStyle w:val="B1"/>
        <w:rPr>
          <w:lang w:eastAsia="ja-JP"/>
        </w:rPr>
      </w:pPr>
      <w:r w:rsidRPr="00FD4A4B">
        <w:rPr>
          <w:lang w:eastAsia="ja-JP"/>
        </w:rPr>
        <w:t>-</w:t>
      </w:r>
      <w:r w:rsidRPr="00FD4A4B">
        <w:rPr>
          <w:lang w:eastAsia="ja-JP"/>
        </w:rPr>
        <w:tab/>
      </w:r>
      <w:r w:rsidRPr="00FD4A4B">
        <w:rPr>
          <w:rFonts w:hint="eastAsia"/>
          <w:lang w:eastAsia="ja-JP"/>
        </w:rPr>
        <w:t>T</w:t>
      </w:r>
      <w:r w:rsidRPr="00FD4A4B">
        <w:rPr>
          <w:lang w:eastAsia="zh-CN"/>
        </w:rPr>
        <w:t xml:space="preserve">he names and version of the tool(s) used. </w:t>
      </w:r>
    </w:p>
    <w:p w14:paraId="1399C65C" w14:textId="77777777" w:rsidR="00F62C9E" w:rsidRPr="00FD4A4B" w:rsidRDefault="00F62C9E" w:rsidP="009D1E7D">
      <w:pPr>
        <w:pStyle w:val="B1"/>
        <w:rPr>
          <w:lang w:eastAsia="zh-CN"/>
        </w:rPr>
      </w:pPr>
      <w:r w:rsidRPr="00FD4A4B">
        <w:rPr>
          <w:lang w:eastAsia="ja-JP"/>
        </w:rPr>
        <w:t>-</w:t>
      </w:r>
      <w:r w:rsidRPr="00FD4A4B">
        <w:rPr>
          <w:lang w:eastAsia="ja-JP"/>
        </w:rPr>
        <w:tab/>
      </w:r>
      <w:r w:rsidRPr="00FD4A4B">
        <w:rPr>
          <w:rFonts w:hint="eastAsia"/>
          <w:lang w:eastAsia="ja-JP"/>
        </w:rPr>
        <w:t>I</w:t>
      </w:r>
      <w:r w:rsidRPr="00FD4A4B">
        <w:rPr>
          <w:lang w:eastAsia="zh-CN"/>
        </w:rPr>
        <w:t xml:space="preserve">nformation of all the protocol handlers and services running in the </w:t>
      </w:r>
      <w:r w:rsidRPr="00FD4A4B">
        <w:rPr>
          <w:rFonts w:hint="eastAsia"/>
          <w:lang w:eastAsia="ja-JP"/>
        </w:rPr>
        <w:t>network product</w:t>
      </w:r>
      <w:r w:rsidR="0037690A" w:rsidRPr="00FD4A4B">
        <w:rPr>
          <w:lang w:eastAsia="ja-JP"/>
        </w:rPr>
        <w:t>.</w:t>
      </w:r>
      <w:r w:rsidRPr="00FD4A4B">
        <w:rPr>
          <w:lang w:eastAsia="zh-CN"/>
        </w:rPr>
        <w:t xml:space="preserve"> </w:t>
      </w:r>
    </w:p>
    <w:p w14:paraId="0D5B7D7C" w14:textId="77777777" w:rsidR="00F62C9E" w:rsidRPr="00FD4A4B" w:rsidRDefault="00F62C9E" w:rsidP="00C66697">
      <w:pPr>
        <w:rPr>
          <w:lang w:eastAsia="ja-JP"/>
        </w:rPr>
      </w:pPr>
      <w:r w:rsidRPr="00FD4A4B">
        <w:rPr>
          <w:rFonts w:hint="eastAsia"/>
          <w:lang w:eastAsia="ja-JP"/>
        </w:rPr>
        <w:t>Result will show:</w:t>
      </w:r>
    </w:p>
    <w:p w14:paraId="09E9AB28" w14:textId="77777777" w:rsidR="00F62C9E" w:rsidRPr="00FD4A4B" w:rsidRDefault="00F62C9E" w:rsidP="009D1E7D">
      <w:pPr>
        <w:pStyle w:val="B1"/>
        <w:rPr>
          <w:b/>
          <w:lang w:eastAsia="ja-JP"/>
        </w:rPr>
      </w:pPr>
      <w:r w:rsidRPr="00FD4A4B">
        <w:rPr>
          <w:lang w:eastAsia="zh-CN"/>
        </w:rPr>
        <w:t>-</w:t>
      </w:r>
      <w:r w:rsidRPr="00FD4A4B">
        <w:rPr>
          <w:lang w:eastAsia="zh-CN"/>
        </w:rPr>
        <w:tab/>
        <w:t xml:space="preserve">There are no unnecessary services running in the </w:t>
      </w:r>
      <w:r w:rsidRPr="00FD4A4B">
        <w:rPr>
          <w:rFonts w:hint="eastAsia"/>
          <w:lang w:eastAsia="ja-JP"/>
        </w:rPr>
        <w:t>network product</w:t>
      </w:r>
      <w:r w:rsidRPr="00FD4A4B">
        <w:rPr>
          <w:lang w:eastAsia="zh-CN"/>
        </w:rPr>
        <w:t xml:space="preserve"> except for the ones which are necessary for its operation.</w:t>
      </w:r>
      <w:r w:rsidRPr="00FD4A4B">
        <w:rPr>
          <w:b/>
          <w:lang w:eastAsia="zh-CN"/>
        </w:rPr>
        <w:t xml:space="preserve"> </w:t>
      </w:r>
    </w:p>
    <w:p w14:paraId="6457DE58" w14:textId="77777777" w:rsidR="00F62C9E" w:rsidRPr="00FD4A4B" w:rsidRDefault="00F62C9E" w:rsidP="009D1E7D">
      <w:pPr>
        <w:pStyle w:val="B1"/>
        <w:rPr>
          <w:lang w:eastAsia="zh-CN"/>
        </w:rPr>
      </w:pPr>
      <w:r w:rsidRPr="00FD4A4B">
        <w:rPr>
          <w:lang w:eastAsia="zh-CN"/>
        </w:rPr>
        <w:t>-</w:t>
      </w:r>
      <w:r w:rsidRPr="00FD4A4B">
        <w:rPr>
          <w:lang w:eastAsia="zh-CN"/>
        </w:rPr>
        <w:tab/>
        <w:t xml:space="preserve">Any undocumented services running on the </w:t>
      </w:r>
      <w:r w:rsidRPr="00FD4A4B">
        <w:rPr>
          <w:rFonts w:hint="eastAsia"/>
          <w:lang w:eastAsia="ja-JP"/>
        </w:rPr>
        <w:t>network product</w:t>
      </w:r>
      <w:r w:rsidRPr="00FD4A4B">
        <w:rPr>
          <w:lang w:eastAsia="zh-CN"/>
        </w:rPr>
        <w:t xml:space="preserve"> should be highlighted and brought out in the report.</w:t>
      </w:r>
    </w:p>
    <w:p w14:paraId="19F9B462" w14:textId="77777777" w:rsidR="00AD2690" w:rsidRPr="004776C3" w:rsidRDefault="00AD2690" w:rsidP="00AD2690">
      <w:pPr>
        <w:pStyle w:val="B1"/>
        <w:rPr>
          <w:lang w:eastAsia="zh-CN"/>
        </w:rPr>
      </w:pPr>
      <w:r w:rsidRPr="00CE16F1">
        <w:rPr>
          <w:lang w:eastAsia="zh-CN"/>
        </w:rPr>
        <w:t>-</w:t>
      </w:r>
      <w:r w:rsidRPr="00CE16F1">
        <w:rPr>
          <w:lang w:eastAsia="zh-CN"/>
        </w:rPr>
        <w:tab/>
      </w:r>
      <w:r>
        <w:rPr>
          <w:lang w:eastAsia="zh-CN"/>
        </w:rPr>
        <w:t xml:space="preserve">The </w:t>
      </w:r>
      <w:r w:rsidRPr="00907F75">
        <w:rPr>
          <w:lang w:eastAsia="zh-CN"/>
        </w:rPr>
        <w:t xml:space="preserve">network product </w:t>
      </w:r>
      <w:r>
        <w:rPr>
          <w:lang w:eastAsia="zh-CN"/>
        </w:rPr>
        <w:t>behaves the same after</w:t>
      </w:r>
      <w:r w:rsidRPr="002744D9">
        <w:rPr>
          <w:lang w:eastAsia="zh-CN"/>
        </w:rPr>
        <w:t xml:space="preserve"> reboot</w:t>
      </w:r>
      <w:r>
        <w:rPr>
          <w:lang w:eastAsia="zh-CN"/>
        </w:rPr>
        <w:t xml:space="preserve"> as before.</w:t>
      </w:r>
    </w:p>
    <w:p w14:paraId="1B89C1FC" w14:textId="77777777" w:rsidR="00F62C9E" w:rsidRPr="00C66697" w:rsidRDefault="00F62C9E" w:rsidP="00C66697">
      <w:pPr>
        <w:rPr>
          <w:b/>
          <w:bCs/>
          <w:lang w:eastAsia="zh-CN"/>
        </w:rPr>
      </w:pPr>
      <w:r w:rsidRPr="00C66697">
        <w:rPr>
          <w:b/>
          <w:bCs/>
          <w:lang w:eastAsia="zh-CN"/>
        </w:rPr>
        <w:t>Expected format of evidence:</w:t>
      </w:r>
    </w:p>
    <w:p w14:paraId="0EE3A4BC" w14:textId="77777777" w:rsidR="00F62C9E" w:rsidRPr="00FD4A4B" w:rsidRDefault="00F62C9E" w:rsidP="009D1E7D">
      <w:pPr>
        <w:pStyle w:val="B1"/>
      </w:pPr>
      <w:r w:rsidRPr="00FD4A4B">
        <w:t>-</w:t>
      </w:r>
      <w:r w:rsidRPr="00FD4A4B">
        <w:tab/>
        <w:t>The used tool(s) name and version</w:t>
      </w:r>
      <w:r w:rsidR="00614893" w:rsidRPr="00FD4A4B">
        <w:t xml:space="preserve"> </w:t>
      </w:r>
      <w:r w:rsidRPr="00FD4A4B">
        <w:t>information</w:t>
      </w:r>
      <w:r w:rsidR="0072561F">
        <w:t>;</w:t>
      </w:r>
    </w:p>
    <w:p w14:paraId="4E337F03" w14:textId="77777777" w:rsidR="00F62C9E" w:rsidRPr="00FD4A4B" w:rsidRDefault="00F62C9E" w:rsidP="009D1E7D">
      <w:pPr>
        <w:pStyle w:val="B1"/>
      </w:pPr>
      <w:r w:rsidRPr="00FD4A4B">
        <w:t>-</w:t>
      </w:r>
      <w:r w:rsidRPr="00FD4A4B">
        <w:tab/>
        <w:t>Settings and configurations</w:t>
      </w:r>
      <w:r w:rsidR="0072561F" w:rsidRPr="0072561F">
        <w:t>, and commands</w:t>
      </w:r>
      <w:r w:rsidRPr="00FD4A4B">
        <w:t xml:space="preserve"> used</w:t>
      </w:r>
      <w:r w:rsidR="0072561F" w:rsidRPr="0072561F">
        <w:t xml:space="preserve"> (if applicable)</w:t>
      </w:r>
      <w:r w:rsidR="0072561F">
        <w:t>;</w:t>
      </w:r>
      <w:r w:rsidRPr="00FD4A4B">
        <w:t xml:space="preserve"> </w:t>
      </w:r>
    </w:p>
    <w:p w14:paraId="289C7134" w14:textId="77777777" w:rsidR="00F62C9E" w:rsidRPr="00FD4A4B" w:rsidRDefault="00F62C9E" w:rsidP="009D1E7D">
      <w:pPr>
        <w:pStyle w:val="B1"/>
      </w:pPr>
      <w:r w:rsidRPr="00FD4A4B">
        <w:t>-</w:t>
      </w:r>
      <w:r w:rsidRPr="00FD4A4B">
        <w:tab/>
      </w:r>
      <w:r w:rsidR="000F4EDE">
        <w:t>T</w:t>
      </w:r>
      <w:r w:rsidR="000F4EDE" w:rsidRPr="00FD4A4B">
        <w:t xml:space="preserve">he </w:t>
      </w:r>
      <w:r w:rsidRPr="00FD4A4B">
        <w:t>output pertaining to the test case performed and</w:t>
      </w:r>
    </w:p>
    <w:p w14:paraId="14AFACF0" w14:textId="77777777" w:rsidR="00F62C9E" w:rsidRPr="00FD4A4B" w:rsidRDefault="00F62C9E" w:rsidP="00D139CE">
      <w:pPr>
        <w:pStyle w:val="B1"/>
      </w:pPr>
      <w:r w:rsidRPr="00FD4A4B">
        <w:t>-</w:t>
      </w:r>
      <w:r w:rsidRPr="00FD4A4B">
        <w:tab/>
      </w:r>
      <w:r w:rsidR="000F4EDE">
        <w:t>T</w:t>
      </w:r>
      <w:r w:rsidR="000F4EDE" w:rsidRPr="00FD4A4B">
        <w:t xml:space="preserve">he </w:t>
      </w:r>
      <w:r w:rsidRPr="00FD4A4B">
        <w:t>test results i.e. services exis</w:t>
      </w:r>
      <w:r w:rsidR="0037690A" w:rsidRPr="00FD4A4B">
        <w:t xml:space="preserve">ting or not existing in the </w:t>
      </w:r>
      <w:r w:rsidR="00BC320C" w:rsidRPr="00BC320C">
        <w:t>Network Product</w:t>
      </w:r>
      <w:r w:rsidR="0072561F">
        <w:t>.</w:t>
      </w:r>
    </w:p>
    <w:p w14:paraId="328A2CE2" w14:textId="77777777" w:rsidR="00EE47D9" w:rsidRPr="00FD4A4B" w:rsidRDefault="000E530A" w:rsidP="002764D2">
      <w:pPr>
        <w:pStyle w:val="Heading4"/>
      </w:pPr>
      <w:bookmarkStart w:id="384" w:name="_CR4_3_2_2"/>
      <w:bookmarkStart w:id="385" w:name="_Toc19542421"/>
      <w:bookmarkStart w:id="386" w:name="_Toc35348423"/>
      <w:bookmarkStart w:id="387" w:name="_Toc224925009"/>
      <w:bookmarkEnd w:id="384"/>
      <w:r w:rsidRPr="00907F75">
        <w:t>4</w:t>
      </w:r>
      <w:r w:rsidR="00EE47D9" w:rsidRPr="00FD4A4B">
        <w:t>.3.2.2</w:t>
      </w:r>
      <w:r w:rsidR="00EE47D9" w:rsidRPr="00FD4A4B">
        <w:tab/>
        <w:t>Restricted reachability of services</w:t>
      </w:r>
      <w:bookmarkEnd w:id="385"/>
      <w:bookmarkEnd w:id="386"/>
      <w:bookmarkEnd w:id="387"/>
    </w:p>
    <w:p w14:paraId="79E8AEB1" w14:textId="77777777" w:rsidR="00EE47D9" w:rsidRPr="00FD4A4B" w:rsidRDefault="00EE47D9" w:rsidP="00EE47D9">
      <w:pPr>
        <w:rPr>
          <w:lang w:eastAsia="ja-JP"/>
        </w:rPr>
      </w:pPr>
      <w:r w:rsidRPr="00FD4A4B">
        <w:rPr>
          <w:i/>
          <w:lang w:eastAsia="ja-JP"/>
        </w:rPr>
        <w:t>Requirement Name</w:t>
      </w:r>
      <w:r w:rsidRPr="00FD4A4B">
        <w:rPr>
          <w:lang w:eastAsia="ja-JP"/>
        </w:rPr>
        <w:t xml:space="preserve">: </w:t>
      </w:r>
      <w:r w:rsidR="0023587C" w:rsidRPr="0023587C">
        <w:rPr>
          <w:lang w:eastAsia="ja-JP"/>
        </w:rPr>
        <w:t>Restricted</w:t>
      </w:r>
      <w:r w:rsidRPr="00FD4A4B">
        <w:rPr>
          <w:lang w:eastAsia="ja-JP"/>
        </w:rPr>
        <w:t xml:space="preserve"> reachability of services</w:t>
      </w:r>
    </w:p>
    <w:p w14:paraId="6E82BF46" w14:textId="77777777" w:rsidR="00BC320C" w:rsidRDefault="00BC320C" w:rsidP="00EE47D9">
      <w:pPr>
        <w:rPr>
          <w:i/>
          <w:lang w:eastAsia="ja-JP"/>
        </w:rPr>
      </w:pPr>
      <w:r w:rsidRPr="00BC320C">
        <w:rPr>
          <w:i/>
          <w:lang w:eastAsia="ja-JP"/>
        </w:rPr>
        <w:t xml:space="preserve">Requirement Reference: </w:t>
      </w:r>
      <w:r w:rsidRPr="00BC320C">
        <w:rPr>
          <w:iCs/>
          <w:lang w:eastAsia="ja-JP"/>
        </w:rPr>
        <w:t>In accordance with industry best practice</w:t>
      </w:r>
    </w:p>
    <w:p w14:paraId="28F0CDC0" w14:textId="77777777" w:rsidR="00EE47D9" w:rsidRPr="00FD4A4B" w:rsidRDefault="00EE47D9" w:rsidP="00EE47D9">
      <w:pPr>
        <w:rPr>
          <w:lang w:eastAsia="ja-JP"/>
        </w:rPr>
      </w:pPr>
      <w:r w:rsidRPr="00FD4A4B">
        <w:rPr>
          <w:i/>
          <w:lang w:eastAsia="ja-JP"/>
        </w:rPr>
        <w:t>Requirement Description</w:t>
      </w:r>
      <w:r w:rsidRPr="00FD4A4B">
        <w:rPr>
          <w:lang w:eastAsia="ja-JP"/>
        </w:rPr>
        <w:t xml:space="preserve">: </w:t>
      </w:r>
    </w:p>
    <w:p w14:paraId="39121930" w14:textId="77777777" w:rsidR="00EE47D9" w:rsidRPr="00FD4A4B" w:rsidRDefault="00EE47D9" w:rsidP="00EE47D9">
      <w:pPr>
        <w:rPr>
          <w:lang w:eastAsia="ja-JP"/>
        </w:rPr>
      </w:pPr>
      <w:r w:rsidRPr="00FD4A4B">
        <w:rPr>
          <w:lang w:eastAsia="ja-JP"/>
        </w:rPr>
        <w:t xml:space="preserve">The </w:t>
      </w:r>
      <w:r w:rsidR="00BE17E7" w:rsidRPr="00FD4A4B">
        <w:rPr>
          <w:lang w:eastAsia="ja-JP"/>
        </w:rPr>
        <w:t xml:space="preserve">network product </w:t>
      </w:r>
      <w:r w:rsidRPr="00FD4A4B">
        <w:rPr>
          <w:lang w:eastAsia="ja-JP"/>
        </w:rPr>
        <w:t>shall restrict the reachability of services so that they can only be reached on interfaces where their usage is required. On interfaces w</w:t>
      </w:r>
      <w:r w:rsidR="007855C3">
        <w:rPr>
          <w:lang w:eastAsia="ja-JP"/>
        </w:rPr>
        <w:t>h</w:t>
      </w:r>
      <w:r w:rsidRPr="00FD4A4B">
        <w:rPr>
          <w:lang w:eastAsia="ja-JP"/>
        </w:rPr>
        <w:t>ere services are active,</w:t>
      </w:r>
      <w:r w:rsidR="00E8520F" w:rsidRPr="00FD4A4B">
        <w:rPr>
          <w:lang w:eastAsia="ja-JP"/>
        </w:rPr>
        <w:t xml:space="preserve"> </w:t>
      </w:r>
      <w:r w:rsidRPr="00FD4A4B">
        <w:rPr>
          <w:lang w:eastAsia="ja-JP"/>
        </w:rPr>
        <w:t xml:space="preserve">the reachability should be limited to legitimate communication peers. This limitation shall be realized on the </w:t>
      </w:r>
      <w:r w:rsidR="00BE17E7" w:rsidRPr="00FD4A4B">
        <w:rPr>
          <w:lang w:eastAsia="ja-JP"/>
        </w:rPr>
        <w:t xml:space="preserve">network product </w:t>
      </w:r>
      <w:r w:rsidRPr="00FD4A4B">
        <w:rPr>
          <w:lang w:eastAsia="ja-JP"/>
        </w:rPr>
        <w:t xml:space="preserve">itself (without measures (e.g. firewall) at network side) according to </w:t>
      </w:r>
      <w:r w:rsidR="00BE17E7" w:rsidRPr="00FD4A4B">
        <w:rPr>
          <w:lang w:eastAsia="ja-JP"/>
        </w:rPr>
        <w:t xml:space="preserve">the requirement detailed in clause </w:t>
      </w:r>
      <w:r w:rsidR="00902227">
        <w:rPr>
          <w:lang w:eastAsia="ja-JP"/>
        </w:rPr>
        <w:t>4</w:t>
      </w:r>
      <w:r w:rsidR="00902227" w:rsidRPr="00F053CF">
        <w:rPr>
          <w:lang w:eastAsia="ja-JP"/>
        </w:rPr>
        <w:t>.2.6.2.1</w:t>
      </w:r>
      <w:r w:rsidR="00BE17E7" w:rsidRPr="00FD4A4B">
        <w:rPr>
          <w:lang w:eastAsia="ja-JP"/>
        </w:rPr>
        <w:t xml:space="preserve"> Packet Filtering.</w:t>
      </w:r>
    </w:p>
    <w:p w14:paraId="065D297F" w14:textId="77777777" w:rsidR="00EE47D9" w:rsidRPr="00FD4A4B" w:rsidRDefault="00EE47D9" w:rsidP="00153AE5">
      <w:pPr>
        <w:pStyle w:val="EX"/>
        <w:rPr>
          <w:lang w:eastAsia="ja-JP"/>
        </w:rPr>
      </w:pPr>
      <w:r w:rsidRPr="00FD4A4B">
        <w:rPr>
          <w:caps/>
          <w:lang w:eastAsia="ja-JP"/>
        </w:rPr>
        <w:t>Example</w:t>
      </w:r>
      <w:r w:rsidRPr="00FD4A4B">
        <w:rPr>
          <w:lang w:eastAsia="ja-JP"/>
        </w:rPr>
        <w:t>:</w:t>
      </w:r>
      <w:r w:rsidR="002764D2" w:rsidRPr="00FD4A4B">
        <w:rPr>
          <w:lang w:eastAsia="ja-JP"/>
        </w:rPr>
        <w:tab/>
      </w:r>
      <w:r w:rsidRPr="00FD4A4B">
        <w:rPr>
          <w:lang w:eastAsia="ja-JP"/>
        </w:rPr>
        <w:t>Administrative services (</w:t>
      </w:r>
      <w:r w:rsidR="0057309E" w:rsidRPr="00FD4A4B">
        <w:rPr>
          <w:lang w:eastAsia="ja-JP"/>
        </w:rPr>
        <w:t>e.g.</w:t>
      </w:r>
      <w:r w:rsidRPr="00FD4A4B">
        <w:rPr>
          <w:lang w:eastAsia="ja-JP"/>
        </w:rPr>
        <w:t xml:space="preserve"> SSH, HTTPS, RDP) shall be restricted to interfaces in the management network to support separation of management traffic from user traffic. </w:t>
      </w:r>
    </w:p>
    <w:p w14:paraId="3F0DA58F" w14:textId="77777777" w:rsidR="009E2154" w:rsidRDefault="009E2154" w:rsidP="00EE47D9">
      <w:pPr>
        <w:rPr>
          <w:i/>
          <w:lang w:eastAsia="ja-JP"/>
        </w:rPr>
      </w:pPr>
      <w:r>
        <w:rPr>
          <w:i/>
          <w:lang w:eastAsia="ja-JP"/>
        </w:rPr>
        <w:t>Threat References</w:t>
      </w:r>
      <w:r>
        <w:rPr>
          <w:iCs/>
          <w:lang w:eastAsia="ja-JP"/>
        </w:rPr>
        <w:t xml:space="preserve">: </w:t>
      </w:r>
      <w:r>
        <w:rPr>
          <w:lang w:eastAsia="ja-JP"/>
        </w:rPr>
        <w:t>TR 33.926</w:t>
      </w:r>
      <w:r>
        <w:rPr>
          <w:rFonts w:ascii="Tele-GroteskNor" w:eastAsia="SimSun" w:hAnsi="Tele-GroteskNor" w:cs="Tele-GroteskNor" w:hint="eastAsia"/>
          <w:color w:val="000000"/>
          <w:lang w:val="en-US" w:eastAsia="zh-CN"/>
        </w:rPr>
        <w:t xml:space="preserve"> [4]</w:t>
      </w:r>
      <w:r w:rsidR="003A30E9" w:rsidRPr="003A30E9">
        <w:rPr>
          <w:rFonts w:ascii="Tele-GroteskNor" w:eastAsia="SimSun" w:hAnsi="Tele-GroteskNor" w:cs="Tele-GroteskNor"/>
          <w:color w:val="000000"/>
          <w:lang w:val="en-US" w:eastAsia="zh-CN"/>
        </w:rPr>
        <w:t>, clause 5.3.7.3, Insecure Network Services</w:t>
      </w:r>
    </w:p>
    <w:p w14:paraId="0995302D" w14:textId="77777777" w:rsidR="00EE47D9" w:rsidRPr="00FD4A4B" w:rsidRDefault="00EE47D9" w:rsidP="00EE47D9">
      <w:pPr>
        <w:rPr>
          <w:lang w:eastAsia="ja-JP"/>
        </w:rPr>
      </w:pPr>
      <w:r w:rsidRPr="00FD4A4B">
        <w:rPr>
          <w:i/>
          <w:lang w:eastAsia="ja-JP"/>
        </w:rPr>
        <w:t>Test Case</w:t>
      </w:r>
      <w:r w:rsidRPr="00FD4A4B">
        <w:rPr>
          <w:lang w:eastAsia="ja-JP"/>
        </w:rPr>
        <w:t xml:space="preserve">: </w:t>
      </w:r>
    </w:p>
    <w:p w14:paraId="3B65DDED" w14:textId="77777777" w:rsidR="00AB4A99" w:rsidRPr="00FD4A4B" w:rsidRDefault="00AB4A99" w:rsidP="00DC3C3E">
      <w:pPr>
        <w:keepNext/>
        <w:keepLines/>
        <w:spacing w:before="180"/>
        <w:rPr>
          <w:b/>
          <w:lang w:eastAsia="zh-CN"/>
        </w:rPr>
      </w:pPr>
      <w:r w:rsidRPr="00FD4A4B">
        <w:rPr>
          <w:b/>
          <w:lang w:eastAsia="zh-CN"/>
        </w:rPr>
        <w:t>Test Name</w:t>
      </w:r>
      <w:r w:rsidRPr="00FD4A4B">
        <w:rPr>
          <w:i/>
          <w:lang w:eastAsia="zh-CN"/>
        </w:rPr>
        <w:t xml:space="preserve">: </w:t>
      </w:r>
      <w:r w:rsidRPr="00FD4A4B">
        <w:rPr>
          <w:lang w:eastAsia="zh-CN"/>
        </w:rPr>
        <w:t>TC_RESTRICTED_</w:t>
      </w:r>
      <w:r w:rsidR="00872E8B" w:rsidRPr="00872E8B">
        <w:rPr>
          <w:lang w:eastAsia="zh-CN"/>
        </w:rPr>
        <w:t>REACHABILITY</w:t>
      </w:r>
      <w:r w:rsidRPr="00FD4A4B">
        <w:rPr>
          <w:lang w:eastAsia="zh-CN"/>
        </w:rPr>
        <w:t>_OF_SERVICES</w:t>
      </w:r>
    </w:p>
    <w:p w14:paraId="4DFFB40C" w14:textId="77777777" w:rsidR="00AB4A99" w:rsidRPr="007855C3" w:rsidRDefault="00AB4A99" w:rsidP="007855C3">
      <w:pPr>
        <w:rPr>
          <w:b/>
          <w:bCs/>
          <w:lang w:eastAsia="zh-CN"/>
        </w:rPr>
      </w:pPr>
      <w:r w:rsidRPr="007855C3">
        <w:rPr>
          <w:b/>
          <w:bCs/>
          <w:lang w:eastAsia="zh-CN"/>
        </w:rPr>
        <w:t>Purpose:</w:t>
      </w:r>
    </w:p>
    <w:p w14:paraId="65AB203A" w14:textId="77777777" w:rsidR="00AB4A99" w:rsidRPr="00FD4A4B" w:rsidRDefault="00AB4A99" w:rsidP="00AB4A99">
      <w:pPr>
        <w:jc w:val="both"/>
      </w:pPr>
      <w:r w:rsidRPr="00FD4A4B">
        <w:t xml:space="preserve">To verify that it is possible to bind the services only to the interfaces from which they are expected to be reachable. </w:t>
      </w:r>
    </w:p>
    <w:p w14:paraId="7100322D" w14:textId="77777777" w:rsidR="00AB4A99" w:rsidRPr="00FD4A4B" w:rsidRDefault="00AB4A99" w:rsidP="00D139CE">
      <w:pPr>
        <w:pStyle w:val="NO"/>
      </w:pPr>
      <w:r w:rsidRPr="00FD4A4B">
        <w:rPr>
          <w:caps/>
        </w:rPr>
        <w:t>Note</w:t>
      </w:r>
      <w:r w:rsidRPr="00FD4A4B">
        <w:t xml:space="preserve">: </w:t>
      </w:r>
      <w:r w:rsidR="00D139CE" w:rsidRPr="00FD4A4B">
        <w:tab/>
      </w:r>
      <w:r w:rsidRPr="00FD4A4B">
        <w:t xml:space="preserve">The test case developed for the requirement </w:t>
      </w:r>
      <w:r w:rsidR="00D139CE" w:rsidRPr="00FD4A4B">
        <w:t>"</w:t>
      </w:r>
      <w:r w:rsidR="00902227">
        <w:t xml:space="preserve"> 4</w:t>
      </w:r>
      <w:r w:rsidR="00902227" w:rsidRPr="00160671">
        <w:t>.2.6.2.1</w:t>
      </w:r>
      <w:r w:rsidRPr="00FD4A4B">
        <w:t xml:space="preserve"> Packet Filtering</w:t>
      </w:r>
      <w:r w:rsidR="00D139CE" w:rsidRPr="00FD4A4B">
        <w:t>"</w:t>
      </w:r>
      <w:r w:rsidRPr="00FD4A4B">
        <w:t xml:space="preserve"> implicitly verifies that the network product permits to limit the reachability of the services only to legitimate communication peers, </w:t>
      </w:r>
    </w:p>
    <w:p w14:paraId="2F91D1C6" w14:textId="287D3C1B" w:rsidR="00AB4A99" w:rsidRPr="007855C3" w:rsidRDefault="00AB4A99" w:rsidP="007855C3">
      <w:pPr>
        <w:rPr>
          <w:b/>
          <w:bCs/>
          <w:lang w:eastAsia="zh-CN"/>
        </w:rPr>
      </w:pPr>
    </w:p>
    <w:p w14:paraId="0829624A" w14:textId="77777777" w:rsidR="00AB4A99" w:rsidRPr="00FD4A4B" w:rsidRDefault="00AB4A99" w:rsidP="007855C3">
      <w:pPr>
        <w:rPr>
          <w:lang w:eastAsia="zh-CN"/>
        </w:rPr>
      </w:pPr>
      <w:r w:rsidRPr="007855C3">
        <w:rPr>
          <w:b/>
          <w:bCs/>
          <w:lang w:eastAsia="zh-CN"/>
        </w:rPr>
        <w:t>Pre-Conditions:</w:t>
      </w:r>
    </w:p>
    <w:p w14:paraId="36AC5DB1" w14:textId="77777777" w:rsidR="00AB4A99" w:rsidRPr="00FD4A4B" w:rsidRDefault="00AB4A99" w:rsidP="009D1E7D">
      <w:pPr>
        <w:pStyle w:val="B1"/>
      </w:pPr>
      <w:r w:rsidRPr="00FD4A4B">
        <w:t>-</w:t>
      </w:r>
      <w:r w:rsidRPr="00FD4A4B">
        <w:tab/>
        <w:t xml:space="preserve">The vendor shall declare, in the documentation accompanying the network product if the network product supports the capability to restrict services reachability to only the nodes authorized to access them. In </w:t>
      </w:r>
      <w:r w:rsidR="00D91717" w:rsidRPr="00747EEA">
        <w:rPr>
          <w:lang w:val="en-US"/>
        </w:rPr>
        <w:t xml:space="preserve">this </w:t>
      </w:r>
      <w:r w:rsidRPr="00FD4A4B">
        <w:t>case, the vendor shall detail how this capability can be configured.</w:t>
      </w:r>
    </w:p>
    <w:p w14:paraId="0D931A9B" w14:textId="77777777" w:rsidR="00AB4A99" w:rsidRPr="00FD4A4B" w:rsidRDefault="00AB4A99" w:rsidP="009D1E7D">
      <w:pPr>
        <w:pStyle w:val="B1"/>
      </w:pPr>
      <w:r w:rsidRPr="00FD4A4B">
        <w:t>-</w:t>
      </w:r>
      <w:r w:rsidRPr="00FD4A4B">
        <w:tab/>
        <w:t>A list of all required network protocols and services containing at least the following information shall be included in the documentation accompanying the Network Product:</w:t>
      </w:r>
    </w:p>
    <w:p w14:paraId="5F7074D6" w14:textId="77777777" w:rsidR="00AB4A99" w:rsidRPr="00FD4A4B" w:rsidRDefault="00AB4A99" w:rsidP="007855C3">
      <w:pPr>
        <w:pStyle w:val="B2"/>
      </w:pPr>
      <w:r w:rsidRPr="00FD4A4B">
        <w:t>-</w:t>
      </w:r>
      <w:r w:rsidRPr="00FD4A4B">
        <w:tab/>
        <w:t xml:space="preserve">protocol handlers and services needed for </w:t>
      </w:r>
      <w:r w:rsidRPr="00FD4A4B">
        <w:rPr>
          <w:lang w:eastAsia="ja-JP"/>
        </w:rPr>
        <w:t>the operation of network product</w:t>
      </w:r>
      <w:r w:rsidRPr="00FD4A4B">
        <w:t>;</w:t>
      </w:r>
    </w:p>
    <w:p w14:paraId="783F2F59" w14:textId="77777777" w:rsidR="00AB4A99" w:rsidRPr="00FD4A4B" w:rsidRDefault="00AB4A99" w:rsidP="007855C3">
      <w:pPr>
        <w:pStyle w:val="B2"/>
      </w:pPr>
      <w:r w:rsidRPr="00FD4A4B">
        <w:t>-</w:t>
      </w:r>
      <w:r w:rsidRPr="00FD4A4B">
        <w:tab/>
        <w:t>their open ports and associated services;</w:t>
      </w:r>
    </w:p>
    <w:p w14:paraId="2B0861F8" w14:textId="77777777" w:rsidR="00AB4A99" w:rsidRPr="00FD4A4B" w:rsidRDefault="00AB4A99" w:rsidP="007855C3">
      <w:pPr>
        <w:pStyle w:val="B2"/>
      </w:pPr>
      <w:r w:rsidRPr="00FD4A4B">
        <w:t>-</w:t>
      </w:r>
      <w:r w:rsidRPr="00FD4A4B">
        <w:tab/>
        <w:t>the configuration options;</w:t>
      </w:r>
    </w:p>
    <w:p w14:paraId="7BA32BA6" w14:textId="77777777" w:rsidR="00AB4A99" w:rsidRPr="00FD4A4B" w:rsidRDefault="00AB4A99" w:rsidP="007855C3">
      <w:pPr>
        <w:pStyle w:val="B2"/>
      </w:pPr>
      <w:r w:rsidRPr="00FD4A4B">
        <w:t>-</w:t>
      </w:r>
      <w:r w:rsidRPr="00FD4A4B">
        <w:tab/>
        <w:t>and a description of their purposes.</w:t>
      </w:r>
    </w:p>
    <w:p w14:paraId="3DCE873A" w14:textId="77777777" w:rsidR="00AB4A99" w:rsidRPr="00FD4A4B" w:rsidRDefault="00AB4A99" w:rsidP="009D1E7D">
      <w:pPr>
        <w:pStyle w:val="B1"/>
      </w:pPr>
      <w:r w:rsidRPr="00FD4A4B">
        <w:t>-</w:t>
      </w:r>
      <w:r w:rsidRPr="00FD4A4B">
        <w:tab/>
        <w:t>The network product is configured such that the required network protocols and services (as described in the network product documentation) are setup and each service is bound to an IP address</w:t>
      </w:r>
      <w:r w:rsidR="003822EF" w:rsidRPr="003822EF">
        <w:t xml:space="preserve"> and port</w:t>
      </w:r>
      <w:r w:rsidRPr="00FD4A4B">
        <w:t xml:space="preserve"> of a specific network interface (e.g. IP1 which is the ip address</w:t>
      </w:r>
      <w:r w:rsidR="003822EF" w:rsidRPr="003822EF">
        <w:t xml:space="preserve"> and port</w:t>
      </w:r>
      <w:r w:rsidRPr="00FD4A4B">
        <w:t xml:space="preserve"> of</w:t>
      </w:r>
      <w:r w:rsidR="00614893" w:rsidRPr="00FD4A4B">
        <w:t xml:space="preserve"> </w:t>
      </w:r>
      <w:r w:rsidRPr="00FD4A4B">
        <w:t xml:space="preserve">if1). Configuration may occur automatically during the </w:t>
      </w:r>
      <w:r w:rsidR="00B40D91" w:rsidRPr="00FD4A4B">
        <w:t>initialization</w:t>
      </w:r>
      <w:r w:rsidRPr="00FD4A4B">
        <w:t xml:space="preserve"> phase of the network product or manually as defined in the network product administration documentation.</w:t>
      </w:r>
    </w:p>
    <w:p w14:paraId="372682BB" w14:textId="77777777" w:rsidR="00AB4A99" w:rsidRPr="00FD4A4B" w:rsidRDefault="00AB4A99" w:rsidP="009D1E7D">
      <w:pPr>
        <w:pStyle w:val="B1"/>
      </w:pPr>
      <w:r w:rsidRPr="00FD4A4B">
        <w:t>-</w:t>
      </w:r>
      <w:r w:rsidRPr="00FD4A4B">
        <w:tab/>
        <w:t>The network product shall have at least two interfaces enabled, if1 and if2 respectively configured with IP Address IP1 and IP2</w:t>
      </w:r>
      <w:r w:rsidR="003822EF" w:rsidRPr="003822EF">
        <w:t xml:space="preserve"> and respective ports</w:t>
      </w:r>
      <w:r w:rsidR="0037690A" w:rsidRPr="00FD4A4B">
        <w:t>.</w:t>
      </w:r>
    </w:p>
    <w:p w14:paraId="5B71FE6C" w14:textId="77777777" w:rsidR="00AB4A99" w:rsidRPr="00FD4A4B" w:rsidRDefault="00AB4A99" w:rsidP="009D1E7D">
      <w:pPr>
        <w:pStyle w:val="B1"/>
      </w:pPr>
      <w:r w:rsidRPr="00FD4A4B">
        <w:t>-</w:t>
      </w:r>
      <w:r w:rsidRPr="00FD4A4B">
        <w:tab/>
        <w:t>The tester has administrative privileges</w:t>
      </w:r>
      <w:r w:rsidR="0037690A" w:rsidRPr="00FD4A4B">
        <w:t>.</w:t>
      </w:r>
    </w:p>
    <w:p w14:paraId="3F3A61CE" w14:textId="77777777" w:rsidR="00AB4A99" w:rsidRPr="00FD4A4B" w:rsidRDefault="00AB4A99" w:rsidP="009D1E7D">
      <w:pPr>
        <w:pStyle w:val="B1"/>
      </w:pPr>
      <w:r w:rsidRPr="00FD4A4B">
        <w:t>-</w:t>
      </w:r>
      <w:r w:rsidRPr="00FD4A4B">
        <w:tab/>
        <w:t xml:space="preserve">A tester machine equipped with a network port scanner tool is available. </w:t>
      </w:r>
    </w:p>
    <w:p w14:paraId="3DC6FD3E" w14:textId="77777777" w:rsidR="00872E8B" w:rsidRPr="007855C3" w:rsidRDefault="00AB4A99" w:rsidP="007855C3">
      <w:pPr>
        <w:rPr>
          <w:b/>
          <w:bCs/>
          <w:lang w:eastAsia="zh-CN"/>
        </w:rPr>
      </w:pPr>
      <w:r w:rsidRPr="007855C3">
        <w:rPr>
          <w:b/>
          <w:bCs/>
          <w:lang w:eastAsia="zh-CN"/>
        </w:rPr>
        <w:t>Execution Steps</w:t>
      </w:r>
    </w:p>
    <w:p w14:paraId="15EE1276" w14:textId="77777777" w:rsidR="00AB4A99" w:rsidRPr="00FD4A4B" w:rsidRDefault="00872E8B" w:rsidP="007855C3">
      <w:pPr>
        <w:rPr>
          <w:lang w:eastAsia="zh-CN"/>
        </w:rPr>
      </w:pPr>
      <w:r w:rsidRPr="007855C3">
        <w:rPr>
          <w:b/>
          <w:bCs/>
          <w:lang w:eastAsia="zh-CN"/>
        </w:rPr>
        <w:t>For every available interface if_n:</w:t>
      </w:r>
    </w:p>
    <w:p w14:paraId="6946F1A9" w14:textId="77777777" w:rsidR="00AB4A99" w:rsidRPr="00FD4A4B" w:rsidRDefault="00AB4A99" w:rsidP="009D1E7D">
      <w:pPr>
        <w:pStyle w:val="B1"/>
      </w:pPr>
      <w:r w:rsidRPr="00FD4A4B">
        <w:t>1.</w:t>
      </w:r>
      <w:r w:rsidRPr="00FD4A4B">
        <w:tab/>
        <w:t xml:space="preserve">The tester runs a network port scanner (e.g. nmap) </w:t>
      </w:r>
      <w:r w:rsidR="00872E8B" w:rsidRPr="00872E8B">
        <w:t>or uses local network interface information on if_n</w:t>
      </w:r>
      <w:r w:rsidRPr="00FD4A4B">
        <w:t xml:space="preserve"> and verifies that the configured services</w:t>
      </w:r>
      <w:r w:rsidR="00872E8B" w:rsidRPr="00872E8B">
        <w:t xml:space="preserve"> (according to the vendor documentation)</w:t>
      </w:r>
      <w:r w:rsidRPr="00FD4A4B">
        <w:t xml:space="preserve"> are open/reachable.</w:t>
      </w:r>
    </w:p>
    <w:p w14:paraId="61B1D475" w14:textId="77777777" w:rsidR="00AB4A99" w:rsidRDefault="00AB4A99" w:rsidP="00D139CE">
      <w:pPr>
        <w:pStyle w:val="B1"/>
      </w:pPr>
      <w:r w:rsidRPr="00FD4A4B">
        <w:t>2.</w:t>
      </w:r>
      <w:r w:rsidRPr="00FD4A4B">
        <w:tab/>
        <w:t xml:space="preserve">The tester runs a network port scanner (e.g. nmap) </w:t>
      </w:r>
      <w:r w:rsidR="00872E8B" w:rsidRPr="00872E8B">
        <w:t>or uses local network interface information on all other available interfaces (except if_n)</w:t>
      </w:r>
      <w:r w:rsidRPr="00FD4A4B">
        <w:t xml:space="preserve"> and verifies that the services</w:t>
      </w:r>
      <w:r w:rsidR="00872E8B" w:rsidRPr="00872E8B">
        <w:t xml:space="preserve"> configured for if_n</w:t>
      </w:r>
      <w:r w:rsidRPr="00FD4A4B">
        <w:t xml:space="preserve"> are not open/reachable.</w:t>
      </w:r>
    </w:p>
    <w:p w14:paraId="7E307434" w14:textId="77777777" w:rsidR="004A674C" w:rsidRPr="00FD4A4B" w:rsidRDefault="004A674C" w:rsidP="004A674C">
      <w:pPr>
        <w:pStyle w:val="NO"/>
      </w:pPr>
      <w:r>
        <w:rPr>
          <w:lang w:eastAsia="zh-CN"/>
        </w:rPr>
        <w:t>NOTE:</w:t>
      </w:r>
      <w:r>
        <w:rPr>
          <w:lang w:eastAsia="zh-CN"/>
        </w:rPr>
        <w:tab/>
      </w:r>
      <w:r>
        <w:t xml:space="preserve">It might not be possible for certain transport layer protocols (like UDP) to unambiguously detect whether a port is open or not by means of external port scanning. Also, external port scanning can be ineffective, if there are security measures present, e.g. like rate limiting. Local port discovery (e.g. with </w:t>
      </w:r>
      <w:r>
        <w:rPr>
          <w:i/>
          <w:iCs/>
        </w:rPr>
        <w:t>netstat</w:t>
      </w:r>
      <w:r>
        <w:t xml:space="preserve">, </w:t>
      </w:r>
      <w:r>
        <w:rPr>
          <w:i/>
          <w:iCs/>
        </w:rPr>
        <w:t>ss</w:t>
      </w:r>
      <w:r>
        <w:t xml:space="preserve">) in collaboration with collection of local route information (e.g. with </w:t>
      </w:r>
      <w:r>
        <w:rPr>
          <w:i/>
          <w:iCs/>
        </w:rPr>
        <w:t>ip route</w:t>
      </w:r>
      <w:r>
        <w:t>) could be applied in those cases.</w:t>
      </w:r>
    </w:p>
    <w:p w14:paraId="23E6D7B8" w14:textId="77777777" w:rsidR="00AB4A99" w:rsidRPr="00FD4A4B" w:rsidRDefault="00AB4A99" w:rsidP="00D139CE">
      <w:pPr>
        <w:rPr>
          <w:b/>
          <w:lang w:eastAsia="zh-CN"/>
        </w:rPr>
      </w:pPr>
      <w:r w:rsidRPr="00FD4A4B">
        <w:rPr>
          <w:b/>
          <w:lang w:eastAsia="zh-CN"/>
        </w:rPr>
        <w:t>Expected Results:</w:t>
      </w:r>
    </w:p>
    <w:p w14:paraId="69EE65D0" w14:textId="3AAA61F5" w:rsidR="00AB4A99" w:rsidRPr="00FD4A4B" w:rsidRDefault="003822EF" w:rsidP="00D139CE">
      <w:pPr>
        <w:rPr>
          <w:lang w:eastAsia="ja-JP"/>
        </w:rPr>
      </w:pPr>
      <w:r w:rsidRPr="003822EF">
        <w:rPr>
          <w:iCs/>
        </w:rPr>
        <w:t>The network product correctly restricts service reachability to intended interfaces</w:t>
      </w:r>
      <w:r>
        <w:rPr>
          <w:iCs/>
        </w:rPr>
        <w:t>.</w:t>
      </w:r>
    </w:p>
    <w:p w14:paraId="79C4D0B3" w14:textId="77777777" w:rsidR="00AB4A99" w:rsidRPr="00FD4A4B" w:rsidRDefault="00AB4A99" w:rsidP="00D139CE">
      <w:pPr>
        <w:rPr>
          <w:b/>
          <w:lang w:eastAsia="zh-CN"/>
        </w:rPr>
      </w:pPr>
      <w:r w:rsidRPr="00FD4A4B">
        <w:rPr>
          <w:b/>
          <w:lang w:eastAsia="zh-CN"/>
        </w:rPr>
        <w:t>Expected format of evidence:</w:t>
      </w:r>
    </w:p>
    <w:p w14:paraId="0E8751B3" w14:textId="77777777" w:rsidR="00AB4A99" w:rsidRPr="00FD4A4B" w:rsidRDefault="00AB4A99" w:rsidP="009D1E7D">
      <w:pPr>
        <w:pStyle w:val="B1"/>
      </w:pPr>
      <w:r w:rsidRPr="00FD4A4B">
        <w:t>-</w:t>
      </w:r>
      <w:r w:rsidRPr="00FD4A4B">
        <w:tab/>
        <w:t xml:space="preserve">The network product configuration </w:t>
      </w:r>
      <w:r w:rsidR="00872E8B" w:rsidRPr="00872E8B">
        <w:t>showing the mapping between interfaces and configured service</w:t>
      </w:r>
      <w:r w:rsidR="00872E8B">
        <w:t>.</w:t>
      </w:r>
    </w:p>
    <w:p w14:paraId="7855FE71" w14:textId="77777777" w:rsidR="00AB4A99" w:rsidRPr="00FD4A4B" w:rsidRDefault="00AB4A99" w:rsidP="009D1E7D">
      <w:pPr>
        <w:pStyle w:val="B1"/>
      </w:pPr>
      <w:r w:rsidRPr="00FD4A4B">
        <w:t>-</w:t>
      </w:r>
      <w:r w:rsidRPr="00FD4A4B">
        <w:tab/>
        <w:t>Pcap files</w:t>
      </w:r>
      <w:r w:rsidR="00872E8B">
        <w:t>.</w:t>
      </w:r>
    </w:p>
    <w:p w14:paraId="160F1AA8" w14:textId="77777777" w:rsidR="00872E8B" w:rsidRDefault="00AB4A99" w:rsidP="00872E8B">
      <w:pPr>
        <w:pStyle w:val="B1"/>
      </w:pPr>
      <w:r w:rsidRPr="00FD4A4B">
        <w:t>-</w:t>
      </w:r>
      <w:r w:rsidRPr="00FD4A4B">
        <w:tab/>
        <w:t>Screenshot</w:t>
      </w:r>
      <w:r w:rsidR="00872E8B">
        <w:t>.</w:t>
      </w:r>
    </w:p>
    <w:p w14:paraId="5C7E5E32" w14:textId="77777777" w:rsidR="00AB4A99" w:rsidRPr="00FD4A4B" w:rsidRDefault="00872E8B" w:rsidP="00872E8B">
      <w:pPr>
        <w:pStyle w:val="B1"/>
      </w:pPr>
      <w:r>
        <w:t>-</w:t>
      </w:r>
      <w:r>
        <w:tab/>
        <w:t>Software name and version of the used port scanner, log of the executed commands.</w:t>
      </w:r>
    </w:p>
    <w:p w14:paraId="76F082B8" w14:textId="77777777" w:rsidR="00AB4A99" w:rsidRPr="00FD4A4B" w:rsidRDefault="00AB4A99" w:rsidP="009D1E7D">
      <w:pPr>
        <w:pStyle w:val="B1"/>
      </w:pPr>
      <w:r w:rsidRPr="00FD4A4B">
        <w:t>-</w:t>
      </w:r>
      <w:r w:rsidRPr="00FD4A4B">
        <w:tab/>
        <w:t>Network port scanner results (e.g. files containing this results)</w:t>
      </w:r>
      <w:r w:rsidR="00872E8B">
        <w:t>.</w:t>
      </w:r>
    </w:p>
    <w:p w14:paraId="03D3D5E4" w14:textId="77777777" w:rsidR="00EE47D9" w:rsidRPr="00FD4A4B" w:rsidRDefault="000E530A" w:rsidP="002764D2">
      <w:pPr>
        <w:pStyle w:val="Heading4"/>
      </w:pPr>
      <w:bookmarkStart w:id="388" w:name="_CR4_3_2_3"/>
      <w:bookmarkStart w:id="389" w:name="_Toc19542422"/>
      <w:bookmarkStart w:id="390" w:name="_Toc35348424"/>
      <w:bookmarkStart w:id="391" w:name="_Toc224925010"/>
      <w:bookmarkEnd w:id="388"/>
      <w:r w:rsidRPr="00907F75">
        <w:t>4</w:t>
      </w:r>
      <w:r w:rsidR="00EE47D9" w:rsidRPr="00FD4A4B">
        <w:t>.3.2.3</w:t>
      </w:r>
      <w:r w:rsidR="00EE47D9" w:rsidRPr="00FD4A4B">
        <w:tab/>
        <w:t>No unused software</w:t>
      </w:r>
      <w:bookmarkEnd w:id="389"/>
      <w:bookmarkEnd w:id="390"/>
      <w:bookmarkEnd w:id="391"/>
    </w:p>
    <w:p w14:paraId="70C147D8" w14:textId="77777777" w:rsidR="00EE47D9" w:rsidRPr="00FD4A4B" w:rsidRDefault="00EE47D9" w:rsidP="00EE47D9">
      <w:r w:rsidRPr="00FD4A4B">
        <w:rPr>
          <w:i/>
        </w:rPr>
        <w:t>Requirement Name</w:t>
      </w:r>
      <w:r w:rsidRPr="00FD4A4B">
        <w:t xml:space="preserve">: </w:t>
      </w:r>
      <w:r w:rsidR="0023587C" w:rsidRPr="0023587C">
        <w:t>No u</w:t>
      </w:r>
      <w:r w:rsidRPr="00FD4A4B">
        <w:t>nused software</w:t>
      </w:r>
    </w:p>
    <w:p w14:paraId="41EE1644" w14:textId="77777777" w:rsidR="009E2154" w:rsidRDefault="009E2154" w:rsidP="00EE47D9">
      <w:pPr>
        <w:rPr>
          <w:i/>
        </w:rPr>
      </w:pPr>
      <w:r>
        <w:rPr>
          <w:i/>
        </w:rPr>
        <w:t>Requirement Reference</w:t>
      </w:r>
      <w:r>
        <w:rPr>
          <w:iCs/>
        </w:rPr>
        <w:t xml:space="preserve">: </w:t>
      </w:r>
      <w:r>
        <w:t>In accordance with industry best practice</w:t>
      </w:r>
    </w:p>
    <w:p w14:paraId="65D8FEA6" w14:textId="77777777" w:rsidR="00EE47D9" w:rsidRPr="00FD4A4B" w:rsidRDefault="00EE47D9" w:rsidP="00EE47D9">
      <w:r w:rsidRPr="00FD4A4B">
        <w:rPr>
          <w:i/>
        </w:rPr>
        <w:t>Requirement Description</w:t>
      </w:r>
      <w:r w:rsidRPr="00FD4A4B">
        <w:t xml:space="preserve">: </w:t>
      </w:r>
    </w:p>
    <w:p w14:paraId="50AE1F3D" w14:textId="77777777" w:rsidR="00EE47D9" w:rsidRDefault="00EE47D9" w:rsidP="00EE47D9">
      <w:r w:rsidRPr="00FD4A4B">
        <w:t xml:space="preserve">Unused software components or parts of software which are not needed for operation or functionality of the </w:t>
      </w:r>
      <w:r w:rsidR="00BE17E7" w:rsidRPr="00FD4A4B">
        <w:t xml:space="preserve">network product </w:t>
      </w:r>
      <w:r w:rsidRPr="00FD4A4B">
        <w:t>shall not be installed or shall be deleted after installation. This includes also parts of a software, installed as examples but typically not be used (e.g. default web pages, example databases, test data).</w:t>
      </w:r>
    </w:p>
    <w:p w14:paraId="42F14771" w14:textId="77777777" w:rsidR="009E2154" w:rsidRPr="00FD4A4B" w:rsidRDefault="009E2154" w:rsidP="00EE47D9">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3A30E9" w:rsidRPr="003A30E9">
        <w:rPr>
          <w:rFonts w:ascii="Tele-GroteskNor" w:eastAsia="SimSun" w:hAnsi="Tele-GroteskNor" w:cs="Tele-GroteskNor"/>
          <w:color w:val="000000"/>
          <w:lang w:val="en-US" w:eastAsia="zh-CN"/>
        </w:rPr>
        <w:t>, clause 5.3.6.13, Unnecessary Applications</w:t>
      </w:r>
    </w:p>
    <w:p w14:paraId="3D4EA38D" w14:textId="77777777" w:rsidR="00EE47D9" w:rsidRPr="00FD4A4B" w:rsidRDefault="00EE47D9" w:rsidP="00EE47D9">
      <w:r w:rsidRPr="00FD4A4B">
        <w:rPr>
          <w:i/>
        </w:rPr>
        <w:t>Test Case</w:t>
      </w:r>
      <w:r w:rsidRPr="00FD4A4B">
        <w:t xml:space="preserve">: </w:t>
      </w:r>
    </w:p>
    <w:p w14:paraId="0CE52879" w14:textId="77777777" w:rsidR="00B715F8" w:rsidRPr="00FD4A4B" w:rsidRDefault="00B715F8" w:rsidP="00B715F8">
      <w:r w:rsidRPr="00FD4A4B">
        <w:rPr>
          <w:b/>
        </w:rPr>
        <w:t>Test Name</w:t>
      </w:r>
      <w:r w:rsidRPr="00FD4A4B">
        <w:t>: TC_NO_UNUSED_SOFTWARE</w:t>
      </w:r>
    </w:p>
    <w:p w14:paraId="4E4E720A" w14:textId="77777777" w:rsidR="00B715F8" w:rsidRPr="00FD4A4B" w:rsidRDefault="00B715F8" w:rsidP="00B715F8">
      <w:pPr>
        <w:rPr>
          <w:b/>
          <w:bCs/>
        </w:rPr>
      </w:pPr>
      <w:r w:rsidRPr="00FD4A4B">
        <w:rPr>
          <w:b/>
          <w:bCs/>
        </w:rPr>
        <w:t>Purpose:</w:t>
      </w:r>
    </w:p>
    <w:p w14:paraId="3279B96F" w14:textId="77777777" w:rsidR="00B715F8" w:rsidRPr="00FD4A4B" w:rsidRDefault="00B715F8" w:rsidP="00B715F8">
      <w:r w:rsidRPr="00FD4A4B">
        <w:t xml:space="preserve">To ensure that there is no unused software or associated components that might be installed in the </w:t>
      </w:r>
      <w:r w:rsidRPr="00FD4A4B">
        <w:rPr>
          <w:rFonts w:hint="eastAsia"/>
          <w:lang w:eastAsia="ja-JP"/>
        </w:rPr>
        <w:t>network product</w:t>
      </w:r>
      <w:r w:rsidRPr="00FD4A4B">
        <w:t xml:space="preserve"> which are not required for </w:t>
      </w:r>
      <w:r w:rsidRPr="00FD4A4B">
        <w:rPr>
          <w:rFonts w:hint="eastAsia"/>
          <w:lang w:eastAsia="ja-JP"/>
        </w:rPr>
        <w:t>its</w:t>
      </w:r>
      <w:r w:rsidRPr="00FD4A4B">
        <w:t xml:space="preserve"> operation or functionality.</w:t>
      </w:r>
    </w:p>
    <w:p w14:paraId="02CB9BF6" w14:textId="77777777" w:rsidR="00B715F8" w:rsidRPr="00FD4A4B" w:rsidRDefault="00B715F8" w:rsidP="00B715F8">
      <w:pPr>
        <w:rPr>
          <w:b/>
          <w:bCs/>
        </w:rPr>
      </w:pPr>
      <w:r w:rsidRPr="00FD4A4B">
        <w:rPr>
          <w:b/>
          <w:bCs/>
        </w:rPr>
        <w:t>Procedure and execution steps:</w:t>
      </w:r>
    </w:p>
    <w:p w14:paraId="582AEE87" w14:textId="77777777" w:rsidR="00B715F8" w:rsidRPr="00FD4A4B" w:rsidRDefault="00B715F8" w:rsidP="00B715F8">
      <w:pPr>
        <w:rPr>
          <w:b/>
          <w:bCs/>
          <w:lang w:eastAsia="zh-CN"/>
        </w:rPr>
      </w:pPr>
      <w:r w:rsidRPr="00FD4A4B">
        <w:rPr>
          <w:b/>
          <w:bCs/>
          <w:lang w:eastAsia="zh-CN"/>
        </w:rPr>
        <w:t>Pre-Conditions:</w:t>
      </w:r>
    </w:p>
    <w:p w14:paraId="020D99CD" w14:textId="77777777" w:rsidR="00B715F8" w:rsidRPr="00FD4A4B" w:rsidRDefault="00B715F8" w:rsidP="00B715F8">
      <w:r w:rsidRPr="00FD4A4B">
        <w:t xml:space="preserve">A list of all available software </w:t>
      </w:r>
      <w:r w:rsidR="00D27308">
        <w:t xml:space="preserve">and libraries </w:t>
      </w:r>
      <w:r w:rsidRPr="00FD4A4B">
        <w:t>and associated components containing at least the following information shall be included in the documentation accompanying the Network Product:</w:t>
      </w:r>
    </w:p>
    <w:p w14:paraId="5ED1EF0A" w14:textId="77777777" w:rsidR="00B715F8" w:rsidRPr="00FD4A4B" w:rsidRDefault="00B715F8" w:rsidP="00B715F8">
      <w:pPr>
        <w:pStyle w:val="B1"/>
      </w:pPr>
      <w:r w:rsidRPr="00FD4A4B">
        <w:t>-</w:t>
      </w:r>
      <w:r w:rsidRPr="00FD4A4B">
        <w:tab/>
        <w:t>name of the software</w:t>
      </w:r>
      <w:r w:rsidR="00D27308">
        <w:t xml:space="preserve"> / library</w:t>
      </w:r>
      <w:r w:rsidRPr="00FD4A4B">
        <w:t>;</w:t>
      </w:r>
    </w:p>
    <w:p w14:paraId="36CC3ADC" w14:textId="77777777" w:rsidR="00B715F8" w:rsidRPr="00FD4A4B" w:rsidRDefault="00B715F8" w:rsidP="00B715F8">
      <w:pPr>
        <w:pStyle w:val="B1"/>
      </w:pPr>
      <w:r w:rsidRPr="00FD4A4B">
        <w:t>-</w:t>
      </w:r>
      <w:r w:rsidRPr="00FD4A4B">
        <w:tab/>
        <w:t>version of the software</w:t>
      </w:r>
      <w:r w:rsidR="00D27308">
        <w:t xml:space="preserve"> / library</w:t>
      </w:r>
      <w:r w:rsidRPr="00FD4A4B">
        <w:t xml:space="preserve"> installed;</w:t>
      </w:r>
    </w:p>
    <w:p w14:paraId="53FAEDCD" w14:textId="77777777" w:rsidR="00B715F8" w:rsidRPr="00FD4A4B" w:rsidRDefault="00B715F8" w:rsidP="00B715F8">
      <w:pPr>
        <w:pStyle w:val="B1"/>
      </w:pPr>
      <w:r w:rsidRPr="00FD4A4B">
        <w:t>-</w:t>
      </w:r>
      <w:r w:rsidRPr="00FD4A4B">
        <w:tab/>
        <w:t>list of dependencies and versions;</w:t>
      </w:r>
    </w:p>
    <w:p w14:paraId="5C81B02E" w14:textId="77777777" w:rsidR="00B715F8" w:rsidRPr="00FD4A4B" w:rsidRDefault="00B715F8" w:rsidP="00B715F8">
      <w:pPr>
        <w:pStyle w:val="B1"/>
      </w:pPr>
      <w:r w:rsidRPr="00FD4A4B">
        <w:t>-</w:t>
      </w:r>
      <w:r w:rsidRPr="00FD4A4B">
        <w:tab/>
        <w:t>any add-ons and functions;</w:t>
      </w:r>
    </w:p>
    <w:p w14:paraId="7650C553" w14:textId="77777777" w:rsidR="00B715F8" w:rsidRPr="00FD4A4B" w:rsidRDefault="00B715F8" w:rsidP="00B715F8">
      <w:pPr>
        <w:pStyle w:val="B1"/>
      </w:pPr>
      <w:r w:rsidRPr="00FD4A4B">
        <w:t>-</w:t>
      </w:r>
      <w:r w:rsidRPr="00FD4A4B">
        <w:tab/>
        <w:t>any special hardware/debugging ports;</w:t>
      </w:r>
    </w:p>
    <w:p w14:paraId="13AF0195" w14:textId="77777777" w:rsidR="00B715F8" w:rsidRPr="00FD4A4B" w:rsidRDefault="00B715F8" w:rsidP="00B715F8">
      <w:pPr>
        <w:pStyle w:val="B1"/>
      </w:pPr>
      <w:r w:rsidRPr="00FD4A4B">
        <w:t>-</w:t>
      </w:r>
      <w:r w:rsidRPr="00FD4A4B">
        <w:tab/>
        <w:t>software support type;</w:t>
      </w:r>
    </w:p>
    <w:p w14:paraId="3BDC717E" w14:textId="77777777" w:rsidR="00B715F8" w:rsidRPr="00FD4A4B" w:rsidRDefault="00B715F8" w:rsidP="00B715F8">
      <w:pPr>
        <w:pStyle w:val="B1"/>
      </w:pPr>
      <w:r w:rsidRPr="00FD4A4B">
        <w:t>-</w:t>
      </w:r>
      <w:r w:rsidRPr="00FD4A4B">
        <w:tab/>
        <w:t>licensing information;</w:t>
      </w:r>
    </w:p>
    <w:p w14:paraId="12FAC9BD" w14:textId="77777777" w:rsidR="00B715F8" w:rsidRPr="00FD4A4B" w:rsidRDefault="00B715F8" w:rsidP="00B715F8">
      <w:pPr>
        <w:pStyle w:val="B1"/>
      </w:pPr>
      <w:r w:rsidRPr="00FD4A4B">
        <w:t>-</w:t>
      </w:r>
      <w:r w:rsidRPr="00FD4A4B">
        <w:tab/>
        <w:t>bri</w:t>
      </w:r>
      <w:r w:rsidR="0037690A" w:rsidRPr="00FD4A4B">
        <w:t>ef description of their purpose.</w:t>
      </w:r>
    </w:p>
    <w:p w14:paraId="3A1A1EC5" w14:textId="77777777" w:rsidR="00B715F8" w:rsidRPr="00FD4A4B" w:rsidRDefault="00B715F8" w:rsidP="00B715F8">
      <w:pPr>
        <w:rPr>
          <w:b/>
          <w:bCs/>
          <w:lang w:eastAsia="zh-CN"/>
        </w:rPr>
      </w:pPr>
      <w:r w:rsidRPr="00FD4A4B">
        <w:rPr>
          <w:b/>
          <w:bCs/>
          <w:lang w:eastAsia="zh-CN"/>
        </w:rPr>
        <w:t>Execution Steps</w:t>
      </w:r>
    </w:p>
    <w:p w14:paraId="171B2D82" w14:textId="77777777" w:rsidR="00B715F8" w:rsidRPr="00FD4A4B" w:rsidRDefault="00B715F8" w:rsidP="00B715F8">
      <w:pPr>
        <w:pStyle w:val="B1"/>
      </w:pPr>
      <w:r w:rsidRPr="00FD4A4B">
        <w:t>1.</w:t>
      </w:r>
      <w:r w:rsidRPr="00FD4A4B">
        <w:tab/>
      </w:r>
      <w:r w:rsidR="001F0C45" w:rsidRPr="001F0C45">
        <w:t>The tester verifies</w:t>
      </w:r>
      <w:r w:rsidRPr="00FD4A4B">
        <w:t xml:space="preserve"> </w:t>
      </w:r>
      <w:r w:rsidR="001F0C45" w:rsidRPr="001F0C45">
        <w:t xml:space="preserve">that the list of software is available in the documentation of the Network Product and is compliant </w:t>
      </w:r>
      <w:r w:rsidRPr="00FD4A4B">
        <w:t>to the prerequisites</w:t>
      </w:r>
      <w:r w:rsidR="001F0C45" w:rsidRPr="001F0C45">
        <w:t>, e.g. completeness of the information.</w:t>
      </w:r>
    </w:p>
    <w:p w14:paraId="08AD81B6" w14:textId="77777777" w:rsidR="00B715F8" w:rsidRDefault="00B715F8" w:rsidP="00B715F8">
      <w:pPr>
        <w:pStyle w:val="B1"/>
      </w:pPr>
      <w:r w:rsidRPr="00FD4A4B">
        <w:t>2.</w:t>
      </w:r>
      <w:r w:rsidRPr="00FD4A4B">
        <w:tab/>
      </w:r>
      <w:r w:rsidR="001F0C45" w:rsidRPr="001F0C45">
        <w:t xml:space="preserve">The tester identifies </w:t>
      </w:r>
      <w:r w:rsidRPr="00FD4A4B">
        <w:t xml:space="preserve">the software </w:t>
      </w:r>
      <w:r w:rsidR="00D27308">
        <w:t>/</w:t>
      </w:r>
      <w:r w:rsidR="00D91717" w:rsidRPr="00747EEA">
        <w:rPr>
          <w:lang w:val="en-US"/>
        </w:rPr>
        <w:t xml:space="preserve"> </w:t>
      </w:r>
      <w:r w:rsidR="00D27308">
        <w:t xml:space="preserve">libraries </w:t>
      </w:r>
      <w:r w:rsidRPr="00FD4A4B">
        <w:t>or components which are installed in the system using</w:t>
      </w:r>
      <w:r w:rsidR="00C41605">
        <w:t xml:space="preserve"> </w:t>
      </w:r>
      <w:r w:rsidRPr="00FD4A4B">
        <w:t>any command line tools or any means of determination.</w:t>
      </w:r>
    </w:p>
    <w:p w14:paraId="0355E06A" w14:textId="77777777" w:rsidR="00B52B1B" w:rsidRPr="00FD4A4B" w:rsidRDefault="00B52B1B" w:rsidP="00B52B1B">
      <w:pPr>
        <w:pStyle w:val="NO"/>
      </w:pPr>
      <w:r w:rsidRPr="00D51790">
        <w:t xml:space="preserve">NOTE 1: </w:t>
      </w:r>
      <w:r w:rsidRPr="00D51790">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14:paraId="108EE5F4" w14:textId="77777777" w:rsidR="00D27308" w:rsidRDefault="00B715F8" w:rsidP="00D27308">
      <w:pPr>
        <w:pStyle w:val="B1"/>
      </w:pPr>
      <w:r w:rsidRPr="00FD4A4B">
        <w:t>3.</w:t>
      </w:r>
      <w:r w:rsidRPr="00FD4A4B">
        <w:tab/>
      </w:r>
      <w:r w:rsidR="00B52B1B" w:rsidRPr="00B52B1B">
        <w:t xml:space="preserve">The tester validates </w:t>
      </w:r>
      <w:r w:rsidRPr="00FD4A4B">
        <w:t>that there are no entries in the list of software</w:t>
      </w:r>
      <w:r w:rsidR="00D27308">
        <w:t xml:space="preserve"> / libraries</w:t>
      </w:r>
      <w:r w:rsidRPr="00FD4A4B">
        <w:t xml:space="preserve"> installed</w:t>
      </w:r>
      <w:r w:rsidR="00614893" w:rsidRPr="00FD4A4B">
        <w:t xml:space="preserve"> </w:t>
      </w:r>
      <w:r w:rsidRPr="00FD4A4B">
        <w:t xml:space="preserve">in the system apart from the ones that have been mentioned and deemed necessary for the operation of the </w:t>
      </w:r>
      <w:r w:rsidRPr="00FD4A4B">
        <w:rPr>
          <w:rFonts w:hint="eastAsia"/>
          <w:lang w:eastAsia="ja-JP"/>
        </w:rPr>
        <w:t>n</w:t>
      </w:r>
      <w:r w:rsidRPr="00FD4A4B">
        <w:t xml:space="preserve">etwork </w:t>
      </w:r>
      <w:r w:rsidRPr="00FD4A4B">
        <w:rPr>
          <w:rFonts w:hint="eastAsia"/>
          <w:lang w:eastAsia="ja-JP"/>
        </w:rPr>
        <w:t>p</w:t>
      </w:r>
      <w:r w:rsidRPr="00FD4A4B">
        <w:t>roduct in the attached documentation.</w:t>
      </w:r>
      <w:r w:rsidR="00D27308" w:rsidRPr="00D27308">
        <w:t xml:space="preserve"> </w:t>
      </w:r>
    </w:p>
    <w:p w14:paraId="551871E5" w14:textId="77777777" w:rsidR="00B715F8" w:rsidRPr="00FD4A4B" w:rsidRDefault="00D27308" w:rsidP="00D27308">
      <w:pPr>
        <w:pStyle w:val="B1"/>
      </w:pPr>
      <w:r>
        <w:t>4.</w:t>
      </w:r>
      <w:r>
        <w:tab/>
      </w:r>
      <w:r w:rsidR="00B52B1B" w:rsidRPr="00B52B1B">
        <w:t>T</w:t>
      </w:r>
      <w:r>
        <w:t>he tester check</w:t>
      </w:r>
      <w:r w:rsidR="00B52B1B" w:rsidRPr="00B52B1B">
        <w:t>s</w:t>
      </w:r>
      <w:r>
        <w:t xml:space="preserve"> for default</w:t>
      </w:r>
      <w:r w:rsidR="00B52B1B" w:rsidRPr="00B52B1B">
        <w:t xml:space="preserve"> configuration or</w:t>
      </w:r>
      <w:r>
        <w:t xml:space="preserve"> example files</w:t>
      </w:r>
      <w:r w:rsidR="00B52B1B" w:rsidRPr="00B52B1B">
        <w:t xml:space="preserve"> mentioned in the software documentation or evident in the file system</w:t>
      </w:r>
      <w:r>
        <w:t xml:space="preserve"> for</w:t>
      </w:r>
      <w:r w:rsidR="00B52B1B" w:rsidRPr="00B52B1B">
        <w:t xml:space="preserve"> the</w:t>
      </w:r>
      <w:r>
        <w:t xml:space="preserve"> software installed on the system.</w:t>
      </w:r>
    </w:p>
    <w:p w14:paraId="25D63722" w14:textId="77777777" w:rsidR="00B715F8" w:rsidRPr="00FD4A4B" w:rsidRDefault="00B715F8" w:rsidP="00B715F8">
      <w:pPr>
        <w:rPr>
          <w:b/>
          <w:bCs/>
        </w:rPr>
      </w:pPr>
      <w:r w:rsidRPr="00FD4A4B">
        <w:rPr>
          <w:b/>
          <w:bCs/>
        </w:rPr>
        <w:t>Expected Results:</w:t>
      </w:r>
    </w:p>
    <w:p w14:paraId="260DDE22" w14:textId="77777777" w:rsidR="00B715F8" w:rsidRPr="00FD4A4B" w:rsidRDefault="00B715F8" w:rsidP="00B715F8">
      <w:r w:rsidRPr="00FD4A4B">
        <w:t>The report will contain the names and version of the tool(s) used for finding out what software</w:t>
      </w:r>
      <w:r w:rsidR="00D27308">
        <w:t xml:space="preserve"> /libraries</w:t>
      </w:r>
      <w:r w:rsidRPr="00FD4A4B">
        <w:t xml:space="preserve"> is installed in the system. The detailed report will contain the name and version information of all the software</w:t>
      </w:r>
      <w:r w:rsidR="00D27308">
        <w:t xml:space="preserve"> / libraries</w:t>
      </w:r>
      <w:r w:rsidRPr="00FD4A4B">
        <w:t xml:space="preserve"> installed in the system generated by the tool.</w:t>
      </w:r>
    </w:p>
    <w:p w14:paraId="7D0F7C77" w14:textId="77777777" w:rsidR="00B715F8" w:rsidRPr="00FD4A4B" w:rsidRDefault="00B715F8" w:rsidP="00B715F8">
      <w:r w:rsidRPr="00FD4A4B">
        <w:t xml:space="preserve">The list of all available software </w:t>
      </w:r>
      <w:r w:rsidR="00D27308">
        <w:t xml:space="preserve">/ libraries </w:t>
      </w:r>
      <w:r w:rsidRPr="00FD4A4B">
        <w:t xml:space="preserve">which has been deemed necessary for the operation of the </w:t>
      </w:r>
      <w:r w:rsidRPr="00FD4A4B">
        <w:rPr>
          <w:rFonts w:hint="eastAsia"/>
        </w:rPr>
        <w:t>network product</w:t>
      </w:r>
      <w:r w:rsidRPr="00FD4A4B">
        <w:t xml:space="preserve"> by the vendor shall also be included as the test result. Any software </w:t>
      </w:r>
      <w:r w:rsidR="00D27308">
        <w:t xml:space="preserve">/ library </w:t>
      </w:r>
      <w:r w:rsidRPr="00FD4A4B">
        <w:t xml:space="preserve">not in the list of allowed software </w:t>
      </w:r>
      <w:r w:rsidR="00D27308">
        <w:t xml:space="preserve">/ libraries </w:t>
      </w:r>
      <w:r w:rsidRPr="00FD4A4B">
        <w:t>will be highlighted and brought out as a part of the report.</w:t>
      </w:r>
    </w:p>
    <w:p w14:paraId="5626D152" w14:textId="77777777" w:rsidR="00D27308" w:rsidRDefault="00B715F8" w:rsidP="00D27308">
      <w:r w:rsidRPr="00FD4A4B">
        <w:rPr>
          <w:rFonts w:hint="eastAsia"/>
        </w:rPr>
        <w:t>T</w:t>
      </w:r>
      <w:r w:rsidRPr="00FD4A4B">
        <w:t>here should be no unnecessary software</w:t>
      </w:r>
      <w:r w:rsidR="00D27308">
        <w:t xml:space="preserve"> / library</w:t>
      </w:r>
      <w:r w:rsidRPr="00FD4A4B">
        <w:t xml:space="preserve"> installed in the </w:t>
      </w:r>
      <w:r w:rsidRPr="00FD4A4B">
        <w:rPr>
          <w:rFonts w:hint="eastAsia"/>
        </w:rPr>
        <w:t>network product</w:t>
      </w:r>
      <w:r w:rsidRPr="00FD4A4B">
        <w:t xml:space="preserve"> except for the ones which are deemed necessary for its operation.</w:t>
      </w:r>
      <w:r w:rsidR="00D27308" w:rsidRPr="00D27308">
        <w:t xml:space="preserve"> </w:t>
      </w:r>
    </w:p>
    <w:p w14:paraId="2A392CCE" w14:textId="77777777" w:rsidR="00B715F8" w:rsidRPr="00FD4A4B" w:rsidRDefault="00D27308" w:rsidP="00D27308">
      <w:r>
        <w:t>There should be no more default example files for the installed software on the system.</w:t>
      </w:r>
    </w:p>
    <w:p w14:paraId="6E789188" w14:textId="77777777" w:rsidR="00B715F8" w:rsidRPr="00FD4A4B" w:rsidRDefault="00B715F8" w:rsidP="00B715F8">
      <w:pPr>
        <w:rPr>
          <w:b/>
          <w:bCs/>
        </w:rPr>
      </w:pPr>
      <w:r w:rsidRPr="00FD4A4B">
        <w:rPr>
          <w:b/>
          <w:bCs/>
        </w:rPr>
        <w:t>Expected format of evidence:</w:t>
      </w:r>
    </w:p>
    <w:p w14:paraId="2273FF2D" w14:textId="77777777" w:rsidR="00B715F8" w:rsidRPr="00FD4A4B" w:rsidRDefault="00B715F8" w:rsidP="00B715F8">
      <w:pPr>
        <w:pStyle w:val="B1"/>
      </w:pPr>
      <w:r w:rsidRPr="00FD4A4B">
        <w:t>-</w:t>
      </w:r>
      <w:r w:rsidRPr="00FD4A4B">
        <w:tab/>
        <w:t>The used tool(s) name and version information,</w:t>
      </w:r>
    </w:p>
    <w:p w14:paraId="5711230F" w14:textId="77777777" w:rsidR="00B715F8" w:rsidRPr="00FD4A4B" w:rsidRDefault="00B715F8" w:rsidP="00B715F8">
      <w:pPr>
        <w:pStyle w:val="B1"/>
      </w:pPr>
      <w:r w:rsidRPr="00FD4A4B">
        <w:t>-</w:t>
      </w:r>
      <w:r w:rsidRPr="00FD4A4B">
        <w:tab/>
        <w:t xml:space="preserve">Settings and configurations used </w:t>
      </w:r>
    </w:p>
    <w:p w14:paraId="477ADBC1" w14:textId="77777777" w:rsidR="00B715F8" w:rsidRPr="00FD4A4B" w:rsidRDefault="00B715F8" w:rsidP="00B715F8">
      <w:pPr>
        <w:pStyle w:val="B1"/>
      </w:pPr>
      <w:r w:rsidRPr="00FD4A4B">
        <w:t>-</w:t>
      </w:r>
      <w:r w:rsidRPr="00FD4A4B">
        <w:tab/>
        <w:t>the output pertaining to the test case performed and</w:t>
      </w:r>
      <w:r w:rsidR="00D139CE" w:rsidRPr="00FD4A4B">
        <w:t>,</w:t>
      </w:r>
    </w:p>
    <w:p w14:paraId="4F4D44C4" w14:textId="77777777" w:rsidR="00B715F8" w:rsidRPr="00FD4A4B" w:rsidRDefault="00B715F8" w:rsidP="00D139CE">
      <w:pPr>
        <w:pStyle w:val="B1"/>
      </w:pPr>
      <w:r w:rsidRPr="00FD4A4B">
        <w:t>-</w:t>
      </w:r>
      <w:r w:rsidRPr="00FD4A4B">
        <w:tab/>
        <w:t>the test results i.e. list of allowed and disallowed software</w:t>
      </w:r>
    </w:p>
    <w:p w14:paraId="6254023F" w14:textId="77777777" w:rsidR="00EE47D9" w:rsidRPr="00FD4A4B" w:rsidRDefault="000E530A" w:rsidP="002764D2">
      <w:pPr>
        <w:pStyle w:val="Heading4"/>
      </w:pPr>
      <w:bookmarkStart w:id="392" w:name="_CR4_3_2_4"/>
      <w:bookmarkStart w:id="393" w:name="_Toc19542423"/>
      <w:bookmarkStart w:id="394" w:name="_Toc35348425"/>
      <w:bookmarkStart w:id="395" w:name="_Toc224925011"/>
      <w:bookmarkEnd w:id="392"/>
      <w:r w:rsidRPr="00907F75">
        <w:t>4</w:t>
      </w:r>
      <w:r w:rsidR="00EE47D9" w:rsidRPr="00FD4A4B">
        <w:t>.3.2.4</w:t>
      </w:r>
      <w:r w:rsidR="00EE47D9" w:rsidRPr="00FD4A4B">
        <w:tab/>
        <w:t>No unused functions</w:t>
      </w:r>
      <w:bookmarkEnd w:id="393"/>
      <w:bookmarkEnd w:id="394"/>
      <w:bookmarkEnd w:id="395"/>
    </w:p>
    <w:p w14:paraId="4BE70C11" w14:textId="77777777" w:rsidR="00EE47D9" w:rsidRPr="00FD4A4B" w:rsidRDefault="00EE47D9" w:rsidP="00EE47D9">
      <w:pPr>
        <w:rPr>
          <w:lang w:eastAsia="ja-JP"/>
        </w:rPr>
      </w:pPr>
      <w:r w:rsidRPr="00FD4A4B">
        <w:rPr>
          <w:i/>
          <w:lang w:eastAsia="ja-JP"/>
        </w:rPr>
        <w:t>Requirement Name</w:t>
      </w:r>
      <w:r w:rsidRPr="00FD4A4B">
        <w:rPr>
          <w:lang w:eastAsia="ja-JP"/>
        </w:rPr>
        <w:t xml:space="preserve">: </w:t>
      </w:r>
      <w:r w:rsidR="0023587C" w:rsidRPr="0023587C">
        <w:rPr>
          <w:lang w:eastAsia="ja-JP"/>
        </w:rPr>
        <w:t>No u</w:t>
      </w:r>
      <w:r w:rsidRPr="00FD4A4B">
        <w:rPr>
          <w:lang w:eastAsia="ja-JP"/>
        </w:rPr>
        <w:t>nused functions.</w:t>
      </w:r>
    </w:p>
    <w:p w14:paraId="79C6D891" w14:textId="77777777" w:rsidR="009E2154" w:rsidRDefault="009E2154" w:rsidP="00EE47D9">
      <w:pPr>
        <w:rPr>
          <w:i/>
          <w:lang w:eastAsia="ja-JP"/>
        </w:rPr>
      </w:pPr>
      <w:r>
        <w:rPr>
          <w:i/>
          <w:lang w:eastAsia="ja-JP"/>
        </w:rPr>
        <w:t>Requirement Reference</w:t>
      </w:r>
      <w:r>
        <w:rPr>
          <w:iCs/>
          <w:lang w:eastAsia="ja-JP"/>
        </w:rPr>
        <w:t xml:space="preserve">: </w:t>
      </w:r>
      <w:r>
        <w:rPr>
          <w:lang w:eastAsia="ja-JP"/>
        </w:rPr>
        <w:t>In accordance with industry best practice</w:t>
      </w:r>
    </w:p>
    <w:p w14:paraId="5C6F1E32" w14:textId="77777777" w:rsidR="00EE47D9" w:rsidRPr="00FD4A4B" w:rsidRDefault="00EE47D9" w:rsidP="00EE47D9">
      <w:pPr>
        <w:rPr>
          <w:lang w:eastAsia="ja-JP"/>
        </w:rPr>
      </w:pPr>
      <w:r w:rsidRPr="00FD4A4B">
        <w:rPr>
          <w:i/>
          <w:lang w:eastAsia="ja-JP"/>
        </w:rPr>
        <w:t>Requirement Description</w:t>
      </w:r>
      <w:r w:rsidRPr="00FD4A4B">
        <w:rPr>
          <w:lang w:eastAsia="ja-JP"/>
        </w:rPr>
        <w:t xml:space="preserve">: </w:t>
      </w:r>
    </w:p>
    <w:p w14:paraId="2DE6572E" w14:textId="77777777" w:rsidR="00EE47D9" w:rsidRPr="00FD4A4B" w:rsidRDefault="00EE47D9" w:rsidP="00EE47D9">
      <w:pPr>
        <w:rPr>
          <w:lang w:eastAsia="ja-JP"/>
        </w:rPr>
      </w:pPr>
      <w:r w:rsidRPr="00FD4A4B">
        <w:rPr>
          <w:lang w:eastAsia="ja-JP"/>
        </w:rPr>
        <w:t xml:space="preserve">During installation of software and hardware often functions </w:t>
      </w:r>
      <w:r w:rsidR="009423C7" w:rsidRPr="009423C7">
        <w:rPr>
          <w:lang w:eastAsia="ja-JP"/>
        </w:rPr>
        <w:t>are</w:t>
      </w:r>
      <w:r w:rsidRPr="00FD4A4B">
        <w:rPr>
          <w:lang w:eastAsia="ja-JP"/>
        </w:rPr>
        <w:t xml:space="preserve"> activated that are not required for operation or function of the system. If unused functions of software cannot be deleted or deinstalled individually as required in clause </w:t>
      </w:r>
      <w:r w:rsidR="00D139CE" w:rsidRPr="00FD4A4B">
        <w:rPr>
          <w:lang w:eastAsia="ja-JP"/>
        </w:rPr>
        <w:t>"</w:t>
      </w:r>
      <w:r w:rsidR="009E2154" w:rsidRPr="009E2154">
        <w:rPr>
          <w:lang w:eastAsia="ja-JP"/>
        </w:rPr>
        <w:t>4</w:t>
      </w:r>
      <w:r w:rsidR="00BE17E7" w:rsidRPr="00FD4A4B">
        <w:rPr>
          <w:lang w:eastAsia="ja-JP"/>
        </w:rPr>
        <w:t>.3.2.3 No unused software</w:t>
      </w:r>
      <w:r w:rsidR="00D139CE" w:rsidRPr="00FD4A4B">
        <w:rPr>
          <w:lang w:eastAsia="ja-JP"/>
        </w:rPr>
        <w:t>"</w:t>
      </w:r>
      <w:r w:rsidR="00BE17E7" w:rsidRPr="00FD4A4B" w:rsidDel="00BE17E7">
        <w:rPr>
          <w:lang w:eastAsia="ja-JP"/>
        </w:rPr>
        <w:t xml:space="preserve"> </w:t>
      </w:r>
      <w:r w:rsidRPr="00FD4A4B">
        <w:rPr>
          <w:lang w:eastAsia="ja-JP"/>
        </w:rPr>
        <w:t xml:space="preserve">of the present document, such functions shall be deactivated in the configuration of the </w:t>
      </w:r>
      <w:r w:rsidR="00BE17E7" w:rsidRPr="00FD4A4B">
        <w:rPr>
          <w:lang w:eastAsia="ja-JP"/>
        </w:rPr>
        <w:t xml:space="preserve">network product </w:t>
      </w:r>
      <w:r w:rsidRPr="00FD4A4B">
        <w:rPr>
          <w:lang w:eastAsia="ja-JP"/>
        </w:rPr>
        <w:t>permanently. Also</w:t>
      </w:r>
      <w:r w:rsidR="008C0F6B">
        <w:rPr>
          <w:lang w:eastAsia="ja-JP"/>
        </w:rPr>
        <w:t>,</w:t>
      </w:r>
      <w:r w:rsidRPr="00FD4A4B">
        <w:rPr>
          <w:lang w:eastAsia="ja-JP"/>
        </w:rPr>
        <w:t xml:space="preserve"> hardware functions which are not required for operation or function of the system (e.g. unused interfaces) shall be permanently deactivated. Permanently means that they shall not be reactivated again after </w:t>
      </w:r>
      <w:r w:rsidR="00BE17E7" w:rsidRPr="00FD4A4B">
        <w:rPr>
          <w:lang w:eastAsia="ja-JP"/>
        </w:rPr>
        <w:t xml:space="preserve">network product </w:t>
      </w:r>
      <w:r w:rsidRPr="00FD4A4B">
        <w:rPr>
          <w:lang w:eastAsia="ja-JP"/>
        </w:rPr>
        <w:t>reboot.</w:t>
      </w:r>
    </w:p>
    <w:p w14:paraId="78AB5294" w14:textId="77777777" w:rsidR="00EE47D9" w:rsidRPr="00FD4A4B" w:rsidRDefault="008C0F6B" w:rsidP="008C0F6B">
      <w:pPr>
        <w:pStyle w:val="NO"/>
      </w:pPr>
      <w:r w:rsidRPr="00184AE2">
        <w:rPr>
          <w:lang w:eastAsia="ja-JP"/>
        </w:rPr>
        <w:t>NOTE</w:t>
      </w:r>
      <w:r>
        <w:rPr>
          <w:lang w:eastAsia="ja-JP"/>
        </w:rPr>
        <w:t xml:space="preserve"> 1</w:t>
      </w:r>
      <w:r w:rsidRPr="00184AE2">
        <w:rPr>
          <w:lang w:eastAsia="ja-JP"/>
        </w:rPr>
        <w:t>:</w:t>
      </w:r>
      <w:r w:rsidRPr="00184AE2">
        <w:rPr>
          <w:lang w:eastAsia="ja-JP"/>
        </w:rPr>
        <w:tab/>
        <w:t xml:space="preserve">A function within the scope of this test case is a hardware, software or operating system functionality present in the network product under test. It is therefore distinct from the 3GPP defined network function, which the network product provides in accordance with the design objectives from TS 23.501 </w:t>
      </w:r>
      <w:r>
        <w:rPr>
          <w:lang w:eastAsia="ja-JP"/>
        </w:rPr>
        <w:t xml:space="preserve">[18] </w:t>
      </w:r>
      <w:r w:rsidRPr="00184AE2">
        <w:rPr>
          <w:lang w:eastAsia="ja-JP"/>
        </w:rPr>
        <w:t>and TS 33.501</w:t>
      </w:r>
      <w:r>
        <w:rPr>
          <w:lang w:eastAsia="ja-JP"/>
        </w:rPr>
        <w:t xml:space="preserve"> [10]</w:t>
      </w:r>
      <w:r w:rsidRPr="00184AE2">
        <w:rPr>
          <w:lang w:eastAsia="ja-JP"/>
        </w:rPr>
        <w:t>. Examples of functions in the sense of this test are modules used in webservers</w:t>
      </w:r>
      <w:r>
        <w:rPr>
          <w:lang w:eastAsia="ja-JP"/>
        </w:rPr>
        <w:t>, debugging functionality</w:t>
      </w:r>
      <w:r w:rsidRPr="00184AE2">
        <w:rPr>
          <w:lang w:eastAsia="ja-JP"/>
        </w:rPr>
        <w:t xml:space="preserve"> or software and hardware interfaces for network communication like Bluetooth ®.</w:t>
      </w:r>
    </w:p>
    <w:p w14:paraId="5F8BF3EC" w14:textId="77777777" w:rsidR="009E2154" w:rsidRPr="009E2154" w:rsidRDefault="009E2154" w:rsidP="00EE47D9">
      <w:pPr>
        <w:rPr>
          <w:iCs/>
        </w:rPr>
      </w:pPr>
      <w:r w:rsidRPr="009E2154">
        <w:rPr>
          <w:i/>
        </w:rPr>
        <w:t xml:space="preserve">Threat References: </w:t>
      </w:r>
      <w:r w:rsidRPr="009E2154">
        <w:rPr>
          <w:iCs/>
        </w:rPr>
        <w:t>TR 33.926 [4]</w:t>
      </w:r>
      <w:r w:rsidR="003A30E9" w:rsidRPr="003A30E9">
        <w:rPr>
          <w:iCs/>
        </w:rPr>
        <w:t>, clause 5.3.6.13, Unnecessary Applications</w:t>
      </w:r>
    </w:p>
    <w:p w14:paraId="17197DD4" w14:textId="77777777" w:rsidR="00EE47D9" w:rsidRPr="00FD4A4B" w:rsidRDefault="00EE47D9" w:rsidP="00EE47D9">
      <w:r w:rsidRPr="00FD4A4B">
        <w:rPr>
          <w:i/>
        </w:rPr>
        <w:t>Test Case</w:t>
      </w:r>
      <w:r w:rsidRPr="00FD4A4B">
        <w:t xml:space="preserve">: </w:t>
      </w:r>
    </w:p>
    <w:p w14:paraId="47FCE05E" w14:textId="77777777" w:rsidR="00EF48BA" w:rsidRPr="00FD4A4B" w:rsidRDefault="00EF48BA" w:rsidP="00EF48BA">
      <w:r w:rsidRPr="00FD4A4B">
        <w:rPr>
          <w:b/>
        </w:rPr>
        <w:t>Test Name</w:t>
      </w:r>
      <w:r w:rsidRPr="00FD4A4B">
        <w:t>: TC_NO_UNUSED_FUNCTIONS</w:t>
      </w:r>
    </w:p>
    <w:p w14:paraId="4B385263" w14:textId="77777777" w:rsidR="00EF48BA" w:rsidRPr="00FD4A4B" w:rsidRDefault="00EF48BA" w:rsidP="00EF48BA">
      <w:pPr>
        <w:rPr>
          <w:lang w:eastAsia="zh-CN"/>
        </w:rPr>
      </w:pPr>
      <w:r w:rsidRPr="00FD4A4B">
        <w:rPr>
          <w:b/>
          <w:lang w:eastAsia="zh-CN"/>
        </w:rPr>
        <w:t>Purpose</w:t>
      </w:r>
      <w:r w:rsidRPr="00FD4A4B">
        <w:rPr>
          <w:lang w:eastAsia="zh-CN"/>
        </w:rPr>
        <w:t>:</w:t>
      </w:r>
    </w:p>
    <w:p w14:paraId="4ABD6A71" w14:textId="77777777" w:rsidR="00EF48BA" w:rsidRPr="00FD4A4B" w:rsidRDefault="008C0F6B" w:rsidP="00EF48BA">
      <w:r w:rsidRPr="00184AE2">
        <w:t xml:space="preserve">To ensure that all active hardware </w:t>
      </w:r>
      <w:r>
        <w:t xml:space="preserve">functions </w:t>
      </w:r>
      <w:r w:rsidRPr="00184AE2">
        <w:t>or software functions are explicitly required for operation or functionality of the network product.</w:t>
      </w:r>
    </w:p>
    <w:p w14:paraId="5FA96005" w14:textId="77777777" w:rsidR="00EF48BA" w:rsidRPr="00FD4A4B" w:rsidRDefault="00EF48BA" w:rsidP="00EF48BA">
      <w:pPr>
        <w:rPr>
          <w:b/>
          <w:lang w:eastAsia="zh-CN"/>
        </w:rPr>
      </w:pPr>
      <w:r w:rsidRPr="00FD4A4B">
        <w:rPr>
          <w:b/>
          <w:lang w:eastAsia="zh-CN"/>
        </w:rPr>
        <w:t>Procedure and execution steps:</w:t>
      </w:r>
    </w:p>
    <w:p w14:paraId="7FD57A07" w14:textId="77777777" w:rsidR="00EF48BA" w:rsidRDefault="00EF48BA" w:rsidP="00EF48BA">
      <w:pPr>
        <w:rPr>
          <w:b/>
          <w:lang w:eastAsia="zh-CN"/>
        </w:rPr>
      </w:pPr>
      <w:r w:rsidRPr="00FD4A4B">
        <w:rPr>
          <w:b/>
          <w:lang w:eastAsia="zh-CN"/>
        </w:rPr>
        <w:t>Pre-Conditions:</w:t>
      </w:r>
    </w:p>
    <w:p w14:paraId="3BB7530F" w14:textId="77777777" w:rsidR="008C0F6B" w:rsidRPr="00FD4A4B" w:rsidRDefault="008C0F6B" w:rsidP="008C0F6B">
      <w:pPr>
        <w:pStyle w:val="NO"/>
        <w:rPr>
          <w:b/>
          <w:lang w:eastAsia="zh-CN"/>
        </w:rPr>
      </w:pPr>
      <w:r w:rsidRPr="00184AE2">
        <w:rPr>
          <w:lang w:eastAsia="ja-JP"/>
        </w:rPr>
        <w:t>NOTE</w:t>
      </w:r>
      <w:r>
        <w:rPr>
          <w:lang w:eastAsia="ja-JP"/>
        </w:rPr>
        <w:t xml:space="preserve"> 2:</w:t>
      </w:r>
      <w:r w:rsidRPr="00184AE2">
        <w:rPr>
          <w:lang w:eastAsia="ja-JP"/>
        </w:rPr>
        <w:tab/>
      </w:r>
      <w:r>
        <w:rPr>
          <w:lang w:eastAsia="ja-JP"/>
        </w:rPr>
        <w:t>If the network product under test is pure software, the hardware aspects of this test case do not apply.</w:t>
      </w:r>
    </w:p>
    <w:p w14:paraId="02FA2B50" w14:textId="77777777" w:rsidR="00EF48BA" w:rsidRPr="00FD4A4B" w:rsidRDefault="00EF48BA" w:rsidP="00EF48BA">
      <w:r w:rsidRPr="00FD4A4B">
        <w:t>A list of all available software</w:t>
      </w:r>
      <w:r w:rsidR="008C0F6B" w:rsidRPr="008C0F6B">
        <w:t xml:space="preserve"> or hardware</w:t>
      </w:r>
      <w:r w:rsidRPr="00FD4A4B">
        <w:t xml:space="preserve"> and associated components containing at least the following information shall be included in the documentation accompanying the Network Product:</w:t>
      </w:r>
    </w:p>
    <w:p w14:paraId="525C4CC4" w14:textId="77777777" w:rsidR="00EF48BA" w:rsidRPr="00FD4A4B" w:rsidRDefault="00EF48BA" w:rsidP="00EF48BA">
      <w:pPr>
        <w:pStyle w:val="B1"/>
      </w:pPr>
      <w:r w:rsidRPr="00FD4A4B">
        <w:t>-</w:t>
      </w:r>
      <w:r w:rsidRPr="00FD4A4B">
        <w:tab/>
        <w:t>name of the software</w:t>
      </w:r>
      <w:r w:rsidR="008C0F6B" w:rsidRPr="008C0F6B">
        <w:t xml:space="preserve"> or hardware</w:t>
      </w:r>
      <w:r w:rsidRPr="00FD4A4B">
        <w:t>;</w:t>
      </w:r>
    </w:p>
    <w:p w14:paraId="39F9D798" w14:textId="77777777" w:rsidR="00EF48BA" w:rsidRPr="00FD4A4B" w:rsidRDefault="00EF48BA" w:rsidP="00EF48BA">
      <w:pPr>
        <w:pStyle w:val="B1"/>
      </w:pPr>
      <w:r w:rsidRPr="00FD4A4B">
        <w:t>-</w:t>
      </w:r>
      <w:r w:rsidRPr="00FD4A4B">
        <w:tab/>
        <w:t>version of the software</w:t>
      </w:r>
      <w:r w:rsidR="008C0F6B" w:rsidRPr="008C0F6B">
        <w:t xml:space="preserve"> or hardware</w:t>
      </w:r>
      <w:r w:rsidRPr="00FD4A4B">
        <w:t xml:space="preserve"> installed;</w:t>
      </w:r>
    </w:p>
    <w:p w14:paraId="40D0AB46" w14:textId="77777777" w:rsidR="00EF48BA" w:rsidRPr="00FD4A4B" w:rsidRDefault="00EF48BA" w:rsidP="00EF48BA">
      <w:pPr>
        <w:pStyle w:val="B1"/>
      </w:pPr>
      <w:r w:rsidRPr="00FD4A4B">
        <w:t>-</w:t>
      </w:r>
      <w:r w:rsidRPr="00FD4A4B">
        <w:tab/>
        <w:t>list of dependencies and versions;</w:t>
      </w:r>
    </w:p>
    <w:p w14:paraId="20477A18" w14:textId="77777777" w:rsidR="00EF48BA" w:rsidRPr="00FD4A4B" w:rsidRDefault="00EF48BA" w:rsidP="00EF48BA">
      <w:pPr>
        <w:pStyle w:val="B1"/>
      </w:pPr>
      <w:r w:rsidRPr="00FD4A4B">
        <w:t>-</w:t>
      </w:r>
      <w:r w:rsidRPr="00FD4A4B">
        <w:tab/>
        <w:t>any add-ons and functions;</w:t>
      </w:r>
    </w:p>
    <w:p w14:paraId="7123A024" w14:textId="77777777" w:rsidR="00EF48BA" w:rsidRPr="00FD4A4B" w:rsidRDefault="00EF48BA" w:rsidP="00EF48BA">
      <w:pPr>
        <w:pStyle w:val="B1"/>
      </w:pPr>
      <w:r w:rsidRPr="00FD4A4B">
        <w:t>-</w:t>
      </w:r>
      <w:r w:rsidRPr="00FD4A4B">
        <w:tab/>
        <w:t>any special hardware/debugging ports;</w:t>
      </w:r>
    </w:p>
    <w:p w14:paraId="7EC37278" w14:textId="77777777" w:rsidR="00EF48BA" w:rsidRPr="00FD4A4B" w:rsidRDefault="00EF48BA" w:rsidP="00EF48BA">
      <w:pPr>
        <w:pStyle w:val="B1"/>
      </w:pPr>
      <w:r w:rsidRPr="00FD4A4B">
        <w:t>-</w:t>
      </w:r>
      <w:r w:rsidRPr="00FD4A4B">
        <w:tab/>
        <w:t>software</w:t>
      </w:r>
      <w:r w:rsidR="008C0F6B" w:rsidRPr="008C0F6B">
        <w:t xml:space="preserve"> or hardware</w:t>
      </w:r>
      <w:r w:rsidRPr="00FD4A4B">
        <w:t xml:space="preserve"> support type;</w:t>
      </w:r>
    </w:p>
    <w:p w14:paraId="2B0B6D4A" w14:textId="77777777" w:rsidR="00EF48BA" w:rsidRPr="00FD4A4B" w:rsidRDefault="00EF48BA" w:rsidP="00EF48BA">
      <w:pPr>
        <w:pStyle w:val="B1"/>
      </w:pPr>
      <w:r w:rsidRPr="00FD4A4B">
        <w:t>-</w:t>
      </w:r>
      <w:r w:rsidRPr="00FD4A4B">
        <w:tab/>
        <w:t>licensing information;</w:t>
      </w:r>
    </w:p>
    <w:p w14:paraId="706C87EC" w14:textId="77777777" w:rsidR="00EF48BA" w:rsidRPr="00FD4A4B" w:rsidRDefault="00EF48BA" w:rsidP="00EF48BA">
      <w:pPr>
        <w:pStyle w:val="B1"/>
      </w:pPr>
      <w:r w:rsidRPr="00FD4A4B">
        <w:t>-</w:t>
      </w:r>
      <w:r w:rsidRPr="00FD4A4B">
        <w:tab/>
        <w:t>requirement during functioning of system;</w:t>
      </w:r>
    </w:p>
    <w:p w14:paraId="0EA752FC" w14:textId="77777777" w:rsidR="00EF48BA" w:rsidRPr="00FD4A4B" w:rsidRDefault="00EF48BA" w:rsidP="00EF48BA">
      <w:pPr>
        <w:pStyle w:val="B1"/>
      </w:pPr>
      <w:r w:rsidRPr="00FD4A4B">
        <w:t>-</w:t>
      </w:r>
      <w:r w:rsidRPr="00FD4A4B">
        <w:tab/>
        <w:t>brief description of their purpose</w:t>
      </w:r>
      <w:r w:rsidR="0037690A" w:rsidRPr="00FD4A4B">
        <w:t>.</w:t>
      </w:r>
    </w:p>
    <w:p w14:paraId="442756E7" w14:textId="77777777" w:rsidR="00EF48BA" w:rsidRPr="00FD4A4B" w:rsidRDefault="00EF48BA" w:rsidP="00EF48BA">
      <w:pPr>
        <w:rPr>
          <w:b/>
          <w:lang w:eastAsia="zh-CN"/>
        </w:rPr>
      </w:pPr>
      <w:r w:rsidRPr="00FD4A4B">
        <w:rPr>
          <w:b/>
          <w:lang w:eastAsia="zh-CN"/>
        </w:rPr>
        <w:t>Execution Steps:</w:t>
      </w:r>
    </w:p>
    <w:p w14:paraId="343DAF17" w14:textId="77777777" w:rsidR="008C0F6B" w:rsidRDefault="008C0F6B" w:rsidP="008C0F6B">
      <w:pPr>
        <w:pStyle w:val="B1"/>
        <w:rPr>
          <w:lang w:eastAsia="zh-CN"/>
        </w:rPr>
      </w:pPr>
      <w:r w:rsidRPr="008C0F6B">
        <w:rPr>
          <w:lang w:eastAsia="zh-CN"/>
        </w:rPr>
        <w:t>1.</w:t>
      </w:r>
      <w:r w:rsidRPr="008C0F6B">
        <w:rPr>
          <w:lang w:eastAsia="zh-CN"/>
        </w:rPr>
        <w:tab/>
        <w:t xml:space="preserve">The tester verifies that the list of hardware functions </w:t>
      </w:r>
      <w:r>
        <w:rPr>
          <w:lang w:eastAsia="zh-CN"/>
        </w:rPr>
        <w:t>and software functions is available in the documentation of the Network Product.</w:t>
      </w:r>
    </w:p>
    <w:p w14:paraId="3D72D0A9" w14:textId="77777777" w:rsidR="008875AC" w:rsidRDefault="008C0F6B" w:rsidP="008C0F6B">
      <w:pPr>
        <w:pStyle w:val="B1"/>
        <w:rPr>
          <w:lang w:eastAsia="zh-CN"/>
        </w:rPr>
      </w:pPr>
      <w:r>
        <w:rPr>
          <w:lang w:eastAsia="zh-CN"/>
        </w:rPr>
        <w:t>2.</w:t>
      </w:r>
      <w:r>
        <w:rPr>
          <w:lang w:eastAsia="zh-CN"/>
        </w:rPr>
        <w:tab/>
      </w:r>
      <w:r w:rsidRPr="008C0F6B">
        <w:rPr>
          <w:lang w:eastAsia="zh-CN"/>
        </w:rPr>
        <w:t>The tester identifies</w:t>
      </w:r>
      <w:r w:rsidR="00EF48BA" w:rsidRPr="00FD4A4B">
        <w:rPr>
          <w:lang w:eastAsia="zh-CN"/>
        </w:rPr>
        <w:t xml:space="preserve"> the hardware </w:t>
      </w:r>
      <w:r w:rsidRPr="008C0F6B">
        <w:rPr>
          <w:lang w:eastAsia="zh-CN"/>
        </w:rPr>
        <w:t xml:space="preserve">functions </w:t>
      </w:r>
      <w:r w:rsidR="00EF48BA" w:rsidRPr="00FD4A4B">
        <w:rPr>
          <w:lang w:eastAsia="zh-CN"/>
        </w:rPr>
        <w:t>and software functions which are installed in the system or might have been disabled using any command line tools or any means of determination.</w:t>
      </w:r>
    </w:p>
    <w:p w14:paraId="78BBABEC" w14:textId="77777777" w:rsidR="008875AC" w:rsidRPr="00DD629E" w:rsidRDefault="008875AC" w:rsidP="008875AC">
      <w:pPr>
        <w:pStyle w:val="NO"/>
        <w:rPr>
          <w:lang w:eastAsia="zh-CN"/>
        </w:rPr>
      </w:pPr>
      <w:r w:rsidRPr="00DD629E">
        <w:rPr>
          <w:lang w:eastAsia="zh-CN"/>
        </w:rPr>
        <w:t xml:space="preserve">NOTE </w:t>
      </w:r>
      <w:r>
        <w:rPr>
          <w:lang w:eastAsia="zh-CN"/>
        </w:rPr>
        <w:t>3</w:t>
      </w:r>
      <w:r w:rsidRPr="00DD629E">
        <w:rPr>
          <w:lang w:eastAsia="zh-CN"/>
        </w:rPr>
        <w:t xml:space="preserve">: </w:t>
      </w:r>
      <w:r w:rsidRPr="00DD629E">
        <w:rPr>
          <w:lang w:eastAsia="zh-CN"/>
        </w:rPr>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14:paraId="52BF7658" w14:textId="77777777" w:rsidR="00EF48BA" w:rsidRPr="00FD4A4B" w:rsidRDefault="008875AC" w:rsidP="008875AC">
      <w:pPr>
        <w:pStyle w:val="NO"/>
        <w:rPr>
          <w:lang w:eastAsia="zh-CN"/>
        </w:rPr>
      </w:pPr>
      <w:r w:rsidRPr="00DD629E">
        <w:rPr>
          <w:lang w:eastAsia="zh-CN"/>
        </w:rPr>
        <w:t xml:space="preserve">NOTE </w:t>
      </w:r>
      <w:r>
        <w:rPr>
          <w:lang w:eastAsia="zh-CN"/>
        </w:rPr>
        <w:t>4</w:t>
      </w:r>
      <w:r w:rsidRPr="00DD629E">
        <w:rPr>
          <w:lang w:eastAsia="zh-CN"/>
        </w:rPr>
        <w:t xml:space="preserve">: </w:t>
      </w:r>
      <w:r w:rsidRPr="00DD629E">
        <w:rPr>
          <w:lang w:eastAsia="zh-CN"/>
        </w:rPr>
        <w:tab/>
        <w:t>The identification of hardware could be done by, e.g. consulting any type of device manager or hardware information tool (e.g. hwinfo, inxi, lshw, lspci, lscpu, lsusb…).</w:t>
      </w:r>
      <w:r w:rsidR="00EF48BA" w:rsidRPr="00FD4A4B" w:rsidDel="00BD1208">
        <w:rPr>
          <w:lang w:eastAsia="zh-CN"/>
        </w:rPr>
        <w:t xml:space="preserve"> </w:t>
      </w:r>
    </w:p>
    <w:p w14:paraId="162BE051" w14:textId="77777777" w:rsidR="00EF48BA" w:rsidRPr="00FD4A4B" w:rsidRDefault="00277E3F" w:rsidP="00EF48BA">
      <w:pPr>
        <w:pStyle w:val="B1"/>
        <w:rPr>
          <w:lang w:eastAsia="zh-CN"/>
        </w:rPr>
      </w:pPr>
      <w:r>
        <w:rPr>
          <w:lang w:eastAsia="zh-CN"/>
        </w:rPr>
        <w:t>3</w:t>
      </w:r>
      <w:r w:rsidR="00EF48BA" w:rsidRPr="00FD4A4B">
        <w:rPr>
          <w:lang w:eastAsia="zh-CN"/>
        </w:rPr>
        <w:t>.</w:t>
      </w:r>
      <w:r w:rsidR="00EF48BA" w:rsidRPr="00FD4A4B">
        <w:rPr>
          <w:lang w:eastAsia="zh-CN"/>
        </w:rPr>
        <w:tab/>
      </w:r>
      <w:r>
        <w:rPr>
          <w:lang w:eastAsia="zh-CN"/>
        </w:rPr>
        <w:t>The tester validates</w:t>
      </w:r>
      <w:r w:rsidR="00EF48BA" w:rsidRPr="00FD4A4B">
        <w:rPr>
          <w:lang w:eastAsia="zh-CN"/>
        </w:rPr>
        <w:t xml:space="preserve"> that there are no entries in the list of hardware </w:t>
      </w:r>
      <w:r>
        <w:rPr>
          <w:lang w:eastAsia="zh-CN"/>
        </w:rPr>
        <w:t xml:space="preserve">functions </w:t>
      </w:r>
      <w:r w:rsidR="00EF48BA" w:rsidRPr="00FD4A4B">
        <w:rPr>
          <w:lang w:eastAsia="zh-CN"/>
        </w:rPr>
        <w:t xml:space="preserve">and software functions installed in the system apart from the ones that have been mentioned and deemed necessary for the operation of the </w:t>
      </w:r>
      <w:r w:rsidR="00EF48BA" w:rsidRPr="00FD4A4B">
        <w:rPr>
          <w:rFonts w:hint="eastAsia"/>
          <w:lang w:eastAsia="zh-CN"/>
        </w:rPr>
        <w:t>network product</w:t>
      </w:r>
      <w:r w:rsidR="00EF48BA" w:rsidRPr="00FD4A4B">
        <w:rPr>
          <w:lang w:eastAsia="zh-CN"/>
        </w:rPr>
        <w:t xml:space="preserve"> in the attached documentation.</w:t>
      </w:r>
    </w:p>
    <w:p w14:paraId="2C494ECE" w14:textId="77777777" w:rsidR="00EF48BA" w:rsidRPr="00FD4A4B" w:rsidRDefault="00EF48BA" w:rsidP="00EF48BA">
      <w:pPr>
        <w:rPr>
          <w:b/>
          <w:lang w:eastAsia="zh-CN"/>
        </w:rPr>
      </w:pPr>
      <w:r w:rsidRPr="00FD4A4B">
        <w:rPr>
          <w:b/>
          <w:lang w:eastAsia="zh-CN"/>
        </w:rPr>
        <w:t>Expected Results:</w:t>
      </w:r>
      <w:r w:rsidRPr="00FD4A4B" w:rsidDel="00BD1208">
        <w:rPr>
          <w:b/>
          <w:lang w:eastAsia="zh-CN"/>
        </w:rPr>
        <w:t xml:space="preserve"> </w:t>
      </w:r>
    </w:p>
    <w:p w14:paraId="13610457" w14:textId="77777777" w:rsidR="00EF48BA" w:rsidRPr="00FD4A4B" w:rsidRDefault="00EF48BA" w:rsidP="00EF48BA">
      <w:pPr>
        <w:rPr>
          <w:lang w:eastAsia="zh-CN"/>
        </w:rPr>
      </w:pPr>
      <w:r w:rsidRPr="00FD4A4B">
        <w:rPr>
          <w:lang w:eastAsia="zh-CN"/>
        </w:rPr>
        <w:t>The report will contain the names and version of the tool(s) used for finding out what software</w:t>
      </w:r>
      <w:r w:rsidR="00277E3F" w:rsidRPr="00277E3F">
        <w:rPr>
          <w:lang w:eastAsia="zh-CN"/>
        </w:rPr>
        <w:t xml:space="preserve"> functions or</w:t>
      </w:r>
      <w:r w:rsidRPr="00FD4A4B">
        <w:rPr>
          <w:lang w:eastAsia="zh-CN"/>
        </w:rPr>
        <w:t xml:space="preserve"> </w:t>
      </w:r>
      <w:r w:rsidR="00277E3F">
        <w:rPr>
          <w:lang w:eastAsia="zh-CN"/>
        </w:rPr>
        <w:t>hardware</w:t>
      </w:r>
      <w:r w:rsidRPr="00FD4A4B">
        <w:rPr>
          <w:lang w:eastAsia="zh-CN"/>
        </w:rPr>
        <w:t xml:space="preserve"> function</w:t>
      </w:r>
      <w:r w:rsidR="00277E3F">
        <w:rPr>
          <w:lang w:eastAsia="zh-CN"/>
        </w:rPr>
        <w:t>s</w:t>
      </w:r>
      <w:r w:rsidRPr="00FD4A4B">
        <w:rPr>
          <w:lang w:eastAsia="zh-CN"/>
        </w:rPr>
        <w:t xml:space="preserve"> </w:t>
      </w:r>
      <w:r w:rsidR="00277E3F">
        <w:rPr>
          <w:lang w:eastAsia="zh-CN"/>
        </w:rPr>
        <w:t>are</w:t>
      </w:r>
      <w:r w:rsidR="00277E3F" w:rsidRPr="00FD4A4B">
        <w:rPr>
          <w:lang w:eastAsia="zh-CN"/>
        </w:rPr>
        <w:t xml:space="preserve"> </w:t>
      </w:r>
      <w:r w:rsidRPr="00FD4A4B">
        <w:rPr>
          <w:lang w:eastAsia="zh-CN"/>
        </w:rPr>
        <w:t>installed in the system. The detailed report will contain the name and version information of all the software</w:t>
      </w:r>
      <w:r w:rsidR="00277E3F">
        <w:rPr>
          <w:lang w:eastAsia="zh-CN"/>
        </w:rPr>
        <w:t xml:space="preserve"> components or hardware</w:t>
      </w:r>
      <w:r w:rsidRPr="00FD4A4B">
        <w:rPr>
          <w:lang w:eastAsia="zh-CN"/>
        </w:rPr>
        <w:t xml:space="preserve"> components installed in the system generated by the test tool.</w:t>
      </w:r>
    </w:p>
    <w:p w14:paraId="0BF0265F" w14:textId="77777777" w:rsidR="00EF48BA" w:rsidRPr="00FD4A4B" w:rsidRDefault="00EF48BA" w:rsidP="00EF48BA">
      <w:pPr>
        <w:rPr>
          <w:lang w:eastAsia="zh-CN"/>
        </w:rPr>
      </w:pPr>
      <w:r w:rsidRPr="00FD4A4B">
        <w:rPr>
          <w:lang w:eastAsia="zh-CN"/>
        </w:rPr>
        <w:t>The list of all available software</w:t>
      </w:r>
      <w:r w:rsidR="00277E3F" w:rsidRPr="00277E3F">
        <w:rPr>
          <w:lang w:eastAsia="zh-CN"/>
        </w:rPr>
        <w:t xml:space="preserve"> functions and hardware functions</w:t>
      </w:r>
      <w:r w:rsidR="00277E3F">
        <w:rPr>
          <w:lang w:eastAsia="zh-CN"/>
        </w:rPr>
        <w:t xml:space="preserve"> </w:t>
      </w:r>
      <w:r w:rsidRPr="00FD4A4B">
        <w:rPr>
          <w:lang w:eastAsia="zh-CN"/>
        </w:rPr>
        <w:t xml:space="preserve">which has been deemed necessary for the operation of the network product by the vendor shall also be included as the test result. Any software </w:t>
      </w:r>
      <w:r w:rsidR="00277E3F">
        <w:rPr>
          <w:lang w:eastAsia="zh-CN"/>
        </w:rPr>
        <w:t>functions or hardware function</w:t>
      </w:r>
      <w:r w:rsidR="00277E3F" w:rsidRPr="00FD4A4B">
        <w:rPr>
          <w:lang w:eastAsia="zh-CN"/>
        </w:rPr>
        <w:t xml:space="preserve"> </w:t>
      </w:r>
      <w:r w:rsidRPr="00FD4A4B">
        <w:rPr>
          <w:lang w:eastAsia="zh-CN"/>
        </w:rPr>
        <w:t xml:space="preserve">not in the list of allowed software </w:t>
      </w:r>
      <w:r w:rsidR="00277E3F">
        <w:rPr>
          <w:lang w:eastAsia="zh-CN"/>
        </w:rPr>
        <w:t>functions or hardware functions</w:t>
      </w:r>
      <w:r w:rsidR="00277E3F" w:rsidRPr="00FD4A4B">
        <w:rPr>
          <w:lang w:eastAsia="zh-CN"/>
        </w:rPr>
        <w:t xml:space="preserve"> </w:t>
      </w:r>
      <w:r w:rsidRPr="00FD4A4B">
        <w:rPr>
          <w:lang w:eastAsia="zh-CN"/>
        </w:rPr>
        <w:t>will be highlighted and brought out as a part of the report.</w:t>
      </w:r>
    </w:p>
    <w:p w14:paraId="16FCB6CC" w14:textId="77777777" w:rsidR="00EF48BA" w:rsidRPr="00FD4A4B" w:rsidRDefault="00EF48BA" w:rsidP="00EF48BA">
      <w:pPr>
        <w:rPr>
          <w:b/>
          <w:lang w:eastAsia="zh-CN"/>
        </w:rPr>
      </w:pPr>
      <w:r w:rsidRPr="00FD4A4B">
        <w:rPr>
          <w:lang w:eastAsia="zh-CN"/>
        </w:rPr>
        <w:t xml:space="preserve">There should be no unused function that is not deactivated in the </w:t>
      </w:r>
      <w:r w:rsidRPr="00FD4A4B">
        <w:rPr>
          <w:rFonts w:hint="eastAsia"/>
          <w:lang w:eastAsia="ja-JP"/>
        </w:rPr>
        <w:t>network product</w:t>
      </w:r>
      <w:r w:rsidRPr="00FD4A4B">
        <w:rPr>
          <w:lang w:eastAsia="zh-CN"/>
        </w:rPr>
        <w:t xml:space="preserve"> except for the ones which are deemed necessary for its operation.</w:t>
      </w:r>
    </w:p>
    <w:p w14:paraId="77FD70FF" w14:textId="77777777" w:rsidR="00EF48BA" w:rsidRPr="00FD4A4B" w:rsidRDefault="00EF48BA" w:rsidP="00EF48BA">
      <w:pPr>
        <w:rPr>
          <w:b/>
          <w:lang w:eastAsia="zh-CN"/>
        </w:rPr>
      </w:pPr>
      <w:r w:rsidRPr="00FD4A4B">
        <w:rPr>
          <w:b/>
          <w:lang w:eastAsia="zh-CN"/>
        </w:rPr>
        <w:t>Expected format of evidence:</w:t>
      </w:r>
    </w:p>
    <w:p w14:paraId="50E4CC04" w14:textId="77777777" w:rsidR="00EF48BA" w:rsidRPr="00FD4A4B" w:rsidRDefault="00EF48BA" w:rsidP="00EF48BA">
      <w:pPr>
        <w:pStyle w:val="B1"/>
      </w:pPr>
      <w:r w:rsidRPr="00FD4A4B">
        <w:t>-</w:t>
      </w:r>
      <w:r w:rsidRPr="00FD4A4B">
        <w:tab/>
        <w:t>The used tool(s) name and version</w:t>
      </w:r>
      <w:r w:rsidR="00614893" w:rsidRPr="00FD4A4B">
        <w:t xml:space="preserve"> </w:t>
      </w:r>
      <w:r w:rsidRPr="00FD4A4B">
        <w:t>information</w:t>
      </w:r>
    </w:p>
    <w:p w14:paraId="74738626" w14:textId="77777777" w:rsidR="00EF48BA" w:rsidRPr="00FD4A4B" w:rsidRDefault="00EF48BA" w:rsidP="00EF48BA">
      <w:pPr>
        <w:pStyle w:val="B1"/>
      </w:pPr>
      <w:r w:rsidRPr="00FD4A4B">
        <w:t>-</w:t>
      </w:r>
      <w:r w:rsidRPr="00FD4A4B">
        <w:tab/>
        <w:t>Settings and configurations used</w:t>
      </w:r>
    </w:p>
    <w:p w14:paraId="0EEE51B3" w14:textId="77777777" w:rsidR="00EF48BA" w:rsidRPr="00FD4A4B" w:rsidRDefault="00EF48BA" w:rsidP="00EF48BA">
      <w:pPr>
        <w:pStyle w:val="B1"/>
      </w:pPr>
      <w:r w:rsidRPr="00FD4A4B">
        <w:t>-</w:t>
      </w:r>
      <w:r w:rsidRPr="00FD4A4B">
        <w:tab/>
        <w:t xml:space="preserve">The list of software </w:t>
      </w:r>
      <w:r w:rsidR="00277E3F">
        <w:t>functions and hardware</w:t>
      </w:r>
      <w:r w:rsidRPr="00FD4A4B">
        <w:t xml:space="preserve"> functions</w:t>
      </w:r>
    </w:p>
    <w:p w14:paraId="67C0F719" w14:textId="77777777" w:rsidR="00EF48BA" w:rsidRPr="00FD4A4B" w:rsidRDefault="00EF48BA" w:rsidP="00D139CE">
      <w:pPr>
        <w:pStyle w:val="B1"/>
      </w:pPr>
      <w:r w:rsidRPr="00FD4A4B">
        <w:t>-</w:t>
      </w:r>
      <w:r w:rsidRPr="00FD4A4B">
        <w:tab/>
        <w:t>the test results i.e. allowed list of functions</w:t>
      </w:r>
    </w:p>
    <w:p w14:paraId="70D46753" w14:textId="77777777" w:rsidR="00EE47D9" w:rsidRPr="00FD4A4B" w:rsidRDefault="000E530A" w:rsidP="002764D2">
      <w:pPr>
        <w:pStyle w:val="Heading4"/>
      </w:pPr>
      <w:bookmarkStart w:id="396" w:name="_CR4_3_2_5"/>
      <w:bookmarkStart w:id="397" w:name="_Toc19542424"/>
      <w:bookmarkStart w:id="398" w:name="_Toc35348426"/>
      <w:bookmarkStart w:id="399" w:name="_Toc224925012"/>
      <w:bookmarkEnd w:id="396"/>
      <w:r w:rsidRPr="00907F75">
        <w:t>4</w:t>
      </w:r>
      <w:r w:rsidR="00EE47D9" w:rsidRPr="00FD4A4B">
        <w:t>.3.2.5</w:t>
      </w:r>
      <w:r w:rsidR="00EE47D9" w:rsidRPr="00FD4A4B">
        <w:tab/>
        <w:t>No unsupported components</w:t>
      </w:r>
      <w:bookmarkEnd w:id="397"/>
      <w:bookmarkEnd w:id="398"/>
      <w:bookmarkEnd w:id="399"/>
    </w:p>
    <w:p w14:paraId="1F8CD4EA" w14:textId="77777777" w:rsidR="00EE47D9" w:rsidRPr="00FD4A4B" w:rsidRDefault="00EE47D9" w:rsidP="00EE47D9">
      <w:r w:rsidRPr="00FD4A4B">
        <w:rPr>
          <w:i/>
        </w:rPr>
        <w:t>Requirement Name</w:t>
      </w:r>
      <w:r w:rsidRPr="00FD4A4B">
        <w:t xml:space="preserve">: </w:t>
      </w:r>
      <w:r w:rsidR="0023587C" w:rsidRPr="0023587C">
        <w:t>No unsupported components</w:t>
      </w:r>
      <w:r w:rsidRPr="00FD4A4B">
        <w:t>.</w:t>
      </w:r>
    </w:p>
    <w:p w14:paraId="78D0CEED" w14:textId="77777777" w:rsidR="009E2154" w:rsidRDefault="009E2154" w:rsidP="00EE47D9">
      <w:pPr>
        <w:rPr>
          <w:i/>
        </w:rPr>
      </w:pPr>
      <w:r>
        <w:rPr>
          <w:i/>
        </w:rPr>
        <w:t>Requirement Reference</w:t>
      </w:r>
      <w:r>
        <w:rPr>
          <w:iCs/>
        </w:rPr>
        <w:t xml:space="preserve">: </w:t>
      </w:r>
      <w:r>
        <w:t>In accordance with industry best practice</w:t>
      </w:r>
    </w:p>
    <w:p w14:paraId="7D9F4398" w14:textId="77777777" w:rsidR="00EE47D9" w:rsidRPr="00FD4A4B" w:rsidRDefault="00EE47D9" w:rsidP="00EE47D9">
      <w:r w:rsidRPr="00FD4A4B">
        <w:rPr>
          <w:i/>
        </w:rPr>
        <w:t>Requirement Description</w:t>
      </w:r>
      <w:r w:rsidRPr="00FD4A4B">
        <w:t xml:space="preserve">: </w:t>
      </w:r>
    </w:p>
    <w:p w14:paraId="61F114D4" w14:textId="77777777" w:rsidR="00EE47D9" w:rsidRDefault="00EE47D9" w:rsidP="00EE47D9">
      <w:r w:rsidRPr="00FD4A4B">
        <w:t xml:space="preserve">The </w:t>
      </w:r>
      <w:r w:rsidR="00A12382" w:rsidRPr="00FD4A4B">
        <w:t xml:space="preserve">network product </w:t>
      </w:r>
      <w:r w:rsidRPr="00FD4A4B">
        <w:t xml:space="preserve">shall not contain software and hardware components that are no longer supported by their vendor, </w:t>
      </w:r>
      <w:r w:rsidR="00D43B8A" w:rsidRPr="00D43B8A">
        <w:t>manufacturer</w:t>
      </w:r>
      <w:r w:rsidRPr="00FD4A4B">
        <w:t xml:space="preserve"> or developer, such as components that have reached end-of-life or end-of-support. Excluded are components that have a special support contract. This contract shall guarantee the correction of vulnerabilities over components' lifetime.</w:t>
      </w:r>
    </w:p>
    <w:p w14:paraId="78B8F788" w14:textId="77777777" w:rsidR="009E2154" w:rsidRPr="00FD4A4B" w:rsidRDefault="009E2154" w:rsidP="00EE47D9">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265D20" w:rsidRPr="00265D20">
        <w:rPr>
          <w:rFonts w:ascii="Tele-GroteskNor" w:eastAsia="SimSun" w:hAnsi="Tele-GroteskNor" w:cs="Tele-GroteskNor"/>
          <w:color w:val="000000"/>
          <w:lang w:val="en-US" w:eastAsia="zh-CN"/>
        </w:rPr>
        <w:t>, clause 5.3.6.13, Unnecessary Applications</w:t>
      </w:r>
    </w:p>
    <w:p w14:paraId="6AFD1989" w14:textId="77777777" w:rsidR="00EE47D9" w:rsidRPr="00FD4A4B" w:rsidRDefault="00EE47D9" w:rsidP="00EE47D9">
      <w:r w:rsidRPr="00FD4A4B">
        <w:rPr>
          <w:i/>
        </w:rPr>
        <w:t xml:space="preserve">Test Case: </w:t>
      </w:r>
    </w:p>
    <w:p w14:paraId="0AC983CD" w14:textId="77777777" w:rsidR="006D5A5E" w:rsidRPr="00FD4A4B" w:rsidRDefault="006D5A5E" w:rsidP="006D5A5E">
      <w:r w:rsidRPr="00FD4A4B">
        <w:rPr>
          <w:b/>
        </w:rPr>
        <w:t>Test Name</w:t>
      </w:r>
      <w:r w:rsidRPr="00FD4A4B">
        <w:t>: TC_NO_UNSUPPORTED_COMPONENTS</w:t>
      </w:r>
    </w:p>
    <w:p w14:paraId="6FD1F9A8" w14:textId="77777777" w:rsidR="006D5A5E" w:rsidRPr="00FD4A4B" w:rsidRDefault="006D5A5E" w:rsidP="00DC3C3E">
      <w:pPr>
        <w:keepNext/>
        <w:keepLines/>
        <w:spacing w:before="180"/>
        <w:rPr>
          <w:b/>
          <w:lang w:eastAsia="zh-CN"/>
        </w:rPr>
      </w:pPr>
      <w:r w:rsidRPr="00FD4A4B">
        <w:rPr>
          <w:b/>
          <w:lang w:eastAsia="zh-CN"/>
        </w:rPr>
        <w:t>Purpose:</w:t>
      </w:r>
    </w:p>
    <w:p w14:paraId="656385FC" w14:textId="77777777" w:rsidR="006D5A5E" w:rsidRPr="00FD4A4B" w:rsidRDefault="00B25A4C" w:rsidP="006D5A5E">
      <w:r w:rsidRPr="00B43BE4">
        <w:rPr>
          <w:lang w:val="en-US"/>
        </w:rPr>
        <w:t xml:space="preserve">To ensure that all software and hardware components running in the network product </w:t>
      </w:r>
      <w:r>
        <w:rPr>
          <w:lang w:val="en-US"/>
        </w:rPr>
        <w:t xml:space="preserve">are still supported and </w:t>
      </w:r>
      <w:r w:rsidRPr="00B43BE4">
        <w:rPr>
          <w:lang w:val="en-US"/>
        </w:rPr>
        <w:t xml:space="preserve">have not reached either </w:t>
      </w:r>
      <w:r>
        <w:rPr>
          <w:lang w:val="en-US"/>
        </w:rPr>
        <w:t>their</w:t>
      </w:r>
      <w:r w:rsidRPr="00B43BE4">
        <w:rPr>
          <w:lang w:val="en-US"/>
        </w:rPr>
        <w:t xml:space="preserve"> end-of-life or end-of-support</w:t>
      </w:r>
      <w:r>
        <w:rPr>
          <w:lang w:val="en-US"/>
        </w:rPr>
        <w:t>.</w:t>
      </w:r>
    </w:p>
    <w:p w14:paraId="3617FA60" w14:textId="77777777" w:rsidR="006D5A5E" w:rsidRPr="00C41605" w:rsidRDefault="006D5A5E" w:rsidP="00C41605">
      <w:pPr>
        <w:rPr>
          <w:b/>
          <w:bCs/>
          <w:lang w:eastAsia="zh-CN"/>
        </w:rPr>
      </w:pPr>
      <w:r w:rsidRPr="00C41605">
        <w:rPr>
          <w:b/>
          <w:bCs/>
          <w:lang w:eastAsia="zh-CN"/>
        </w:rPr>
        <w:t>Procedure and execution steps:</w:t>
      </w:r>
    </w:p>
    <w:p w14:paraId="50ED08F2" w14:textId="77777777" w:rsidR="006D5A5E" w:rsidRDefault="006D5A5E" w:rsidP="00C41605">
      <w:pPr>
        <w:rPr>
          <w:lang w:eastAsia="zh-CN"/>
        </w:rPr>
      </w:pPr>
      <w:r w:rsidRPr="00C41605">
        <w:rPr>
          <w:b/>
          <w:bCs/>
          <w:lang w:eastAsia="zh-CN"/>
        </w:rPr>
        <w:t>Pre-Conditions:</w:t>
      </w:r>
    </w:p>
    <w:p w14:paraId="307CFE1D" w14:textId="77777777" w:rsidR="00B25A4C" w:rsidRPr="00FD4A4B" w:rsidRDefault="00B25A4C" w:rsidP="00B25A4C">
      <w:pPr>
        <w:pStyle w:val="NO"/>
        <w:rPr>
          <w:b/>
          <w:lang w:eastAsia="zh-CN"/>
        </w:rPr>
      </w:pPr>
      <w:r w:rsidRPr="009F72D8">
        <w:t>NOTE</w:t>
      </w:r>
      <w:r w:rsidR="009B1B4B">
        <w:t xml:space="preserve"> 1</w:t>
      </w:r>
      <w:r w:rsidRPr="009F72D8">
        <w:t>:</w:t>
      </w:r>
      <w:r w:rsidRPr="009F72D8">
        <w:tab/>
        <w:t>If the network product under test is pure software, the hardware aspects of this test case do not apply.</w:t>
      </w:r>
    </w:p>
    <w:p w14:paraId="462D5BFA" w14:textId="77777777" w:rsidR="006D5A5E" w:rsidRPr="00FD4A4B" w:rsidRDefault="006D5A5E" w:rsidP="006D5A5E">
      <w:pPr>
        <w:ind w:left="284"/>
      </w:pPr>
      <w:r w:rsidRPr="00FD4A4B">
        <w:t>A list of all available software and associated components containing at least the following information shall be included in the documentation accompanying the Network Product:</w:t>
      </w:r>
    </w:p>
    <w:p w14:paraId="552E5D8F" w14:textId="77777777" w:rsidR="006D5A5E" w:rsidRPr="00FD4A4B" w:rsidRDefault="006D5A5E" w:rsidP="009D1E7D">
      <w:pPr>
        <w:pStyle w:val="B1"/>
      </w:pPr>
      <w:r w:rsidRPr="00FD4A4B">
        <w:t>-</w:t>
      </w:r>
      <w:r w:rsidRPr="00FD4A4B">
        <w:tab/>
        <w:t>name of the software</w:t>
      </w:r>
      <w:r w:rsidR="00B25A4C">
        <w:t xml:space="preserve"> or hardware component</w:t>
      </w:r>
      <w:r w:rsidRPr="00FD4A4B">
        <w:t>;</w:t>
      </w:r>
    </w:p>
    <w:p w14:paraId="6EC82BAF" w14:textId="77777777" w:rsidR="006D5A5E" w:rsidRPr="00FD4A4B" w:rsidRDefault="006D5A5E" w:rsidP="009D1E7D">
      <w:pPr>
        <w:pStyle w:val="B1"/>
      </w:pPr>
      <w:r w:rsidRPr="00FD4A4B">
        <w:t>-</w:t>
      </w:r>
      <w:r w:rsidRPr="00FD4A4B">
        <w:tab/>
        <w:t>version of the software installed;</w:t>
      </w:r>
    </w:p>
    <w:p w14:paraId="1040D8A1" w14:textId="77777777" w:rsidR="006D5A5E" w:rsidRPr="00FD4A4B" w:rsidRDefault="006D5A5E" w:rsidP="009D1E7D">
      <w:pPr>
        <w:pStyle w:val="B1"/>
      </w:pPr>
      <w:r w:rsidRPr="00FD4A4B">
        <w:t>-</w:t>
      </w:r>
      <w:r w:rsidRPr="00FD4A4B">
        <w:tab/>
        <w:t>list of dependencies and versions;</w:t>
      </w:r>
    </w:p>
    <w:p w14:paraId="22C35C4D" w14:textId="77777777" w:rsidR="006D5A5E" w:rsidRPr="00FD4A4B" w:rsidRDefault="006D5A5E" w:rsidP="009D1E7D">
      <w:pPr>
        <w:pStyle w:val="B1"/>
      </w:pPr>
      <w:r w:rsidRPr="00FD4A4B">
        <w:t>-</w:t>
      </w:r>
      <w:r w:rsidRPr="00FD4A4B">
        <w:tab/>
        <w:t>any add-ons and functions;</w:t>
      </w:r>
    </w:p>
    <w:p w14:paraId="3BB8B836" w14:textId="77777777" w:rsidR="006D5A5E" w:rsidRPr="00FD4A4B" w:rsidRDefault="006D5A5E" w:rsidP="009D1E7D">
      <w:pPr>
        <w:pStyle w:val="B1"/>
      </w:pPr>
      <w:r w:rsidRPr="00FD4A4B">
        <w:t>-</w:t>
      </w:r>
      <w:r w:rsidRPr="00FD4A4B">
        <w:tab/>
        <w:t>any special hardware/debugging ports;</w:t>
      </w:r>
    </w:p>
    <w:p w14:paraId="387FB8F9" w14:textId="77777777" w:rsidR="006D5A5E" w:rsidRPr="00FD4A4B" w:rsidRDefault="006D5A5E" w:rsidP="009D1E7D">
      <w:pPr>
        <w:pStyle w:val="B1"/>
      </w:pPr>
      <w:r w:rsidRPr="00FD4A4B">
        <w:t>-</w:t>
      </w:r>
      <w:r w:rsidRPr="00FD4A4B">
        <w:tab/>
        <w:t>software support type;</w:t>
      </w:r>
    </w:p>
    <w:p w14:paraId="16E7FBA1" w14:textId="77777777" w:rsidR="006D5A5E" w:rsidRPr="00FD4A4B" w:rsidRDefault="006D5A5E" w:rsidP="009D1E7D">
      <w:pPr>
        <w:pStyle w:val="B1"/>
      </w:pPr>
      <w:r w:rsidRPr="00FD4A4B">
        <w:t>-</w:t>
      </w:r>
      <w:r w:rsidRPr="00FD4A4B">
        <w:tab/>
        <w:t>licensing information;</w:t>
      </w:r>
    </w:p>
    <w:p w14:paraId="5CAD1ACA" w14:textId="77777777" w:rsidR="006D5A5E" w:rsidRPr="00FD4A4B" w:rsidRDefault="006D5A5E" w:rsidP="009D1E7D">
      <w:pPr>
        <w:pStyle w:val="B1"/>
      </w:pPr>
      <w:r w:rsidRPr="00FD4A4B">
        <w:t>-</w:t>
      </w:r>
      <w:r w:rsidRPr="00FD4A4B">
        <w:tab/>
        <w:t>requirement during functioning of system;</w:t>
      </w:r>
    </w:p>
    <w:p w14:paraId="77E9A646" w14:textId="77777777" w:rsidR="006D5A5E" w:rsidRPr="00FD4A4B" w:rsidRDefault="006D5A5E" w:rsidP="009D1E7D">
      <w:pPr>
        <w:pStyle w:val="B1"/>
      </w:pPr>
      <w:r w:rsidRPr="00FD4A4B">
        <w:t>-</w:t>
      </w:r>
      <w:r w:rsidRPr="00FD4A4B">
        <w:tab/>
        <w:t>brief description of their purpose</w:t>
      </w:r>
      <w:r w:rsidR="0037690A" w:rsidRPr="00FD4A4B">
        <w:t>.</w:t>
      </w:r>
    </w:p>
    <w:p w14:paraId="599CC509" w14:textId="77777777" w:rsidR="006D5A5E" w:rsidRPr="00C41605" w:rsidRDefault="006D5A5E" w:rsidP="00C41605">
      <w:pPr>
        <w:rPr>
          <w:b/>
          <w:bCs/>
          <w:lang w:eastAsia="zh-CN"/>
        </w:rPr>
      </w:pPr>
      <w:r w:rsidRPr="00C41605">
        <w:rPr>
          <w:b/>
          <w:bCs/>
          <w:lang w:eastAsia="zh-CN"/>
        </w:rPr>
        <w:t>Execution Steps</w:t>
      </w:r>
    </w:p>
    <w:p w14:paraId="6E3FE2FA" w14:textId="77777777" w:rsidR="006D5A5E" w:rsidRDefault="006D5A5E" w:rsidP="009D1E7D">
      <w:pPr>
        <w:pStyle w:val="B1"/>
      </w:pPr>
      <w:r w:rsidRPr="00FD4A4B">
        <w:t>1.</w:t>
      </w:r>
      <w:r w:rsidRPr="00FD4A4B">
        <w:tab/>
      </w:r>
      <w:r w:rsidR="00B25A4C">
        <w:t>The tester identifies</w:t>
      </w:r>
      <w:r w:rsidRPr="00FD4A4B">
        <w:t xml:space="preserve"> the hardware and software components</w:t>
      </w:r>
      <w:r w:rsidR="00B25A4C">
        <w:t xml:space="preserve"> available in the network product</w:t>
      </w:r>
      <w:r w:rsidRPr="00FD4A4B">
        <w:t xml:space="preserve">, version information and the kind of support available for the software provided by the vendor, the </w:t>
      </w:r>
      <w:r w:rsidR="00D43B8A" w:rsidRPr="00D43B8A">
        <w:t>manufacturer</w:t>
      </w:r>
      <w:r w:rsidRPr="00FD4A4B">
        <w:t xml:space="preserve">, the developer or other contractual partner of the </w:t>
      </w:r>
      <w:r w:rsidR="00D43B8A" w:rsidRPr="00D43B8A">
        <w:t xml:space="preserve">network </w:t>
      </w:r>
      <w:r w:rsidRPr="00FD4A4B">
        <w:t xml:space="preserve">operator using any tool or any means of determination. </w:t>
      </w:r>
    </w:p>
    <w:p w14:paraId="23F38290" w14:textId="77777777" w:rsidR="00B25A4C" w:rsidRDefault="00B25A4C" w:rsidP="00B25A4C">
      <w:pPr>
        <w:pStyle w:val="NO"/>
      </w:pPr>
      <w:r>
        <w:t xml:space="preserve">NOTE </w:t>
      </w:r>
      <w:r w:rsidR="009B1B4B">
        <w:t>2</w:t>
      </w:r>
      <w:r>
        <w:t xml:space="preserve">: </w:t>
      </w:r>
      <w:r>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14:paraId="4FE49DF6" w14:textId="77777777" w:rsidR="00B25A4C" w:rsidRPr="00FD4A4B" w:rsidRDefault="00B25A4C" w:rsidP="00B25A4C">
      <w:pPr>
        <w:pStyle w:val="NO"/>
      </w:pPr>
      <w:r w:rsidRPr="008E1C85">
        <w:t xml:space="preserve">NOTE </w:t>
      </w:r>
      <w:r w:rsidR="009B1B4B">
        <w:t>3</w:t>
      </w:r>
      <w:r w:rsidRPr="008E1C85">
        <w:t xml:space="preserve">: </w:t>
      </w:r>
      <w:r w:rsidRPr="008E1C85">
        <w:tab/>
        <w:t xml:space="preserve">The identification of </w:t>
      </w:r>
      <w:r>
        <w:t xml:space="preserve">hardware </w:t>
      </w:r>
      <w:r w:rsidRPr="008E1C85">
        <w:t>could be done by, e.g. consulting</w:t>
      </w:r>
      <w:r>
        <w:t xml:space="preserve"> any type of device manager or hardware information tool (e.g. hwinfo, inxi, lshw, lspci, lscpu, lsusb…).</w:t>
      </w:r>
    </w:p>
    <w:p w14:paraId="108CC36E" w14:textId="77777777" w:rsidR="006D5A5E" w:rsidRPr="00FD4A4B" w:rsidRDefault="006D5A5E" w:rsidP="009D1E7D">
      <w:pPr>
        <w:pStyle w:val="B1"/>
      </w:pPr>
      <w:r w:rsidRPr="00FD4A4B">
        <w:t>2.</w:t>
      </w:r>
      <w:r w:rsidRPr="00FD4A4B">
        <w:tab/>
      </w:r>
      <w:r w:rsidR="00B25A4C">
        <w:t>The tester validates</w:t>
      </w:r>
      <w:r w:rsidRPr="00FD4A4B">
        <w:t xml:space="preserve"> that there are no entries in the list of hardware and software installed in the system which are not supported as given by the vendor of </w:t>
      </w:r>
      <w:r w:rsidRPr="00FD4A4B">
        <w:rPr>
          <w:rFonts w:hint="eastAsia"/>
          <w:lang w:eastAsia="ja-JP"/>
        </w:rPr>
        <w:t>n</w:t>
      </w:r>
      <w:r w:rsidRPr="00FD4A4B">
        <w:t xml:space="preserve">etwork </w:t>
      </w:r>
      <w:r w:rsidRPr="00FD4A4B">
        <w:rPr>
          <w:rFonts w:hint="eastAsia"/>
          <w:lang w:eastAsia="ja-JP"/>
        </w:rPr>
        <w:t>p</w:t>
      </w:r>
      <w:r w:rsidRPr="00FD4A4B">
        <w:t>roduct in the attached documentation.</w:t>
      </w:r>
    </w:p>
    <w:p w14:paraId="03321D5E" w14:textId="77777777" w:rsidR="006D5A5E" w:rsidRPr="00FD4A4B" w:rsidRDefault="006D5A5E" w:rsidP="00DC3C3E">
      <w:pPr>
        <w:keepNext/>
        <w:keepLines/>
        <w:spacing w:before="180"/>
        <w:rPr>
          <w:b/>
          <w:lang w:eastAsia="zh-CN"/>
        </w:rPr>
      </w:pPr>
      <w:r w:rsidRPr="00FD4A4B">
        <w:rPr>
          <w:b/>
          <w:lang w:eastAsia="zh-CN"/>
        </w:rPr>
        <w:t>Expected Results:</w:t>
      </w:r>
    </w:p>
    <w:p w14:paraId="349D60C9" w14:textId="77777777" w:rsidR="006D5A5E" w:rsidRPr="00FD4A4B" w:rsidRDefault="006D5A5E" w:rsidP="00DC3C3E">
      <w:pPr>
        <w:keepNext/>
        <w:keepLines/>
        <w:spacing w:before="180"/>
        <w:rPr>
          <w:lang w:eastAsia="zh-CN"/>
        </w:rPr>
      </w:pPr>
      <w:r w:rsidRPr="00FD4A4B">
        <w:rPr>
          <w:lang w:eastAsia="zh-CN"/>
        </w:rPr>
        <w:t>The report will contain the names and versions of the tool(s) used for finding out what software and hardware components are installed in the system. The detailed report will contain the name and version of the software and hardware used in the system, and the period of support for each of these components.</w:t>
      </w:r>
    </w:p>
    <w:p w14:paraId="1496DD5C" w14:textId="77777777" w:rsidR="006D5A5E" w:rsidRPr="00FD4A4B" w:rsidRDefault="006D5A5E" w:rsidP="00DC3C3E">
      <w:pPr>
        <w:keepNext/>
        <w:keepLines/>
        <w:spacing w:before="180"/>
        <w:rPr>
          <w:lang w:eastAsia="zh-CN"/>
        </w:rPr>
      </w:pPr>
      <w:r w:rsidRPr="00FD4A4B">
        <w:rPr>
          <w:lang w:eastAsia="zh-CN"/>
        </w:rPr>
        <w:t xml:space="preserve">The list of all available software and hardware components and their associated support information which has been deemed necessary for the operation of the </w:t>
      </w:r>
      <w:r w:rsidRPr="00FD4A4B">
        <w:rPr>
          <w:rFonts w:hint="eastAsia"/>
          <w:lang w:eastAsia="ja-JP"/>
        </w:rPr>
        <w:t>network product</w:t>
      </w:r>
      <w:r w:rsidRPr="00FD4A4B">
        <w:rPr>
          <w:lang w:eastAsia="zh-CN"/>
        </w:rPr>
        <w:t xml:space="preserve"> by the vendor shall also be included as the test result. Any software or component which is not supported any longer by the vendor will be highlighted and brought out as a part of the report.</w:t>
      </w:r>
    </w:p>
    <w:p w14:paraId="7AB6D0D5" w14:textId="77777777" w:rsidR="006D5A5E" w:rsidRPr="00FD4A4B" w:rsidRDefault="006D5A5E" w:rsidP="00DC3C3E">
      <w:pPr>
        <w:keepNext/>
        <w:keepLines/>
        <w:spacing w:before="180"/>
        <w:rPr>
          <w:b/>
          <w:lang w:eastAsia="zh-CN"/>
        </w:rPr>
      </w:pPr>
      <w:r w:rsidRPr="00FD4A4B">
        <w:rPr>
          <w:lang w:eastAsia="zh-CN"/>
        </w:rPr>
        <w:t xml:space="preserve">There should be no software installed in the </w:t>
      </w:r>
      <w:r w:rsidRPr="00FD4A4B">
        <w:rPr>
          <w:rFonts w:hint="eastAsia"/>
          <w:lang w:eastAsia="ja-JP"/>
        </w:rPr>
        <w:t>network product</w:t>
      </w:r>
      <w:r w:rsidRPr="00FD4A4B">
        <w:rPr>
          <w:lang w:eastAsia="zh-CN"/>
        </w:rPr>
        <w:t xml:space="preserve"> which is unsupported as of the day of testing.</w:t>
      </w:r>
    </w:p>
    <w:p w14:paraId="52768758" w14:textId="77777777" w:rsidR="006D5A5E" w:rsidRPr="00FD4A4B" w:rsidRDefault="006D5A5E" w:rsidP="00DC3C3E">
      <w:pPr>
        <w:keepNext/>
        <w:keepLines/>
        <w:spacing w:before="180"/>
        <w:rPr>
          <w:b/>
          <w:lang w:eastAsia="zh-CN"/>
        </w:rPr>
      </w:pPr>
      <w:r w:rsidRPr="00FD4A4B">
        <w:rPr>
          <w:b/>
          <w:lang w:eastAsia="zh-CN"/>
        </w:rPr>
        <w:t>Expected format of evidence:</w:t>
      </w:r>
    </w:p>
    <w:p w14:paraId="28332080" w14:textId="77777777" w:rsidR="006D5A5E" w:rsidRPr="00FD4A4B" w:rsidRDefault="006D5A5E" w:rsidP="009D1E7D">
      <w:pPr>
        <w:pStyle w:val="B1"/>
      </w:pPr>
      <w:r w:rsidRPr="00FD4A4B">
        <w:t>-</w:t>
      </w:r>
      <w:r w:rsidRPr="00FD4A4B">
        <w:tab/>
        <w:t>The used tool(s) name and version</w:t>
      </w:r>
      <w:r w:rsidR="00614893" w:rsidRPr="00FD4A4B">
        <w:t xml:space="preserve"> </w:t>
      </w:r>
      <w:r w:rsidRPr="00FD4A4B">
        <w:t>information</w:t>
      </w:r>
    </w:p>
    <w:p w14:paraId="4C7286B2" w14:textId="77777777" w:rsidR="006D5A5E" w:rsidRPr="00FD4A4B" w:rsidRDefault="006D5A5E" w:rsidP="009D1E7D">
      <w:pPr>
        <w:pStyle w:val="B1"/>
      </w:pPr>
      <w:r w:rsidRPr="00FD4A4B">
        <w:t>-</w:t>
      </w:r>
      <w:r w:rsidRPr="00FD4A4B">
        <w:tab/>
        <w:t xml:space="preserve">Software and hardware components used in the </w:t>
      </w:r>
      <w:r w:rsidRPr="00FD4A4B">
        <w:rPr>
          <w:rFonts w:hint="eastAsia"/>
          <w:lang w:eastAsia="ja-JP"/>
        </w:rPr>
        <w:t>network product</w:t>
      </w:r>
    </w:p>
    <w:p w14:paraId="60A63D58" w14:textId="77777777" w:rsidR="006D5A5E" w:rsidRPr="00FD4A4B" w:rsidRDefault="006D5A5E" w:rsidP="00D139CE">
      <w:pPr>
        <w:pStyle w:val="B1"/>
      </w:pPr>
      <w:r w:rsidRPr="00FD4A4B">
        <w:t>-</w:t>
      </w:r>
      <w:r w:rsidRPr="00FD4A4B">
        <w:tab/>
        <w:t>the test results i.e. support information of each listing</w:t>
      </w:r>
    </w:p>
    <w:p w14:paraId="648C3B46" w14:textId="77777777" w:rsidR="00EE47D9" w:rsidRPr="00FD4A4B" w:rsidRDefault="000E530A" w:rsidP="002764D2">
      <w:pPr>
        <w:pStyle w:val="Heading4"/>
      </w:pPr>
      <w:bookmarkStart w:id="400" w:name="_CR4_3_2_6"/>
      <w:bookmarkStart w:id="401" w:name="_Toc19542425"/>
      <w:bookmarkStart w:id="402" w:name="_Toc35348427"/>
      <w:bookmarkStart w:id="403" w:name="_Toc224925013"/>
      <w:bookmarkEnd w:id="400"/>
      <w:r w:rsidRPr="00907F75">
        <w:t>4</w:t>
      </w:r>
      <w:r w:rsidR="00EE47D9" w:rsidRPr="00FD4A4B">
        <w:t>.3.2.</w:t>
      </w:r>
      <w:r w:rsidR="00EB364F" w:rsidRPr="00FD4A4B">
        <w:t>6</w:t>
      </w:r>
      <w:r w:rsidR="002764D2" w:rsidRPr="00FD4A4B">
        <w:tab/>
      </w:r>
      <w:r w:rsidR="00EE47D9" w:rsidRPr="00FD4A4B">
        <w:t>Remote login restrictions for privileged users</w:t>
      </w:r>
      <w:bookmarkEnd w:id="401"/>
      <w:bookmarkEnd w:id="402"/>
      <w:bookmarkEnd w:id="403"/>
    </w:p>
    <w:p w14:paraId="72CAD241" w14:textId="77777777" w:rsidR="00EE47D9" w:rsidRPr="00FD4A4B" w:rsidRDefault="00EE47D9" w:rsidP="00EE47D9">
      <w:r w:rsidRPr="00FD4A4B">
        <w:rPr>
          <w:i/>
        </w:rPr>
        <w:t>Requirement Name</w:t>
      </w:r>
      <w:r w:rsidRPr="00FD4A4B">
        <w:t>: Remote login restrictions for privileged users</w:t>
      </w:r>
    </w:p>
    <w:p w14:paraId="69F1020B" w14:textId="77777777" w:rsidR="009E2154" w:rsidRDefault="009E2154" w:rsidP="00EE47D9">
      <w:pPr>
        <w:rPr>
          <w:i/>
        </w:rPr>
      </w:pPr>
      <w:r>
        <w:rPr>
          <w:i/>
        </w:rPr>
        <w:t>Requirement Reference</w:t>
      </w:r>
      <w:r>
        <w:rPr>
          <w:iCs/>
        </w:rPr>
        <w:t xml:space="preserve">: </w:t>
      </w:r>
      <w:r>
        <w:t>In accordance with industry best practice</w:t>
      </w:r>
    </w:p>
    <w:p w14:paraId="5DE858B4" w14:textId="77777777" w:rsidR="00EE47D9" w:rsidRPr="00FD4A4B" w:rsidRDefault="00EE47D9" w:rsidP="00EE47D9">
      <w:r w:rsidRPr="00FD4A4B">
        <w:rPr>
          <w:i/>
        </w:rPr>
        <w:t>Requirement Description</w:t>
      </w:r>
      <w:r w:rsidRPr="00FD4A4B">
        <w:t>: Direct login as root or equivalent highest privileged user shall be limited to the system console only.</w:t>
      </w:r>
      <w:r w:rsidR="00E8520F" w:rsidRPr="00FD4A4B">
        <w:t xml:space="preserve"> </w:t>
      </w:r>
      <w:r w:rsidRPr="00FD4A4B">
        <w:t>Root user will not be allowed to login to the system remotely.</w:t>
      </w:r>
    </w:p>
    <w:p w14:paraId="359FE322" w14:textId="3EAFEE00" w:rsidR="009E2154" w:rsidRDefault="009E2154" w:rsidP="00EE47D9">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265D20" w:rsidRPr="00AB4DF0">
        <w:rPr>
          <w:rFonts w:eastAsia="SimSun"/>
          <w:color w:val="000000"/>
          <w:lang w:val="en-US" w:eastAsia="zh-CN"/>
        </w:rPr>
        <w:t>, clause 5.3.8.1, Misuse by authorized users</w:t>
      </w:r>
      <w:r w:rsidR="005A6F16" w:rsidRPr="005A6F16">
        <w:rPr>
          <w:rFonts w:eastAsia="SimSun"/>
          <w:color w:val="000000"/>
          <w:lang w:val="en-US" w:eastAsia="zh-CN"/>
        </w:rPr>
        <w:t>, clause 5.3.3.4, Direct Root Access</w:t>
      </w:r>
      <w:r w:rsidR="005A6F16">
        <w:rPr>
          <w:rFonts w:eastAsia="SimSun"/>
          <w:color w:val="000000"/>
          <w:lang w:val="en-US" w:eastAsia="zh-CN"/>
        </w:rPr>
        <w:t>.</w:t>
      </w:r>
    </w:p>
    <w:p w14:paraId="51D95EDA" w14:textId="77777777" w:rsidR="00EE47D9" w:rsidRPr="00FD4A4B" w:rsidRDefault="00EE47D9" w:rsidP="00EE47D9">
      <w:r w:rsidRPr="00FD4A4B">
        <w:rPr>
          <w:i/>
        </w:rPr>
        <w:t>Test Case</w:t>
      </w:r>
      <w:r w:rsidRPr="00FD4A4B">
        <w:t xml:space="preserve">: </w:t>
      </w:r>
    </w:p>
    <w:p w14:paraId="1B18A052" w14:textId="77777777" w:rsidR="00EB364F" w:rsidRPr="00FD4A4B" w:rsidRDefault="00EB364F" w:rsidP="00EB364F">
      <w:r w:rsidRPr="00FD4A4B">
        <w:rPr>
          <w:b/>
        </w:rPr>
        <w:t>Test Name</w:t>
      </w:r>
      <w:r w:rsidRPr="00FD4A4B">
        <w:t xml:space="preserve">: </w:t>
      </w:r>
      <w:r w:rsidRPr="00FD4A4B">
        <w:rPr>
          <w:lang w:eastAsia="zh-CN"/>
        </w:rPr>
        <w:t>TC_REMOTE_LOGIN_RESTRICTIONS_PR</w:t>
      </w:r>
      <w:r w:rsidR="00A80FBF" w:rsidRPr="00FD4A4B">
        <w:rPr>
          <w:lang w:eastAsia="zh-CN"/>
        </w:rPr>
        <w:t>I</w:t>
      </w:r>
      <w:r w:rsidRPr="00FD4A4B">
        <w:rPr>
          <w:lang w:eastAsia="zh-CN"/>
        </w:rPr>
        <w:t>VILEGED_USERS</w:t>
      </w:r>
    </w:p>
    <w:p w14:paraId="1ACB3C70" w14:textId="77777777" w:rsidR="00EB364F" w:rsidRPr="00FD4A4B" w:rsidRDefault="00EB364F" w:rsidP="00EB364F">
      <w:pPr>
        <w:rPr>
          <w:b/>
        </w:rPr>
      </w:pPr>
      <w:r w:rsidRPr="00FD4A4B">
        <w:rPr>
          <w:b/>
        </w:rPr>
        <w:t>Purpose:</w:t>
      </w:r>
    </w:p>
    <w:p w14:paraId="01DA5594" w14:textId="77777777" w:rsidR="00EB364F" w:rsidRPr="00FD4A4B" w:rsidRDefault="00EB364F" w:rsidP="00EB364F">
      <w:pPr>
        <w:rPr>
          <w:lang w:eastAsia="zh-CN"/>
        </w:rPr>
      </w:pPr>
      <w:r w:rsidRPr="00FD4A4B">
        <w:rPr>
          <w:lang w:eastAsia="zh-CN"/>
        </w:rPr>
        <w:t xml:space="preserve">Verify that </w:t>
      </w:r>
      <w:r w:rsidRPr="00FD4A4B">
        <w:t>root or equivalent highest privileged user will not be allowed to login to the system remotely</w:t>
      </w:r>
      <w:r w:rsidRPr="00FD4A4B">
        <w:rPr>
          <w:lang w:eastAsia="zh-CN"/>
        </w:rPr>
        <w:t xml:space="preserve">. </w:t>
      </w:r>
    </w:p>
    <w:p w14:paraId="3011CDC8" w14:textId="77777777" w:rsidR="00EB364F" w:rsidRPr="00FD4A4B" w:rsidRDefault="00EB364F" w:rsidP="00EB364F">
      <w:pPr>
        <w:rPr>
          <w:b/>
        </w:rPr>
      </w:pPr>
      <w:r w:rsidRPr="00FD4A4B">
        <w:rPr>
          <w:b/>
        </w:rPr>
        <w:t>Procedure and execution steps:</w:t>
      </w:r>
    </w:p>
    <w:p w14:paraId="36104248" w14:textId="77777777" w:rsidR="00EB364F" w:rsidRPr="00FD4A4B" w:rsidRDefault="00EB364F" w:rsidP="00EB364F">
      <w:pPr>
        <w:rPr>
          <w:b/>
        </w:rPr>
      </w:pPr>
      <w:r w:rsidRPr="00FD4A4B">
        <w:rPr>
          <w:b/>
        </w:rPr>
        <w:t>Pre-Condition:</w:t>
      </w:r>
    </w:p>
    <w:p w14:paraId="28CB9FB8" w14:textId="77777777" w:rsidR="00EB364F" w:rsidRPr="00FD4A4B" w:rsidRDefault="00EB364F" w:rsidP="00EB364F">
      <w:pPr>
        <w:rPr>
          <w:lang w:eastAsia="zh-CN"/>
        </w:rPr>
      </w:pPr>
      <w:r w:rsidRPr="00FD4A4B">
        <w:rPr>
          <w:lang w:eastAsia="zh-CN"/>
        </w:rPr>
        <w:t>A document that describes the interfaces to the network product and how the tester can login to them remotely.</w:t>
      </w:r>
    </w:p>
    <w:p w14:paraId="26BB2E56" w14:textId="77777777" w:rsidR="00EB364F" w:rsidRPr="00FD4A4B" w:rsidRDefault="00EB364F" w:rsidP="00EB364F">
      <w:pPr>
        <w:rPr>
          <w:b/>
        </w:rPr>
      </w:pPr>
      <w:r w:rsidRPr="00FD4A4B">
        <w:rPr>
          <w:b/>
        </w:rPr>
        <w:t>Execution Steps</w:t>
      </w:r>
    </w:p>
    <w:p w14:paraId="75ED6092" w14:textId="77777777" w:rsidR="00EB364F" w:rsidRPr="00FD4A4B" w:rsidRDefault="00EB364F" w:rsidP="00EB364F">
      <w:pPr>
        <w:rPr>
          <w:b/>
        </w:rPr>
      </w:pPr>
    </w:p>
    <w:p w14:paraId="2E9EBE3F" w14:textId="77777777" w:rsidR="00EB364F" w:rsidRPr="00FD4A4B" w:rsidRDefault="00EB364F" w:rsidP="00EB364F">
      <w:pPr>
        <w:pStyle w:val="B1"/>
      </w:pPr>
      <w:r w:rsidRPr="00FD4A4B">
        <w:t>1.</w:t>
      </w:r>
      <w:r w:rsidRPr="00FD4A4B">
        <w:tab/>
        <w:t>The tester tries to remotely login to the network product using the credentials of the root or equivalent highest privileged user via the interfaces as described in the documentation.</w:t>
      </w:r>
    </w:p>
    <w:p w14:paraId="1AF53E72" w14:textId="77777777" w:rsidR="00EB364F" w:rsidRPr="00FD4A4B" w:rsidRDefault="00EB364F" w:rsidP="00EB364F">
      <w:pPr>
        <w:pStyle w:val="B1"/>
      </w:pPr>
      <w:r w:rsidRPr="00FD4A4B">
        <w:t>2.</w:t>
      </w:r>
      <w:r w:rsidRPr="00FD4A4B">
        <w:tab/>
        <w:t>The tester tries to login to the network product using the credentials of the root or equivalent highest privileged user from the physical console of the system.</w:t>
      </w:r>
    </w:p>
    <w:p w14:paraId="4D6960CC" w14:textId="77777777" w:rsidR="00EB364F" w:rsidRPr="00FD4A4B" w:rsidRDefault="00EB364F" w:rsidP="00EB364F">
      <w:pPr>
        <w:rPr>
          <w:b/>
        </w:rPr>
      </w:pPr>
      <w:r w:rsidRPr="00FD4A4B">
        <w:rPr>
          <w:b/>
        </w:rPr>
        <w:t>Expected Results:</w:t>
      </w:r>
    </w:p>
    <w:p w14:paraId="5EB35397" w14:textId="77777777" w:rsidR="00EB364F" w:rsidRPr="00FD4A4B" w:rsidRDefault="00EB364F" w:rsidP="00EB364F">
      <w:pPr>
        <w:rPr>
          <w:lang w:eastAsia="zh-CN"/>
        </w:rPr>
      </w:pPr>
      <w:r w:rsidRPr="00FD4A4B">
        <w:rPr>
          <w:lang w:eastAsia="zh-CN"/>
        </w:rPr>
        <w:t>The tester is not able to login to the system remotely using the root</w:t>
      </w:r>
      <w:r w:rsidR="00AB4DF0" w:rsidRPr="00AB4DF0">
        <w:rPr>
          <w:lang w:eastAsia="zh-CN"/>
        </w:rPr>
        <w:t xml:space="preserve"> or equivalent highest privileged user</w:t>
      </w:r>
      <w:r w:rsidRPr="00FD4A4B">
        <w:rPr>
          <w:lang w:eastAsia="zh-CN"/>
        </w:rPr>
        <w:t xml:space="preserve"> credentials. </w:t>
      </w:r>
    </w:p>
    <w:p w14:paraId="209AADC3" w14:textId="77777777" w:rsidR="00EB364F" w:rsidRPr="00FD4A4B" w:rsidRDefault="00EB364F" w:rsidP="00EB364F">
      <w:pPr>
        <w:rPr>
          <w:lang w:eastAsia="zh-CN"/>
        </w:rPr>
      </w:pPr>
      <w:r w:rsidRPr="00FD4A4B">
        <w:rPr>
          <w:lang w:eastAsia="zh-CN"/>
        </w:rPr>
        <w:t>The tester is able to login to the system from the physical console using the root</w:t>
      </w:r>
      <w:r w:rsidR="00AB4DF0" w:rsidRPr="00AB4DF0">
        <w:rPr>
          <w:lang w:eastAsia="zh-CN"/>
        </w:rPr>
        <w:t xml:space="preserve"> or equivalent highest privileged user</w:t>
      </w:r>
      <w:r w:rsidRPr="00FD4A4B">
        <w:rPr>
          <w:lang w:eastAsia="zh-CN"/>
        </w:rPr>
        <w:t xml:space="preserve"> credentials.</w:t>
      </w:r>
    </w:p>
    <w:p w14:paraId="6908C683" w14:textId="77777777" w:rsidR="00EB364F" w:rsidRPr="00FD4A4B" w:rsidRDefault="00EB364F" w:rsidP="00EB364F">
      <w:pPr>
        <w:rPr>
          <w:b/>
        </w:rPr>
      </w:pPr>
      <w:r w:rsidRPr="00FD4A4B">
        <w:rPr>
          <w:b/>
        </w:rPr>
        <w:t>Expected format of evidence:</w:t>
      </w:r>
    </w:p>
    <w:p w14:paraId="10B48408" w14:textId="77777777" w:rsidR="00CD5F04" w:rsidRDefault="00CD4B3B" w:rsidP="00CD5F04">
      <w:pPr>
        <w:rPr>
          <w:lang w:eastAsia="zh-CN"/>
        </w:rPr>
      </w:pPr>
      <w:r w:rsidRPr="00CD4B3B">
        <w:rPr>
          <w:lang w:eastAsia="zh-CN"/>
        </w:rPr>
        <w:t>Evidence containing the operational results as, e.g. screenshots, log files, packet captures, error messages.</w:t>
      </w:r>
      <w:bookmarkStart w:id="404" w:name="_CR4_3_2_7"/>
      <w:bookmarkStart w:id="405" w:name="_Toc19542426"/>
      <w:bookmarkStart w:id="406" w:name="_Toc35348428"/>
      <w:bookmarkEnd w:id="404"/>
    </w:p>
    <w:p w14:paraId="7839E4B8" w14:textId="77777777" w:rsidR="00EE47D9" w:rsidRPr="00FD4A4B" w:rsidRDefault="000E530A" w:rsidP="002764D2">
      <w:pPr>
        <w:pStyle w:val="Heading4"/>
      </w:pPr>
      <w:bookmarkStart w:id="407" w:name="_Toc224925014"/>
      <w:r w:rsidRPr="00907F75">
        <w:t>4</w:t>
      </w:r>
      <w:r w:rsidR="00EE47D9" w:rsidRPr="00FD4A4B">
        <w:t>.3.2.</w:t>
      </w:r>
      <w:r w:rsidR="008B79F4" w:rsidRPr="00FD4A4B">
        <w:t>7</w:t>
      </w:r>
      <w:r w:rsidR="002764D2" w:rsidRPr="00FD4A4B">
        <w:tab/>
      </w:r>
      <w:r w:rsidR="00EE47D9" w:rsidRPr="00FD4A4B">
        <w:t>Filesystem Authorization privileges</w:t>
      </w:r>
      <w:bookmarkEnd w:id="405"/>
      <w:bookmarkEnd w:id="406"/>
      <w:bookmarkEnd w:id="407"/>
    </w:p>
    <w:p w14:paraId="6008616D" w14:textId="77777777" w:rsidR="00EE47D9" w:rsidRPr="00FD4A4B" w:rsidRDefault="00EE47D9" w:rsidP="00EE47D9">
      <w:r w:rsidRPr="00FD4A4B">
        <w:rPr>
          <w:i/>
        </w:rPr>
        <w:t>Requirement Name</w:t>
      </w:r>
      <w:r w:rsidRPr="00FD4A4B">
        <w:t>: Filesystem Authorization privileges.</w:t>
      </w:r>
    </w:p>
    <w:p w14:paraId="3C8E72BB" w14:textId="77777777" w:rsidR="009E2154" w:rsidRDefault="009E2154" w:rsidP="00EE47D9">
      <w:pPr>
        <w:rPr>
          <w:i/>
        </w:rPr>
      </w:pPr>
      <w:r>
        <w:rPr>
          <w:i/>
        </w:rPr>
        <w:t>Requirement Reference</w:t>
      </w:r>
      <w:r>
        <w:rPr>
          <w:iCs/>
        </w:rPr>
        <w:t xml:space="preserve">: </w:t>
      </w:r>
      <w:r>
        <w:t>In accordance with industry best practice</w:t>
      </w:r>
    </w:p>
    <w:p w14:paraId="3FD44B7F" w14:textId="77777777" w:rsidR="00EE47D9" w:rsidRPr="00FD4A4B" w:rsidRDefault="00EE47D9" w:rsidP="00EE47D9">
      <w:r w:rsidRPr="00FD4A4B">
        <w:rPr>
          <w:i/>
        </w:rPr>
        <w:t>Requirement Description</w:t>
      </w:r>
      <w:r w:rsidRPr="00FD4A4B">
        <w:t xml:space="preserve">: The system shall </w:t>
      </w:r>
      <w:r w:rsidR="004365D2" w:rsidRPr="004365D2">
        <w:t>enforce file system permissions for users such that it only permits a users</w:t>
      </w:r>
      <w:r w:rsidRPr="00FD4A4B">
        <w:t xml:space="preserve"> to modify files, data, directories or file systems </w:t>
      </w:r>
      <w:r w:rsidR="004365D2" w:rsidRPr="004365D2">
        <w:t>for which they have been authorized. These file system authorizations on the network product shall be configured according to the vendor documentation.</w:t>
      </w:r>
    </w:p>
    <w:p w14:paraId="4E611FA0" w14:textId="77777777" w:rsidR="00EE47D9" w:rsidRPr="00FD4A4B" w:rsidRDefault="0057309E" w:rsidP="0057309E">
      <w:pPr>
        <w:pStyle w:val="EX"/>
      </w:pPr>
      <w:r w:rsidRPr="00FD4A4B">
        <w:t>EXAMPLE</w:t>
      </w:r>
      <w:r w:rsidR="00EE47D9" w:rsidRPr="00FD4A4B">
        <w:t>:</w:t>
      </w:r>
      <w:r w:rsidRPr="00FD4A4B">
        <w:tab/>
      </w:r>
      <w:r w:rsidR="00EE47D9" w:rsidRPr="00FD4A4B">
        <w:t xml:space="preserve">On </w:t>
      </w:r>
      <w:r w:rsidR="00265D20">
        <w:t>U</w:t>
      </w:r>
      <w:r w:rsidR="00265D20" w:rsidRPr="00FD4A4B">
        <w:t>nix</w:t>
      </w:r>
      <w:r w:rsidR="004E60C6">
        <w:t>®</w:t>
      </w:r>
      <w:r w:rsidR="00EE47D9" w:rsidRPr="00FD4A4B">
        <w:t xml:space="preserve"> systems a </w:t>
      </w:r>
      <w:r w:rsidR="006D5002" w:rsidRPr="00FD4A4B">
        <w:t>'</w:t>
      </w:r>
      <w:r w:rsidR="00EE47D9" w:rsidRPr="00FD4A4B">
        <w:rPr>
          <w:lang w:eastAsia="zh-CN"/>
        </w:rPr>
        <w:t>sticky</w:t>
      </w:r>
      <w:r w:rsidR="00D91717" w:rsidRPr="00FD4A4B">
        <w:t>'</w:t>
      </w:r>
      <w:r w:rsidR="00EE47D9" w:rsidRPr="00FD4A4B">
        <w:rPr>
          <w:lang w:eastAsia="zh-CN"/>
        </w:rPr>
        <w:t xml:space="preserve"> bit may be set on all directories where all users have write permissions. This ensures that only </w:t>
      </w:r>
      <w:r w:rsidR="00EE47D9" w:rsidRPr="00FD4A4B">
        <w:t>the file's owner, the directory's owner, or root user can rename or delete the file. Without the sticky bit being set, any user that has write and execute permissions for the directory can rename or delete files within the directory, regardless of the file's owner.</w:t>
      </w:r>
    </w:p>
    <w:p w14:paraId="7F072AD1" w14:textId="0A2A5B7A" w:rsidR="009E2154" w:rsidRDefault="009E2154" w:rsidP="00EE47D9">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265D20" w:rsidRPr="00265D20">
        <w:rPr>
          <w:rFonts w:ascii="Tele-GroteskNor" w:eastAsia="SimSun" w:hAnsi="Tele-GroteskNor" w:cs="Tele-GroteskNor"/>
          <w:color w:val="000000"/>
          <w:lang w:val="en-US" w:eastAsia="zh-CN"/>
        </w:rPr>
        <w:t>, clause 5.3.8.3, Folder Write Permission Abuse</w:t>
      </w:r>
      <w:r w:rsidR="005A6F16" w:rsidRPr="005A6F16">
        <w:rPr>
          <w:rFonts w:ascii="Tele-GroteskNor" w:eastAsia="SimSun" w:hAnsi="Tele-GroteskNor" w:cs="Tele-GroteskNor"/>
          <w:color w:val="000000"/>
          <w:lang w:val="en-US" w:eastAsia="zh-CN"/>
        </w:rPr>
        <w:t>, clause 5.3.4.2 Ownership File Misuse, clause 5.3.4.6 File Write Permissions Abuse, clause 5.3.8.4, Root-Owned File Write Permission Abuse</w:t>
      </w:r>
    </w:p>
    <w:p w14:paraId="51029121" w14:textId="77777777" w:rsidR="00EE47D9" w:rsidRPr="00FD4A4B" w:rsidRDefault="00EE47D9" w:rsidP="00EE47D9">
      <w:r w:rsidRPr="00FD4A4B">
        <w:rPr>
          <w:i/>
        </w:rPr>
        <w:t>Test Case</w:t>
      </w:r>
      <w:r w:rsidRPr="00FD4A4B">
        <w:t xml:space="preserve">: </w:t>
      </w:r>
    </w:p>
    <w:p w14:paraId="6A868CE8" w14:textId="77777777" w:rsidR="008B79F4" w:rsidRPr="00FD4A4B" w:rsidRDefault="008B79F4" w:rsidP="008B79F4">
      <w:r w:rsidRPr="00FD4A4B">
        <w:rPr>
          <w:b/>
        </w:rPr>
        <w:t>Test Name</w:t>
      </w:r>
      <w:r w:rsidRPr="00FD4A4B">
        <w:t xml:space="preserve">: </w:t>
      </w:r>
      <w:r w:rsidRPr="00FD4A4B">
        <w:rPr>
          <w:lang w:eastAsia="zh-CN"/>
        </w:rPr>
        <w:t>TC_FILESYSTEM_AUTHORIZATION_PRIVILEGES</w:t>
      </w:r>
    </w:p>
    <w:p w14:paraId="46D88C07" w14:textId="77777777" w:rsidR="008B79F4" w:rsidRPr="00FD4A4B" w:rsidRDefault="008B79F4" w:rsidP="008B79F4">
      <w:pPr>
        <w:rPr>
          <w:b/>
        </w:rPr>
      </w:pPr>
      <w:r w:rsidRPr="00FD4A4B">
        <w:rPr>
          <w:b/>
        </w:rPr>
        <w:t>Purpose:</w:t>
      </w:r>
    </w:p>
    <w:p w14:paraId="7C80CA05" w14:textId="77777777" w:rsidR="008B79F4" w:rsidRPr="00FD4A4B" w:rsidRDefault="008B79F4" w:rsidP="008B79F4">
      <w:pPr>
        <w:rPr>
          <w:lang w:eastAsia="zh-CN"/>
        </w:rPr>
      </w:pPr>
      <w:r w:rsidRPr="00FD4A4B">
        <w:rPr>
          <w:lang w:eastAsia="zh-CN"/>
        </w:rPr>
        <w:t xml:space="preserve">Verify that </w:t>
      </w:r>
      <w:r w:rsidRPr="00FD4A4B">
        <w:t xml:space="preserve">users </w:t>
      </w:r>
      <w:r w:rsidR="004365D2" w:rsidRPr="004365D2">
        <w:t>are only permitted to</w:t>
      </w:r>
      <w:r w:rsidRPr="00FD4A4B">
        <w:t xml:space="preserve"> modify files, data, directories or file systems</w:t>
      </w:r>
      <w:r w:rsidR="004365D2" w:rsidRPr="004365D2">
        <w:t xml:space="preserve"> for which they have been authorized according to the vendor documentation</w:t>
      </w:r>
      <w:r w:rsidRPr="00FD4A4B">
        <w:t>.</w:t>
      </w:r>
      <w:r w:rsidRPr="00FD4A4B">
        <w:rPr>
          <w:lang w:eastAsia="zh-CN"/>
        </w:rPr>
        <w:t xml:space="preserve"> </w:t>
      </w:r>
    </w:p>
    <w:p w14:paraId="73D32E14" w14:textId="77777777" w:rsidR="008B79F4" w:rsidRPr="00FD4A4B" w:rsidRDefault="008B79F4" w:rsidP="008B79F4">
      <w:pPr>
        <w:rPr>
          <w:b/>
        </w:rPr>
      </w:pPr>
      <w:r w:rsidRPr="00FD4A4B">
        <w:rPr>
          <w:b/>
        </w:rPr>
        <w:t>Procedure and execution steps:</w:t>
      </w:r>
    </w:p>
    <w:p w14:paraId="079BB6AC" w14:textId="77777777" w:rsidR="008B79F4" w:rsidRPr="00FD4A4B" w:rsidRDefault="008B79F4" w:rsidP="008B79F4">
      <w:pPr>
        <w:rPr>
          <w:b/>
        </w:rPr>
      </w:pPr>
      <w:r w:rsidRPr="00FD4A4B">
        <w:rPr>
          <w:b/>
        </w:rPr>
        <w:t>Pre-Condition:</w:t>
      </w:r>
    </w:p>
    <w:p w14:paraId="7BBB8C45" w14:textId="77777777" w:rsidR="008B79F4" w:rsidRPr="00FD4A4B" w:rsidRDefault="008B79F4" w:rsidP="008B79F4">
      <w:pPr>
        <w:rPr>
          <w:lang w:eastAsia="zh-CN"/>
        </w:rPr>
      </w:pPr>
      <w:r w:rsidRPr="00FD4A4B">
        <w:rPr>
          <w:lang w:eastAsia="zh-CN"/>
        </w:rPr>
        <w:t>A document describing how access control is configured for the filesystems in the network product shall be provided by the vendor.</w:t>
      </w:r>
    </w:p>
    <w:p w14:paraId="65011E36" w14:textId="77777777" w:rsidR="008B79F4" w:rsidRPr="00FD4A4B" w:rsidRDefault="008B79F4" w:rsidP="008B79F4">
      <w:pPr>
        <w:rPr>
          <w:b/>
        </w:rPr>
      </w:pPr>
      <w:r w:rsidRPr="00FD4A4B">
        <w:rPr>
          <w:b/>
        </w:rPr>
        <w:t>Execution Steps</w:t>
      </w:r>
    </w:p>
    <w:p w14:paraId="76F0F43A" w14:textId="77777777" w:rsidR="008B79F4" w:rsidRPr="00FD4A4B" w:rsidRDefault="008B79F4" w:rsidP="008B79F4">
      <w:pPr>
        <w:pStyle w:val="B1"/>
      </w:pPr>
      <w:r w:rsidRPr="00FD4A4B">
        <w:t>1.</w:t>
      </w:r>
      <w:r w:rsidRPr="00FD4A4B">
        <w:tab/>
        <w:t xml:space="preserve">The tester checks that OS-level permissions are configured correctly </w:t>
      </w:r>
      <w:r w:rsidR="004365D2" w:rsidRPr="004365D2">
        <w:t xml:space="preserve">according to the vendor documentation </w:t>
      </w:r>
      <w:r w:rsidRPr="00FD4A4B">
        <w:t>for users that are authorized to modify files, data, directories or file systems on the system.</w:t>
      </w:r>
    </w:p>
    <w:p w14:paraId="14D64385" w14:textId="77777777" w:rsidR="004365D2" w:rsidRDefault="008B79F4" w:rsidP="004365D2">
      <w:pPr>
        <w:pStyle w:val="B1"/>
      </w:pPr>
      <w:r w:rsidRPr="00FD4A4B">
        <w:t>2.</w:t>
      </w:r>
      <w:r w:rsidRPr="00FD4A4B">
        <w:tab/>
      </w:r>
      <w:r w:rsidR="004365D2">
        <w:t>The tester logs into the network product under test with a valid user account (not the system administrator, e.g. root user on UNIX®).</w:t>
      </w:r>
    </w:p>
    <w:p w14:paraId="7AE8EEE6" w14:textId="77777777" w:rsidR="008B79F4" w:rsidRPr="00FD4A4B" w:rsidRDefault="004365D2" w:rsidP="004365D2">
      <w:pPr>
        <w:pStyle w:val="B1"/>
      </w:pPr>
      <w:r>
        <w:t>3.</w:t>
      </w:r>
      <w:r>
        <w:tab/>
      </w:r>
      <w:r w:rsidR="008B79F4" w:rsidRPr="00FD4A4B">
        <w:t xml:space="preserve">The tester tries to modify </w:t>
      </w:r>
      <w:r w:rsidRPr="004365D2">
        <w:t xml:space="preserve">at least one </w:t>
      </w:r>
      <w:r w:rsidR="008B79F4" w:rsidRPr="00FD4A4B">
        <w:t xml:space="preserve">file and </w:t>
      </w:r>
      <w:r w:rsidRPr="004365D2">
        <w:t xml:space="preserve">directory </w:t>
      </w:r>
      <w:r w:rsidR="008B79F4" w:rsidRPr="00FD4A4B">
        <w:t>for which the user has the necessary privileges.</w:t>
      </w:r>
    </w:p>
    <w:p w14:paraId="5521E67D" w14:textId="77777777" w:rsidR="008B79F4" w:rsidRPr="00FD4A4B" w:rsidRDefault="004365D2" w:rsidP="008B79F4">
      <w:pPr>
        <w:pStyle w:val="B1"/>
      </w:pPr>
      <w:r w:rsidRPr="004365D2">
        <w:t>4</w:t>
      </w:r>
      <w:r w:rsidR="008B79F4" w:rsidRPr="00FD4A4B">
        <w:t>.</w:t>
      </w:r>
      <w:r w:rsidR="008B79F4" w:rsidRPr="00FD4A4B">
        <w:tab/>
        <w:t xml:space="preserve">The tester tries to modify </w:t>
      </w:r>
      <w:r w:rsidRPr="004365D2">
        <w:t xml:space="preserve">at least one </w:t>
      </w:r>
      <w:r w:rsidR="008B79F4" w:rsidRPr="00FD4A4B">
        <w:t xml:space="preserve">file and </w:t>
      </w:r>
      <w:r w:rsidRPr="004365D2">
        <w:t xml:space="preserve">directory </w:t>
      </w:r>
      <w:r w:rsidR="008B79F4" w:rsidRPr="00FD4A4B">
        <w:t>for which the user doesn</w:t>
      </w:r>
      <w:r w:rsidRPr="004365D2">
        <w:t>’</w:t>
      </w:r>
      <w:r w:rsidR="008B79F4" w:rsidRPr="00FD4A4B">
        <w:t>t have the necessary privileges.</w:t>
      </w:r>
    </w:p>
    <w:p w14:paraId="109429D9" w14:textId="77777777" w:rsidR="008B79F4" w:rsidRPr="00FD4A4B" w:rsidRDefault="008B79F4" w:rsidP="008B79F4">
      <w:pPr>
        <w:rPr>
          <w:b/>
        </w:rPr>
      </w:pPr>
      <w:r w:rsidRPr="00FD4A4B">
        <w:rPr>
          <w:b/>
        </w:rPr>
        <w:t>Expected Results:</w:t>
      </w:r>
    </w:p>
    <w:p w14:paraId="1F16148B" w14:textId="77777777" w:rsidR="008B79F4" w:rsidRPr="00FD4A4B" w:rsidRDefault="008B79F4" w:rsidP="008B79F4">
      <w:pPr>
        <w:rPr>
          <w:lang w:eastAsia="zh-CN"/>
        </w:rPr>
      </w:pPr>
      <w:r w:rsidRPr="00FD4A4B">
        <w:rPr>
          <w:lang w:eastAsia="zh-CN"/>
        </w:rPr>
        <w:t>The OS-level access permissions are set correctly for the users</w:t>
      </w:r>
      <w:r w:rsidR="004365D2" w:rsidRPr="004365D2">
        <w:rPr>
          <w:lang w:eastAsia="zh-CN"/>
        </w:rPr>
        <w:t xml:space="preserve"> according to the vendor documentation</w:t>
      </w:r>
      <w:r w:rsidRPr="00FD4A4B">
        <w:rPr>
          <w:lang w:eastAsia="zh-CN"/>
        </w:rPr>
        <w:t>.</w:t>
      </w:r>
    </w:p>
    <w:p w14:paraId="2D1EE081" w14:textId="77777777" w:rsidR="008B79F4" w:rsidRPr="00FD4A4B" w:rsidRDefault="008B79F4" w:rsidP="008B79F4">
      <w:pPr>
        <w:rPr>
          <w:lang w:eastAsia="zh-CN"/>
        </w:rPr>
      </w:pPr>
      <w:r w:rsidRPr="00FD4A4B">
        <w:t>The</w:t>
      </w:r>
      <w:r w:rsidR="004365D2" w:rsidRPr="004365D2">
        <w:t xml:space="preserve"> chosen</w:t>
      </w:r>
      <w:r w:rsidRPr="00FD4A4B">
        <w:t xml:space="preserve"> user can only modify files, data, directories or file systems for which </w:t>
      </w:r>
      <w:r w:rsidR="004365D2" w:rsidRPr="004365D2">
        <w:t xml:space="preserve">they have </w:t>
      </w:r>
      <w:r w:rsidRPr="00FD4A4B">
        <w:t>the necessary privileges to do so.</w:t>
      </w:r>
    </w:p>
    <w:p w14:paraId="14977DB2" w14:textId="77777777" w:rsidR="008B79F4" w:rsidRPr="00FD4A4B" w:rsidRDefault="008B79F4" w:rsidP="008B79F4">
      <w:pPr>
        <w:rPr>
          <w:b/>
        </w:rPr>
      </w:pPr>
      <w:r w:rsidRPr="00FD4A4B">
        <w:rPr>
          <w:b/>
        </w:rPr>
        <w:t>Expected format of evidence:</w:t>
      </w:r>
    </w:p>
    <w:p w14:paraId="12BDDE6C" w14:textId="77777777" w:rsidR="008B79F4" w:rsidRDefault="008B79F4" w:rsidP="00EE47D9">
      <w:pPr>
        <w:rPr>
          <w:lang w:eastAsia="zh-CN"/>
        </w:rPr>
      </w:pPr>
      <w:r w:rsidRPr="00FD4A4B">
        <w:rPr>
          <w:lang w:eastAsia="zh-CN"/>
        </w:rPr>
        <w:t xml:space="preserve">Screenshot </w:t>
      </w:r>
      <w:r w:rsidR="004365D2" w:rsidRPr="004365D2">
        <w:rPr>
          <w:lang w:eastAsia="zh-CN"/>
        </w:rPr>
        <w:t xml:space="preserve">or part of </w:t>
      </w:r>
      <w:r w:rsidRPr="00FD4A4B">
        <w:rPr>
          <w:lang w:eastAsia="zh-CN"/>
        </w:rPr>
        <w:t>the configuration file</w:t>
      </w:r>
      <w:r w:rsidR="004365D2" w:rsidRPr="004365D2">
        <w:rPr>
          <w:lang w:eastAsia="zh-CN"/>
        </w:rPr>
        <w:t>/console output</w:t>
      </w:r>
      <w:r w:rsidRPr="00FD4A4B">
        <w:rPr>
          <w:lang w:eastAsia="zh-CN"/>
        </w:rPr>
        <w:t xml:space="preserve"> showing the OS-level permissions are set correctly.</w:t>
      </w:r>
    </w:p>
    <w:p w14:paraId="190A9706" w14:textId="77777777" w:rsidR="004365D2" w:rsidRPr="00FD4A4B" w:rsidRDefault="004365D2" w:rsidP="00EE47D9">
      <w:pPr>
        <w:rPr>
          <w:rFonts w:ascii="Arial" w:hAnsi="Arial"/>
          <w:sz w:val="22"/>
        </w:rPr>
      </w:pPr>
      <w:r>
        <w:rPr>
          <w:lang w:eastAsia="zh-CN"/>
        </w:rPr>
        <w:t>Screenshot or terminal output of file and directory modification attempts.</w:t>
      </w:r>
    </w:p>
    <w:p w14:paraId="46508716" w14:textId="77777777" w:rsidR="008A6D35" w:rsidRPr="00FD4A4B" w:rsidRDefault="000E530A" w:rsidP="008A6D35">
      <w:pPr>
        <w:pStyle w:val="Heading3"/>
      </w:pPr>
      <w:bookmarkStart w:id="408" w:name="_CR4_3_3"/>
      <w:bookmarkStart w:id="409" w:name="_Toc19542427"/>
      <w:bookmarkStart w:id="410" w:name="_Toc35348429"/>
      <w:bookmarkStart w:id="411" w:name="_Toc224925015"/>
      <w:bookmarkEnd w:id="408"/>
      <w:r w:rsidRPr="00907F75">
        <w:t>4</w:t>
      </w:r>
      <w:r w:rsidR="008A6D35" w:rsidRPr="00FD4A4B">
        <w:t>.3.3</w:t>
      </w:r>
      <w:r w:rsidR="008A6D35" w:rsidRPr="00FD4A4B">
        <w:tab/>
        <w:t xml:space="preserve">Operating </w:t>
      </w:r>
      <w:bookmarkEnd w:id="409"/>
      <w:bookmarkEnd w:id="410"/>
      <w:r w:rsidR="00126FE9">
        <w:t>s</w:t>
      </w:r>
      <w:r w:rsidR="00126FE9" w:rsidRPr="00FD4A4B">
        <w:t>ystems</w:t>
      </w:r>
      <w:bookmarkEnd w:id="411"/>
    </w:p>
    <w:p w14:paraId="1A5B42E4" w14:textId="77777777" w:rsidR="000B1DB3" w:rsidRPr="00FD4A4B" w:rsidRDefault="000E530A" w:rsidP="000B1DB3">
      <w:pPr>
        <w:pStyle w:val="Heading4"/>
      </w:pPr>
      <w:bookmarkStart w:id="412" w:name="_CR4_3_3_1"/>
      <w:bookmarkStart w:id="413" w:name="_Toc19542428"/>
      <w:bookmarkStart w:id="414" w:name="_Toc35348430"/>
      <w:bookmarkStart w:id="415" w:name="_Toc224925016"/>
      <w:bookmarkEnd w:id="412"/>
      <w:r w:rsidRPr="00907F75">
        <w:t>4</w:t>
      </w:r>
      <w:r w:rsidR="000B1DB3" w:rsidRPr="00FD4A4B">
        <w:t>.3.3.1</w:t>
      </w:r>
      <w:r w:rsidR="000B1DB3" w:rsidRPr="00FD4A4B">
        <w:tab/>
        <w:t>General operating system requirements and test cases</w:t>
      </w:r>
      <w:bookmarkEnd w:id="413"/>
      <w:bookmarkEnd w:id="414"/>
      <w:bookmarkEnd w:id="415"/>
    </w:p>
    <w:p w14:paraId="3A21EDE2" w14:textId="77777777" w:rsidR="000B1DB3" w:rsidRPr="00FD4A4B" w:rsidRDefault="000E530A" w:rsidP="0057309E">
      <w:pPr>
        <w:pStyle w:val="Heading5"/>
      </w:pPr>
      <w:bookmarkStart w:id="416" w:name="_CR4_3_3_1_1"/>
      <w:bookmarkStart w:id="417" w:name="_Toc19542429"/>
      <w:bookmarkStart w:id="418" w:name="_Toc35348431"/>
      <w:bookmarkStart w:id="419" w:name="_Toc224925017"/>
      <w:bookmarkEnd w:id="416"/>
      <w:r w:rsidRPr="00907F75">
        <w:t>4</w:t>
      </w:r>
      <w:r w:rsidR="000B1DB3" w:rsidRPr="00FD4A4B">
        <w:t>.3.3.1.1</w:t>
      </w:r>
      <w:r w:rsidR="000B1DB3" w:rsidRPr="00FD4A4B">
        <w:tab/>
        <w:t>IP-Source address spoofing mitigation</w:t>
      </w:r>
      <w:bookmarkEnd w:id="417"/>
      <w:bookmarkEnd w:id="418"/>
      <w:bookmarkEnd w:id="419"/>
    </w:p>
    <w:p w14:paraId="42AFD4C3" w14:textId="77777777" w:rsidR="000B1DB3" w:rsidRPr="00FD4A4B" w:rsidRDefault="000B1DB3" w:rsidP="000B1DB3">
      <w:r w:rsidRPr="00FD4A4B">
        <w:rPr>
          <w:i/>
        </w:rPr>
        <w:t>Requirement Name</w:t>
      </w:r>
      <w:r w:rsidRPr="00FD4A4B">
        <w:t>: IP-Source address spoofing mitigation</w:t>
      </w:r>
    </w:p>
    <w:p w14:paraId="6E8218A0" w14:textId="77777777" w:rsidR="009E2154" w:rsidRDefault="009E2154" w:rsidP="000B1DB3">
      <w:pPr>
        <w:rPr>
          <w:i/>
        </w:rPr>
      </w:pPr>
      <w:r>
        <w:rPr>
          <w:i/>
        </w:rPr>
        <w:t>Requirement Reference</w:t>
      </w:r>
      <w:r>
        <w:rPr>
          <w:iCs/>
        </w:rPr>
        <w:t xml:space="preserve">: </w:t>
      </w:r>
      <w:r>
        <w:t>In accordance with industry best practice</w:t>
      </w:r>
    </w:p>
    <w:p w14:paraId="0FF79F86" w14:textId="77777777" w:rsidR="000B1DB3" w:rsidRPr="00FD4A4B" w:rsidRDefault="000B1DB3" w:rsidP="000B1DB3">
      <w:r w:rsidRPr="00FD4A4B">
        <w:rPr>
          <w:i/>
        </w:rPr>
        <w:t>Requirement Description</w:t>
      </w:r>
      <w:r w:rsidRPr="00FD4A4B">
        <w:t xml:space="preserve">: </w:t>
      </w:r>
    </w:p>
    <w:p w14:paraId="29AF92A6" w14:textId="77777777" w:rsidR="000B1DB3" w:rsidRPr="00FD4A4B" w:rsidRDefault="000B1DB3" w:rsidP="000B1DB3">
      <w:r w:rsidRPr="00FD4A4B">
        <w:t xml:space="preserve">Systems shall not process IP packets if their source address is not reachable via the incoming interface. Implementation example: Use of </w:t>
      </w:r>
      <w:r w:rsidR="00D139CE" w:rsidRPr="00FD4A4B">
        <w:t>"</w:t>
      </w:r>
      <w:r w:rsidRPr="00FD4A4B">
        <w:t>Reverse Path Filter</w:t>
      </w:r>
      <w:r w:rsidR="00D139CE" w:rsidRPr="00FD4A4B">
        <w:t>"</w:t>
      </w:r>
      <w:r w:rsidRPr="00FD4A4B">
        <w:t xml:space="preserve"> (RPF) provides this function.</w:t>
      </w:r>
    </w:p>
    <w:p w14:paraId="4F99C245" w14:textId="77777777" w:rsidR="009E2154" w:rsidRDefault="009E2154" w:rsidP="000B1DB3">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26FE9" w:rsidRPr="00126FE9">
        <w:rPr>
          <w:rFonts w:ascii="Tele-GroteskNor" w:eastAsia="SimSun" w:hAnsi="Tele-GroteskNor" w:cs="Tele-GroteskNor"/>
          <w:color w:val="000000"/>
          <w:lang w:val="en-US" w:eastAsia="zh-CN"/>
        </w:rPr>
        <w:t>, clause 5.3.3.5, IP Spoofing</w:t>
      </w:r>
    </w:p>
    <w:p w14:paraId="58BEB458" w14:textId="77777777" w:rsidR="000B1DB3" w:rsidRPr="00FD4A4B" w:rsidRDefault="000B1DB3" w:rsidP="000B1DB3">
      <w:r w:rsidRPr="00FD4A4B">
        <w:rPr>
          <w:i/>
        </w:rPr>
        <w:t>Test Case</w:t>
      </w:r>
      <w:r w:rsidRPr="00FD4A4B">
        <w:t xml:space="preserve">: </w:t>
      </w:r>
    </w:p>
    <w:p w14:paraId="271987A9" w14:textId="77777777" w:rsidR="00921AA0" w:rsidRPr="00FD4A4B" w:rsidRDefault="00921AA0" w:rsidP="00921AA0">
      <w:r w:rsidRPr="00FD4A4B">
        <w:t>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w:t>
      </w:r>
      <w:r w:rsidR="00614893" w:rsidRPr="00FD4A4B">
        <w:t xml:space="preserve"> </w:t>
      </w:r>
    </w:p>
    <w:p w14:paraId="19762342" w14:textId="77777777" w:rsidR="00921AA0" w:rsidRPr="00FD4A4B" w:rsidRDefault="00921AA0" w:rsidP="00DC3C3E">
      <w:pPr>
        <w:keepNext/>
        <w:keepLines/>
        <w:spacing w:before="180"/>
        <w:rPr>
          <w:lang w:eastAsia="zh-CN"/>
        </w:rPr>
      </w:pPr>
      <w:r w:rsidRPr="00FD4A4B">
        <w:rPr>
          <w:b/>
          <w:lang w:eastAsia="zh-CN"/>
        </w:rPr>
        <w:t xml:space="preserve">Test Name: </w:t>
      </w:r>
      <w:r w:rsidRPr="00FD4A4B">
        <w:rPr>
          <w:lang w:eastAsia="zh-CN"/>
        </w:rPr>
        <w:t>TC_IP_SPOOFING_MITIGATION</w:t>
      </w:r>
    </w:p>
    <w:p w14:paraId="64334BAE" w14:textId="77777777" w:rsidR="00921AA0" w:rsidRPr="00FD4A4B" w:rsidRDefault="00921AA0" w:rsidP="00DC3C3E">
      <w:pPr>
        <w:keepNext/>
        <w:keepLines/>
        <w:spacing w:before="180"/>
        <w:rPr>
          <w:b/>
          <w:lang w:eastAsia="zh-CN"/>
        </w:rPr>
      </w:pPr>
      <w:r w:rsidRPr="00FD4A4B">
        <w:rPr>
          <w:b/>
          <w:lang w:eastAsia="zh-CN"/>
        </w:rPr>
        <w:t>Purpose:</w:t>
      </w:r>
    </w:p>
    <w:p w14:paraId="1EEB2E9A" w14:textId="77777777" w:rsidR="00921AA0" w:rsidRPr="00FD4A4B" w:rsidRDefault="00921AA0" w:rsidP="00D139CE">
      <w:r w:rsidRPr="00FD4A4B">
        <w:t xml:space="preserve">To verify that the network product provides anti-spoofing function that is, before a packet is processed, the network product checks whether the source IP of the received packet is reachable through the interface it comes in. </w:t>
      </w:r>
    </w:p>
    <w:p w14:paraId="3F677BFF" w14:textId="77777777" w:rsidR="00921AA0" w:rsidRPr="00FD4A4B" w:rsidRDefault="00921AA0" w:rsidP="00D139CE">
      <w:r w:rsidRPr="00FD4A4B">
        <w:t>To verify that if the receiv</w:t>
      </w:r>
      <w:r w:rsidR="00D91717">
        <w:t>ed</w:t>
      </w:r>
      <w:r w:rsidRPr="00FD4A4B">
        <w:t xml:space="preserve"> packet source address is not routable through the interface </w:t>
      </w:r>
      <w:r w:rsidR="00D91717">
        <w:t xml:space="preserve">on </w:t>
      </w:r>
      <w:r w:rsidRPr="00FD4A4B">
        <w:t>which it comes, then the network product drops this packet.</w:t>
      </w:r>
    </w:p>
    <w:p w14:paraId="000CCC5E" w14:textId="77777777" w:rsidR="00921AA0" w:rsidRPr="00C41605" w:rsidRDefault="00921AA0" w:rsidP="00C41605">
      <w:pPr>
        <w:rPr>
          <w:b/>
          <w:bCs/>
          <w:lang w:eastAsia="zh-CN"/>
        </w:rPr>
      </w:pPr>
      <w:r w:rsidRPr="00C41605">
        <w:rPr>
          <w:b/>
          <w:bCs/>
          <w:lang w:eastAsia="zh-CN"/>
        </w:rPr>
        <w:t>Procedure and execution steps:</w:t>
      </w:r>
    </w:p>
    <w:p w14:paraId="0608E6C1" w14:textId="77777777" w:rsidR="00921AA0" w:rsidRPr="00FD4A4B" w:rsidRDefault="00921AA0" w:rsidP="00C41605">
      <w:pPr>
        <w:rPr>
          <w:lang w:eastAsia="zh-CN"/>
        </w:rPr>
      </w:pPr>
      <w:r w:rsidRPr="00C41605">
        <w:rPr>
          <w:b/>
          <w:bCs/>
          <w:lang w:eastAsia="zh-CN"/>
        </w:rPr>
        <w:t>Pre-Conditions:</w:t>
      </w:r>
    </w:p>
    <w:p w14:paraId="1E891ADC" w14:textId="77777777" w:rsidR="00921AA0" w:rsidRPr="00FD4A4B" w:rsidRDefault="00921AA0" w:rsidP="009D1E7D">
      <w:pPr>
        <w:pStyle w:val="B1"/>
      </w:pPr>
      <w:r w:rsidRPr="00FD4A4B">
        <w:t>-</w:t>
      </w:r>
      <w:r w:rsidRPr="00FD4A4B">
        <w:tab/>
        <w:t>A node N1 is available with:</w:t>
      </w:r>
    </w:p>
    <w:p w14:paraId="0CD83985" w14:textId="77777777" w:rsidR="00921AA0" w:rsidRPr="00FD4A4B" w:rsidRDefault="00921AA0" w:rsidP="00C41605">
      <w:pPr>
        <w:pStyle w:val="B2"/>
      </w:pPr>
      <w:r w:rsidRPr="00FD4A4B">
        <w:t>-</w:t>
      </w:r>
      <w:r w:rsidRPr="00FD4A4B">
        <w:tab/>
        <w:t>Two interface</w:t>
      </w:r>
      <w:r w:rsidR="00D91717">
        <w:t>s</w:t>
      </w:r>
      <w:r w:rsidRPr="00FD4A4B">
        <w:t xml:space="preserve"> named respectively if1-n1 connected to the network product and if2-n1 to which the tester connects a tester machine</w:t>
      </w:r>
    </w:p>
    <w:p w14:paraId="5E234B2D" w14:textId="77777777" w:rsidR="00921AA0" w:rsidRPr="00FD4A4B" w:rsidRDefault="00921AA0" w:rsidP="00C41605">
      <w:pPr>
        <w:pStyle w:val="B2"/>
      </w:pPr>
      <w:r w:rsidRPr="00FD4A4B">
        <w:t>-</w:t>
      </w:r>
      <w:r w:rsidRPr="00FD4A4B">
        <w:tab/>
        <w:t>routing capabilities</w:t>
      </w:r>
    </w:p>
    <w:p w14:paraId="0B07EF78" w14:textId="77777777" w:rsidR="00921AA0" w:rsidRPr="00FD4A4B" w:rsidRDefault="00921AA0" w:rsidP="00C41605">
      <w:pPr>
        <w:pStyle w:val="B2"/>
      </w:pPr>
      <w:r w:rsidRPr="00FD4A4B">
        <w:t>-</w:t>
      </w:r>
      <w:r w:rsidRPr="00FD4A4B">
        <w:tab/>
        <w:t>if2-n1 has a static IP address (e.g. 192.168.3.1 belonging to the subnet 192.168.3.0/24)</w:t>
      </w:r>
    </w:p>
    <w:p w14:paraId="4A7A7435" w14:textId="77777777" w:rsidR="00921AA0" w:rsidRPr="00FD4A4B" w:rsidRDefault="00921AA0" w:rsidP="009D1E7D">
      <w:pPr>
        <w:pStyle w:val="B1"/>
      </w:pPr>
      <w:r w:rsidRPr="00FD4A4B">
        <w:t>-</w:t>
      </w:r>
      <w:r w:rsidRPr="00FD4A4B">
        <w:tab/>
        <w:t>A node N2 is available with:</w:t>
      </w:r>
    </w:p>
    <w:p w14:paraId="56C8F623" w14:textId="77777777" w:rsidR="00921AA0" w:rsidRPr="00FD4A4B" w:rsidRDefault="00921AA0" w:rsidP="00084591">
      <w:pPr>
        <w:pStyle w:val="B2"/>
      </w:pPr>
      <w:r w:rsidRPr="00FD4A4B">
        <w:t>-</w:t>
      </w:r>
      <w:r w:rsidRPr="00FD4A4B">
        <w:tab/>
        <w:t>Two interface</w:t>
      </w:r>
      <w:r w:rsidR="00D91717">
        <w:t>s</w:t>
      </w:r>
      <w:r w:rsidRPr="00FD4A4B">
        <w:t xml:space="preserve"> named respectively if1-n2 connected to the network product and if2-n2 to which the tester connects a tester machine</w:t>
      </w:r>
    </w:p>
    <w:p w14:paraId="7697713B" w14:textId="77777777" w:rsidR="00921AA0" w:rsidRPr="00FD4A4B" w:rsidRDefault="00921AA0" w:rsidP="00084591">
      <w:pPr>
        <w:pStyle w:val="B2"/>
      </w:pPr>
      <w:r w:rsidRPr="00FD4A4B">
        <w:t>-</w:t>
      </w:r>
      <w:r w:rsidRPr="00FD4A4B">
        <w:tab/>
        <w:t>Routing capabilities. In particular N2 has a default route to if1-np subnet via if2-np (e.g. 192.168.2.1)</w:t>
      </w:r>
    </w:p>
    <w:p w14:paraId="2ADFE071" w14:textId="77777777" w:rsidR="00921AA0" w:rsidRPr="00FD4A4B" w:rsidRDefault="00921AA0" w:rsidP="00084591">
      <w:pPr>
        <w:pStyle w:val="B2"/>
      </w:pPr>
      <w:r w:rsidRPr="00FD4A4B">
        <w:t>-</w:t>
      </w:r>
      <w:r w:rsidRPr="00FD4A4B">
        <w:tab/>
        <w:t xml:space="preserve">if2-n2 has a static IP address . This ip is the same </w:t>
      </w:r>
      <w:r w:rsidR="00D91717">
        <w:t>as</w:t>
      </w:r>
      <w:r w:rsidRPr="00FD4A4B">
        <w:t xml:space="preserve"> if2-n1 (e.g. 192.168.3.1 belonging to the subnet 192.168.3.0/24)</w:t>
      </w:r>
    </w:p>
    <w:p w14:paraId="69B21A34" w14:textId="77777777" w:rsidR="00921AA0" w:rsidRPr="00FD4A4B" w:rsidRDefault="00921AA0" w:rsidP="009D1E7D">
      <w:pPr>
        <w:pStyle w:val="B1"/>
      </w:pPr>
      <w:r w:rsidRPr="00FD4A4B">
        <w:t>-</w:t>
      </w:r>
      <w:r w:rsidRPr="00FD4A4B">
        <w:tab/>
        <w:t>The network product has at least 2 enabled interface</w:t>
      </w:r>
      <w:r w:rsidR="00D91717" w:rsidRPr="00747EEA">
        <w:rPr>
          <w:lang w:val="en-US"/>
        </w:rPr>
        <w:t>s</w:t>
      </w:r>
      <w:r w:rsidRPr="00FD4A4B">
        <w:t xml:space="preserve"> said if1-np and if2-np</w:t>
      </w:r>
      <w:r w:rsidR="006C481B">
        <w:t>:</w:t>
      </w:r>
    </w:p>
    <w:p w14:paraId="70A41DD8" w14:textId="77777777" w:rsidR="00921AA0" w:rsidRPr="00FD4A4B" w:rsidRDefault="006C481B" w:rsidP="00084591">
      <w:pPr>
        <w:pStyle w:val="B2"/>
      </w:pPr>
      <w:r>
        <w:t>-</w:t>
      </w:r>
      <w:r>
        <w:tab/>
      </w:r>
      <w:r w:rsidR="00921AA0" w:rsidRPr="00FD4A4B">
        <w:t>The interface if1-np is connected to interface if1-n1 of the node N1 on the subnet, e.g., 192.168.1.0/24</w:t>
      </w:r>
      <w:r>
        <w:t>.</w:t>
      </w:r>
    </w:p>
    <w:p w14:paraId="6319E951" w14:textId="77777777" w:rsidR="00921AA0" w:rsidRPr="00FD4A4B" w:rsidRDefault="00921AA0" w:rsidP="00084591">
      <w:pPr>
        <w:pStyle w:val="B2"/>
      </w:pPr>
      <w:r w:rsidRPr="00FD4A4B">
        <w:t>-</w:t>
      </w:r>
      <w:r w:rsidRPr="00FD4A4B">
        <w:tab/>
        <w:t xml:space="preserve">The interface if2-np is connected to interface if1-n2 of the node N2 on the subnet, e.g., 192.168.2.0/24. </w:t>
      </w:r>
    </w:p>
    <w:p w14:paraId="7418C062" w14:textId="77777777" w:rsidR="00921AA0" w:rsidRPr="00FD4A4B" w:rsidRDefault="00921AA0" w:rsidP="00084591">
      <w:pPr>
        <w:pStyle w:val="B2"/>
      </w:pPr>
      <w:r w:rsidRPr="00FD4A4B">
        <w:t>-</w:t>
      </w:r>
      <w:r w:rsidRPr="00FD4A4B">
        <w:tab/>
        <w:t>The network product is configured with a static route for</w:t>
      </w:r>
      <w:r w:rsidR="00614893" w:rsidRPr="00FD4A4B">
        <w:t xml:space="preserve"> </w:t>
      </w:r>
      <w:r w:rsidRPr="00FD4A4B">
        <w:t>the subnet where if2-n1 is connected to (e.g. 192.168.3.0/24)</w:t>
      </w:r>
      <w:r w:rsidR="00614893" w:rsidRPr="00FD4A4B">
        <w:t>,</w:t>
      </w:r>
      <w:r w:rsidRPr="00FD4A4B">
        <w:t xml:space="preserve"> so this subnet can be reached via if1-n1 through if1-np.</w:t>
      </w:r>
    </w:p>
    <w:p w14:paraId="74996862" w14:textId="77777777" w:rsidR="00921AA0" w:rsidRPr="00FD4A4B" w:rsidRDefault="003977B1" w:rsidP="00066774">
      <w:pPr>
        <w:pStyle w:val="TH"/>
      </w:pPr>
      <w:r>
        <w:rPr>
          <w:lang w:eastAsia="ja-JP"/>
        </w:rPr>
        <w:pict w14:anchorId="58311671">
          <v:shape id="Immagine 1" o:spid="_x0000_i1027" type="#_x0000_t75" style="width:413.25pt;height:174pt;visibility:visible">
            <v:imagedata r:id="rId18" o:title=""/>
          </v:shape>
        </w:pict>
      </w:r>
    </w:p>
    <w:p w14:paraId="3C467050" w14:textId="77777777" w:rsidR="00921AA0" w:rsidRPr="00FD4A4B" w:rsidRDefault="00921AA0" w:rsidP="00D139CE">
      <w:pPr>
        <w:pStyle w:val="TF"/>
      </w:pPr>
      <w:bookmarkStart w:id="420" w:name="_CRFigure1"/>
      <w:r w:rsidRPr="00FD4A4B">
        <w:t xml:space="preserve">Figure </w:t>
      </w:r>
      <w:bookmarkEnd w:id="420"/>
      <w:r w:rsidRPr="00FD4A4B">
        <w:t>1</w:t>
      </w:r>
      <w:r w:rsidR="0037690A" w:rsidRPr="00FD4A4B">
        <w:t>:</w:t>
      </w:r>
      <w:r w:rsidRPr="00FD4A4B">
        <w:t xml:space="preserve"> Configurations for the network product, N1 and N2</w:t>
      </w:r>
    </w:p>
    <w:p w14:paraId="754F7883" w14:textId="77777777" w:rsidR="00921AA0" w:rsidRPr="00FD4A4B" w:rsidRDefault="00921AA0" w:rsidP="009D1E7D">
      <w:pPr>
        <w:pStyle w:val="B1"/>
      </w:pPr>
      <w:r w:rsidRPr="00FD4A4B">
        <w:t>-</w:t>
      </w:r>
      <w:r w:rsidRPr="00FD4A4B">
        <w:tab/>
        <w:t>The vendor shall declare, in the documentation accompanying the network product, the supported anti-spoofing mechanism (e.g. RPF or similar function) and if it is enabled for all interfaces (e.g. net.ipv4.conf.all.rp_filter = 1 and net.ipv4.conf.default.rp_filter = 1 in the linux sysctl.conf file</w:t>
      </w:r>
      <w:r w:rsidR="00614893" w:rsidRPr="00FD4A4B">
        <w:t>)</w:t>
      </w:r>
      <w:r w:rsidRPr="00FD4A4B">
        <w:t xml:space="preserve"> or per interface bases.</w:t>
      </w:r>
    </w:p>
    <w:p w14:paraId="04CF366D" w14:textId="77777777" w:rsidR="00921AA0" w:rsidRPr="00FD4A4B" w:rsidRDefault="00921AA0" w:rsidP="009D1E7D">
      <w:pPr>
        <w:pStyle w:val="B1"/>
      </w:pPr>
      <w:r w:rsidRPr="00FD4A4B">
        <w:t>-</w:t>
      </w:r>
      <w:r w:rsidRPr="00FD4A4B">
        <w:tab/>
        <w:t>The vendor shall declare if the dropped packets can be logged and how to enable this logging</w:t>
      </w:r>
    </w:p>
    <w:p w14:paraId="1C679864" w14:textId="77777777" w:rsidR="00921AA0" w:rsidRPr="00FD4A4B" w:rsidRDefault="00921AA0" w:rsidP="009D1E7D">
      <w:pPr>
        <w:pStyle w:val="B1"/>
      </w:pPr>
      <w:r w:rsidRPr="00FD4A4B">
        <w:t>-</w:t>
      </w:r>
      <w:r w:rsidRPr="00FD4A4B">
        <w:tab/>
        <w:t>The tester has administrator privileges</w:t>
      </w:r>
    </w:p>
    <w:p w14:paraId="4D4DEEEC" w14:textId="77777777" w:rsidR="00921AA0" w:rsidRPr="00FD4A4B" w:rsidRDefault="00921AA0" w:rsidP="009D1E7D">
      <w:pPr>
        <w:pStyle w:val="B1"/>
      </w:pPr>
      <w:r w:rsidRPr="00FD4A4B">
        <w:t>-</w:t>
      </w:r>
      <w:r w:rsidRPr="00FD4A4B">
        <w:tab/>
        <w:t>A tester machine is available and configured with:</w:t>
      </w:r>
    </w:p>
    <w:p w14:paraId="41D3AF39" w14:textId="77777777" w:rsidR="00921AA0" w:rsidRPr="00FD4A4B" w:rsidRDefault="00921AA0" w:rsidP="00D139CE">
      <w:pPr>
        <w:pStyle w:val="B2"/>
      </w:pPr>
      <w:r w:rsidRPr="00FD4A4B">
        <w:t>-</w:t>
      </w:r>
      <w:r w:rsidRPr="00FD4A4B">
        <w:tab/>
        <w:t>A static IP address belonging to the subnet where</w:t>
      </w:r>
      <w:r w:rsidR="00614893" w:rsidRPr="00FD4A4B">
        <w:t xml:space="preserve"> </w:t>
      </w:r>
      <w:r w:rsidRPr="00FD4A4B">
        <w:t xml:space="preserve">if2-n1 and if2-n2 are connected to (e.g. 192.168.3.2/24) </w:t>
      </w:r>
    </w:p>
    <w:p w14:paraId="70F5EF3A" w14:textId="77777777" w:rsidR="00921AA0" w:rsidRPr="00FD4A4B" w:rsidRDefault="00921AA0" w:rsidP="009D1E7D">
      <w:pPr>
        <w:pStyle w:val="B2"/>
        <w:ind w:left="852"/>
      </w:pPr>
      <w:r w:rsidRPr="00FD4A4B">
        <w:t>-</w:t>
      </w:r>
      <w:r w:rsidRPr="00FD4A4B">
        <w:tab/>
      </w:r>
      <w:r w:rsidR="00D139CE" w:rsidRPr="00FD4A4B">
        <w:t xml:space="preserve">A </w:t>
      </w:r>
      <w:r w:rsidRPr="00FD4A4B">
        <w:t>default gateway set to if2-n1 and if2-n2 IP Address (</w:t>
      </w:r>
      <w:r w:rsidR="00153B50" w:rsidRPr="00FD4A4B">
        <w:t>e.g.</w:t>
      </w:r>
      <w:r w:rsidRPr="00FD4A4B">
        <w:t xml:space="preserve"> 192.168.3.1) </w:t>
      </w:r>
    </w:p>
    <w:p w14:paraId="25E775E3" w14:textId="77777777" w:rsidR="00921AA0" w:rsidRPr="00FD4A4B" w:rsidRDefault="00921AA0" w:rsidP="00D139CE">
      <w:pPr>
        <w:pStyle w:val="B1"/>
      </w:pPr>
      <w:r w:rsidRPr="00FD4A4B">
        <w:t>-</w:t>
      </w:r>
      <w:r w:rsidRPr="00FD4A4B">
        <w:tab/>
        <w:t>A network traffic analyser (e.g. tcpdump) on the network product is available</w:t>
      </w:r>
    </w:p>
    <w:p w14:paraId="3BA25C02" w14:textId="77777777" w:rsidR="00921AA0" w:rsidRPr="00084591" w:rsidRDefault="00921AA0" w:rsidP="00084591">
      <w:pPr>
        <w:rPr>
          <w:b/>
          <w:bCs/>
          <w:lang w:eastAsia="zh-CN"/>
        </w:rPr>
      </w:pPr>
      <w:r w:rsidRPr="00084591">
        <w:rPr>
          <w:b/>
          <w:bCs/>
          <w:lang w:eastAsia="zh-CN"/>
        </w:rPr>
        <w:t>Execution Steps</w:t>
      </w:r>
    </w:p>
    <w:p w14:paraId="5EB08AB2" w14:textId="77777777" w:rsidR="00921AA0" w:rsidRPr="00FD4A4B" w:rsidRDefault="00921AA0" w:rsidP="009D1E7D">
      <w:pPr>
        <w:pStyle w:val="B1"/>
      </w:pPr>
      <w:r w:rsidRPr="00FD4A4B">
        <w:t>1.</w:t>
      </w:r>
      <w:r w:rsidRPr="00FD4A4B">
        <w:tab/>
        <w:t>The tester starts to send ping message</w:t>
      </w:r>
      <w:r w:rsidR="00D91717" w:rsidRPr="00747EEA">
        <w:rPr>
          <w:lang w:val="en-US"/>
        </w:rPr>
        <w:t>s</w:t>
      </w:r>
      <w:r w:rsidRPr="00FD4A4B">
        <w:t xml:space="preserve"> to if1-np interface of the network product.</w:t>
      </w:r>
    </w:p>
    <w:p w14:paraId="35C5C3EE" w14:textId="77777777" w:rsidR="00921AA0" w:rsidRPr="00FD4A4B" w:rsidRDefault="00921AA0" w:rsidP="009D1E7D">
      <w:pPr>
        <w:pStyle w:val="B1"/>
      </w:pPr>
      <w:r w:rsidRPr="00FD4A4B">
        <w:t>2.</w:t>
      </w:r>
      <w:r w:rsidRPr="00FD4A4B">
        <w:tab/>
        <w:t xml:space="preserve">The tester verifies, through the network traffic analyser, that the ping </w:t>
      </w:r>
      <w:r w:rsidR="00084591">
        <w:t xml:space="preserve">correctly </w:t>
      </w:r>
      <w:r w:rsidRPr="00FD4A4B">
        <w:t>reaches the if1-np interface and that responses are sent back.</w:t>
      </w:r>
    </w:p>
    <w:p w14:paraId="7EFA3F33" w14:textId="77777777" w:rsidR="00921AA0" w:rsidRPr="00FD4A4B" w:rsidRDefault="00921AA0" w:rsidP="009D1E7D">
      <w:pPr>
        <w:pStyle w:val="B1"/>
      </w:pPr>
      <w:r w:rsidRPr="00FD4A4B">
        <w:t>3.</w:t>
      </w:r>
      <w:r w:rsidRPr="00FD4A4B">
        <w:tab/>
        <w:t>The tester disconnects the tester machine from if2-n1</w:t>
      </w:r>
      <w:r w:rsidR="00614893" w:rsidRPr="00FD4A4B">
        <w:t xml:space="preserve"> </w:t>
      </w:r>
      <w:r w:rsidRPr="00FD4A4B">
        <w:t>interface of the node N1 and reconnects</w:t>
      </w:r>
      <w:r w:rsidR="00614893" w:rsidRPr="00FD4A4B">
        <w:t xml:space="preserve"> </w:t>
      </w:r>
      <w:r w:rsidRPr="00FD4A4B">
        <w:t>it to the interface if2-n2 of the node N2</w:t>
      </w:r>
      <w:r w:rsidR="0037690A" w:rsidRPr="00FD4A4B">
        <w:t>:</w:t>
      </w:r>
    </w:p>
    <w:p w14:paraId="61577B24" w14:textId="77777777" w:rsidR="00921AA0" w:rsidRPr="00FD4A4B" w:rsidRDefault="00921AA0" w:rsidP="00084591">
      <w:pPr>
        <w:pStyle w:val="B2"/>
      </w:pPr>
      <w:r w:rsidRPr="00FD4A4B">
        <w:t>-</w:t>
      </w:r>
      <w:r w:rsidRPr="00FD4A4B">
        <w:tab/>
        <w:t>The testers uses the same network configuration of the tester machine.</w:t>
      </w:r>
    </w:p>
    <w:p w14:paraId="741BF867" w14:textId="77777777" w:rsidR="00921AA0" w:rsidRPr="00FD4A4B" w:rsidRDefault="00921AA0" w:rsidP="00084591">
      <w:pPr>
        <w:pStyle w:val="B2"/>
      </w:pPr>
      <w:r w:rsidRPr="00FD4A4B">
        <w:t>-</w:t>
      </w:r>
      <w:r w:rsidRPr="00FD4A4B">
        <w:tab/>
        <w:t>The tester sends ping message</w:t>
      </w:r>
      <w:r w:rsidR="00D91717">
        <w:t>s</w:t>
      </w:r>
      <w:r w:rsidRPr="00FD4A4B">
        <w:t xml:space="preserve"> to if1-np interface of the network product.</w:t>
      </w:r>
    </w:p>
    <w:p w14:paraId="70158FEF" w14:textId="77777777" w:rsidR="00921AA0" w:rsidRPr="00FD4A4B" w:rsidRDefault="00921AA0" w:rsidP="00084591">
      <w:pPr>
        <w:pStyle w:val="B2"/>
      </w:pPr>
      <w:r w:rsidRPr="00FD4A4B">
        <w:t>-</w:t>
      </w:r>
      <w:r w:rsidRPr="00FD4A4B">
        <w:tab/>
        <w:t>The tester verifies, through the network traffic analyser, that the pings reach the if1-np interface of the network product, but they are dropped and no response is sent back since the source of the received packet is not reachable through the interface it came in.</w:t>
      </w:r>
    </w:p>
    <w:p w14:paraId="063FC23B" w14:textId="77777777" w:rsidR="00921AA0" w:rsidRPr="00FD4A4B" w:rsidRDefault="00921AA0" w:rsidP="00084591">
      <w:pPr>
        <w:pStyle w:val="B2"/>
      </w:pPr>
      <w:r w:rsidRPr="00FD4A4B">
        <w:t>-</w:t>
      </w:r>
      <w:r w:rsidRPr="00FD4A4B">
        <w:tab/>
        <w:t>The tester sends ping message</w:t>
      </w:r>
      <w:r w:rsidR="00D91717">
        <w:t>s</w:t>
      </w:r>
      <w:r w:rsidRPr="00FD4A4B">
        <w:t xml:space="preserve"> to if2-np interface of the network product.</w:t>
      </w:r>
    </w:p>
    <w:p w14:paraId="570B1564" w14:textId="77777777" w:rsidR="00921AA0" w:rsidRPr="00FD4A4B" w:rsidRDefault="00921AA0" w:rsidP="00084591">
      <w:pPr>
        <w:pStyle w:val="B2"/>
      </w:pPr>
      <w:r w:rsidRPr="00FD4A4B">
        <w:t>-</w:t>
      </w:r>
      <w:r w:rsidRPr="00FD4A4B">
        <w:tab/>
        <w:t>The tester verifies, through the network traffic analyser, that the pings reach the if2-np interface of the network product, but they are dropped and no response is sent back since there is a default route via if2-np.</w:t>
      </w:r>
    </w:p>
    <w:p w14:paraId="5F4093DD" w14:textId="77777777" w:rsidR="00921AA0" w:rsidRPr="00FD4A4B" w:rsidRDefault="00921AA0" w:rsidP="00084591">
      <w:pPr>
        <w:pStyle w:val="B2"/>
      </w:pPr>
      <w:r w:rsidRPr="00FD4A4B">
        <w:t>-</w:t>
      </w:r>
      <w:r w:rsidRPr="00FD4A4B">
        <w:tab/>
        <w:t>If the dropped packets are logged, the testers verifies that these packets are recorded.</w:t>
      </w:r>
    </w:p>
    <w:p w14:paraId="4B756CC3" w14:textId="77777777" w:rsidR="00921AA0" w:rsidRPr="00FD4A4B" w:rsidRDefault="00921AA0" w:rsidP="00DC3C3E">
      <w:pPr>
        <w:keepNext/>
        <w:keepLines/>
        <w:spacing w:before="180"/>
        <w:rPr>
          <w:b/>
          <w:lang w:eastAsia="zh-CN"/>
        </w:rPr>
      </w:pPr>
      <w:r w:rsidRPr="00FD4A4B">
        <w:rPr>
          <w:b/>
          <w:lang w:eastAsia="zh-CN"/>
        </w:rPr>
        <w:t>Expected Results:</w:t>
      </w:r>
    </w:p>
    <w:p w14:paraId="72DA48C2" w14:textId="77777777" w:rsidR="00921AA0" w:rsidRPr="00FD4A4B" w:rsidRDefault="00921AA0" w:rsidP="00921AA0">
      <w:pPr>
        <w:rPr>
          <w:lang w:eastAsia="zh-CN"/>
        </w:rPr>
      </w:pPr>
      <w:r w:rsidRPr="00FD4A4B">
        <w:rPr>
          <w:lang w:eastAsia="zh-CN"/>
        </w:rPr>
        <w:t>The network product supports an anti-spoofing mechanism (e.g. the RPF function) and it accepts a packet only if it reaches the network product on the expected interface (i.e. this packet</w:t>
      </w:r>
      <w:r w:rsidR="00614893" w:rsidRPr="00FD4A4B">
        <w:rPr>
          <w:lang w:eastAsia="zh-CN"/>
        </w:rPr>
        <w:t xml:space="preserve"> </w:t>
      </w:r>
      <w:r w:rsidRPr="00FD4A4B">
        <w:rPr>
          <w:lang w:eastAsia="zh-CN"/>
        </w:rPr>
        <w:t xml:space="preserve">has a source </w:t>
      </w:r>
      <w:r w:rsidR="00084591">
        <w:rPr>
          <w:lang w:eastAsia="zh-CN"/>
        </w:rPr>
        <w:t>IP</w:t>
      </w:r>
      <w:r w:rsidR="00084591" w:rsidRPr="00FD4A4B">
        <w:rPr>
          <w:lang w:eastAsia="zh-CN"/>
        </w:rPr>
        <w:t xml:space="preserve"> </w:t>
      </w:r>
      <w:r w:rsidRPr="00FD4A4B">
        <w:rPr>
          <w:lang w:eastAsia="zh-CN"/>
        </w:rPr>
        <w:t xml:space="preserve">address belonging to the same network </w:t>
      </w:r>
      <w:r w:rsidR="00D91717">
        <w:rPr>
          <w:lang w:eastAsia="zh-CN"/>
        </w:rPr>
        <w:t>as</w:t>
      </w:r>
      <w:r w:rsidRPr="00FD4A4B">
        <w:rPr>
          <w:lang w:eastAsia="zh-CN"/>
        </w:rPr>
        <w:t xml:space="preserve"> the interface where it came in or if it is routable through the interface </w:t>
      </w:r>
      <w:r w:rsidR="00D91717">
        <w:rPr>
          <w:lang w:eastAsia="zh-CN"/>
        </w:rPr>
        <w:t xml:space="preserve">on </w:t>
      </w:r>
      <w:r w:rsidRPr="00FD4A4B">
        <w:rPr>
          <w:lang w:eastAsia="zh-CN"/>
        </w:rPr>
        <w:t>which it came in), otherwise it</w:t>
      </w:r>
      <w:r w:rsidR="00614893" w:rsidRPr="00FD4A4B">
        <w:rPr>
          <w:lang w:eastAsia="zh-CN"/>
        </w:rPr>
        <w:t xml:space="preserve"> </w:t>
      </w:r>
      <w:r w:rsidRPr="00FD4A4B">
        <w:rPr>
          <w:lang w:eastAsia="zh-CN"/>
        </w:rPr>
        <w:t>discards the packet.</w:t>
      </w:r>
    </w:p>
    <w:p w14:paraId="3B26251A" w14:textId="77777777" w:rsidR="00921AA0" w:rsidRPr="00FD4A4B" w:rsidRDefault="00921AA0" w:rsidP="00DC3C3E">
      <w:pPr>
        <w:keepNext/>
        <w:keepLines/>
        <w:spacing w:before="180"/>
        <w:rPr>
          <w:b/>
          <w:lang w:eastAsia="zh-CN"/>
        </w:rPr>
      </w:pPr>
      <w:r w:rsidRPr="00FD4A4B">
        <w:rPr>
          <w:b/>
          <w:lang w:eastAsia="zh-CN"/>
        </w:rPr>
        <w:t>Expected format of evidence:</w:t>
      </w:r>
    </w:p>
    <w:p w14:paraId="416A1C34" w14:textId="77777777" w:rsidR="00921AA0" w:rsidRPr="00FD4A4B" w:rsidRDefault="00921AA0" w:rsidP="009D1E7D">
      <w:pPr>
        <w:pStyle w:val="B1"/>
      </w:pPr>
      <w:r w:rsidRPr="00FD4A4B">
        <w:t>-</w:t>
      </w:r>
      <w:r w:rsidRPr="00FD4A4B">
        <w:tab/>
        <w:t xml:space="preserve">The </w:t>
      </w:r>
      <w:r w:rsidR="00614893" w:rsidRPr="00FD4A4B">
        <w:t>user</w:t>
      </w:r>
      <w:r w:rsidRPr="00FD4A4B">
        <w:t xml:space="preserve"> settings and configurations</w:t>
      </w:r>
    </w:p>
    <w:p w14:paraId="1EC8D4DA" w14:textId="77777777" w:rsidR="00921AA0" w:rsidRPr="00FD4A4B" w:rsidRDefault="00921AA0" w:rsidP="009D1E7D">
      <w:pPr>
        <w:pStyle w:val="B1"/>
      </w:pPr>
      <w:r w:rsidRPr="00FD4A4B">
        <w:t>-</w:t>
      </w:r>
      <w:r w:rsidRPr="00FD4A4B">
        <w:tab/>
        <w:t>Pcap files</w:t>
      </w:r>
    </w:p>
    <w:p w14:paraId="199A807F" w14:textId="77777777" w:rsidR="00921AA0" w:rsidRPr="00FD4A4B" w:rsidRDefault="00921AA0" w:rsidP="009D1E7D">
      <w:pPr>
        <w:pStyle w:val="B1"/>
      </w:pPr>
      <w:r w:rsidRPr="00FD4A4B">
        <w:t>-</w:t>
      </w:r>
      <w:r w:rsidRPr="00FD4A4B">
        <w:tab/>
        <w:t>Log file if available</w:t>
      </w:r>
    </w:p>
    <w:p w14:paraId="57403EAF" w14:textId="77777777" w:rsidR="000B1DB3" w:rsidRPr="00FD4A4B" w:rsidRDefault="000E530A" w:rsidP="002764D2">
      <w:pPr>
        <w:pStyle w:val="Heading5"/>
      </w:pPr>
      <w:bookmarkStart w:id="421" w:name="_CR4_3_3_1_2"/>
      <w:bookmarkStart w:id="422" w:name="_Toc19542430"/>
      <w:bookmarkStart w:id="423" w:name="_Toc35348432"/>
      <w:bookmarkStart w:id="424" w:name="_Toc224925018"/>
      <w:bookmarkEnd w:id="421"/>
      <w:r w:rsidRPr="00907F75">
        <w:t>4</w:t>
      </w:r>
      <w:r w:rsidR="000B1DB3" w:rsidRPr="00FD4A4B">
        <w:t>.3.3.1.2</w:t>
      </w:r>
      <w:r w:rsidR="000B1DB3" w:rsidRPr="00FD4A4B">
        <w:tab/>
      </w:r>
      <w:r w:rsidR="00FB28D6" w:rsidRPr="00FD4A4B">
        <w:t>Minimized</w:t>
      </w:r>
      <w:r w:rsidR="000B1DB3" w:rsidRPr="00FD4A4B">
        <w:t xml:space="preserve"> kernel network functions</w:t>
      </w:r>
      <w:bookmarkEnd w:id="422"/>
      <w:bookmarkEnd w:id="423"/>
      <w:bookmarkEnd w:id="424"/>
    </w:p>
    <w:p w14:paraId="56B1A267" w14:textId="77777777" w:rsidR="000B1DB3" w:rsidRDefault="000B1DB3" w:rsidP="000B1DB3">
      <w:r w:rsidRPr="00FD4A4B">
        <w:rPr>
          <w:i/>
        </w:rPr>
        <w:t>Requirement Name</w:t>
      </w:r>
      <w:r w:rsidRPr="00FD4A4B">
        <w:t xml:space="preserve">: </w:t>
      </w:r>
      <w:r w:rsidR="00FB28D6" w:rsidRPr="00FD4A4B">
        <w:t>Minimized</w:t>
      </w:r>
      <w:r w:rsidRPr="00FD4A4B">
        <w:t xml:space="preserve"> kernel network functions.</w:t>
      </w:r>
    </w:p>
    <w:p w14:paraId="77B039A8" w14:textId="77777777" w:rsidR="009E2154" w:rsidRPr="00FD4A4B" w:rsidRDefault="009E2154" w:rsidP="000B1DB3">
      <w:r>
        <w:rPr>
          <w:i/>
        </w:rPr>
        <w:t>Requirement Reference</w:t>
      </w:r>
      <w:r>
        <w:rPr>
          <w:iCs/>
        </w:rPr>
        <w:t xml:space="preserve">: </w:t>
      </w:r>
      <w:r>
        <w:t>In accordance with industry best practice</w:t>
      </w:r>
    </w:p>
    <w:p w14:paraId="3EA0E5FB" w14:textId="77777777" w:rsidR="000B1DB3" w:rsidRPr="00FD4A4B" w:rsidRDefault="000B1DB3" w:rsidP="000B1DB3">
      <w:r w:rsidRPr="00FD4A4B">
        <w:rPr>
          <w:i/>
        </w:rPr>
        <w:t>Requirement Description</w:t>
      </w:r>
      <w:r w:rsidRPr="00FD4A4B">
        <w:t xml:space="preserve">: </w:t>
      </w:r>
    </w:p>
    <w:p w14:paraId="3DA3A314" w14:textId="77777777" w:rsidR="000B1DB3" w:rsidRPr="00FD4A4B" w:rsidRDefault="000B1DB3" w:rsidP="000B1DB3">
      <w:r w:rsidRPr="00FD4A4B">
        <w:t xml:space="preserve">Kernel based network functions not needed for the operation of the network element shall be deactivated. </w:t>
      </w:r>
    </w:p>
    <w:p w14:paraId="49B40863" w14:textId="77777777" w:rsidR="000B1DB3" w:rsidRDefault="000B1DB3" w:rsidP="004F66BE">
      <w:r w:rsidRPr="00FD4A4B">
        <w:t>In particular the following ones shall be disabled by default:</w:t>
      </w:r>
    </w:p>
    <w:p w14:paraId="1AB29ACE" w14:textId="77777777" w:rsidR="00ED69C4" w:rsidRPr="00FD4A4B" w:rsidRDefault="00ED69C4" w:rsidP="00D3544D">
      <w:pPr>
        <w:pStyle w:val="NO"/>
      </w:pPr>
      <w:r w:rsidRPr="00C91B32">
        <w:rPr>
          <w:caps/>
          <w:lang w:eastAsia="ja-JP"/>
        </w:rPr>
        <w:t>Note</w:t>
      </w:r>
      <w:r w:rsidRPr="00C91B32">
        <w:rPr>
          <w:lang w:eastAsia="ja-JP"/>
        </w:rPr>
        <w:t>:</w:t>
      </w:r>
      <w:r w:rsidRPr="00C91B32">
        <w:rPr>
          <w:lang w:eastAsia="ja-JP"/>
        </w:rPr>
        <w:tab/>
      </w:r>
      <w:r w:rsidR="004F66BE">
        <w:rPr>
          <w:lang w:eastAsia="ja-JP"/>
        </w:rPr>
        <w:t>Void</w:t>
      </w:r>
    </w:p>
    <w:p w14:paraId="50E98656" w14:textId="77777777" w:rsidR="000B1DB3" w:rsidRPr="00FD4A4B" w:rsidRDefault="002764D2" w:rsidP="00153AE5">
      <w:pPr>
        <w:pStyle w:val="B1"/>
      </w:pPr>
      <w:r w:rsidRPr="00FD4A4B">
        <w:t>-</w:t>
      </w:r>
      <w:r w:rsidRPr="00FD4A4B">
        <w:tab/>
      </w:r>
      <w:r w:rsidR="000B1DB3" w:rsidRPr="00FD4A4B">
        <w:t>Proxy ARP (to prevent resource exhaustion attack and man-in-the-middle attacks</w:t>
      </w:r>
      <w:r w:rsidR="00ED69C4">
        <w:t>.</w:t>
      </w:r>
      <w:r w:rsidR="000B1DB3" w:rsidRPr="00FD4A4B">
        <w:t xml:space="preserve"> </w:t>
      </w:r>
    </w:p>
    <w:p w14:paraId="29D35F3F" w14:textId="77777777" w:rsidR="000B1DB3" w:rsidRPr="00FD4A4B" w:rsidRDefault="002764D2" w:rsidP="00153AE5">
      <w:pPr>
        <w:pStyle w:val="B1"/>
      </w:pPr>
      <w:r w:rsidRPr="00FD4A4B">
        <w:t>-</w:t>
      </w:r>
      <w:r w:rsidRPr="00FD4A4B">
        <w:tab/>
      </w:r>
      <w:r w:rsidR="000B1DB3" w:rsidRPr="00FD4A4B">
        <w:t>Directed broadcast (to prevent Smurf, Denial of Service attack and others like it</w:t>
      </w:r>
      <w:r w:rsidR="0037690A" w:rsidRPr="00FD4A4B">
        <w:rPr>
          <w:i/>
        </w:rPr>
        <w:t>.</w:t>
      </w:r>
    </w:p>
    <w:p w14:paraId="2CF9AABC" w14:textId="77777777" w:rsidR="000B1DB3" w:rsidRPr="00FD4A4B" w:rsidRDefault="002764D2" w:rsidP="00153AE5">
      <w:pPr>
        <w:pStyle w:val="B1"/>
      </w:pPr>
      <w:r w:rsidRPr="00FD4A4B">
        <w:t>-</w:t>
      </w:r>
      <w:r w:rsidRPr="00FD4A4B">
        <w:tab/>
      </w:r>
      <w:r w:rsidR="000B1DB3" w:rsidRPr="00FD4A4B">
        <w:t xml:space="preserve">IPv4 Multicast handling. In particular all packets with IP source or destination address belonging to the multicast IP ranges (224.0.0.0 through 239.255.255.255) shall be discarded by default and multicast route caching and forwarding shall be disabled to prevent smurf and fraggle attacks. </w:t>
      </w:r>
      <w:r w:rsidR="00D91717" w:rsidRPr="00747EEA">
        <w:rPr>
          <w:lang w:val="en-US"/>
        </w:rPr>
        <w:t>A</w:t>
      </w:r>
      <w:r w:rsidR="000B1DB3" w:rsidRPr="00FD4A4B">
        <w:t xml:space="preserve"> configuration option </w:t>
      </w:r>
      <w:r w:rsidR="00D91717" w:rsidRPr="00747EEA">
        <w:rPr>
          <w:lang w:val="en-US"/>
        </w:rPr>
        <w:t xml:space="preserve">shall be available </w:t>
      </w:r>
      <w:r w:rsidR="000B1DB3" w:rsidRPr="00FD4A4B">
        <w:t>to enable the IPv4 multicast handling if required.</w:t>
      </w:r>
    </w:p>
    <w:p w14:paraId="0117C6A4" w14:textId="77777777" w:rsidR="000B1DB3" w:rsidRPr="00FD4A4B" w:rsidRDefault="002764D2" w:rsidP="00153AE5">
      <w:pPr>
        <w:pStyle w:val="B1"/>
        <w:rPr>
          <w:lang w:eastAsia="ja-JP"/>
        </w:rPr>
      </w:pPr>
      <w:r w:rsidRPr="00FD4A4B">
        <w:t>-</w:t>
      </w:r>
      <w:r w:rsidRPr="00FD4A4B">
        <w:tab/>
      </w:r>
      <w:r w:rsidR="000B1DB3" w:rsidRPr="00FD4A4B">
        <w:rPr>
          <w:lang w:eastAsia="ja-JP"/>
        </w:rPr>
        <w:t xml:space="preserve">Gratuitous ARP messages (to prevent ARP Cache Poisoning attacks [ef]). A Gratuitous ARP request can be used mainly to inform the neighbours about the change in the MAC for the specified IP and consequently to update their ARP tables or to update the switches with the new MAC address or to defend link-local IP addresses in the Zeroconf protocol. By default, the </w:t>
      </w:r>
      <w:r w:rsidR="000B1DB3" w:rsidRPr="00FD4A4B">
        <w:t xml:space="preserve">network product </w:t>
      </w:r>
      <w:r w:rsidR="000B1DB3" w:rsidRPr="00FD4A4B">
        <w:rPr>
          <w:lang w:eastAsia="ja-JP"/>
        </w:rPr>
        <w:t>shall not send Unsolicited ARP and any incoming Gratuitous ARP requests shall be discarded.</w:t>
      </w:r>
    </w:p>
    <w:p w14:paraId="082C3AFA" w14:textId="77777777" w:rsidR="000B1DB3" w:rsidRPr="00FD4A4B" w:rsidRDefault="000B1DB3" w:rsidP="00153AE5">
      <w:pPr>
        <w:pStyle w:val="NO"/>
        <w:rPr>
          <w:lang w:eastAsia="ja-JP"/>
        </w:rPr>
      </w:pPr>
      <w:r w:rsidRPr="00FD4A4B">
        <w:rPr>
          <w:caps/>
          <w:lang w:eastAsia="ja-JP"/>
        </w:rPr>
        <w:t>Note</w:t>
      </w:r>
      <w:r w:rsidRPr="00FD4A4B">
        <w:rPr>
          <w:lang w:eastAsia="ja-JP"/>
        </w:rPr>
        <w:t>:</w:t>
      </w:r>
      <w:r w:rsidR="002764D2" w:rsidRPr="00FD4A4B">
        <w:rPr>
          <w:lang w:eastAsia="ja-JP"/>
        </w:rPr>
        <w:tab/>
      </w:r>
      <w:r w:rsidRPr="00FD4A4B">
        <w:rPr>
          <w:lang w:eastAsia="ja-JP"/>
        </w:rPr>
        <w:t xml:space="preserve"> The above text does not preclude that Gratuitous ARP </w:t>
      </w:r>
      <w:r w:rsidR="00ED69C4">
        <w:rPr>
          <w:lang w:eastAsia="ja-JP"/>
        </w:rPr>
        <w:t>can be</w:t>
      </w:r>
      <w:r w:rsidR="00ED69C4" w:rsidRPr="00FD4A4B">
        <w:rPr>
          <w:lang w:eastAsia="ja-JP"/>
        </w:rPr>
        <w:t xml:space="preserve"> </w:t>
      </w:r>
      <w:r w:rsidRPr="00FD4A4B">
        <w:rPr>
          <w:lang w:eastAsia="ja-JP"/>
        </w:rPr>
        <w:t>enabled in certain deployment scenario</w:t>
      </w:r>
      <w:r w:rsidR="005534EB">
        <w:rPr>
          <w:lang w:eastAsia="ja-JP"/>
        </w:rPr>
        <w:t>s</w:t>
      </w:r>
      <w:r w:rsidRPr="00FD4A4B">
        <w:rPr>
          <w:lang w:eastAsia="ja-JP"/>
        </w:rPr>
        <w:t>.</w:t>
      </w:r>
    </w:p>
    <w:p w14:paraId="23DF418B" w14:textId="77777777" w:rsidR="000B1DB3" w:rsidRDefault="000B1DB3" w:rsidP="00153AE5">
      <w:r w:rsidRPr="00FD4A4B">
        <w:t>Answering routine for broadcast ICMP packets. In particular all ICMP ECHO and TIMESTAMP requests sent to network product via broadcast/multicast shall not be answered by default</w:t>
      </w:r>
      <w:r w:rsidR="00ED69C4">
        <w:t xml:space="preserve">. </w:t>
      </w:r>
    </w:p>
    <w:p w14:paraId="46E243BB" w14:textId="77777777" w:rsidR="009E2154" w:rsidRPr="00FD4A4B" w:rsidRDefault="009E2154" w:rsidP="00153AE5">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26FE9" w:rsidRPr="00126FE9">
        <w:rPr>
          <w:rFonts w:ascii="Tele-GroteskNor" w:eastAsia="SimSun" w:hAnsi="Tele-GroteskNor" w:cs="Tele-GroteskNor"/>
          <w:color w:val="000000"/>
          <w:lang w:val="en-US" w:eastAsia="zh-CN"/>
        </w:rPr>
        <w:t>, clause 5.3.6.11, Unnecessary Services</w:t>
      </w:r>
    </w:p>
    <w:p w14:paraId="714D310A" w14:textId="77777777" w:rsidR="0081753E" w:rsidRPr="00FD4A4B" w:rsidRDefault="000B1DB3" w:rsidP="0081753E">
      <w:pPr>
        <w:rPr>
          <w:b/>
        </w:rPr>
      </w:pPr>
      <w:r w:rsidRPr="00FD4A4B">
        <w:rPr>
          <w:i/>
        </w:rPr>
        <w:t>Test Case</w:t>
      </w:r>
      <w:r w:rsidRPr="00FD4A4B">
        <w:t xml:space="preserve">: </w:t>
      </w:r>
    </w:p>
    <w:p w14:paraId="395F3588" w14:textId="77777777" w:rsidR="0081753E" w:rsidRPr="00FD4A4B" w:rsidRDefault="0081753E" w:rsidP="0081753E">
      <w:r w:rsidRPr="00FD4A4B">
        <w:rPr>
          <w:b/>
        </w:rPr>
        <w:t>Test Name</w:t>
      </w:r>
      <w:r w:rsidRPr="00FD4A4B">
        <w:t>: TC_PROXY_ARP_DISABLING</w:t>
      </w:r>
    </w:p>
    <w:p w14:paraId="149587A3" w14:textId="77777777" w:rsidR="0081753E" w:rsidRPr="00FD4A4B" w:rsidRDefault="0081753E" w:rsidP="00BA3683">
      <w:pPr>
        <w:rPr>
          <w:b/>
          <w:lang w:eastAsia="zh-CN"/>
        </w:rPr>
      </w:pPr>
      <w:r w:rsidRPr="00FD4A4B">
        <w:rPr>
          <w:b/>
          <w:lang w:eastAsia="zh-CN"/>
        </w:rPr>
        <w:t>Purpose:</w:t>
      </w:r>
    </w:p>
    <w:p w14:paraId="47813AE7" w14:textId="77777777" w:rsidR="0081753E" w:rsidRPr="00FD4A4B" w:rsidRDefault="0081753E" w:rsidP="0081753E">
      <w:pPr>
        <w:rPr>
          <w:b/>
          <w:lang w:eastAsia="zh-CN"/>
        </w:rPr>
      </w:pPr>
      <w:r w:rsidRPr="00FD4A4B">
        <w:t>Verify that the Proxy ARP feature is disabled by default on the network product.</w:t>
      </w:r>
      <w:r w:rsidR="00B621B2">
        <w:t xml:space="preserve"> </w:t>
      </w:r>
      <w:r w:rsidRPr="00FD4A4B">
        <w:t xml:space="preserve">In particular this test case verifies that the network product does not respond to ARP requests intended for another host. </w:t>
      </w:r>
    </w:p>
    <w:p w14:paraId="43BD7CB8" w14:textId="77777777" w:rsidR="0081753E" w:rsidRPr="00084591" w:rsidRDefault="0081753E" w:rsidP="00084591">
      <w:pPr>
        <w:rPr>
          <w:b/>
          <w:bCs/>
          <w:lang w:eastAsia="zh-CN"/>
        </w:rPr>
      </w:pPr>
      <w:r w:rsidRPr="00084591">
        <w:rPr>
          <w:b/>
          <w:bCs/>
          <w:lang w:eastAsia="zh-CN"/>
        </w:rPr>
        <w:t>Procedure and execution steps:</w:t>
      </w:r>
    </w:p>
    <w:p w14:paraId="57667FA6" w14:textId="77777777" w:rsidR="0081753E" w:rsidRPr="00FD4A4B" w:rsidRDefault="0081753E" w:rsidP="00084591">
      <w:pPr>
        <w:rPr>
          <w:lang w:eastAsia="zh-CN"/>
        </w:rPr>
      </w:pPr>
      <w:r w:rsidRPr="00084591">
        <w:rPr>
          <w:b/>
          <w:bCs/>
          <w:lang w:eastAsia="zh-CN"/>
        </w:rPr>
        <w:t>Pre-Conditions:</w:t>
      </w:r>
    </w:p>
    <w:p w14:paraId="123BF739" w14:textId="77777777" w:rsidR="0081753E" w:rsidRPr="00FD4A4B" w:rsidRDefault="0081753E" w:rsidP="00BA3683">
      <w:pPr>
        <w:pStyle w:val="B1"/>
        <w:ind w:left="0" w:firstLine="284"/>
      </w:pPr>
      <w:r w:rsidRPr="00FD4A4B">
        <w:t>-</w:t>
      </w:r>
      <w:r w:rsidRPr="00FD4A4B">
        <w:tab/>
        <w:t>The network product</w:t>
      </w:r>
      <w:r w:rsidR="00B621B2">
        <w:t xml:space="preserve"> </w:t>
      </w:r>
      <w:r w:rsidRPr="00FD4A4B">
        <w:t>shall have at least 2 different physical or logical Ethernet interface IF1 and IF2. E.g.</w:t>
      </w:r>
    </w:p>
    <w:p w14:paraId="2187F91C" w14:textId="77777777" w:rsidR="0081753E" w:rsidRPr="00FD4A4B" w:rsidRDefault="0081753E" w:rsidP="00BA3683">
      <w:pPr>
        <w:pStyle w:val="B2"/>
        <w:ind w:hanging="283"/>
      </w:pPr>
      <w:r w:rsidRPr="00FD4A4B">
        <w:t>-</w:t>
      </w:r>
      <w:r w:rsidRPr="00FD4A4B">
        <w:tab/>
        <w:t>Host 1 is connected to IF1 on subnet A (for example 172.16.10.0/16)</w:t>
      </w:r>
      <w:r w:rsidR="006C481B">
        <w:t>.</w:t>
      </w:r>
      <w:r w:rsidRPr="00FD4A4B">
        <w:t xml:space="preserve"> </w:t>
      </w:r>
    </w:p>
    <w:p w14:paraId="786C71DF" w14:textId="77777777" w:rsidR="0081753E" w:rsidRPr="00FD4A4B" w:rsidRDefault="0081753E" w:rsidP="00BA3683">
      <w:pPr>
        <w:pStyle w:val="B2"/>
        <w:ind w:hanging="283"/>
      </w:pPr>
      <w:r w:rsidRPr="00FD4A4B">
        <w:t>-</w:t>
      </w:r>
      <w:r w:rsidRPr="00FD4A4B">
        <w:tab/>
        <w:t>Host 2 is connected to IF2 on subnet B (for example 172.16.20.0/24).</w:t>
      </w:r>
    </w:p>
    <w:p w14:paraId="73597BE2" w14:textId="77777777" w:rsidR="0081753E" w:rsidRPr="00FD4A4B" w:rsidRDefault="0081753E" w:rsidP="00BA3683">
      <w:pPr>
        <w:pStyle w:val="B1"/>
      </w:pPr>
      <w:r w:rsidRPr="00FD4A4B">
        <w:t>-</w:t>
      </w:r>
      <w:r w:rsidRPr="00FD4A4B">
        <w:tab/>
        <w:t>Network traffic analyser on the network product (e.g. TCPDUMP) or an external traffic analyser directly connected to the network product is available.</w:t>
      </w:r>
    </w:p>
    <w:p w14:paraId="4AF28151" w14:textId="77777777" w:rsidR="0081753E" w:rsidRPr="00084591" w:rsidRDefault="0081753E" w:rsidP="00084591">
      <w:pPr>
        <w:rPr>
          <w:b/>
          <w:bCs/>
          <w:lang w:eastAsia="zh-CN"/>
        </w:rPr>
      </w:pPr>
      <w:r w:rsidRPr="00084591">
        <w:rPr>
          <w:b/>
          <w:bCs/>
          <w:lang w:eastAsia="zh-CN"/>
        </w:rPr>
        <w:t>Execution Steps</w:t>
      </w:r>
    </w:p>
    <w:p w14:paraId="5457CFC6" w14:textId="77777777" w:rsidR="0081753E" w:rsidRPr="00FD4A4B" w:rsidRDefault="0081753E" w:rsidP="00BA3683">
      <w:pPr>
        <w:pStyle w:val="B1"/>
      </w:pPr>
      <w:r w:rsidRPr="00FD4A4B">
        <w:t>1.</w:t>
      </w:r>
      <w:r w:rsidRPr="00FD4A4B">
        <w:tab/>
        <w:t>If the feature is available in a configuration file,</w:t>
      </w:r>
      <w:r w:rsidR="00B621B2">
        <w:t xml:space="preserve"> </w:t>
      </w:r>
      <w:r w:rsidRPr="00FD4A4B">
        <w:t>verify that it is disabled by default.</w:t>
      </w:r>
    </w:p>
    <w:p w14:paraId="47CAC67B" w14:textId="77777777" w:rsidR="0081753E" w:rsidRPr="00FD4A4B" w:rsidRDefault="0081753E" w:rsidP="00BA3683">
      <w:pPr>
        <w:pStyle w:val="B1"/>
      </w:pPr>
      <w:r w:rsidRPr="00FD4A4B">
        <w:t>2.</w:t>
      </w:r>
      <w:r w:rsidRPr="00FD4A4B">
        <w:tab/>
        <w:t>Broadcast an ARP request from Host 1 on Subnet A to discover the MAC of Host 2 on subnet B. Since the ARP request is a broadcast, it reaches all</w:t>
      </w:r>
      <w:r w:rsidR="00B621B2">
        <w:t xml:space="preserve"> </w:t>
      </w:r>
      <w:r w:rsidRPr="00FD4A4B">
        <w:t>nodes in the Subnet A, which include the IF1 interface of the network product, but it does not reach Host 2.</w:t>
      </w:r>
    </w:p>
    <w:p w14:paraId="492D3792" w14:textId="77777777" w:rsidR="0081753E" w:rsidRPr="00FD4A4B" w:rsidRDefault="0081753E" w:rsidP="00BA3683">
      <w:pPr>
        <w:pStyle w:val="B1"/>
      </w:pPr>
      <w:r w:rsidRPr="00FD4A4B">
        <w:t>3.</w:t>
      </w:r>
      <w:r w:rsidRPr="00FD4A4B">
        <w:tab/>
        <w:t>Verify that the network product correctly receives this packet but that it does not send an ARP reply to Host 1 with its own MAC address.</w:t>
      </w:r>
    </w:p>
    <w:p w14:paraId="66B9C28A" w14:textId="77777777" w:rsidR="0081753E" w:rsidRPr="00084591" w:rsidRDefault="0081753E" w:rsidP="00084591">
      <w:pPr>
        <w:rPr>
          <w:b/>
          <w:bCs/>
          <w:lang w:eastAsia="zh-CN"/>
        </w:rPr>
      </w:pPr>
      <w:r w:rsidRPr="00084591">
        <w:rPr>
          <w:b/>
          <w:bCs/>
          <w:lang w:eastAsia="zh-CN"/>
        </w:rPr>
        <w:t>Expected Results:</w:t>
      </w:r>
    </w:p>
    <w:p w14:paraId="7F69148D" w14:textId="77777777" w:rsidR="0081753E" w:rsidRPr="00FD4A4B" w:rsidRDefault="0081753E" w:rsidP="00084591">
      <w:pPr>
        <w:rPr>
          <w:lang w:eastAsia="zh-CN"/>
        </w:rPr>
      </w:pPr>
      <w:r w:rsidRPr="00FD4A4B">
        <w:rPr>
          <w:lang w:eastAsia="zh-CN"/>
        </w:rPr>
        <w:t>No Arp Reply is</w:t>
      </w:r>
      <w:r w:rsidR="00B621B2">
        <w:rPr>
          <w:lang w:eastAsia="zh-CN"/>
        </w:rPr>
        <w:t xml:space="preserve"> </w:t>
      </w:r>
      <w:r w:rsidRPr="00FD4A4B">
        <w:rPr>
          <w:lang w:eastAsia="zh-CN"/>
        </w:rPr>
        <w:t>received by Host 1</w:t>
      </w:r>
      <w:r w:rsidRPr="006C481B">
        <w:rPr>
          <w:lang w:eastAsia="zh-CN"/>
        </w:rPr>
        <w:t>.</w:t>
      </w:r>
    </w:p>
    <w:p w14:paraId="7D465F0D" w14:textId="77777777" w:rsidR="0081753E" w:rsidRPr="00084591" w:rsidRDefault="0081753E" w:rsidP="00084591">
      <w:pPr>
        <w:rPr>
          <w:b/>
          <w:bCs/>
          <w:lang w:eastAsia="zh-CN"/>
        </w:rPr>
      </w:pPr>
      <w:r w:rsidRPr="00084591">
        <w:rPr>
          <w:b/>
          <w:bCs/>
          <w:lang w:eastAsia="zh-CN"/>
        </w:rPr>
        <w:t>Expected format of evidence:</w:t>
      </w:r>
    </w:p>
    <w:p w14:paraId="0FB9836A" w14:textId="77777777" w:rsidR="0081753E" w:rsidRPr="00FD4A4B" w:rsidRDefault="0081753E" w:rsidP="00084591">
      <w:pPr>
        <w:rPr>
          <w:lang w:eastAsia="zh-CN"/>
        </w:rPr>
      </w:pPr>
      <w:r w:rsidRPr="00FD4A4B">
        <w:rPr>
          <w:lang w:eastAsia="zh-CN"/>
        </w:rPr>
        <w:t>Pcap trace, snapshot of ARP Cache of Host 1</w:t>
      </w:r>
    </w:p>
    <w:p w14:paraId="5AF33F90" w14:textId="77777777" w:rsidR="0081753E" w:rsidRPr="00FD4A4B" w:rsidRDefault="0081753E" w:rsidP="0081753E">
      <w:r w:rsidRPr="00FD4A4B">
        <w:rPr>
          <w:b/>
        </w:rPr>
        <w:t>Test Name</w:t>
      </w:r>
      <w:r w:rsidRPr="00FD4A4B">
        <w:t>: TC_DIRECTED_BROAD_DISABLING</w:t>
      </w:r>
    </w:p>
    <w:p w14:paraId="40DA7125" w14:textId="77777777" w:rsidR="0081753E" w:rsidRPr="00FD4A4B" w:rsidRDefault="0081753E" w:rsidP="00BA3683">
      <w:pPr>
        <w:rPr>
          <w:b/>
          <w:lang w:eastAsia="zh-CN"/>
        </w:rPr>
      </w:pPr>
      <w:r w:rsidRPr="00FD4A4B">
        <w:rPr>
          <w:b/>
          <w:lang w:eastAsia="zh-CN"/>
        </w:rPr>
        <w:t>Purpose:</w:t>
      </w:r>
    </w:p>
    <w:p w14:paraId="17337F9F" w14:textId="77777777" w:rsidR="0081753E" w:rsidRPr="00FD4A4B" w:rsidRDefault="0081753E" w:rsidP="006C481B">
      <w:r w:rsidRPr="00FD4A4B">
        <w:t>Verify that the Directed broadcast is disabled by default on the network product.</w:t>
      </w:r>
      <w:r w:rsidR="00B621B2">
        <w:t xml:space="preserve"> </w:t>
      </w:r>
      <w:r w:rsidRPr="00FD4A4B">
        <w:t>In particular this test case verifies that a packet received by a network product</w:t>
      </w:r>
      <w:r w:rsidR="00B621B2">
        <w:t xml:space="preserve"> </w:t>
      </w:r>
      <w:r w:rsidRPr="00FD4A4B">
        <w:t>whose destination address is a valid broadcast address is dropped.</w:t>
      </w:r>
    </w:p>
    <w:p w14:paraId="2DB3AECF" w14:textId="77777777" w:rsidR="0081753E" w:rsidRPr="00084591" w:rsidRDefault="0081753E" w:rsidP="00084591">
      <w:pPr>
        <w:rPr>
          <w:b/>
          <w:bCs/>
          <w:lang w:eastAsia="zh-CN"/>
        </w:rPr>
      </w:pPr>
      <w:r w:rsidRPr="00084591">
        <w:rPr>
          <w:b/>
          <w:bCs/>
          <w:lang w:eastAsia="zh-CN"/>
        </w:rPr>
        <w:t>Procedure and execution steps:</w:t>
      </w:r>
    </w:p>
    <w:p w14:paraId="61460FF1" w14:textId="77777777" w:rsidR="0081753E" w:rsidRPr="00FD4A4B" w:rsidRDefault="0081753E" w:rsidP="00084591">
      <w:pPr>
        <w:rPr>
          <w:lang w:eastAsia="zh-CN"/>
        </w:rPr>
      </w:pPr>
      <w:r w:rsidRPr="00084591">
        <w:rPr>
          <w:b/>
          <w:bCs/>
          <w:lang w:eastAsia="zh-CN"/>
        </w:rPr>
        <w:t>Pre-Conditions:</w:t>
      </w:r>
    </w:p>
    <w:p w14:paraId="57DE7B19" w14:textId="77777777" w:rsidR="0081753E" w:rsidRPr="00FD4A4B" w:rsidRDefault="0081753E" w:rsidP="00BA3683">
      <w:pPr>
        <w:pStyle w:val="B1"/>
      </w:pPr>
      <w:r w:rsidRPr="00FD4A4B">
        <w:t>-</w:t>
      </w:r>
      <w:r w:rsidRPr="00FD4A4B">
        <w:tab/>
        <w:t>The network product</w:t>
      </w:r>
      <w:r w:rsidR="00B621B2">
        <w:t xml:space="preserve"> </w:t>
      </w:r>
      <w:r w:rsidRPr="00FD4A4B">
        <w:t>has at least 2 different physical or logical Ethernet interface IF1 and IF2.</w:t>
      </w:r>
    </w:p>
    <w:p w14:paraId="0D25532A" w14:textId="77777777" w:rsidR="0081753E" w:rsidRPr="00FD4A4B" w:rsidRDefault="0081753E" w:rsidP="00BA3683">
      <w:pPr>
        <w:pStyle w:val="B1"/>
      </w:pPr>
      <w:r w:rsidRPr="00FD4A4B">
        <w:t>-</w:t>
      </w:r>
      <w:r w:rsidRPr="00FD4A4B">
        <w:tab/>
        <w:t>Host 1 is connected to IF1 on Subnet A and Host 2 is connected to IF2 on Subnet B.</w:t>
      </w:r>
    </w:p>
    <w:p w14:paraId="6BF42701" w14:textId="77777777" w:rsidR="0081753E" w:rsidRPr="00FD4A4B" w:rsidRDefault="0081753E" w:rsidP="00BA3683">
      <w:pPr>
        <w:pStyle w:val="B1"/>
      </w:pPr>
      <w:r w:rsidRPr="00FD4A4B">
        <w:t>-</w:t>
      </w:r>
      <w:r w:rsidRPr="00FD4A4B">
        <w:tab/>
        <w:t>Network traffic analyser on the network product</w:t>
      </w:r>
      <w:r w:rsidR="00B621B2">
        <w:t xml:space="preserve"> </w:t>
      </w:r>
      <w:r w:rsidRPr="00FD4A4B">
        <w:t>(e.g. TCPDUMP) or an external traffic analyser directly connected to the network product is available.</w:t>
      </w:r>
    </w:p>
    <w:p w14:paraId="10894CC6" w14:textId="77777777" w:rsidR="0081753E" w:rsidRPr="00084591" w:rsidRDefault="0081753E" w:rsidP="00084591">
      <w:pPr>
        <w:rPr>
          <w:b/>
          <w:bCs/>
          <w:lang w:eastAsia="zh-CN"/>
        </w:rPr>
      </w:pPr>
      <w:r w:rsidRPr="00084591">
        <w:rPr>
          <w:b/>
          <w:bCs/>
          <w:lang w:eastAsia="zh-CN"/>
        </w:rPr>
        <w:t>Execution Steps</w:t>
      </w:r>
    </w:p>
    <w:p w14:paraId="7E5301B2" w14:textId="77777777" w:rsidR="0081753E" w:rsidRPr="00FD4A4B" w:rsidRDefault="00B9590B" w:rsidP="00BA3683">
      <w:pPr>
        <w:pStyle w:val="B1"/>
      </w:pPr>
      <w:r w:rsidRPr="00FD4A4B">
        <w:t>1.</w:t>
      </w:r>
      <w:r w:rsidRPr="00FD4A4B">
        <w:tab/>
      </w:r>
      <w:r w:rsidR="0081753E" w:rsidRPr="00FD4A4B">
        <w:t>If the feature is available in a configuration file,</w:t>
      </w:r>
      <w:r w:rsidR="00B621B2">
        <w:t xml:space="preserve"> </w:t>
      </w:r>
      <w:r w:rsidR="0081753E" w:rsidRPr="00FD4A4B">
        <w:t>verify that it is disabled by default.</w:t>
      </w:r>
    </w:p>
    <w:p w14:paraId="51750B97" w14:textId="77777777" w:rsidR="0081753E" w:rsidRPr="00FD4A4B" w:rsidRDefault="00B9590B" w:rsidP="00BA3683">
      <w:pPr>
        <w:pStyle w:val="B1"/>
      </w:pPr>
      <w:r w:rsidRPr="00FD4A4B">
        <w:t>2.</w:t>
      </w:r>
      <w:r w:rsidRPr="00FD4A4B">
        <w:tab/>
      </w:r>
      <w:r w:rsidR="0081753E" w:rsidRPr="00FD4A4B">
        <w:t>Send an IP packet from Host 1 whose IP destination address is a valid broadcast address belonging to the subnet B.</w:t>
      </w:r>
    </w:p>
    <w:p w14:paraId="124A7880" w14:textId="77777777" w:rsidR="0081753E" w:rsidRPr="00FD4A4B" w:rsidRDefault="00B9590B" w:rsidP="00BA3683">
      <w:pPr>
        <w:pStyle w:val="B1"/>
      </w:pPr>
      <w:r w:rsidRPr="00FD4A4B">
        <w:t>3.</w:t>
      </w:r>
      <w:r w:rsidRPr="00FD4A4B">
        <w:tab/>
      </w:r>
      <w:r w:rsidR="0081753E" w:rsidRPr="00FD4A4B">
        <w:t>Verify that the Host 2 on Subnet B does</w:t>
      </w:r>
      <w:r w:rsidR="006C481B">
        <w:t xml:space="preserve"> </w:t>
      </w:r>
      <w:r w:rsidR="0081753E" w:rsidRPr="00FD4A4B">
        <w:t>n</w:t>
      </w:r>
      <w:r w:rsidR="006C481B">
        <w:t>o</w:t>
      </w:r>
      <w:r w:rsidR="0081753E" w:rsidRPr="00FD4A4B">
        <w:t>t receive the packet because it will be dropped by the network product, rather than being broadcasted.</w:t>
      </w:r>
    </w:p>
    <w:p w14:paraId="4DFD7568" w14:textId="77777777" w:rsidR="0081753E" w:rsidRPr="00084591" w:rsidRDefault="0081753E" w:rsidP="00084591">
      <w:pPr>
        <w:rPr>
          <w:b/>
          <w:bCs/>
          <w:lang w:eastAsia="zh-CN"/>
        </w:rPr>
      </w:pPr>
      <w:r w:rsidRPr="00084591">
        <w:rPr>
          <w:b/>
          <w:bCs/>
          <w:lang w:eastAsia="zh-CN"/>
        </w:rPr>
        <w:t>Expected Results:</w:t>
      </w:r>
    </w:p>
    <w:p w14:paraId="0F8DE562" w14:textId="77777777" w:rsidR="0081753E" w:rsidRPr="00FD4A4B" w:rsidRDefault="0081753E" w:rsidP="00084591">
      <w:pPr>
        <w:rPr>
          <w:b/>
          <w:lang w:eastAsia="zh-CN"/>
        </w:rPr>
      </w:pPr>
      <w:r w:rsidRPr="00FD4A4B">
        <w:rPr>
          <w:lang w:eastAsia="zh-CN"/>
        </w:rPr>
        <w:t xml:space="preserve">The packet is not broadcasted by the </w:t>
      </w:r>
      <w:r w:rsidRPr="00FD4A4B">
        <w:t>network product</w:t>
      </w:r>
      <w:r w:rsidR="00B621B2">
        <w:t xml:space="preserve"> </w:t>
      </w:r>
      <w:r w:rsidRPr="00FD4A4B">
        <w:rPr>
          <w:lang w:eastAsia="zh-CN"/>
        </w:rPr>
        <w:t>and Host 2 cannot receive it</w:t>
      </w:r>
      <w:r w:rsidRPr="006C481B">
        <w:rPr>
          <w:lang w:eastAsia="zh-CN"/>
        </w:rPr>
        <w:t>.</w:t>
      </w:r>
    </w:p>
    <w:p w14:paraId="51A5A8D5" w14:textId="77777777" w:rsidR="0081753E" w:rsidRPr="00084591" w:rsidRDefault="0081753E" w:rsidP="00084591">
      <w:pPr>
        <w:rPr>
          <w:b/>
          <w:bCs/>
          <w:lang w:eastAsia="zh-CN"/>
        </w:rPr>
      </w:pPr>
      <w:r w:rsidRPr="00084591">
        <w:rPr>
          <w:b/>
          <w:bCs/>
          <w:lang w:eastAsia="zh-CN"/>
        </w:rPr>
        <w:t>Expected format of evidence:</w:t>
      </w:r>
    </w:p>
    <w:p w14:paraId="5B4AD11D" w14:textId="77777777" w:rsidR="0081753E" w:rsidRPr="00FD4A4B" w:rsidRDefault="0081753E" w:rsidP="00084591">
      <w:pPr>
        <w:rPr>
          <w:lang w:eastAsia="zh-CN"/>
        </w:rPr>
      </w:pPr>
      <w:r w:rsidRPr="00FD4A4B">
        <w:rPr>
          <w:lang w:eastAsia="zh-CN"/>
        </w:rPr>
        <w:t xml:space="preserve">Pcap trace showing that packet from host 1only incomes to the </w:t>
      </w:r>
      <w:r w:rsidRPr="00FD4A4B">
        <w:t>network product</w:t>
      </w:r>
      <w:r w:rsidRPr="00FD4A4B">
        <w:rPr>
          <w:lang w:eastAsia="zh-CN"/>
        </w:rPr>
        <w:t>.</w:t>
      </w:r>
    </w:p>
    <w:p w14:paraId="6045284A" w14:textId="77777777" w:rsidR="0081753E" w:rsidRPr="00FD4A4B" w:rsidRDefault="0081753E" w:rsidP="0081753E">
      <w:r w:rsidRPr="00FD4A4B">
        <w:rPr>
          <w:b/>
        </w:rPr>
        <w:t>Test Name</w:t>
      </w:r>
      <w:r w:rsidRPr="00153B50">
        <w:rPr>
          <w:b/>
        </w:rPr>
        <w:t>:</w:t>
      </w:r>
      <w:r w:rsidR="00153B50">
        <w:t xml:space="preserve"> </w:t>
      </w:r>
      <w:r w:rsidRPr="00FD4A4B">
        <w:t>TC_ IP_MULTICAST_HANDLING</w:t>
      </w:r>
    </w:p>
    <w:p w14:paraId="58278828" w14:textId="77777777" w:rsidR="0081753E" w:rsidRPr="00084591" w:rsidRDefault="0081753E" w:rsidP="00084591">
      <w:pPr>
        <w:rPr>
          <w:b/>
          <w:bCs/>
          <w:lang w:eastAsia="zh-CN"/>
        </w:rPr>
      </w:pPr>
      <w:r w:rsidRPr="00084591">
        <w:rPr>
          <w:b/>
          <w:bCs/>
          <w:lang w:eastAsia="zh-CN"/>
        </w:rPr>
        <w:t>Purpose:</w:t>
      </w:r>
    </w:p>
    <w:p w14:paraId="7F9F483C" w14:textId="77777777" w:rsidR="0081753E" w:rsidRPr="00FD4A4B" w:rsidRDefault="0081753E" w:rsidP="006C481B">
      <w:r w:rsidRPr="00FD4A4B">
        <w:t>Verify that IP Multicast is disabled by default on the network product.</w:t>
      </w:r>
      <w:r w:rsidR="00B621B2">
        <w:t xml:space="preserve"> </w:t>
      </w:r>
      <w:r w:rsidRPr="00FD4A4B">
        <w:t>In particular this test case verifies that packets with IP source or destination address belonging to the multicast IP ranges (224.0.0.0 through 239.255.255.255) are not handled by the network product.</w:t>
      </w:r>
    </w:p>
    <w:p w14:paraId="1CA3209B" w14:textId="77777777" w:rsidR="0081753E" w:rsidRPr="00084591" w:rsidRDefault="0081753E" w:rsidP="00084591">
      <w:pPr>
        <w:rPr>
          <w:b/>
          <w:bCs/>
          <w:lang w:eastAsia="zh-CN"/>
        </w:rPr>
      </w:pPr>
      <w:r w:rsidRPr="00084591">
        <w:rPr>
          <w:b/>
          <w:bCs/>
          <w:lang w:eastAsia="zh-CN"/>
        </w:rPr>
        <w:t>Procedure and execution steps:</w:t>
      </w:r>
    </w:p>
    <w:p w14:paraId="3926A90F" w14:textId="77777777" w:rsidR="0081753E" w:rsidRPr="00084591" w:rsidRDefault="0081753E" w:rsidP="00084591">
      <w:pPr>
        <w:rPr>
          <w:b/>
          <w:bCs/>
          <w:lang w:eastAsia="zh-CN"/>
        </w:rPr>
      </w:pPr>
      <w:r w:rsidRPr="00084591">
        <w:rPr>
          <w:b/>
          <w:bCs/>
          <w:lang w:eastAsia="zh-CN"/>
        </w:rPr>
        <w:t>Pre-Conditions:</w:t>
      </w:r>
    </w:p>
    <w:p w14:paraId="1B307A9F" w14:textId="77777777" w:rsidR="004F66BE" w:rsidRDefault="00B9590B" w:rsidP="004F66BE">
      <w:pPr>
        <w:pStyle w:val="B1"/>
      </w:pPr>
      <w:r w:rsidRPr="00FD4A4B">
        <w:t>-</w:t>
      </w:r>
      <w:r w:rsidRPr="00FD4A4B">
        <w:tab/>
      </w:r>
      <w:r w:rsidR="0081753E" w:rsidRPr="00FD4A4B">
        <w:t>Network traffic analyser on the network product or an external traffic analyser directly connected to the network product is available</w:t>
      </w:r>
      <w:r w:rsidRPr="00FD4A4B">
        <w:t>.</w:t>
      </w:r>
    </w:p>
    <w:p w14:paraId="2DDCD4E5" w14:textId="77777777" w:rsidR="004F66BE" w:rsidRDefault="004F66BE" w:rsidP="004F66BE">
      <w:pPr>
        <w:pStyle w:val="B1"/>
        <w:rPr>
          <w:lang w:val="fi-FI" w:eastAsia="zh-CN"/>
        </w:rPr>
      </w:pPr>
      <w:r>
        <w:rPr>
          <w:lang w:val="fi-FI" w:eastAsia="en-GB"/>
        </w:rPr>
        <w:t>-</w:t>
      </w:r>
      <w:r>
        <w:rPr>
          <w:lang w:val="fi-FI" w:eastAsia="en-GB"/>
        </w:rPr>
        <w:tab/>
        <w:t>Network</w:t>
      </w:r>
      <w:r>
        <w:rPr>
          <w:rFonts w:hint="eastAsia"/>
          <w:lang w:val="fi-FI" w:eastAsia="zh-CN"/>
        </w:rPr>
        <w:t xml:space="preserve"> </w:t>
      </w:r>
      <w:r>
        <w:rPr>
          <w:lang w:val="fi-FI" w:eastAsia="zh-CN"/>
        </w:rPr>
        <w:t>product</w:t>
      </w:r>
    </w:p>
    <w:p w14:paraId="0BE01256" w14:textId="77777777" w:rsidR="004F66BE" w:rsidRDefault="004F66BE" w:rsidP="004F66BE">
      <w:pPr>
        <w:pStyle w:val="B2"/>
        <w:rPr>
          <w:lang w:val="fi-FI" w:eastAsia="en-GB"/>
        </w:rPr>
      </w:pPr>
      <w:r>
        <w:rPr>
          <w:lang w:val="fi-FI" w:eastAsia="en-GB"/>
        </w:rPr>
        <w:t>Capability:</w:t>
      </w:r>
    </w:p>
    <w:p w14:paraId="2E2C291C" w14:textId="77777777" w:rsidR="0081753E" w:rsidRPr="004F66BE" w:rsidRDefault="004F66BE" w:rsidP="004F66BE">
      <w:pPr>
        <w:pStyle w:val="B2"/>
        <w:rPr>
          <w:lang w:val="en-US"/>
        </w:rPr>
      </w:pPr>
      <w:r w:rsidRPr="00717540">
        <w:t>NOT applicable in certain deployment scenarios where multicast needs to be enabled</w:t>
      </w:r>
      <w:r>
        <w:rPr>
          <w:rFonts w:ascii="SimSun" w:hAnsi="SimSun" w:hint="eastAsia"/>
          <w:lang w:val="en-US" w:eastAsia="en-GB"/>
        </w:rPr>
        <w:t>.</w:t>
      </w:r>
    </w:p>
    <w:p w14:paraId="6F31F607" w14:textId="77777777" w:rsidR="0081753E" w:rsidRPr="00084591" w:rsidRDefault="0081753E" w:rsidP="00084591">
      <w:pPr>
        <w:rPr>
          <w:b/>
          <w:bCs/>
          <w:lang w:eastAsia="zh-CN"/>
        </w:rPr>
      </w:pPr>
      <w:r w:rsidRPr="00084591">
        <w:rPr>
          <w:b/>
          <w:bCs/>
          <w:lang w:eastAsia="zh-CN"/>
        </w:rPr>
        <w:t>Execution Steps</w:t>
      </w:r>
    </w:p>
    <w:p w14:paraId="6AB86918" w14:textId="77777777" w:rsidR="0081753E" w:rsidRPr="00FD4A4B" w:rsidRDefault="00B9590B" w:rsidP="00BA3683">
      <w:pPr>
        <w:pStyle w:val="B1"/>
      </w:pPr>
      <w:r w:rsidRPr="00FD4A4B">
        <w:t>1.</w:t>
      </w:r>
      <w:r w:rsidRPr="00FD4A4B">
        <w:tab/>
      </w:r>
      <w:r w:rsidR="0081753E" w:rsidRPr="00FD4A4B">
        <w:t>If the feature is available in a configuration file,</w:t>
      </w:r>
      <w:r w:rsidR="00B621B2">
        <w:t xml:space="preserve"> </w:t>
      </w:r>
      <w:r w:rsidR="0081753E" w:rsidRPr="00FD4A4B">
        <w:t xml:space="preserve">verify that it is disabled by default. </w:t>
      </w:r>
    </w:p>
    <w:p w14:paraId="3FA4B5FB" w14:textId="77777777" w:rsidR="0081753E" w:rsidRPr="00FD4A4B" w:rsidRDefault="00B9590B" w:rsidP="00BA3683">
      <w:pPr>
        <w:pStyle w:val="B1"/>
      </w:pPr>
      <w:r w:rsidRPr="00FD4A4B">
        <w:t>2.</w:t>
      </w:r>
      <w:r w:rsidRPr="00FD4A4B">
        <w:tab/>
      </w:r>
      <w:r w:rsidR="0081753E" w:rsidRPr="00FD4A4B">
        <w:t xml:space="preserve">Verify that </w:t>
      </w:r>
      <w:r w:rsidR="00716DDD" w:rsidRPr="00907F75">
        <w:t>none of the</w:t>
      </w:r>
      <w:r w:rsidR="00716DDD" w:rsidRPr="00FD4A4B">
        <w:t xml:space="preserve"> </w:t>
      </w:r>
      <w:r w:rsidR="0081753E" w:rsidRPr="00FD4A4B">
        <w:t>network product</w:t>
      </w:r>
      <w:r w:rsidR="00716DDD" w:rsidRPr="00907F75">
        <w:t>'s</w:t>
      </w:r>
      <w:r w:rsidR="0081753E" w:rsidRPr="00FD4A4B">
        <w:t xml:space="preserve"> interface</w:t>
      </w:r>
      <w:r w:rsidR="00716DDD" w:rsidRPr="00907F75">
        <w:t>s</w:t>
      </w:r>
      <w:r w:rsidR="0081753E" w:rsidRPr="00FD4A4B">
        <w:t xml:space="preserve"> is running Multicast (e.g. typing command </w:t>
      </w:r>
      <w:r w:rsidR="0081753E" w:rsidRPr="00FD4A4B">
        <w:rPr>
          <w:i/>
        </w:rPr>
        <w:t>ip maddr</w:t>
      </w:r>
      <w:r w:rsidR="0081753E" w:rsidRPr="00FD4A4B">
        <w:t xml:space="preserve"> or </w:t>
      </w:r>
      <w:r w:rsidR="0081753E" w:rsidRPr="00FD4A4B">
        <w:rPr>
          <w:i/>
        </w:rPr>
        <w:t>ifconfig</w:t>
      </w:r>
      <w:r w:rsidR="0081753E" w:rsidRPr="00FD4A4B">
        <w:t xml:space="preserve"> on any Unix</w:t>
      </w:r>
      <w:r w:rsidR="004E60C6">
        <w:t>®</w:t>
      </w:r>
      <w:r w:rsidR="0081753E" w:rsidRPr="00FD4A4B">
        <w:t xml:space="preserve"> based platform)</w:t>
      </w:r>
    </w:p>
    <w:p w14:paraId="2CE6261E" w14:textId="77777777" w:rsidR="0081753E" w:rsidRPr="00084591" w:rsidRDefault="0081753E" w:rsidP="00084591">
      <w:pPr>
        <w:rPr>
          <w:b/>
          <w:bCs/>
          <w:lang w:eastAsia="zh-CN"/>
        </w:rPr>
      </w:pPr>
      <w:r w:rsidRPr="00084591">
        <w:rPr>
          <w:b/>
          <w:bCs/>
          <w:lang w:eastAsia="zh-CN"/>
        </w:rPr>
        <w:t>Expected Results:</w:t>
      </w:r>
    </w:p>
    <w:p w14:paraId="14510EC3" w14:textId="77777777" w:rsidR="0081753E" w:rsidRPr="00FD4A4B" w:rsidRDefault="00716DDD" w:rsidP="00084591">
      <w:pPr>
        <w:rPr>
          <w:lang w:eastAsia="zh-CN"/>
        </w:rPr>
      </w:pPr>
      <w:r>
        <w:rPr>
          <w:lang w:eastAsia="zh-CN"/>
        </w:rPr>
        <w:t>No</w:t>
      </w:r>
      <w:r w:rsidRPr="00FD4A4B">
        <w:rPr>
          <w:lang w:eastAsia="zh-CN"/>
        </w:rPr>
        <w:t xml:space="preserve"> </w:t>
      </w:r>
      <w:r w:rsidR="0081753E" w:rsidRPr="00FD4A4B">
        <w:rPr>
          <w:lang w:eastAsia="zh-CN"/>
        </w:rPr>
        <w:t>interface is running multicast protocols</w:t>
      </w:r>
    </w:p>
    <w:p w14:paraId="04B01BB8" w14:textId="77777777" w:rsidR="0081753E" w:rsidRPr="00084591" w:rsidRDefault="0081753E" w:rsidP="00084591">
      <w:pPr>
        <w:rPr>
          <w:b/>
          <w:bCs/>
          <w:lang w:eastAsia="zh-CN"/>
        </w:rPr>
      </w:pPr>
      <w:r w:rsidRPr="00084591">
        <w:rPr>
          <w:b/>
          <w:bCs/>
          <w:lang w:eastAsia="zh-CN"/>
        </w:rPr>
        <w:t>Expected format of evidence:</w:t>
      </w:r>
    </w:p>
    <w:p w14:paraId="73242341" w14:textId="77777777" w:rsidR="0081753E" w:rsidRPr="00FD4A4B" w:rsidRDefault="0081753E" w:rsidP="00084591">
      <w:pPr>
        <w:rPr>
          <w:i/>
        </w:rPr>
      </w:pPr>
      <w:r w:rsidRPr="00FD4A4B">
        <w:rPr>
          <w:lang w:eastAsia="zh-CN"/>
        </w:rPr>
        <w:t>Screenshot containing command output.</w:t>
      </w:r>
    </w:p>
    <w:p w14:paraId="4C696468" w14:textId="77777777" w:rsidR="0081753E" w:rsidRPr="00FD4A4B" w:rsidRDefault="0081753E" w:rsidP="0081753E">
      <w:r w:rsidRPr="00FD4A4B">
        <w:rPr>
          <w:b/>
        </w:rPr>
        <w:t>Test Name</w:t>
      </w:r>
      <w:r w:rsidRPr="00FD4A4B">
        <w:t>: TC_GRATUITOUS_ARP_DISABLING</w:t>
      </w:r>
    </w:p>
    <w:p w14:paraId="023DC3ED" w14:textId="77777777" w:rsidR="0081753E" w:rsidRPr="00084591" w:rsidRDefault="0081753E" w:rsidP="00084591">
      <w:pPr>
        <w:rPr>
          <w:b/>
          <w:bCs/>
          <w:lang w:eastAsia="zh-CN"/>
        </w:rPr>
      </w:pPr>
      <w:r w:rsidRPr="00084591">
        <w:rPr>
          <w:b/>
          <w:bCs/>
          <w:lang w:eastAsia="zh-CN"/>
        </w:rPr>
        <w:t>Purpose:</w:t>
      </w:r>
    </w:p>
    <w:p w14:paraId="1691FBEB" w14:textId="77777777" w:rsidR="0081753E" w:rsidRPr="00FD4A4B" w:rsidRDefault="0081753E" w:rsidP="006C481B">
      <w:r w:rsidRPr="00FD4A4B">
        <w:t>Verify that the Gratuitous ARP feature is disabled by default on the network product.</w:t>
      </w:r>
      <w:r w:rsidR="00B621B2">
        <w:t xml:space="preserve"> </w:t>
      </w:r>
      <w:r w:rsidRPr="00FD4A4B">
        <w:t>In particular this test case verifies that the network product</w:t>
      </w:r>
      <w:r w:rsidR="00B621B2">
        <w:t xml:space="preserve"> </w:t>
      </w:r>
      <w:r w:rsidRPr="00FD4A4B">
        <w:t>cannot send gratuitous ARP requests and that the network product</w:t>
      </w:r>
      <w:r w:rsidR="00B621B2">
        <w:t xml:space="preserve"> </w:t>
      </w:r>
      <w:r w:rsidRPr="00FD4A4B">
        <w:t xml:space="preserve">discards incoming Gratuitous ARP requests. </w:t>
      </w:r>
    </w:p>
    <w:p w14:paraId="797A2F47" w14:textId="77777777" w:rsidR="0081753E" w:rsidRPr="00084591" w:rsidRDefault="0081753E" w:rsidP="00084591">
      <w:pPr>
        <w:rPr>
          <w:b/>
          <w:bCs/>
          <w:lang w:eastAsia="zh-CN"/>
        </w:rPr>
      </w:pPr>
      <w:r w:rsidRPr="00084591">
        <w:rPr>
          <w:b/>
          <w:bCs/>
          <w:lang w:eastAsia="zh-CN"/>
        </w:rPr>
        <w:t>Procedure and execution steps:</w:t>
      </w:r>
    </w:p>
    <w:p w14:paraId="5F749D85" w14:textId="77777777" w:rsidR="0081753E" w:rsidRPr="00FD4A4B" w:rsidRDefault="0081753E" w:rsidP="00084591">
      <w:pPr>
        <w:rPr>
          <w:lang w:eastAsia="zh-CN"/>
        </w:rPr>
      </w:pPr>
      <w:r w:rsidRPr="00084591">
        <w:rPr>
          <w:b/>
          <w:bCs/>
          <w:lang w:eastAsia="zh-CN"/>
        </w:rPr>
        <w:t>Pre-Conditions:</w:t>
      </w:r>
    </w:p>
    <w:p w14:paraId="17CBD25B" w14:textId="77777777" w:rsidR="0081753E" w:rsidRPr="00FD4A4B" w:rsidRDefault="00B9590B" w:rsidP="00BA3683">
      <w:pPr>
        <w:pStyle w:val="B1"/>
      </w:pPr>
      <w:r w:rsidRPr="00FD4A4B">
        <w:t>-</w:t>
      </w:r>
      <w:r w:rsidRPr="00FD4A4B">
        <w:tab/>
      </w:r>
      <w:r w:rsidR="0081753E" w:rsidRPr="00FD4A4B">
        <w:t>Network traffic analyser on the network product</w:t>
      </w:r>
      <w:r w:rsidR="00B621B2">
        <w:t xml:space="preserve"> </w:t>
      </w:r>
      <w:r w:rsidR="0081753E" w:rsidRPr="00FD4A4B">
        <w:t>(e.g. TCPDUMP) or an external traffic analyser directly connected to the network product is available.</w:t>
      </w:r>
    </w:p>
    <w:p w14:paraId="0151BB23" w14:textId="77777777" w:rsidR="0081753E" w:rsidRPr="00FD4A4B" w:rsidRDefault="00B9590B" w:rsidP="00BA3683">
      <w:pPr>
        <w:pStyle w:val="B1"/>
      </w:pPr>
      <w:r w:rsidRPr="00FD4A4B">
        <w:t>-</w:t>
      </w:r>
      <w:r w:rsidRPr="00FD4A4B">
        <w:tab/>
      </w:r>
      <w:r w:rsidR="0081753E" w:rsidRPr="00FD4A4B">
        <w:t xml:space="preserve">Host 1 is connected to the network product </w:t>
      </w:r>
    </w:p>
    <w:p w14:paraId="3784EB88" w14:textId="77777777" w:rsidR="0081753E" w:rsidRDefault="00B9590B" w:rsidP="00BA3683">
      <w:pPr>
        <w:pStyle w:val="B1"/>
      </w:pPr>
      <w:r w:rsidRPr="00FD4A4B">
        <w:t>-</w:t>
      </w:r>
      <w:r w:rsidRPr="00FD4A4B">
        <w:tab/>
      </w:r>
      <w:r w:rsidR="0081753E" w:rsidRPr="00FD4A4B">
        <w:t>The network product</w:t>
      </w:r>
      <w:r w:rsidR="00B621B2">
        <w:t xml:space="preserve"> </w:t>
      </w:r>
      <w:r w:rsidR="0081753E" w:rsidRPr="00FD4A4B">
        <w:t>ARP Cache already contains an entry for Host 1</w:t>
      </w:r>
    </w:p>
    <w:p w14:paraId="014C94A2" w14:textId="77777777" w:rsidR="00CD361A" w:rsidRPr="00FD4A4B" w:rsidRDefault="00CD361A" w:rsidP="00066ED3">
      <w:pPr>
        <w:pStyle w:val="B1"/>
      </w:pPr>
      <w:r>
        <w:t xml:space="preserve">- </w:t>
      </w:r>
      <w:r>
        <w:tab/>
        <w:t>The network product documentation does not state any reason why gratuitous ARP may be deliberately enabled in order to satisfy certain deployment scenarios. If the network product documentation does, however, state that the usage of gratuitous ARP is enabled in certain deployment scenarios</w:t>
      </w:r>
      <w:r w:rsidR="00D91717" w:rsidRPr="00747EEA">
        <w:rPr>
          <w:lang w:val="en-US"/>
        </w:rPr>
        <w:t>,</w:t>
      </w:r>
      <w:r>
        <w:t xml:space="preserve"> then this test case is not applicable (refer to the NOTE in the requirement).</w:t>
      </w:r>
    </w:p>
    <w:p w14:paraId="71EEA9B8" w14:textId="77777777" w:rsidR="0081753E" w:rsidRPr="00084591" w:rsidRDefault="0081753E" w:rsidP="00084591">
      <w:pPr>
        <w:rPr>
          <w:b/>
          <w:bCs/>
          <w:lang w:eastAsia="zh-CN"/>
        </w:rPr>
      </w:pPr>
      <w:r w:rsidRPr="00084591">
        <w:rPr>
          <w:b/>
          <w:bCs/>
          <w:lang w:eastAsia="zh-CN"/>
        </w:rPr>
        <w:t>Execution Steps</w:t>
      </w:r>
    </w:p>
    <w:p w14:paraId="6BF1F1C0" w14:textId="77777777" w:rsidR="0081753E" w:rsidRPr="00FD4A4B" w:rsidRDefault="00B9590B" w:rsidP="00BA3683">
      <w:pPr>
        <w:pStyle w:val="B1"/>
      </w:pPr>
      <w:r w:rsidRPr="00FD4A4B">
        <w:t>1.</w:t>
      </w:r>
      <w:r w:rsidRPr="00FD4A4B">
        <w:tab/>
      </w:r>
      <w:r w:rsidR="0081753E" w:rsidRPr="00FD4A4B">
        <w:t>If the feature is available in a configuration file,</w:t>
      </w:r>
      <w:r w:rsidR="00B621B2">
        <w:t xml:space="preserve"> </w:t>
      </w:r>
      <w:r w:rsidR="0081753E" w:rsidRPr="00FD4A4B">
        <w:t>verify that it is disabled by default.</w:t>
      </w:r>
    </w:p>
    <w:p w14:paraId="3BD44C82" w14:textId="77777777" w:rsidR="0081753E" w:rsidRPr="00FD4A4B" w:rsidRDefault="00B9590B" w:rsidP="00BA3683">
      <w:pPr>
        <w:pStyle w:val="B1"/>
      </w:pPr>
      <w:r w:rsidRPr="00FD4A4B">
        <w:t>2.</w:t>
      </w:r>
      <w:r w:rsidRPr="00FD4A4B">
        <w:tab/>
      </w:r>
      <w:r w:rsidR="0081753E" w:rsidRPr="00FD4A4B">
        <w:t>Send a Gratuitous ARP request from Host 1,</w:t>
      </w:r>
      <w:r w:rsidR="00B621B2">
        <w:t xml:space="preserve"> </w:t>
      </w:r>
      <w:r w:rsidR="0081753E" w:rsidRPr="00FD4A4B">
        <w:t xml:space="preserve">i.e. an ARP </w:t>
      </w:r>
      <w:r w:rsidR="0081753E" w:rsidRPr="00D02652">
        <w:rPr>
          <w:i/>
        </w:rPr>
        <w:t>request</w:t>
      </w:r>
      <w:r w:rsidR="0081753E" w:rsidRPr="00FD4A4B">
        <w:t xml:space="preserve"> where the source and destination IP are both set to an IP address different from the one already cached</w:t>
      </w:r>
      <w:r w:rsidR="00B621B2">
        <w:t xml:space="preserve"> </w:t>
      </w:r>
      <w:r w:rsidR="0081753E" w:rsidRPr="00FD4A4B">
        <w:t>in the network product</w:t>
      </w:r>
      <w:r w:rsidR="00B621B2">
        <w:t xml:space="preserve"> </w:t>
      </w:r>
      <w:r w:rsidR="0081753E" w:rsidRPr="00FD4A4B">
        <w:t>ARP Cache for Host 1 and the destination MAC is the broadcast address ff:ff:ff:ff:ff:ff.</w:t>
      </w:r>
    </w:p>
    <w:p w14:paraId="5A87F782" w14:textId="77777777" w:rsidR="0081753E" w:rsidRPr="00FD4A4B" w:rsidRDefault="00B9590B" w:rsidP="00BA3683">
      <w:pPr>
        <w:pStyle w:val="B1"/>
      </w:pPr>
      <w:r w:rsidRPr="00FD4A4B">
        <w:t>3.</w:t>
      </w:r>
      <w:r w:rsidRPr="00FD4A4B">
        <w:tab/>
      </w:r>
      <w:r w:rsidR="0081753E" w:rsidRPr="00FD4A4B">
        <w:t>Verify that the network product</w:t>
      </w:r>
      <w:r w:rsidR="00B621B2">
        <w:t xml:space="preserve"> </w:t>
      </w:r>
      <w:r w:rsidR="0081753E" w:rsidRPr="00FD4A4B">
        <w:t>correctly receives this packet but discards it and that the ARP Cache is not updated.</w:t>
      </w:r>
    </w:p>
    <w:p w14:paraId="2D2F1FBA" w14:textId="77777777" w:rsidR="0081753E" w:rsidRPr="00FD4A4B" w:rsidRDefault="00B9590B" w:rsidP="00BA3683">
      <w:pPr>
        <w:pStyle w:val="B1"/>
      </w:pPr>
      <w:r w:rsidRPr="00FD4A4B">
        <w:t>4.</w:t>
      </w:r>
      <w:r w:rsidRPr="00FD4A4B">
        <w:tab/>
      </w:r>
      <w:r w:rsidR="0081753E" w:rsidRPr="00FD4A4B">
        <w:t>Send a Gratuitous ARP request</w:t>
      </w:r>
      <w:r w:rsidR="00B621B2">
        <w:t xml:space="preserve"> </w:t>
      </w:r>
      <w:r w:rsidR="0081753E" w:rsidRPr="00FD4A4B">
        <w:t xml:space="preserve">i.e. an ARP </w:t>
      </w:r>
      <w:r w:rsidR="0081753E" w:rsidRPr="00084591">
        <w:t>reply</w:t>
      </w:r>
      <w:r w:rsidR="0081753E" w:rsidRPr="00FD4A4B">
        <w:t xml:space="preserve"> where the source and destination IP are both set to an IP address different from the one already cached</w:t>
      </w:r>
      <w:r w:rsidR="00B621B2">
        <w:t xml:space="preserve"> </w:t>
      </w:r>
      <w:r w:rsidR="0081753E" w:rsidRPr="00FD4A4B">
        <w:t>in the network product</w:t>
      </w:r>
      <w:r w:rsidR="00B621B2">
        <w:t xml:space="preserve"> </w:t>
      </w:r>
      <w:r w:rsidR="0081753E" w:rsidRPr="00FD4A4B">
        <w:t>ARP Cache for Host 1 and the destination MAC is the broadcast address ff:ff:ff:ff:ff:ff.</w:t>
      </w:r>
    </w:p>
    <w:p w14:paraId="03E0F2D3" w14:textId="77777777" w:rsidR="0081753E" w:rsidRPr="00FD4A4B" w:rsidRDefault="00B9590B" w:rsidP="00BA3683">
      <w:pPr>
        <w:pStyle w:val="B1"/>
      </w:pPr>
      <w:r w:rsidRPr="00FD4A4B">
        <w:t>5.</w:t>
      </w:r>
      <w:r w:rsidRPr="00FD4A4B">
        <w:tab/>
      </w:r>
      <w:r w:rsidR="0081753E" w:rsidRPr="00FD4A4B">
        <w:t>Verify that the network product</w:t>
      </w:r>
      <w:r w:rsidR="00B621B2">
        <w:t xml:space="preserve"> </w:t>
      </w:r>
      <w:r w:rsidR="0081753E" w:rsidRPr="00FD4A4B">
        <w:t>correctly receives this packet but discards it and that the ARP Cache is not updated.</w:t>
      </w:r>
    </w:p>
    <w:p w14:paraId="67D02A5E" w14:textId="77777777" w:rsidR="0081753E" w:rsidRPr="00084591" w:rsidRDefault="0081753E" w:rsidP="00084591">
      <w:pPr>
        <w:rPr>
          <w:b/>
          <w:bCs/>
          <w:lang w:eastAsia="zh-CN"/>
        </w:rPr>
      </w:pPr>
      <w:r w:rsidRPr="00084591">
        <w:rPr>
          <w:b/>
          <w:bCs/>
          <w:lang w:eastAsia="zh-CN"/>
        </w:rPr>
        <w:t>Expected Results:</w:t>
      </w:r>
    </w:p>
    <w:p w14:paraId="37F64E50" w14:textId="77777777" w:rsidR="0081753E" w:rsidRPr="00FD4A4B" w:rsidRDefault="0081753E" w:rsidP="00084591">
      <w:pPr>
        <w:rPr>
          <w:lang w:eastAsia="zh-CN"/>
        </w:rPr>
      </w:pPr>
      <w:r w:rsidRPr="00FD4A4B">
        <w:t xml:space="preserve">The network product </w:t>
      </w:r>
      <w:r w:rsidRPr="00FD4A4B">
        <w:rPr>
          <w:lang w:eastAsia="zh-CN"/>
        </w:rPr>
        <w:t>ARP Cache is not updated.</w:t>
      </w:r>
    </w:p>
    <w:p w14:paraId="7F2717B1" w14:textId="77777777" w:rsidR="0081753E" w:rsidRPr="00084591" w:rsidRDefault="0081753E" w:rsidP="00084591">
      <w:pPr>
        <w:rPr>
          <w:b/>
          <w:bCs/>
          <w:lang w:eastAsia="zh-CN"/>
        </w:rPr>
      </w:pPr>
      <w:r w:rsidRPr="00084591">
        <w:rPr>
          <w:b/>
          <w:bCs/>
          <w:lang w:eastAsia="zh-CN"/>
        </w:rPr>
        <w:t>Expected format of evidence:</w:t>
      </w:r>
    </w:p>
    <w:p w14:paraId="19C4F031" w14:textId="77777777" w:rsidR="0081753E" w:rsidRPr="00FD4A4B" w:rsidRDefault="0081753E" w:rsidP="00084591">
      <w:pPr>
        <w:rPr>
          <w:lang w:eastAsia="zh-CN"/>
        </w:rPr>
      </w:pPr>
      <w:r w:rsidRPr="00FD4A4B">
        <w:rPr>
          <w:lang w:eastAsia="zh-CN"/>
        </w:rPr>
        <w:t>Snapshot of the</w:t>
      </w:r>
      <w:r w:rsidRPr="00FD4A4B">
        <w:t xml:space="preserve"> network product</w:t>
      </w:r>
      <w:r w:rsidR="00B621B2">
        <w:rPr>
          <w:lang w:eastAsia="zh-CN"/>
        </w:rPr>
        <w:t xml:space="preserve"> </w:t>
      </w:r>
      <w:r w:rsidRPr="00FD4A4B">
        <w:rPr>
          <w:lang w:eastAsia="zh-CN"/>
        </w:rPr>
        <w:t>ARP Cache</w:t>
      </w:r>
    </w:p>
    <w:p w14:paraId="333F4A43" w14:textId="77777777" w:rsidR="0081753E" w:rsidRPr="00FD4A4B" w:rsidRDefault="0081753E" w:rsidP="0081753E">
      <w:r w:rsidRPr="00FD4A4B">
        <w:rPr>
          <w:b/>
        </w:rPr>
        <w:t>Test Name</w:t>
      </w:r>
      <w:r w:rsidRPr="00FD4A4B">
        <w:t>: TC_BROADCAST_ICMP_HANDLING</w:t>
      </w:r>
    </w:p>
    <w:p w14:paraId="1E10CA9A" w14:textId="77777777" w:rsidR="0081753E" w:rsidRPr="00084591" w:rsidRDefault="0081753E" w:rsidP="00084591">
      <w:pPr>
        <w:rPr>
          <w:b/>
          <w:bCs/>
          <w:lang w:eastAsia="zh-CN"/>
        </w:rPr>
      </w:pPr>
      <w:r w:rsidRPr="00084591">
        <w:rPr>
          <w:b/>
          <w:bCs/>
          <w:lang w:eastAsia="zh-CN"/>
        </w:rPr>
        <w:t>Purpose:</w:t>
      </w:r>
    </w:p>
    <w:p w14:paraId="05393CC2" w14:textId="77777777" w:rsidR="0081753E" w:rsidRDefault="0081753E" w:rsidP="0081753E">
      <w:pPr>
        <w:spacing w:after="0"/>
        <w:jc w:val="both"/>
      </w:pPr>
      <w:r w:rsidRPr="00FD4A4B">
        <w:t>Verify that responses to ICMP broadcast packets are disabled by default on the network product.</w:t>
      </w:r>
      <w:r w:rsidR="00B621B2">
        <w:t xml:space="preserve"> </w:t>
      </w:r>
      <w:r w:rsidRPr="00FD4A4B">
        <w:t>In particular this test case verifies that all ICMP ECHO and TIMESTAMP requests sent to the network product</w:t>
      </w:r>
      <w:r w:rsidR="00B621B2">
        <w:t xml:space="preserve"> </w:t>
      </w:r>
      <w:r w:rsidRPr="00FD4A4B">
        <w:t>via broadcast/multicast are not</w:t>
      </w:r>
      <w:r w:rsidR="00B621B2">
        <w:t xml:space="preserve"> </w:t>
      </w:r>
      <w:r w:rsidRPr="00FD4A4B">
        <w:t>answered.</w:t>
      </w:r>
    </w:p>
    <w:p w14:paraId="7FDC8489" w14:textId="77777777" w:rsidR="00084591" w:rsidRPr="00FD4A4B" w:rsidRDefault="00084591" w:rsidP="0081753E">
      <w:pPr>
        <w:spacing w:after="0"/>
        <w:jc w:val="both"/>
      </w:pPr>
    </w:p>
    <w:p w14:paraId="49D58676" w14:textId="77777777" w:rsidR="0081753E" w:rsidRPr="00084591" w:rsidRDefault="0081753E" w:rsidP="00084591">
      <w:pPr>
        <w:rPr>
          <w:b/>
          <w:bCs/>
          <w:lang w:eastAsia="zh-CN"/>
        </w:rPr>
      </w:pPr>
      <w:r w:rsidRPr="00084591">
        <w:rPr>
          <w:b/>
          <w:bCs/>
          <w:lang w:eastAsia="zh-CN"/>
        </w:rPr>
        <w:t>Procedure and execution steps:</w:t>
      </w:r>
    </w:p>
    <w:p w14:paraId="1F943F1A" w14:textId="77777777" w:rsidR="0081753E" w:rsidRPr="00FD4A4B" w:rsidRDefault="0081753E" w:rsidP="00084591">
      <w:pPr>
        <w:rPr>
          <w:lang w:eastAsia="zh-CN"/>
        </w:rPr>
      </w:pPr>
      <w:r w:rsidRPr="00084591">
        <w:rPr>
          <w:b/>
          <w:bCs/>
          <w:lang w:eastAsia="zh-CN"/>
        </w:rPr>
        <w:t>Pre-Conditions:</w:t>
      </w:r>
    </w:p>
    <w:p w14:paraId="154580F2" w14:textId="77777777" w:rsidR="0081753E" w:rsidRPr="00FD4A4B" w:rsidRDefault="001744B0" w:rsidP="00BA3683">
      <w:pPr>
        <w:pStyle w:val="B1"/>
      </w:pPr>
      <w:r w:rsidRPr="00FD4A4B">
        <w:t>-</w:t>
      </w:r>
      <w:r w:rsidRPr="00FD4A4B">
        <w:tab/>
      </w:r>
      <w:r w:rsidR="0081753E" w:rsidRPr="00FD4A4B">
        <w:t>The network product</w:t>
      </w:r>
      <w:r w:rsidR="00B621B2">
        <w:t xml:space="preserve"> </w:t>
      </w:r>
      <w:r w:rsidR="0081753E" w:rsidRPr="00FD4A4B">
        <w:t>has at least one physical or logical Ethernet interface IF1 connected to a host, Host 1.</w:t>
      </w:r>
    </w:p>
    <w:p w14:paraId="267075BE" w14:textId="77777777" w:rsidR="0081753E" w:rsidRPr="00FD4A4B" w:rsidRDefault="001744B0" w:rsidP="00BA3683">
      <w:pPr>
        <w:pStyle w:val="B1"/>
      </w:pPr>
      <w:r w:rsidRPr="00FD4A4B">
        <w:t>-</w:t>
      </w:r>
      <w:r w:rsidRPr="00FD4A4B">
        <w:tab/>
      </w:r>
      <w:r w:rsidR="0081753E" w:rsidRPr="00FD4A4B">
        <w:t xml:space="preserve">Network traffic analyser on the </w:t>
      </w:r>
      <w:r w:rsidRPr="00FD4A4B">
        <w:t>network product</w:t>
      </w:r>
      <w:r w:rsidR="0081753E" w:rsidRPr="00FD4A4B">
        <w:t xml:space="preserve"> (e.g. TCPDUMP) or an external traffic analyser directly connected to the network product is available.</w:t>
      </w:r>
    </w:p>
    <w:p w14:paraId="4361CBD8" w14:textId="77777777" w:rsidR="0081753E" w:rsidRPr="00084591" w:rsidRDefault="0081753E" w:rsidP="00084591">
      <w:pPr>
        <w:rPr>
          <w:b/>
          <w:bCs/>
          <w:lang w:eastAsia="zh-CN"/>
        </w:rPr>
      </w:pPr>
      <w:r w:rsidRPr="00084591">
        <w:rPr>
          <w:b/>
          <w:bCs/>
          <w:lang w:eastAsia="zh-CN"/>
        </w:rPr>
        <w:t>Execution Steps</w:t>
      </w:r>
    </w:p>
    <w:p w14:paraId="19D604CC" w14:textId="77777777" w:rsidR="0081753E" w:rsidRPr="00FD4A4B" w:rsidRDefault="001744B0" w:rsidP="00BA3683">
      <w:pPr>
        <w:pStyle w:val="B1"/>
      </w:pPr>
      <w:r w:rsidRPr="00FD4A4B">
        <w:t>1.</w:t>
      </w:r>
      <w:r w:rsidRPr="00FD4A4B">
        <w:tab/>
      </w:r>
      <w:r w:rsidR="0081753E" w:rsidRPr="00FD4A4B">
        <w:t>If the feature is available in a configuration file,</w:t>
      </w:r>
      <w:r w:rsidR="00B621B2">
        <w:t xml:space="preserve"> </w:t>
      </w:r>
      <w:r w:rsidR="0081753E" w:rsidRPr="00FD4A4B">
        <w:t>verify that it is disabled by default.</w:t>
      </w:r>
    </w:p>
    <w:p w14:paraId="4282CC18" w14:textId="77777777" w:rsidR="0081753E" w:rsidRPr="00FD4A4B" w:rsidRDefault="001744B0" w:rsidP="00BA3683">
      <w:pPr>
        <w:pStyle w:val="B1"/>
      </w:pPr>
      <w:r w:rsidRPr="00FD4A4B">
        <w:t>2.</w:t>
      </w:r>
      <w:r w:rsidRPr="00FD4A4B">
        <w:tab/>
      </w:r>
      <w:r w:rsidR="0081753E" w:rsidRPr="00FD4A4B">
        <w:t>Send an ICMP ECHO message from Host 1 to ping a broadcast address (such as 255.255.255.255, or 192.168.1.255 on a 192.168.1.0/24 subnet)</w:t>
      </w:r>
    </w:p>
    <w:p w14:paraId="2EDC8139" w14:textId="77777777" w:rsidR="0081753E" w:rsidRPr="00FD4A4B" w:rsidRDefault="001744B0" w:rsidP="00084591">
      <w:pPr>
        <w:pStyle w:val="B1"/>
      </w:pPr>
      <w:r w:rsidRPr="00FD4A4B">
        <w:t>3.</w:t>
      </w:r>
      <w:r w:rsidRPr="00FD4A4B">
        <w:tab/>
      </w:r>
      <w:r w:rsidR="0081753E" w:rsidRPr="00FD4A4B">
        <w:t>Verify that the network product</w:t>
      </w:r>
      <w:r w:rsidR="00B621B2">
        <w:t xml:space="preserve"> </w:t>
      </w:r>
      <w:r w:rsidR="0081753E" w:rsidRPr="00FD4A4B">
        <w:t>doesn</w:t>
      </w:r>
      <w:r w:rsidR="00FD4A4B">
        <w:t>'</w:t>
      </w:r>
      <w:r w:rsidR="0081753E" w:rsidRPr="00FD4A4B">
        <w:t>t respond to the ping.</w:t>
      </w:r>
    </w:p>
    <w:p w14:paraId="5C562CA4" w14:textId="77777777" w:rsidR="0081753E" w:rsidRPr="00FD4A4B" w:rsidRDefault="001744B0" w:rsidP="00BA3683">
      <w:pPr>
        <w:pStyle w:val="B1"/>
      </w:pPr>
      <w:r w:rsidRPr="00FD4A4B">
        <w:t>4.</w:t>
      </w:r>
      <w:r w:rsidRPr="00FD4A4B">
        <w:tab/>
      </w:r>
      <w:r w:rsidR="0081753E" w:rsidRPr="00FD4A4B">
        <w:t>Send an ICMP timestamp request (ICMP type 13) from host 1 to a broadcast address (such as 255.255.255.255, or 192.168.1.255 on a 192.168.1.0/24 subnet).</w:t>
      </w:r>
    </w:p>
    <w:p w14:paraId="70FB6D9C" w14:textId="77777777" w:rsidR="0081753E" w:rsidRPr="00FD4A4B" w:rsidRDefault="001744B0" w:rsidP="00BA3683">
      <w:pPr>
        <w:pStyle w:val="B1"/>
      </w:pPr>
      <w:r w:rsidRPr="00FD4A4B">
        <w:t>5.</w:t>
      </w:r>
      <w:r w:rsidRPr="00FD4A4B">
        <w:tab/>
      </w:r>
      <w:r w:rsidR="0081753E" w:rsidRPr="00FD4A4B">
        <w:t>Verify that the network product</w:t>
      </w:r>
      <w:r w:rsidR="00B621B2">
        <w:t xml:space="preserve"> </w:t>
      </w:r>
      <w:r w:rsidR="0081753E" w:rsidRPr="00FD4A4B">
        <w:t>doesn</w:t>
      </w:r>
      <w:r w:rsidR="00FD4A4B">
        <w:t>'</w:t>
      </w:r>
      <w:r w:rsidR="0081753E" w:rsidRPr="00FD4A4B">
        <w:t>t respond to the timestamp request.</w:t>
      </w:r>
    </w:p>
    <w:p w14:paraId="78A8F84C" w14:textId="77777777" w:rsidR="0081753E" w:rsidRPr="00084591" w:rsidRDefault="0081753E" w:rsidP="00084591">
      <w:pPr>
        <w:rPr>
          <w:b/>
          <w:bCs/>
          <w:lang w:eastAsia="zh-CN"/>
        </w:rPr>
      </w:pPr>
      <w:r w:rsidRPr="00084591">
        <w:rPr>
          <w:b/>
          <w:bCs/>
          <w:lang w:eastAsia="zh-CN"/>
        </w:rPr>
        <w:t>Expected Results:</w:t>
      </w:r>
    </w:p>
    <w:p w14:paraId="054A7AEB" w14:textId="77777777" w:rsidR="0081753E" w:rsidRPr="00FD4A4B" w:rsidRDefault="0081753E" w:rsidP="00084591">
      <w:pPr>
        <w:rPr>
          <w:lang w:eastAsia="zh-CN"/>
        </w:rPr>
      </w:pPr>
      <w:r w:rsidRPr="00FD4A4B">
        <w:rPr>
          <w:lang w:eastAsia="zh-CN"/>
        </w:rPr>
        <w:t xml:space="preserve">The </w:t>
      </w:r>
      <w:r w:rsidRPr="00FD4A4B">
        <w:t>network product</w:t>
      </w:r>
      <w:r w:rsidR="00B621B2">
        <w:t xml:space="preserve"> </w:t>
      </w:r>
      <w:r w:rsidRPr="00FD4A4B">
        <w:rPr>
          <w:lang w:eastAsia="zh-CN"/>
        </w:rPr>
        <w:t>doesn</w:t>
      </w:r>
      <w:r w:rsidR="00FD4A4B">
        <w:rPr>
          <w:lang w:eastAsia="zh-CN"/>
        </w:rPr>
        <w:t>'</w:t>
      </w:r>
      <w:r w:rsidRPr="00FD4A4B">
        <w:rPr>
          <w:lang w:eastAsia="zh-CN"/>
        </w:rPr>
        <w:t>t respond to any ICMP packet with a broadcast address.</w:t>
      </w:r>
    </w:p>
    <w:p w14:paraId="155A2DDD" w14:textId="77777777" w:rsidR="0081753E" w:rsidRPr="00084591" w:rsidRDefault="0081753E" w:rsidP="00084591">
      <w:pPr>
        <w:rPr>
          <w:b/>
          <w:bCs/>
          <w:lang w:eastAsia="zh-CN"/>
        </w:rPr>
      </w:pPr>
      <w:r w:rsidRPr="00084591">
        <w:rPr>
          <w:b/>
          <w:bCs/>
          <w:lang w:eastAsia="zh-CN"/>
        </w:rPr>
        <w:t>Expected format of evidence:</w:t>
      </w:r>
    </w:p>
    <w:p w14:paraId="3F9E3C5F" w14:textId="77777777" w:rsidR="000B1DB3" w:rsidRPr="00FD4A4B" w:rsidRDefault="0081753E" w:rsidP="000B1DB3">
      <w:r w:rsidRPr="00FD4A4B">
        <w:rPr>
          <w:lang w:eastAsia="zh-CN"/>
        </w:rPr>
        <w:t xml:space="preserve">Pcap trace showing that the ICMP ECHO/ ICMP timestamp packets are received by the </w:t>
      </w:r>
      <w:r w:rsidRPr="00FD4A4B">
        <w:t>network product</w:t>
      </w:r>
      <w:r w:rsidR="00B621B2">
        <w:t xml:space="preserve"> </w:t>
      </w:r>
      <w:r w:rsidRPr="00FD4A4B">
        <w:rPr>
          <w:lang w:eastAsia="zh-CN"/>
        </w:rPr>
        <w:t>but no responses</w:t>
      </w:r>
      <w:r w:rsidR="00B621B2">
        <w:rPr>
          <w:lang w:eastAsia="zh-CN"/>
        </w:rPr>
        <w:t xml:space="preserve"> </w:t>
      </w:r>
      <w:r w:rsidRPr="00FD4A4B">
        <w:rPr>
          <w:lang w:eastAsia="zh-CN"/>
        </w:rPr>
        <w:t xml:space="preserve">are generated by the </w:t>
      </w:r>
      <w:r w:rsidRPr="00FD4A4B">
        <w:t>network product</w:t>
      </w:r>
      <w:r w:rsidR="006C481B">
        <w:t>.</w:t>
      </w:r>
    </w:p>
    <w:p w14:paraId="347ECE1F" w14:textId="77777777" w:rsidR="000B1DB3" w:rsidRPr="00FD4A4B" w:rsidRDefault="000E530A" w:rsidP="002764D2">
      <w:pPr>
        <w:pStyle w:val="Heading5"/>
      </w:pPr>
      <w:bookmarkStart w:id="425" w:name="_CR4_3_3_1_3"/>
      <w:bookmarkStart w:id="426" w:name="_Toc19542431"/>
      <w:bookmarkStart w:id="427" w:name="_Toc35348433"/>
      <w:bookmarkStart w:id="428" w:name="_Toc224925019"/>
      <w:bookmarkEnd w:id="425"/>
      <w:r w:rsidRPr="00907F75">
        <w:t>4</w:t>
      </w:r>
      <w:r w:rsidR="000B1DB3" w:rsidRPr="00FD4A4B">
        <w:t>.3.3.1.3</w:t>
      </w:r>
      <w:r w:rsidR="000B1DB3" w:rsidRPr="00FD4A4B">
        <w:tab/>
      </w:r>
      <w:r w:rsidR="00112856" w:rsidRPr="00FD4A4B">
        <w:t>No a</w:t>
      </w:r>
      <w:r w:rsidR="000B1DB3" w:rsidRPr="00FD4A4B">
        <w:t xml:space="preserve">utomatic launch </w:t>
      </w:r>
      <w:r w:rsidR="00A75409" w:rsidRPr="00A75409">
        <w:t xml:space="preserve">from </w:t>
      </w:r>
      <w:r w:rsidR="000B1DB3" w:rsidRPr="00FD4A4B">
        <w:t>removable media</w:t>
      </w:r>
      <w:bookmarkEnd w:id="426"/>
      <w:bookmarkEnd w:id="427"/>
      <w:bookmarkEnd w:id="428"/>
    </w:p>
    <w:p w14:paraId="7FB64B48" w14:textId="77777777" w:rsidR="000B1DB3" w:rsidRPr="00FD4A4B" w:rsidRDefault="000B1DB3" w:rsidP="000B1DB3">
      <w:r w:rsidRPr="00FD4A4B">
        <w:rPr>
          <w:i/>
        </w:rPr>
        <w:t>Requirement Name</w:t>
      </w:r>
      <w:r w:rsidRPr="00FD4A4B">
        <w:t xml:space="preserve">: </w:t>
      </w:r>
      <w:r w:rsidR="00112856" w:rsidRPr="00FD4A4B">
        <w:t>No a</w:t>
      </w:r>
      <w:r w:rsidRPr="00FD4A4B">
        <w:t xml:space="preserve">utomatic launch </w:t>
      </w:r>
      <w:r w:rsidR="00A75409" w:rsidRPr="00A75409">
        <w:t xml:space="preserve">from </w:t>
      </w:r>
      <w:r w:rsidRPr="00FD4A4B">
        <w:t xml:space="preserve">removable media </w:t>
      </w:r>
    </w:p>
    <w:p w14:paraId="0F730910" w14:textId="77777777" w:rsidR="009E2154" w:rsidRDefault="009E2154" w:rsidP="000B1DB3">
      <w:pPr>
        <w:rPr>
          <w:i/>
        </w:rPr>
      </w:pPr>
      <w:r>
        <w:rPr>
          <w:i/>
        </w:rPr>
        <w:t>Requirement Reference</w:t>
      </w:r>
      <w:r>
        <w:rPr>
          <w:iCs/>
        </w:rPr>
        <w:t xml:space="preserve">: </w:t>
      </w:r>
      <w:r>
        <w:t>In accordance with industry best practice</w:t>
      </w:r>
    </w:p>
    <w:p w14:paraId="4B2F60B0" w14:textId="77777777" w:rsidR="000B1DB3" w:rsidRPr="00FD4A4B" w:rsidRDefault="000B1DB3" w:rsidP="000B1DB3">
      <w:r w:rsidRPr="00FD4A4B">
        <w:rPr>
          <w:i/>
        </w:rPr>
        <w:t>Requirement Description</w:t>
      </w:r>
      <w:r w:rsidRPr="00FD4A4B">
        <w:t xml:space="preserve">: </w:t>
      </w:r>
    </w:p>
    <w:p w14:paraId="739D0A6A" w14:textId="77777777" w:rsidR="000B1DB3" w:rsidRPr="00FD4A4B" w:rsidRDefault="000B1DB3" w:rsidP="000B1DB3">
      <w:r w:rsidRPr="00FD4A4B">
        <w:t xml:space="preserve">The </w:t>
      </w:r>
      <w:r w:rsidR="00112856" w:rsidRPr="00FD4A4B">
        <w:t>network product</w:t>
      </w:r>
      <w:r w:rsidRPr="00FD4A4B">
        <w:t xml:space="preserve"> shall not automatically launch </w:t>
      </w:r>
      <w:r w:rsidR="00112856" w:rsidRPr="00FD4A4B">
        <w:t xml:space="preserve">any </w:t>
      </w:r>
      <w:r w:rsidRPr="00FD4A4B">
        <w:t xml:space="preserve">application </w:t>
      </w:r>
      <w:r w:rsidR="00112856" w:rsidRPr="00FD4A4B">
        <w:t xml:space="preserve">when </w:t>
      </w:r>
      <w:r w:rsidRPr="00FD4A4B">
        <w:t xml:space="preserve">removable media </w:t>
      </w:r>
      <w:r w:rsidR="00112856" w:rsidRPr="00FD4A4B">
        <w:t>device</w:t>
      </w:r>
      <w:r w:rsidR="00E67C26" w:rsidRPr="00E67C26">
        <w:t xml:space="preserve"> (physical or emulated)</w:t>
      </w:r>
      <w:r w:rsidR="00112856" w:rsidRPr="00FD4A4B">
        <w:t xml:space="preserve"> </w:t>
      </w:r>
      <w:r w:rsidRPr="00FD4A4B">
        <w:t>such as CD-, DVD-, USB-Sticks or USB-Storage drive</w:t>
      </w:r>
      <w:r w:rsidR="00112856" w:rsidRPr="00FD4A4B">
        <w:t xml:space="preserve"> is connected</w:t>
      </w:r>
      <w:r w:rsidRPr="00FD4A4B">
        <w:t>. If the operating system supports an automatic launch, it shall be deactivated</w:t>
      </w:r>
      <w:r w:rsidR="00112856" w:rsidRPr="00FD4A4B">
        <w:t xml:space="preserve"> unless it is required to support availability requirements</w:t>
      </w:r>
      <w:r w:rsidRPr="00FD4A4B">
        <w:t>.</w:t>
      </w:r>
    </w:p>
    <w:p w14:paraId="6AA57379" w14:textId="77777777" w:rsidR="009E2154" w:rsidRDefault="009E2154" w:rsidP="000B1DB3">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26FE9" w:rsidRPr="00126FE9">
        <w:rPr>
          <w:rFonts w:ascii="Tele-GroteskNor" w:eastAsia="SimSun" w:hAnsi="Tele-GroteskNor" w:cs="Tele-GroteskNor"/>
          <w:color w:val="000000"/>
          <w:lang w:val="en-US" w:eastAsia="zh-CN"/>
        </w:rPr>
        <w:t xml:space="preserve">, </w:t>
      </w:r>
      <w:r w:rsidR="00126FE9" w:rsidRPr="00084591">
        <w:t>clause 5.3.4.3, External Device Boot</w:t>
      </w:r>
    </w:p>
    <w:p w14:paraId="684BE99B" w14:textId="77777777" w:rsidR="000B1DB3" w:rsidRPr="00FD4A4B" w:rsidRDefault="000B1DB3" w:rsidP="000B1DB3">
      <w:r w:rsidRPr="00FD4A4B">
        <w:rPr>
          <w:i/>
        </w:rPr>
        <w:t>Test Case</w:t>
      </w:r>
      <w:r w:rsidRPr="00FD4A4B">
        <w:t xml:space="preserve">: </w:t>
      </w:r>
    </w:p>
    <w:p w14:paraId="434DDACA" w14:textId="77777777" w:rsidR="00112856" w:rsidRPr="00FD4A4B" w:rsidRDefault="00112856" w:rsidP="00112856">
      <w:r w:rsidRPr="00FD4A4B">
        <w:rPr>
          <w:b/>
        </w:rPr>
        <w:t>Test Name</w:t>
      </w:r>
      <w:r w:rsidRPr="00FD4A4B">
        <w:t>: TC_NO_AUTO_LAUNCH_</w:t>
      </w:r>
      <w:r w:rsidR="00A75409">
        <w:t>FROM</w:t>
      </w:r>
      <w:r w:rsidRPr="00FD4A4B">
        <w:t>_REMOVABLE_MEDIA</w:t>
      </w:r>
    </w:p>
    <w:p w14:paraId="1CCF5E69" w14:textId="77777777" w:rsidR="00112856" w:rsidRPr="00FD4A4B" w:rsidRDefault="00112856" w:rsidP="00112856">
      <w:pPr>
        <w:rPr>
          <w:b/>
        </w:rPr>
      </w:pPr>
      <w:r w:rsidRPr="00FD4A4B">
        <w:rPr>
          <w:b/>
        </w:rPr>
        <w:t xml:space="preserve">Purpose: </w:t>
      </w:r>
    </w:p>
    <w:p w14:paraId="5A65B29E" w14:textId="77777777" w:rsidR="00112856" w:rsidRPr="00FD4A4B" w:rsidRDefault="00112856" w:rsidP="00112856">
      <w:r w:rsidRPr="00FD4A4B">
        <w:t xml:space="preserve">To verify that the network product </w:t>
      </w:r>
      <w:r w:rsidR="00B621B2">
        <w:t>does not</w:t>
      </w:r>
      <w:r w:rsidRPr="00FD4A4B">
        <w:t xml:space="preserve"> launch any applications automatically when a removable media device</w:t>
      </w:r>
      <w:r w:rsidR="00E67C26" w:rsidRPr="00E67C26">
        <w:t xml:space="preserve"> (physical or emulated)</w:t>
      </w:r>
      <w:r w:rsidRPr="00FD4A4B">
        <w:t xml:space="preserve"> is connected. Any such feature should be deactivated.</w:t>
      </w:r>
    </w:p>
    <w:p w14:paraId="40207D67" w14:textId="77777777" w:rsidR="00112856" w:rsidRPr="00FD4A4B" w:rsidRDefault="00112856" w:rsidP="00112856">
      <w:pPr>
        <w:rPr>
          <w:b/>
        </w:rPr>
      </w:pPr>
      <w:r w:rsidRPr="00FD4A4B">
        <w:rPr>
          <w:b/>
        </w:rPr>
        <w:t>Pre-Condition</w:t>
      </w:r>
    </w:p>
    <w:p w14:paraId="39779E2D" w14:textId="77777777" w:rsidR="00112856" w:rsidRPr="00FD4A4B" w:rsidRDefault="00112856" w:rsidP="00112856">
      <w:r w:rsidRPr="00FD4A4B">
        <w:t xml:space="preserve">If the network product is provisioned with the necessary physical </w:t>
      </w:r>
      <w:r w:rsidR="00E67C26" w:rsidRPr="00E67C26">
        <w:t xml:space="preserve">or emulated </w:t>
      </w:r>
      <w:r w:rsidRPr="00FD4A4B">
        <w:t>ports/drives (CD/DVD drive, USB port, etc.) then the test case applies.</w:t>
      </w:r>
    </w:p>
    <w:p w14:paraId="3CFC024F" w14:textId="77777777" w:rsidR="00112856" w:rsidRPr="00FD4A4B" w:rsidRDefault="00112856" w:rsidP="00112856">
      <w:pPr>
        <w:rPr>
          <w:b/>
        </w:rPr>
      </w:pPr>
      <w:r w:rsidRPr="00FD4A4B">
        <w:rPr>
          <w:b/>
        </w:rPr>
        <w:t>Execution Steps</w:t>
      </w:r>
    </w:p>
    <w:p w14:paraId="2AF161FF" w14:textId="77777777" w:rsidR="001D3C10" w:rsidRDefault="00112856" w:rsidP="001D3C10">
      <w:pPr>
        <w:pStyle w:val="B1"/>
      </w:pPr>
      <w:r w:rsidRPr="00FD4A4B">
        <w:t>1.</w:t>
      </w:r>
      <w:r w:rsidRPr="00FD4A4B">
        <w:tab/>
        <w:t>The tester log in the network product.</w:t>
      </w:r>
    </w:p>
    <w:p w14:paraId="0949508D" w14:textId="77777777" w:rsidR="001D3C10" w:rsidRDefault="001D3C10" w:rsidP="001D3C10">
      <w:pPr>
        <w:pStyle w:val="B1"/>
      </w:pPr>
      <w:r>
        <w:t>2.</w:t>
      </w:r>
      <w:r>
        <w:tab/>
        <w:t xml:space="preserve">For all available physical ports </w:t>
      </w:r>
      <w:r w:rsidR="00E67C26" w:rsidRPr="00E67C26">
        <w:t xml:space="preserve">or their emulated substitutes </w:t>
      </w:r>
      <w:r>
        <w:t>which are externally accessible:</w:t>
      </w:r>
    </w:p>
    <w:p w14:paraId="5CA3EDB0" w14:textId="77777777" w:rsidR="001D3C10" w:rsidRDefault="001D3C10" w:rsidP="001D3C10">
      <w:pPr>
        <w:pStyle w:val="B2"/>
      </w:pPr>
      <w:r>
        <w:t>a.</w:t>
      </w:r>
      <w:r>
        <w:tab/>
        <w:t>The tester prepares a removable media device (e.g. CD, DVD, USB-Sticks</w:t>
      </w:r>
      <w:r w:rsidR="00E67C26" w:rsidRPr="00E67C26">
        <w:t>, CD-Image file</w:t>
      </w:r>
      <w:r>
        <w:t xml:space="preserve"> and/or USB-Storage drives) that contain any kind of autostart file suitable for this port type.</w:t>
      </w:r>
    </w:p>
    <w:p w14:paraId="17E2692F" w14:textId="77777777" w:rsidR="001D3C10" w:rsidRDefault="001D3C10" w:rsidP="001D3C10">
      <w:pPr>
        <w:pStyle w:val="B2"/>
      </w:pPr>
      <w:r>
        <w:t>b.</w:t>
      </w:r>
      <w:r>
        <w:tab/>
        <w:t>The tester inserts the prepared media device into the network product under test.</w:t>
      </w:r>
    </w:p>
    <w:p w14:paraId="63E9E74B" w14:textId="77777777" w:rsidR="00112856" w:rsidRPr="00FD4A4B" w:rsidRDefault="001D3C10" w:rsidP="001D3C10">
      <w:pPr>
        <w:pStyle w:val="B1"/>
        <w:rPr>
          <w:b/>
        </w:rPr>
      </w:pPr>
      <w:r>
        <w:t>3.</w:t>
      </w:r>
      <w:r>
        <w:tab/>
        <w:t>The tester verifies that the media device is not automatically mounted and there is no automatic application launch triggered by its insertion.</w:t>
      </w:r>
    </w:p>
    <w:p w14:paraId="1F5B236E" w14:textId="77777777" w:rsidR="00112856" w:rsidRPr="00FD4A4B" w:rsidRDefault="00112856" w:rsidP="00112856">
      <w:pPr>
        <w:rPr>
          <w:b/>
        </w:rPr>
      </w:pPr>
      <w:r w:rsidRPr="00FD4A4B">
        <w:rPr>
          <w:b/>
        </w:rPr>
        <w:t>Expected Results:</w:t>
      </w:r>
    </w:p>
    <w:p w14:paraId="066AFE1E" w14:textId="77777777" w:rsidR="00112856" w:rsidRPr="00FD4A4B" w:rsidRDefault="00112856" w:rsidP="00112856">
      <w:r w:rsidRPr="00FD4A4B">
        <w:t xml:space="preserve">The network product </w:t>
      </w:r>
      <w:r w:rsidR="00B621B2">
        <w:t>does not</w:t>
      </w:r>
      <w:r w:rsidRPr="00FD4A4B">
        <w:t xml:space="preserve"> launch any applications to open the contents in the removable media device</w:t>
      </w:r>
      <w:r w:rsidR="006C481B">
        <w:t>.</w:t>
      </w:r>
      <w:r w:rsidRPr="00FD4A4B">
        <w:t xml:space="preserve"> </w:t>
      </w:r>
    </w:p>
    <w:p w14:paraId="51A37F7E" w14:textId="77777777" w:rsidR="00112856" w:rsidRPr="00FD4A4B" w:rsidRDefault="00112856" w:rsidP="00112856">
      <w:r w:rsidRPr="00FD4A4B">
        <w:t>In Linux</w:t>
      </w:r>
      <w:r w:rsidR="004E60C6">
        <w:t>®</w:t>
      </w:r>
      <w:r w:rsidRPr="00FD4A4B">
        <w:t xml:space="preserve"> machines, the removable media device is not automatically mounted in the filesystem.</w:t>
      </w:r>
    </w:p>
    <w:p w14:paraId="085EE044" w14:textId="77777777" w:rsidR="00112856" w:rsidRPr="00FD4A4B" w:rsidRDefault="00112856" w:rsidP="00112856">
      <w:pPr>
        <w:rPr>
          <w:b/>
        </w:rPr>
      </w:pPr>
      <w:r w:rsidRPr="00FD4A4B">
        <w:rPr>
          <w:b/>
        </w:rPr>
        <w:t>Expected format of evidence:</w:t>
      </w:r>
    </w:p>
    <w:p w14:paraId="3ACE3BDD" w14:textId="77777777" w:rsidR="00112856" w:rsidRPr="00FD4A4B" w:rsidRDefault="00112856" w:rsidP="00112856">
      <w:r w:rsidRPr="00FD4A4B">
        <w:t xml:space="preserve">Evidence can be presented in the form of </w:t>
      </w:r>
      <w:r w:rsidR="001D3C10" w:rsidRPr="001D3C10">
        <w:t>logs/</w:t>
      </w:r>
      <w:r w:rsidRPr="00FD4A4B">
        <w:t>screenshot/screen-capture on how the network product responds when any removable media device is attached to it</w:t>
      </w:r>
      <w:r w:rsidR="001D3C10" w:rsidRPr="001D3C10">
        <w:t xml:space="preserve"> (e.g. the output log of the UNIX® mount command before and after insertion of the removable media device)</w:t>
      </w:r>
      <w:r w:rsidRPr="00FD4A4B">
        <w:t>.</w:t>
      </w:r>
    </w:p>
    <w:p w14:paraId="14DB58BE" w14:textId="77777777" w:rsidR="000B1DB3" w:rsidRPr="00FD4A4B" w:rsidRDefault="000E530A" w:rsidP="002764D2">
      <w:pPr>
        <w:pStyle w:val="Heading5"/>
      </w:pPr>
      <w:bookmarkStart w:id="429" w:name="_CR4_3_3_1_4"/>
      <w:bookmarkStart w:id="430" w:name="_Toc19542432"/>
      <w:bookmarkStart w:id="431" w:name="_Toc35348434"/>
      <w:bookmarkStart w:id="432" w:name="_Toc224925020"/>
      <w:bookmarkEnd w:id="429"/>
      <w:r w:rsidRPr="00907F75">
        <w:t>4</w:t>
      </w:r>
      <w:r w:rsidR="000B1DB3" w:rsidRPr="00FD4A4B">
        <w:t>.3.3.1.4</w:t>
      </w:r>
      <w:r w:rsidR="000B1DB3" w:rsidRPr="00FD4A4B">
        <w:tab/>
        <w:t>SYN Flood Prevention</w:t>
      </w:r>
      <w:bookmarkEnd w:id="430"/>
      <w:bookmarkEnd w:id="431"/>
      <w:bookmarkEnd w:id="432"/>
      <w:r w:rsidR="000B1DB3" w:rsidRPr="00FD4A4B">
        <w:t xml:space="preserve"> </w:t>
      </w:r>
    </w:p>
    <w:p w14:paraId="3DE82121" w14:textId="77777777" w:rsidR="000B1DB3" w:rsidRPr="00FD4A4B" w:rsidRDefault="000B1DB3" w:rsidP="000B1DB3">
      <w:r w:rsidRPr="00FD4A4B">
        <w:rPr>
          <w:i/>
        </w:rPr>
        <w:t xml:space="preserve">Requirement Name: </w:t>
      </w:r>
      <w:r w:rsidR="00084591" w:rsidRPr="00FD4A4B">
        <w:t>S</w:t>
      </w:r>
      <w:r w:rsidR="00084591">
        <w:t>YN</w:t>
      </w:r>
      <w:r w:rsidR="00084591" w:rsidRPr="00FD4A4B">
        <w:t xml:space="preserve"> </w:t>
      </w:r>
      <w:r w:rsidRPr="00FD4A4B">
        <w:t>Flood Prevention</w:t>
      </w:r>
    </w:p>
    <w:p w14:paraId="0D4BB9FF" w14:textId="77777777" w:rsidR="009E2154" w:rsidRDefault="009E2154" w:rsidP="000B1DB3">
      <w:pPr>
        <w:rPr>
          <w:i/>
        </w:rPr>
      </w:pPr>
      <w:r>
        <w:rPr>
          <w:i/>
        </w:rPr>
        <w:t>Requirement Reference</w:t>
      </w:r>
      <w:r>
        <w:rPr>
          <w:iCs/>
        </w:rPr>
        <w:t xml:space="preserve">: </w:t>
      </w:r>
      <w:r>
        <w:t>In accordance with industry best practice</w:t>
      </w:r>
    </w:p>
    <w:p w14:paraId="2D2B184C" w14:textId="77777777" w:rsidR="000B1DB3" w:rsidRPr="00FD4A4B" w:rsidRDefault="000B1DB3" w:rsidP="000B1DB3">
      <w:pPr>
        <w:rPr>
          <w:i/>
        </w:rPr>
      </w:pPr>
      <w:r w:rsidRPr="00FD4A4B">
        <w:rPr>
          <w:i/>
        </w:rPr>
        <w:t>Requirement Description:</w:t>
      </w:r>
    </w:p>
    <w:p w14:paraId="694FD8F9" w14:textId="77777777" w:rsidR="000B1DB3" w:rsidRPr="00FD4A4B" w:rsidRDefault="000B1DB3" w:rsidP="000B1DB3">
      <w:r w:rsidRPr="00FD4A4B">
        <w:t xml:space="preserve">The network product shall support a mechanism to prevent </w:t>
      </w:r>
      <w:r w:rsidR="00084591" w:rsidRPr="00FD4A4B">
        <w:t>S</w:t>
      </w:r>
      <w:r w:rsidR="00084591">
        <w:t>YN</w:t>
      </w:r>
      <w:r w:rsidR="00084591" w:rsidRPr="00FD4A4B">
        <w:t xml:space="preserve"> </w:t>
      </w:r>
      <w:r w:rsidRPr="00FD4A4B">
        <w:t>Flood attacks</w:t>
      </w:r>
      <w:r w:rsidR="00E8520F" w:rsidRPr="00FD4A4B">
        <w:t xml:space="preserve"> </w:t>
      </w:r>
      <w:r w:rsidRPr="00FD4A4B">
        <w:t xml:space="preserve">(e.g. implement the TCP </w:t>
      </w:r>
      <w:r w:rsidR="00084591" w:rsidRPr="00FD4A4B">
        <w:t>S</w:t>
      </w:r>
      <w:r w:rsidR="00084591">
        <w:t>YN</w:t>
      </w:r>
      <w:r w:rsidR="00084591" w:rsidRPr="00FD4A4B">
        <w:t xml:space="preserve"> </w:t>
      </w:r>
      <w:r w:rsidRPr="00FD4A4B">
        <w:t>Cookie technique in the TCP stack</w:t>
      </w:r>
      <w:r w:rsidR="00E8520F" w:rsidRPr="00FD4A4B">
        <w:t xml:space="preserve"> </w:t>
      </w:r>
      <w:r w:rsidRPr="00FD4A4B">
        <w:t>by setting net.ipv4.tcp_syncookies = 1 in the linux sysctl.conf file). This feature shall be enabled by default.</w:t>
      </w:r>
    </w:p>
    <w:p w14:paraId="3743BF98" w14:textId="77777777" w:rsidR="009E2154" w:rsidRDefault="009E2154" w:rsidP="001B41EF">
      <w:pPr>
        <w:rPr>
          <w:i/>
        </w:rPr>
      </w:pPr>
      <w:r>
        <w:rPr>
          <w:i/>
        </w:rPr>
        <w:t>Threat References</w:t>
      </w:r>
      <w:r>
        <w:rPr>
          <w:iCs/>
        </w:rPr>
        <w:t>:</w:t>
      </w:r>
      <w:r>
        <w:rPr>
          <w:i/>
        </w:rPr>
        <w:t xml:space="preserve"> </w:t>
      </w:r>
      <w:r>
        <w:t>TR 33.926</w:t>
      </w:r>
      <w:r>
        <w:rPr>
          <w:rFonts w:ascii="Tele-GroteskNor" w:eastAsia="SimSun" w:hAnsi="Tele-GroteskNor" w:cs="Tele-GroteskNor" w:hint="eastAsia"/>
          <w:color w:val="000000"/>
          <w:lang w:val="en-US" w:eastAsia="zh-CN"/>
        </w:rPr>
        <w:t xml:space="preserve"> [4]</w:t>
      </w:r>
      <w:r w:rsidR="00126FE9" w:rsidRPr="00126FE9">
        <w:rPr>
          <w:rFonts w:ascii="Tele-GroteskNor" w:eastAsia="SimSun" w:hAnsi="Tele-GroteskNor" w:cs="Tele-GroteskNor"/>
          <w:color w:val="000000"/>
          <w:lang w:val="en-US" w:eastAsia="zh-CN"/>
        </w:rPr>
        <w:t>, clause 5.3.7.2, Implementation Flaw</w:t>
      </w:r>
    </w:p>
    <w:p w14:paraId="3D19FCB7" w14:textId="77777777" w:rsidR="001B41EF" w:rsidRPr="00FD4A4B" w:rsidRDefault="000B1DB3" w:rsidP="001B41EF">
      <w:pPr>
        <w:rPr>
          <w:b/>
        </w:rPr>
      </w:pPr>
      <w:r w:rsidRPr="00FD4A4B">
        <w:rPr>
          <w:i/>
        </w:rPr>
        <w:t xml:space="preserve">Test Case: </w:t>
      </w:r>
    </w:p>
    <w:p w14:paraId="2900D1CC" w14:textId="77777777" w:rsidR="001B41EF" w:rsidRPr="00FD4A4B" w:rsidRDefault="001B41EF" w:rsidP="001B41EF">
      <w:r w:rsidRPr="00FD4A4B">
        <w:rPr>
          <w:b/>
        </w:rPr>
        <w:t>Test Name</w:t>
      </w:r>
      <w:r w:rsidRPr="00FD4A4B">
        <w:t>: TC_SYN_FLOOD_PREVENTION</w:t>
      </w:r>
    </w:p>
    <w:p w14:paraId="1F7D465E" w14:textId="77777777" w:rsidR="001B41EF" w:rsidRPr="00567904" w:rsidRDefault="001B41EF" w:rsidP="00567904">
      <w:pPr>
        <w:rPr>
          <w:b/>
          <w:bCs/>
          <w:lang w:eastAsia="zh-CN"/>
        </w:rPr>
      </w:pPr>
      <w:r w:rsidRPr="00567904">
        <w:rPr>
          <w:b/>
          <w:bCs/>
          <w:lang w:eastAsia="zh-CN"/>
        </w:rPr>
        <w:t>Purpose:</w:t>
      </w:r>
    </w:p>
    <w:p w14:paraId="24015406" w14:textId="77777777" w:rsidR="001B41EF" w:rsidRPr="00FD4A4B" w:rsidRDefault="001B41EF" w:rsidP="00567904">
      <w:r w:rsidRPr="00FD4A4B">
        <w:t xml:space="preserve">Verify that the Network Product supports a Syn Flood Prevention technique. </w:t>
      </w:r>
    </w:p>
    <w:p w14:paraId="63791E0F" w14:textId="77777777" w:rsidR="00BA1FC7" w:rsidRPr="00567904" w:rsidRDefault="001B41EF" w:rsidP="00567904">
      <w:pPr>
        <w:rPr>
          <w:b/>
          <w:bCs/>
          <w:lang w:eastAsia="zh-CN"/>
        </w:rPr>
      </w:pPr>
      <w:r w:rsidRPr="00567904">
        <w:rPr>
          <w:b/>
          <w:bCs/>
          <w:lang w:eastAsia="zh-CN"/>
        </w:rPr>
        <w:t>Pre-Conditions:</w:t>
      </w:r>
    </w:p>
    <w:p w14:paraId="38830E93" w14:textId="77777777" w:rsidR="001B41EF" w:rsidRPr="00BA1FC7" w:rsidRDefault="00BA1FC7" w:rsidP="00BA1FC7">
      <w:pPr>
        <w:pStyle w:val="B1"/>
        <w:rPr>
          <w:lang w:eastAsia="zh-CN"/>
        </w:rPr>
      </w:pPr>
      <w:r w:rsidRPr="00BA1FC7">
        <w:rPr>
          <w:lang w:eastAsia="zh-CN"/>
        </w:rPr>
        <w:t>-</w:t>
      </w:r>
      <w:r w:rsidRPr="00BA1FC7">
        <w:rPr>
          <w:lang w:eastAsia="zh-CN"/>
        </w:rPr>
        <w:tab/>
        <w:t>Vendor documentation describing the SYN flood attack prevention mechanism or setting and where to check for them.</w:t>
      </w:r>
    </w:p>
    <w:p w14:paraId="16D2F12D" w14:textId="77777777" w:rsidR="001B41EF" w:rsidRPr="00FD4A4B" w:rsidRDefault="001B41EF" w:rsidP="00BA3683">
      <w:pPr>
        <w:pStyle w:val="B1"/>
      </w:pPr>
      <w:r w:rsidRPr="00FD4A4B">
        <w:t>-</w:t>
      </w:r>
      <w:r w:rsidRPr="00FD4A4B">
        <w:tab/>
        <w:t xml:space="preserve">The Network Product is listening on a TCP port </w:t>
      </w:r>
      <w:r w:rsidR="00A75409" w:rsidRPr="00A75409">
        <w:t xml:space="preserve">on </w:t>
      </w:r>
      <w:r w:rsidRPr="00FD4A4B">
        <w:t>one of its interfaces.</w:t>
      </w:r>
    </w:p>
    <w:p w14:paraId="357B01AC" w14:textId="77777777" w:rsidR="006C481B" w:rsidRDefault="001B41EF" w:rsidP="00BA3683">
      <w:pPr>
        <w:pStyle w:val="B1"/>
      </w:pPr>
      <w:r w:rsidRPr="00FD4A4B">
        <w:t>-</w:t>
      </w:r>
      <w:r w:rsidRPr="00FD4A4B">
        <w:tab/>
        <w:t>A network traffic analyser on the network product (e.g. TCPDUMP) or an external traffic analyser directly connected to the network product is available</w:t>
      </w:r>
      <w:r w:rsidR="006C481B">
        <w:t>.</w:t>
      </w:r>
    </w:p>
    <w:p w14:paraId="4AFBF169" w14:textId="77777777" w:rsidR="001B41EF" w:rsidRPr="00FD4A4B" w:rsidRDefault="001B41EF" w:rsidP="00BA3683">
      <w:pPr>
        <w:pStyle w:val="B1"/>
      </w:pPr>
      <w:r w:rsidRPr="00FD4A4B">
        <w:t>-</w:t>
      </w:r>
      <w:r w:rsidRPr="00FD4A4B">
        <w:tab/>
        <w:t xml:space="preserve">A host is connected to the Network Product interface and it is equipped with a tool able to reproduce a </w:t>
      </w:r>
      <w:r w:rsidR="00787190" w:rsidRPr="00FD4A4B">
        <w:t>S</w:t>
      </w:r>
      <w:r w:rsidR="00787190">
        <w:t>YN</w:t>
      </w:r>
      <w:r w:rsidR="00787190" w:rsidRPr="00FD4A4B">
        <w:t xml:space="preserve"> </w:t>
      </w:r>
      <w:r w:rsidRPr="00FD4A4B">
        <w:t>Flood attack (e.g. nmap or hping)</w:t>
      </w:r>
    </w:p>
    <w:p w14:paraId="3E691F63" w14:textId="77777777" w:rsidR="001B41EF" w:rsidRPr="00787190" w:rsidRDefault="001B41EF" w:rsidP="00787190">
      <w:pPr>
        <w:rPr>
          <w:b/>
          <w:bCs/>
          <w:lang w:eastAsia="zh-CN"/>
        </w:rPr>
      </w:pPr>
      <w:r w:rsidRPr="00787190">
        <w:rPr>
          <w:b/>
          <w:bCs/>
          <w:lang w:eastAsia="zh-CN"/>
        </w:rPr>
        <w:t>Execution Steps</w:t>
      </w:r>
    </w:p>
    <w:p w14:paraId="61E5F56D" w14:textId="77777777" w:rsidR="00BA1FC7" w:rsidRDefault="00442BAA" w:rsidP="00BA3683">
      <w:pPr>
        <w:pStyle w:val="B1"/>
        <w:rPr>
          <w:lang w:eastAsia="zh-CN"/>
        </w:rPr>
      </w:pPr>
      <w:r w:rsidRPr="00FD4A4B">
        <w:t>1.</w:t>
      </w:r>
      <w:r w:rsidRPr="00FD4A4B">
        <w:tab/>
      </w:r>
      <w:r w:rsidR="00BA1FC7" w:rsidRPr="001E4AB6">
        <w:rPr>
          <w:lang w:eastAsia="zh-CN"/>
        </w:rPr>
        <w:t>The tester verifies the prevention mechanism or setting described in the vendor documentation.</w:t>
      </w:r>
    </w:p>
    <w:p w14:paraId="4E0535FB" w14:textId="5ECF5B95" w:rsidR="001B41EF" w:rsidRPr="00FD4A4B" w:rsidRDefault="00BA1FC7" w:rsidP="00BA3683">
      <w:pPr>
        <w:pStyle w:val="B1"/>
      </w:pPr>
      <w:r>
        <w:rPr>
          <w:lang w:eastAsia="zh-CN"/>
        </w:rPr>
        <w:t>2.</w:t>
      </w:r>
      <w:r>
        <w:rPr>
          <w:lang w:eastAsia="zh-CN"/>
        </w:rPr>
        <w:tab/>
      </w:r>
      <w:r w:rsidR="001B41EF" w:rsidRPr="00FD4A4B">
        <w:t xml:space="preserve">The tester configures the tool to send a </w:t>
      </w:r>
      <w:r w:rsidR="00C513EC" w:rsidRPr="00C513EC">
        <w:t xml:space="preserve">large </w:t>
      </w:r>
      <w:r w:rsidR="00E67C26" w:rsidRPr="00E67C26">
        <w:t xml:space="preserve">number </w:t>
      </w:r>
      <w:r w:rsidR="001B41EF" w:rsidRPr="00FD4A4B">
        <w:t>of</w:t>
      </w:r>
      <w:r w:rsidR="00B621B2">
        <w:t xml:space="preserve"> </w:t>
      </w:r>
      <w:r w:rsidR="001B41EF" w:rsidRPr="00FD4A4B">
        <w:t xml:space="preserve">TCP </w:t>
      </w:r>
      <w:r w:rsidR="00787190" w:rsidRPr="00FD4A4B">
        <w:t>S</w:t>
      </w:r>
      <w:r w:rsidR="00787190">
        <w:t>YN</w:t>
      </w:r>
      <w:r w:rsidR="00787190" w:rsidRPr="00FD4A4B">
        <w:t xml:space="preserve"> </w:t>
      </w:r>
      <w:r w:rsidR="001B41EF" w:rsidRPr="00FD4A4B">
        <w:t xml:space="preserve">packets against the Network Product (e.g. </w:t>
      </w:r>
      <w:r w:rsidR="001B41EF" w:rsidRPr="00FD4A4B">
        <w:rPr>
          <w:rFonts w:ascii="Consolas" w:hAnsi="Consolas" w:cs="Consolas"/>
        </w:rPr>
        <w:t xml:space="preserve">hping3 -i </w:t>
      </w:r>
      <w:r w:rsidR="001B41EF" w:rsidRPr="00FD4A4B">
        <w:t>&lt;waiting time between each packet&gt;</w:t>
      </w:r>
      <w:r w:rsidR="00B621B2">
        <w:t xml:space="preserve"> </w:t>
      </w:r>
      <w:r w:rsidR="001B41EF" w:rsidRPr="00FD4A4B">
        <w:rPr>
          <w:rFonts w:ascii="Consolas" w:hAnsi="Consolas" w:cs="Consolas"/>
        </w:rPr>
        <w:t>-S -p</w:t>
      </w:r>
      <w:r w:rsidR="001B41EF" w:rsidRPr="00FD4A4B">
        <w:t xml:space="preserve"> &lt;TCP port&gt; </w:t>
      </w:r>
      <w:r w:rsidR="00C513EC" w:rsidRPr="00C513EC">
        <w:t xml:space="preserve">-d &lt;Data Size&gt; </w:t>
      </w:r>
      <w:r w:rsidR="001B41EF" w:rsidRPr="00FD4A4B">
        <w:rPr>
          <w:rFonts w:ascii="Consolas" w:hAnsi="Consolas" w:cs="Consolas"/>
        </w:rPr>
        <w:t>-c</w:t>
      </w:r>
      <w:r w:rsidR="001B41EF" w:rsidRPr="00FD4A4B">
        <w:t xml:space="preserve"> &lt;Number of packets&gt;</w:t>
      </w:r>
      <w:r w:rsidR="00B621B2">
        <w:t xml:space="preserve"> </w:t>
      </w:r>
      <w:r w:rsidR="001B41EF" w:rsidRPr="00FD4A4B">
        <w:t>&lt;</w:t>
      </w:r>
      <w:r w:rsidRPr="00BA1FC7">
        <w:t xml:space="preserve"> Network Product </w:t>
      </w:r>
      <w:r w:rsidR="001B41EF" w:rsidRPr="00FD4A4B">
        <w:t>IP&gt;)</w:t>
      </w:r>
    </w:p>
    <w:p w14:paraId="38F4C0CA" w14:textId="53F950C0" w:rsidR="00C513EC" w:rsidRDefault="00C513EC" w:rsidP="00C513EC">
      <w:pPr>
        <w:pStyle w:val="NO"/>
        <w:rPr>
          <w:lang w:eastAsia="zh-CN"/>
        </w:rPr>
      </w:pPr>
      <w:r w:rsidRPr="0037172A">
        <w:t>N</w:t>
      </w:r>
      <w:r>
        <w:t xml:space="preserve">OTE: </w:t>
      </w:r>
      <w:r>
        <w:tab/>
        <w:t xml:space="preserve">To calculate the large number of packets the tester checks </w:t>
      </w:r>
      <w:r>
        <w:rPr>
          <w:lang w:eastAsia="zh-CN"/>
        </w:rPr>
        <w:t xml:space="preserve">in the product documentation the link speed supported by the DUT in bytes (L). The tester chooses a size packet for the attack in bytes (S). Based on L and S, the tester calculates the amount of </w:t>
      </w:r>
      <w:r w:rsidRPr="005B0D08">
        <w:rPr>
          <w:i/>
          <w:iCs/>
          <w:lang w:eastAsia="zh-CN"/>
        </w:rPr>
        <w:t>packets per second</w:t>
      </w:r>
      <w:r>
        <w:rPr>
          <w:lang w:eastAsia="zh-CN"/>
        </w:rPr>
        <w:t xml:space="preserve"> (P) to use with this formula:</w:t>
      </w:r>
      <w:r>
        <w:rPr>
          <w:lang w:eastAsia="zh-CN"/>
        </w:rPr>
        <w:br/>
        <w:t xml:space="preserve"> P = L / S</w:t>
      </w:r>
    </w:p>
    <w:p w14:paraId="2094E0B9" w14:textId="77777777" w:rsidR="00BA1FC7" w:rsidRPr="00BA1FC7" w:rsidRDefault="00BA1FC7" w:rsidP="00BA1FC7">
      <w:pPr>
        <w:pStyle w:val="B1"/>
        <w:rPr>
          <w:lang w:eastAsia="zh-CN"/>
        </w:rPr>
      </w:pPr>
      <w:r w:rsidRPr="00BA1FC7">
        <w:rPr>
          <w:lang w:eastAsia="zh-CN"/>
        </w:rPr>
        <w:t>3.</w:t>
      </w:r>
      <w:r w:rsidRPr="00BA1FC7">
        <w:rPr>
          <w:lang w:eastAsia="zh-CN"/>
        </w:rPr>
        <w:tab/>
      </w:r>
      <w:r w:rsidR="00C513EC" w:rsidRPr="009400F6">
        <w:rPr>
          <w:lang w:eastAsia="zh-CN"/>
        </w:rPr>
        <w:t>The tester verifies that the Network Product is still functioning as expected, its services are still accessible and responsive to typical service function requests, and the memory or CPU usage does not exceed acceptable thresholds. Additionally, the tester confirms there are no crashes or deadlocks.</w:t>
      </w:r>
    </w:p>
    <w:p w14:paraId="0A7DDCCC" w14:textId="77777777" w:rsidR="00BA1FC7" w:rsidRPr="00BA1FC7" w:rsidRDefault="00BA1FC7" w:rsidP="00BA1FC7">
      <w:pPr>
        <w:pStyle w:val="B2"/>
        <w:rPr>
          <w:lang w:eastAsia="zh-CN"/>
        </w:rPr>
      </w:pPr>
      <w:r w:rsidRPr="00BA1FC7">
        <w:rPr>
          <w:lang w:eastAsia="zh-CN"/>
        </w:rPr>
        <w:t>a.</w:t>
      </w:r>
      <w:r w:rsidRPr="00BA1FC7">
        <w:rPr>
          <w:lang w:eastAsia="zh-CN"/>
        </w:rPr>
        <w:tab/>
        <w:t>While the SYN Flood attack is ongoing</w:t>
      </w:r>
      <w:r w:rsidR="003D7E30">
        <w:rPr>
          <w:lang w:eastAsia="zh-CN"/>
        </w:rPr>
        <w:t>.</w:t>
      </w:r>
    </w:p>
    <w:p w14:paraId="198C2B72" w14:textId="77777777" w:rsidR="00BA1FC7" w:rsidRDefault="00BA1FC7" w:rsidP="00BA1FC7">
      <w:pPr>
        <w:pStyle w:val="B2"/>
        <w:rPr>
          <w:lang w:eastAsia="zh-CN"/>
        </w:rPr>
      </w:pPr>
      <w:r w:rsidRPr="00BA1FC7">
        <w:rPr>
          <w:lang w:eastAsia="zh-CN"/>
        </w:rPr>
        <w:t>b.</w:t>
      </w:r>
      <w:r w:rsidRPr="00BA1FC7">
        <w:rPr>
          <w:lang w:eastAsia="zh-CN"/>
        </w:rPr>
        <w:tab/>
        <w:t>After the SYN Flood attack was executed</w:t>
      </w:r>
      <w:r w:rsidR="003D7E30">
        <w:rPr>
          <w:lang w:eastAsia="zh-CN"/>
        </w:rPr>
        <w:t>.</w:t>
      </w:r>
    </w:p>
    <w:p w14:paraId="316B63C5" w14:textId="77777777" w:rsidR="001B41EF" w:rsidRPr="00855CD2" w:rsidRDefault="001B41EF" w:rsidP="00855CD2">
      <w:pPr>
        <w:rPr>
          <w:b/>
          <w:bCs/>
          <w:lang w:eastAsia="zh-CN"/>
        </w:rPr>
      </w:pPr>
      <w:r w:rsidRPr="00855CD2">
        <w:rPr>
          <w:b/>
          <w:bCs/>
          <w:lang w:eastAsia="zh-CN"/>
        </w:rPr>
        <w:t>Expected Results:</w:t>
      </w:r>
    </w:p>
    <w:p w14:paraId="7FDF4E9C" w14:textId="77777777" w:rsidR="001B41EF" w:rsidRPr="00FD4A4B" w:rsidRDefault="001B41EF" w:rsidP="00855CD2">
      <w:pPr>
        <w:rPr>
          <w:lang w:eastAsia="zh-CN"/>
        </w:rPr>
      </w:pPr>
      <w:r w:rsidRPr="00FD4A4B">
        <w:rPr>
          <w:lang w:eastAsia="zh-CN"/>
        </w:rPr>
        <w:t>The Network Product does not become inoperative.</w:t>
      </w:r>
    </w:p>
    <w:p w14:paraId="34D7B2E7" w14:textId="77777777" w:rsidR="001B41EF" w:rsidRPr="00855CD2" w:rsidRDefault="001B41EF" w:rsidP="00855CD2">
      <w:pPr>
        <w:rPr>
          <w:b/>
          <w:bCs/>
          <w:lang w:eastAsia="zh-CN"/>
        </w:rPr>
      </w:pPr>
      <w:r w:rsidRPr="00855CD2">
        <w:rPr>
          <w:b/>
          <w:bCs/>
          <w:lang w:eastAsia="zh-CN"/>
        </w:rPr>
        <w:t>Expected format of evidence:</w:t>
      </w:r>
    </w:p>
    <w:p w14:paraId="51F7280D" w14:textId="77777777" w:rsidR="003D7E30" w:rsidRDefault="003D7E30" w:rsidP="003D7E30">
      <w:pPr>
        <w:pStyle w:val="B1"/>
        <w:rPr>
          <w:lang w:eastAsia="zh-CN"/>
        </w:rPr>
      </w:pPr>
      <w:r>
        <w:rPr>
          <w:lang w:eastAsia="zh-CN"/>
        </w:rPr>
        <w:t>-</w:t>
      </w:r>
      <w:r>
        <w:rPr>
          <w:lang w:eastAsia="zh-CN"/>
        </w:rPr>
        <w:tab/>
        <w:t>Executed commands or script used for the SYN flood attack.</w:t>
      </w:r>
    </w:p>
    <w:p w14:paraId="11C8564A" w14:textId="77777777" w:rsidR="00C513EC" w:rsidRPr="00CD4B3B" w:rsidRDefault="00C513EC" w:rsidP="003D7E30">
      <w:pPr>
        <w:pStyle w:val="B1"/>
        <w:rPr>
          <w:lang w:eastAsia="zh-CN"/>
        </w:rPr>
      </w:pPr>
      <w:r w:rsidRPr="00CD4B3B">
        <w:rPr>
          <w:lang w:eastAsia="zh-CN"/>
        </w:rPr>
        <w:t>-</w:t>
      </w:r>
      <w:r w:rsidRPr="00CD4B3B">
        <w:rPr>
          <w:lang w:eastAsia="zh-CN"/>
        </w:rPr>
        <w:tab/>
        <w:t>The number of SYN packets sent per second.</w:t>
      </w:r>
    </w:p>
    <w:p w14:paraId="4DA30702" w14:textId="77777777" w:rsidR="003D7E30" w:rsidRPr="00FD4A4B" w:rsidRDefault="003D7E30" w:rsidP="003D7E30">
      <w:pPr>
        <w:pStyle w:val="B1"/>
        <w:rPr>
          <w:b/>
          <w:lang w:eastAsia="zh-CN"/>
        </w:rPr>
      </w:pPr>
      <w:r>
        <w:rPr>
          <w:lang w:eastAsia="zh-CN"/>
        </w:rPr>
        <w:t>-</w:t>
      </w:r>
      <w:r>
        <w:rPr>
          <w:lang w:eastAsia="zh-CN"/>
        </w:rPr>
        <w:tab/>
        <w:t>Part of the configuration (plaintext or screenshot) showing the prevention mechanism or setting.</w:t>
      </w:r>
    </w:p>
    <w:p w14:paraId="0250C56D" w14:textId="77777777" w:rsidR="000B1DB3" w:rsidRPr="00FD4A4B" w:rsidRDefault="000E530A" w:rsidP="002764D2">
      <w:pPr>
        <w:pStyle w:val="Heading5"/>
      </w:pPr>
      <w:bookmarkStart w:id="433" w:name="_CR4_3_3_1_5"/>
      <w:bookmarkStart w:id="434" w:name="_Toc19542433"/>
      <w:bookmarkStart w:id="435" w:name="_Toc35348435"/>
      <w:bookmarkStart w:id="436" w:name="_Toc224925021"/>
      <w:bookmarkEnd w:id="433"/>
      <w:r w:rsidRPr="00907F75">
        <w:t>4</w:t>
      </w:r>
      <w:r w:rsidR="000B1DB3" w:rsidRPr="00FD4A4B">
        <w:t>.3.3.1.5</w:t>
      </w:r>
      <w:r w:rsidR="000B1DB3" w:rsidRPr="00FD4A4B">
        <w:tab/>
        <w:t>Protection from buffer overflows</w:t>
      </w:r>
      <w:bookmarkEnd w:id="434"/>
      <w:bookmarkEnd w:id="435"/>
      <w:bookmarkEnd w:id="436"/>
    </w:p>
    <w:p w14:paraId="6FB29713" w14:textId="77777777" w:rsidR="000B1DB3" w:rsidRPr="00FD4A4B" w:rsidRDefault="000B1DB3" w:rsidP="000B1DB3">
      <w:r w:rsidRPr="00FD4A4B">
        <w:rPr>
          <w:i/>
        </w:rPr>
        <w:t>Requirement Name</w:t>
      </w:r>
      <w:r w:rsidRPr="00FD4A4B">
        <w:t>: Protection mechanisms against buffer overflows</w:t>
      </w:r>
    </w:p>
    <w:p w14:paraId="315AA1C0" w14:textId="77777777" w:rsidR="009E2154" w:rsidRDefault="009E2154" w:rsidP="000B1DB3">
      <w:pPr>
        <w:rPr>
          <w:i/>
        </w:rPr>
      </w:pPr>
      <w:r>
        <w:rPr>
          <w:i/>
        </w:rPr>
        <w:t>Requirement Reference</w:t>
      </w:r>
      <w:r>
        <w:rPr>
          <w:iCs/>
        </w:rPr>
        <w:t xml:space="preserve">: </w:t>
      </w:r>
      <w:r>
        <w:t>In accordance with industry best practice</w:t>
      </w:r>
    </w:p>
    <w:p w14:paraId="7CFC183D" w14:textId="77777777" w:rsidR="000B1DB3" w:rsidRPr="00FD4A4B" w:rsidRDefault="000B1DB3" w:rsidP="000B1DB3">
      <w:r w:rsidRPr="00FD4A4B">
        <w:rPr>
          <w:i/>
        </w:rPr>
        <w:t>Requirement Description</w:t>
      </w:r>
      <w:r w:rsidRPr="00FD4A4B">
        <w:t xml:space="preserve">: </w:t>
      </w:r>
    </w:p>
    <w:p w14:paraId="6E3AE607" w14:textId="77777777" w:rsidR="000B1DB3" w:rsidRDefault="000B1DB3" w:rsidP="000B1DB3">
      <w:r w:rsidRPr="00FD4A4B">
        <w:t>The system shall support mechanisms for buffer overflow protection.</w:t>
      </w:r>
      <w:r w:rsidR="00E8520F" w:rsidRPr="00FD4A4B">
        <w:t xml:space="preserve"> </w:t>
      </w:r>
      <w:r w:rsidRPr="00FD4A4B">
        <w:t xml:space="preserve">Documentation which describes these buffer overflow mechanisms and also how to check that they have been enabled and/or implemented shall be provided. </w:t>
      </w:r>
    </w:p>
    <w:p w14:paraId="64977CC6" w14:textId="77777777" w:rsidR="009E2154" w:rsidRPr="00FD4A4B" w:rsidRDefault="009E2154" w:rsidP="000B1DB3">
      <w:r>
        <w:rPr>
          <w:i/>
        </w:rPr>
        <w:t>Threat References</w:t>
      </w:r>
      <w:r>
        <w:t>: TR 33.926</w:t>
      </w:r>
      <w:r>
        <w:rPr>
          <w:rFonts w:ascii="Tele-GroteskNor" w:eastAsia="SimSun" w:hAnsi="Tele-GroteskNor" w:cs="Tele-GroteskNor" w:hint="eastAsia"/>
          <w:color w:val="000000"/>
          <w:lang w:val="en-US" w:eastAsia="zh-CN"/>
        </w:rPr>
        <w:t xml:space="preserve"> [4]</w:t>
      </w:r>
      <w:r w:rsidR="00126FE9" w:rsidRPr="00126FE9">
        <w:rPr>
          <w:rFonts w:ascii="Tele-GroteskNor" w:eastAsia="SimSun" w:hAnsi="Tele-GroteskNor" w:cs="Tele-GroteskNor"/>
          <w:color w:val="000000"/>
          <w:lang w:val="en-US" w:eastAsia="zh-CN"/>
        </w:rPr>
        <w:t xml:space="preserve">, </w:t>
      </w:r>
      <w:r w:rsidR="00126FE9" w:rsidRPr="00855CD2">
        <w:t>clause 5.3.7.2, Implementation Flaw</w:t>
      </w:r>
    </w:p>
    <w:p w14:paraId="229A96DE" w14:textId="77777777" w:rsidR="000B1DB3" w:rsidRPr="000302EE" w:rsidRDefault="000B1DB3" w:rsidP="00153AE5">
      <w:pPr>
        <w:pStyle w:val="NO"/>
      </w:pPr>
      <w:r w:rsidRPr="00FD4A4B">
        <w:rPr>
          <w:caps/>
        </w:rPr>
        <w:t>Note</w:t>
      </w:r>
      <w:r w:rsidRPr="00FD4A4B">
        <w:t xml:space="preserve">: </w:t>
      </w:r>
      <w:r w:rsidR="00153AE5" w:rsidRPr="00FD4A4B">
        <w:tab/>
      </w:r>
      <w:r w:rsidR="002400EE">
        <w:t>Void</w:t>
      </w:r>
    </w:p>
    <w:p w14:paraId="1F9A7B72" w14:textId="77777777" w:rsidR="000B1DB3" w:rsidRPr="00FD4A4B" w:rsidRDefault="000B1DB3" w:rsidP="000B1DB3">
      <w:r w:rsidRPr="00FD4A4B">
        <w:rPr>
          <w:i/>
        </w:rPr>
        <w:t>Test Case</w:t>
      </w:r>
      <w:r w:rsidRPr="00FD4A4B">
        <w:t xml:space="preserve">: </w:t>
      </w:r>
    </w:p>
    <w:p w14:paraId="047E921E" w14:textId="77777777" w:rsidR="00191404" w:rsidRPr="00FD4A4B" w:rsidRDefault="00191404" w:rsidP="00191404">
      <w:r w:rsidRPr="00FD4A4B">
        <w:rPr>
          <w:b/>
        </w:rPr>
        <w:t>Test Name</w:t>
      </w:r>
      <w:r w:rsidRPr="00FD4A4B">
        <w:t>: TC_PROTECTION_FROM_BUFFER_OVERFLOW</w:t>
      </w:r>
    </w:p>
    <w:p w14:paraId="06B84A3D" w14:textId="77777777" w:rsidR="00191404" w:rsidRPr="00855CD2" w:rsidRDefault="00191404" w:rsidP="00855CD2">
      <w:pPr>
        <w:rPr>
          <w:b/>
          <w:bCs/>
          <w:lang w:eastAsia="zh-CN"/>
        </w:rPr>
      </w:pPr>
      <w:r w:rsidRPr="00855CD2">
        <w:rPr>
          <w:b/>
          <w:bCs/>
          <w:lang w:eastAsia="zh-CN"/>
        </w:rPr>
        <w:t>Purpose:</w:t>
      </w:r>
    </w:p>
    <w:p w14:paraId="6704C89F" w14:textId="77777777" w:rsidR="00191404" w:rsidRPr="00FD4A4B" w:rsidRDefault="00191404" w:rsidP="00855CD2">
      <w:r w:rsidRPr="00FD4A4B">
        <w:t xml:space="preserve">To ensure that </w:t>
      </w:r>
      <w:r w:rsidRPr="00FD4A4B">
        <w:rPr>
          <w:lang w:eastAsia="zh-CN"/>
        </w:rPr>
        <w:t xml:space="preserve">the system supports mechanisms that protect against buffer overflow. </w:t>
      </w:r>
    </w:p>
    <w:p w14:paraId="3D915A06" w14:textId="77777777" w:rsidR="00191404" w:rsidRPr="00855CD2" w:rsidRDefault="00191404" w:rsidP="00855CD2">
      <w:pPr>
        <w:rPr>
          <w:b/>
          <w:bCs/>
          <w:lang w:eastAsia="zh-CN"/>
        </w:rPr>
      </w:pPr>
      <w:r w:rsidRPr="00855CD2">
        <w:rPr>
          <w:b/>
          <w:bCs/>
          <w:lang w:eastAsia="zh-CN"/>
        </w:rPr>
        <w:t>Procedure and execution steps:</w:t>
      </w:r>
    </w:p>
    <w:p w14:paraId="0C375EFE" w14:textId="77777777" w:rsidR="00191404" w:rsidRPr="00855CD2" w:rsidRDefault="00191404" w:rsidP="00855CD2">
      <w:pPr>
        <w:rPr>
          <w:b/>
          <w:bCs/>
          <w:lang w:eastAsia="zh-CN"/>
        </w:rPr>
      </w:pPr>
      <w:r w:rsidRPr="00855CD2">
        <w:rPr>
          <w:b/>
          <w:bCs/>
          <w:lang w:eastAsia="zh-CN"/>
        </w:rPr>
        <w:t>Pre-Conditions:</w:t>
      </w:r>
    </w:p>
    <w:p w14:paraId="4343DC56" w14:textId="77777777" w:rsidR="00191404" w:rsidRDefault="00191404" w:rsidP="00855CD2">
      <w:pPr>
        <w:pStyle w:val="B1"/>
      </w:pPr>
      <w:r w:rsidRPr="00FD4A4B">
        <w:t>1.</w:t>
      </w:r>
      <w:r w:rsidRPr="00FD4A4B">
        <w:tab/>
        <w:t>A document which provides a detailed technical description of the system</w:t>
      </w:r>
      <w:r w:rsidR="0094445D" w:rsidRPr="00FD4A4B">
        <w:t>'</w:t>
      </w:r>
      <w:r w:rsidRPr="00FD4A4B">
        <w:t>s buffer overflow protection mechanisms.</w:t>
      </w:r>
    </w:p>
    <w:p w14:paraId="1D68B393" w14:textId="77777777" w:rsidR="00DC6D8A" w:rsidRPr="00DC6D8A" w:rsidRDefault="00855CD2" w:rsidP="00855CD2">
      <w:pPr>
        <w:pStyle w:val="B1"/>
      </w:pPr>
      <w:r>
        <w:rPr>
          <w:rFonts w:eastAsia="Times New Roman"/>
        </w:rPr>
        <w:t>2.</w:t>
      </w:r>
      <w:r>
        <w:rPr>
          <w:rFonts w:eastAsia="Times New Roman"/>
        </w:rPr>
        <w:tab/>
      </w:r>
      <w:r w:rsidR="00DC6D8A" w:rsidRPr="007562A6">
        <w:rPr>
          <w:rFonts w:eastAsia="Times New Roman"/>
        </w:rPr>
        <w:t>If a standard buffer overflow mechanism from a 3rd party vendor is used then a reference to the standard feature in the 3rd party vendors documentation should be provided.</w:t>
      </w:r>
    </w:p>
    <w:p w14:paraId="54BDCA32" w14:textId="77777777" w:rsidR="00191404" w:rsidRPr="00FD4A4B" w:rsidRDefault="00855CD2" w:rsidP="00855CD2">
      <w:pPr>
        <w:pStyle w:val="B1"/>
      </w:pPr>
      <w:r>
        <w:t>3</w:t>
      </w:r>
      <w:r w:rsidR="00191404" w:rsidRPr="00FD4A4B">
        <w:t>.</w:t>
      </w:r>
      <w:r w:rsidR="00B319CF">
        <w:tab/>
      </w:r>
      <w:r w:rsidR="00191404" w:rsidRPr="00FD4A4B">
        <w:t>Test results from a test execution phase of buffer overflow protection mechanism testing.</w:t>
      </w:r>
    </w:p>
    <w:p w14:paraId="1002B80F" w14:textId="77777777" w:rsidR="00191404" w:rsidRPr="00103512" w:rsidRDefault="00191404" w:rsidP="00103512">
      <w:pPr>
        <w:rPr>
          <w:b/>
          <w:bCs/>
          <w:lang w:eastAsia="zh-CN"/>
        </w:rPr>
      </w:pPr>
      <w:r w:rsidRPr="00103512">
        <w:rPr>
          <w:b/>
          <w:bCs/>
          <w:lang w:eastAsia="zh-CN"/>
        </w:rPr>
        <w:t>Execution Steps:</w:t>
      </w:r>
    </w:p>
    <w:p w14:paraId="535BCD66" w14:textId="77777777" w:rsidR="00191404" w:rsidRPr="00FD4A4B" w:rsidRDefault="00191404" w:rsidP="00191404">
      <w:pPr>
        <w:ind w:left="284"/>
      </w:pPr>
    </w:p>
    <w:p w14:paraId="03E39381" w14:textId="77777777" w:rsidR="00191404" w:rsidRPr="00FD4A4B" w:rsidRDefault="00191404" w:rsidP="009D1E7D">
      <w:pPr>
        <w:pStyle w:val="B1"/>
        <w:rPr>
          <w:lang w:eastAsia="zh-CN"/>
        </w:rPr>
      </w:pPr>
      <w:r w:rsidRPr="00FD4A4B">
        <w:rPr>
          <w:lang w:eastAsia="zh-CN"/>
        </w:rPr>
        <w:t>1.</w:t>
      </w:r>
      <w:r w:rsidRPr="00FD4A4B">
        <w:rPr>
          <w:lang w:eastAsia="zh-CN"/>
        </w:rPr>
        <w:tab/>
        <w:t xml:space="preserve">The tester </w:t>
      </w:r>
      <w:r w:rsidRPr="00FD4A4B">
        <w:t>verifies</w:t>
      </w:r>
      <w:r w:rsidRPr="00FD4A4B">
        <w:rPr>
          <w:lang w:eastAsia="zh-CN"/>
        </w:rPr>
        <w:t xml:space="preserve"> that there is:</w:t>
      </w:r>
    </w:p>
    <w:p w14:paraId="4C9E8059" w14:textId="77777777" w:rsidR="00191404" w:rsidRPr="00FD4A4B" w:rsidRDefault="00191404" w:rsidP="00B319CF">
      <w:pPr>
        <w:pStyle w:val="B2"/>
        <w:rPr>
          <w:lang w:eastAsia="zh-CN"/>
        </w:rPr>
      </w:pPr>
      <w:r w:rsidRPr="00FD4A4B">
        <w:rPr>
          <w:lang w:eastAsia="zh-CN"/>
        </w:rPr>
        <w:t>a)</w:t>
      </w:r>
      <w:r w:rsidRPr="00FD4A4B">
        <w:rPr>
          <w:lang w:eastAsia="zh-CN"/>
        </w:rPr>
        <w:tab/>
        <w:t>A technical description of the buffer overflow protection mechanisms that have been implemented on the system.</w:t>
      </w:r>
    </w:p>
    <w:p w14:paraId="77AEB0EB" w14:textId="77777777" w:rsidR="00191404" w:rsidRPr="00FD4A4B" w:rsidRDefault="00191404" w:rsidP="00B319CF">
      <w:pPr>
        <w:pStyle w:val="B2"/>
        <w:rPr>
          <w:lang w:eastAsia="zh-CN"/>
        </w:rPr>
      </w:pPr>
      <w:r w:rsidRPr="00FD4A4B">
        <w:rPr>
          <w:lang w:eastAsia="zh-CN"/>
        </w:rPr>
        <w:t>b)</w:t>
      </w:r>
      <w:r w:rsidRPr="00FD4A4B">
        <w:rPr>
          <w:lang w:eastAsia="zh-CN"/>
        </w:rPr>
        <w:tab/>
        <w:t>Details of whether the buffer overflow protection mechanisms are implemented by default or if additional actions (</w:t>
      </w:r>
      <w:r w:rsidR="00153B50" w:rsidRPr="00FD4A4B">
        <w:rPr>
          <w:lang w:eastAsia="zh-CN"/>
        </w:rPr>
        <w:t>e.g.</w:t>
      </w:r>
      <w:r w:rsidRPr="00FD4A4B">
        <w:rPr>
          <w:lang w:eastAsia="zh-CN"/>
        </w:rPr>
        <w:t xml:space="preserve"> scripts or commands manually executed) are required. </w:t>
      </w:r>
    </w:p>
    <w:p w14:paraId="03C6185E" w14:textId="77777777" w:rsidR="00191404" w:rsidRPr="00FD4A4B" w:rsidRDefault="00191404" w:rsidP="00B319CF">
      <w:pPr>
        <w:pStyle w:val="B2"/>
        <w:rPr>
          <w:lang w:eastAsia="zh-CN"/>
        </w:rPr>
      </w:pPr>
      <w:r w:rsidRPr="00FD4A4B">
        <w:rPr>
          <w:lang w:eastAsia="zh-CN"/>
        </w:rPr>
        <w:t xml:space="preserve">c) If manually executed actions are required then detailed instructions should be included in the technical description. </w:t>
      </w:r>
    </w:p>
    <w:p w14:paraId="61A17E53" w14:textId="77777777" w:rsidR="00191404" w:rsidRPr="00FD4A4B" w:rsidRDefault="00191404" w:rsidP="009D1E7D">
      <w:pPr>
        <w:pStyle w:val="B1"/>
        <w:rPr>
          <w:lang w:eastAsia="zh-CN"/>
        </w:rPr>
      </w:pPr>
      <w:r w:rsidRPr="00FD4A4B">
        <w:rPr>
          <w:lang w:eastAsia="zh-CN"/>
        </w:rPr>
        <w:t>2.</w:t>
      </w:r>
      <w:r w:rsidRPr="00FD4A4B">
        <w:rPr>
          <w:lang w:eastAsia="zh-CN"/>
        </w:rPr>
        <w:tab/>
        <w:t>The tester verifies that the test results:</w:t>
      </w:r>
    </w:p>
    <w:p w14:paraId="0B782E7E" w14:textId="77777777" w:rsidR="00191404" w:rsidRPr="00FD4A4B" w:rsidRDefault="00191404" w:rsidP="00B319CF">
      <w:pPr>
        <w:pStyle w:val="B2"/>
      </w:pPr>
      <w:r w:rsidRPr="00FD4A4B">
        <w:t>a)</w:t>
      </w:r>
      <w:r w:rsidRPr="00FD4A4B">
        <w:tab/>
        <w:t>Describe test procedures used to verify the buffer overflow protection mechanisms,</w:t>
      </w:r>
    </w:p>
    <w:p w14:paraId="1C9C4050" w14:textId="77777777" w:rsidR="00191404" w:rsidRPr="00FD4A4B" w:rsidRDefault="00191404" w:rsidP="00B319CF">
      <w:pPr>
        <w:pStyle w:val="B2"/>
      </w:pPr>
      <w:r w:rsidRPr="00FD4A4B">
        <w:t>b)</w:t>
      </w:r>
      <w:r w:rsidRPr="00FD4A4B">
        <w:tab/>
        <w:t>Contain data which demonstrates/indicates that the buffer overflow protection mechanisms described in the technical description document have been implemented.</w:t>
      </w:r>
    </w:p>
    <w:p w14:paraId="315BFACE" w14:textId="77777777" w:rsidR="00191404" w:rsidRPr="00FD4A4B" w:rsidRDefault="00191404" w:rsidP="00B319CF">
      <w:pPr>
        <w:pStyle w:val="B2"/>
      </w:pPr>
      <w:r w:rsidRPr="00FD4A4B">
        <w:t>c)</w:t>
      </w:r>
      <w:r w:rsidRPr="00FD4A4B">
        <w:tab/>
        <w:t>Contains details of the test set-up for the testing of the buffer overflow protection mechanisms. Where simulators and/or scripts are used to artificially create the conditions to trigger the buffer overflow protection mechanism then details of these should also be included.</w:t>
      </w:r>
    </w:p>
    <w:p w14:paraId="30B17E17" w14:textId="77777777" w:rsidR="00191404" w:rsidRPr="00FD4A4B" w:rsidRDefault="00191404" w:rsidP="00DC3C3E">
      <w:pPr>
        <w:keepNext/>
        <w:keepLines/>
        <w:spacing w:before="180"/>
        <w:rPr>
          <w:b/>
          <w:lang w:eastAsia="zh-CN"/>
        </w:rPr>
      </w:pPr>
      <w:r w:rsidRPr="00FD4A4B">
        <w:rPr>
          <w:b/>
          <w:lang w:eastAsia="zh-CN"/>
        </w:rPr>
        <w:t>Expected Results:</w:t>
      </w:r>
    </w:p>
    <w:p w14:paraId="243EF640" w14:textId="77777777" w:rsidR="00191404" w:rsidRPr="00FD4A4B" w:rsidRDefault="00191404" w:rsidP="009D1E7D">
      <w:pPr>
        <w:pStyle w:val="B1"/>
      </w:pPr>
      <w:r w:rsidRPr="00FD4A4B">
        <w:t>1.</w:t>
      </w:r>
      <w:r w:rsidRPr="00FD4A4B">
        <w:tab/>
        <w:t>A technical description of the buffer overflow protection mechanisms that have been implemented on the system.</w:t>
      </w:r>
    </w:p>
    <w:p w14:paraId="1E79AA14" w14:textId="77777777" w:rsidR="00191404" w:rsidRPr="00FD4A4B" w:rsidRDefault="00191404" w:rsidP="00B319CF">
      <w:pPr>
        <w:pStyle w:val="B2"/>
      </w:pPr>
      <w:r w:rsidRPr="00FD4A4B">
        <w:t>-</w:t>
      </w:r>
      <w:r w:rsidRPr="00FD4A4B">
        <w:tab/>
        <w:t>Details of whether the buffer overflow protection mechanism</w:t>
      </w:r>
      <w:r w:rsidR="00D91717">
        <w:t>s</w:t>
      </w:r>
      <w:r w:rsidRPr="00FD4A4B">
        <w:t xml:space="preserve"> are implemented by default or if additional actions (</w:t>
      </w:r>
      <w:r w:rsidR="00153B50" w:rsidRPr="00FD4A4B">
        <w:t>e.g.</w:t>
      </w:r>
      <w:r w:rsidRPr="00FD4A4B">
        <w:t xml:space="preserve"> scripts or commands manually executed) are required. </w:t>
      </w:r>
    </w:p>
    <w:p w14:paraId="3C7E76EA" w14:textId="77777777" w:rsidR="00191404" w:rsidRPr="00FD4A4B" w:rsidRDefault="00191404" w:rsidP="00B319CF">
      <w:pPr>
        <w:pStyle w:val="B2"/>
        <w:rPr>
          <w:lang w:eastAsia="zh-CN"/>
        </w:rPr>
      </w:pPr>
      <w:r w:rsidRPr="00FD4A4B">
        <w:t>-</w:t>
      </w:r>
      <w:r w:rsidRPr="00FD4A4B">
        <w:tab/>
        <w:t xml:space="preserve">If manually executed actions are required then detailed instructions should be included in the technical description. </w:t>
      </w:r>
    </w:p>
    <w:p w14:paraId="5AA4CAF2" w14:textId="77777777" w:rsidR="00191404" w:rsidRPr="00FD4A4B" w:rsidRDefault="00191404" w:rsidP="009D1E7D">
      <w:pPr>
        <w:pStyle w:val="B1"/>
        <w:rPr>
          <w:lang w:eastAsia="zh-CN"/>
        </w:rPr>
      </w:pPr>
      <w:r w:rsidRPr="00FD4A4B">
        <w:rPr>
          <w:lang w:eastAsia="zh-CN"/>
        </w:rPr>
        <w:t>2.</w:t>
      </w:r>
      <w:r w:rsidRPr="00FD4A4B">
        <w:rPr>
          <w:lang w:eastAsia="zh-CN"/>
        </w:rPr>
        <w:tab/>
        <w:t>The</w:t>
      </w:r>
      <w:r w:rsidR="00614893" w:rsidRPr="00FD4A4B">
        <w:rPr>
          <w:lang w:eastAsia="zh-CN"/>
        </w:rPr>
        <w:t xml:space="preserve"> </w:t>
      </w:r>
      <w:r w:rsidRPr="00FD4A4B">
        <w:rPr>
          <w:lang w:eastAsia="zh-CN"/>
        </w:rPr>
        <w:t>test results should</w:t>
      </w:r>
      <w:r w:rsidR="00614893" w:rsidRPr="00FD4A4B">
        <w:rPr>
          <w:lang w:eastAsia="zh-CN"/>
        </w:rPr>
        <w:t>:</w:t>
      </w:r>
    </w:p>
    <w:p w14:paraId="7F0A7AE1" w14:textId="77777777" w:rsidR="00191404" w:rsidRPr="00FD4A4B" w:rsidRDefault="00191404" w:rsidP="00B319CF">
      <w:pPr>
        <w:pStyle w:val="B2"/>
      </w:pPr>
      <w:r w:rsidRPr="00FD4A4B">
        <w:t>-</w:t>
      </w:r>
      <w:r w:rsidRPr="00FD4A4B">
        <w:tab/>
        <w:t>Describe test procedures used to verify the buffer overflow protection mechanisms,</w:t>
      </w:r>
    </w:p>
    <w:p w14:paraId="50190931" w14:textId="77777777" w:rsidR="00191404" w:rsidRPr="00FD4A4B" w:rsidRDefault="00191404" w:rsidP="00B319CF">
      <w:pPr>
        <w:pStyle w:val="B2"/>
      </w:pPr>
      <w:r w:rsidRPr="00FD4A4B">
        <w:t>-</w:t>
      </w:r>
      <w:r w:rsidRPr="00FD4A4B">
        <w:tab/>
        <w:t>Contain data which demonstrates/indicates that the buffer overflow protection mechanisms described in the technical description document have been implemented.</w:t>
      </w:r>
    </w:p>
    <w:p w14:paraId="6B827597" w14:textId="77777777" w:rsidR="00191404" w:rsidRPr="00FD4A4B" w:rsidRDefault="00191404" w:rsidP="00B319CF">
      <w:pPr>
        <w:pStyle w:val="B2"/>
      </w:pPr>
      <w:r w:rsidRPr="00FD4A4B">
        <w:t>-</w:t>
      </w:r>
      <w:r w:rsidRPr="00FD4A4B">
        <w:tab/>
        <w:t>Contain details of the test set-up for the testing of the buffer overflow protection mechanisms. Where simulators and/or scripts are used to artificially create the conditions to trigger the buffer overflow protection mechanism then details of these should also be included.</w:t>
      </w:r>
    </w:p>
    <w:p w14:paraId="06E60510" w14:textId="77777777" w:rsidR="00191404" w:rsidRPr="00B319CF" w:rsidRDefault="00191404" w:rsidP="00B319CF">
      <w:pPr>
        <w:rPr>
          <w:b/>
          <w:bCs/>
          <w:highlight w:val="yellow"/>
          <w:lang w:eastAsia="zh-CN"/>
        </w:rPr>
      </w:pPr>
      <w:r w:rsidRPr="00B319CF">
        <w:rPr>
          <w:b/>
          <w:bCs/>
          <w:lang w:eastAsia="zh-CN"/>
        </w:rPr>
        <w:t xml:space="preserve">Expected format of evidence: </w:t>
      </w:r>
    </w:p>
    <w:p w14:paraId="415CFD2C" w14:textId="77777777" w:rsidR="00191404" w:rsidRPr="00FD4A4B" w:rsidRDefault="00191404" w:rsidP="00B319CF">
      <w:r w:rsidRPr="00FD4A4B">
        <w:t>Documentation showing each of the points in the results sections.</w:t>
      </w:r>
    </w:p>
    <w:p w14:paraId="276949F7" w14:textId="77777777" w:rsidR="000B1DB3" w:rsidRPr="00FD4A4B" w:rsidRDefault="000E530A" w:rsidP="002764D2">
      <w:pPr>
        <w:pStyle w:val="Heading5"/>
      </w:pPr>
      <w:bookmarkStart w:id="437" w:name="_CR4_3_3_1_6"/>
      <w:bookmarkStart w:id="438" w:name="_Toc19542434"/>
      <w:bookmarkStart w:id="439" w:name="_Toc35348436"/>
      <w:bookmarkStart w:id="440" w:name="_Toc224925022"/>
      <w:bookmarkEnd w:id="437"/>
      <w:r w:rsidRPr="00907F75">
        <w:t>4</w:t>
      </w:r>
      <w:r w:rsidR="000B1DB3" w:rsidRPr="00FD4A4B">
        <w:t>.3.3.1.6</w:t>
      </w:r>
      <w:r w:rsidR="000B1DB3" w:rsidRPr="00FD4A4B">
        <w:tab/>
        <w:t>External file system mount restrictions</w:t>
      </w:r>
      <w:bookmarkEnd w:id="438"/>
      <w:bookmarkEnd w:id="439"/>
      <w:bookmarkEnd w:id="440"/>
    </w:p>
    <w:p w14:paraId="0D475F6D" w14:textId="77777777" w:rsidR="000B1DB3" w:rsidRPr="00FD4A4B" w:rsidRDefault="000B1DB3" w:rsidP="000B1DB3">
      <w:r w:rsidRPr="00FD4A4B">
        <w:rPr>
          <w:i/>
        </w:rPr>
        <w:t>Requirement Name</w:t>
      </w:r>
      <w:r w:rsidRPr="00FD4A4B">
        <w:t>: External file system mount restrictions</w:t>
      </w:r>
    </w:p>
    <w:p w14:paraId="06249225" w14:textId="77777777" w:rsidR="009E2154" w:rsidRDefault="009E2154" w:rsidP="000B1DB3">
      <w:pPr>
        <w:rPr>
          <w:i/>
        </w:rPr>
      </w:pPr>
      <w:r>
        <w:rPr>
          <w:i/>
        </w:rPr>
        <w:t>Requirement Reference</w:t>
      </w:r>
      <w:r>
        <w:rPr>
          <w:iCs/>
        </w:rPr>
        <w:t xml:space="preserve">: </w:t>
      </w:r>
      <w:r>
        <w:t>In accordance with industry best practice</w:t>
      </w:r>
    </w:p>
    <w:p w14:paraId="44075C19" w14:textId="77777777" w:rsidR="000B1DB3" w:rsidRPr="00FD4A4B" w:rsidRDefault="000B1DB3" w:rsidP="000B1DB3">
      <w:r w:rsidRPr="00FD4A4B">
        <w:rPr>
          <w:i/>
        </w:rPr>
        <w:t>Requirement Description</w:t>
      </w:r>
      <w:r w:rsidRPr="00FD4A4B">
        <w:t xml:space="preserve">: </w:t>
      </w:r>
    </w:p>
    <w:p w14:paraId="69650FEF" w14:textId="77777777" w:rsidR="000B1DB3" w:rsidRPr="00FD4A4B" w:rsidRDefault="000B1DB3" w:rsidP="007545A7">
      <w:r w:rsidRPr="00FD4A4B">
        <w:t xml:space="preserve">If </w:t>
      </w:r>
      <w:r w:rsidR="00596959" w:rsidRPr="00596959">
        <w:t xml:space="preserve">a </w:t>
      </w:r>
      <w:r w:rsidRPr="00FD4A4B">
        <w:t xml:space="preserve">user </w:t>
      </w:r>
      <w:r w:rsidR="00596959" w:rsidRPr="00596959">
        <w:t xml:space="preserve">is </w:t>
      </w:r>
      <w:r w:rsidRPr="00FD4A4B">
        <w:t xml:space="preserve">allowed to mount external file systems (attached locally or via the network), OS-level restrictions </w:t>
      </w:r>
      <w:r w:rsidR="00C74FB1" w:rsidRPr="00FD4A4B">
        <w:t xml:space="preserve">shall </w:t>
      </w:r>
      <w:r w:rsidRPr="00FD4A4B">
        <w:t>be set properly in order to prevent privilege escalation or extended access permissions due to the contents of the mounted file systems.</w:t>
      </w:r>
    </w:p>
    <w:p w14:paraId="65213065" w14:textId="77777777" w:rsidR="000B1DB3" w:rsidRDefault="000B1DB3" w:rsidP="007545A7">
      <w:r w:rsidRPr="00FD4A4B">
        <w:t>Implementation example: In Linux</w:t>
      </w:r>
      <w:r w:rsidR="004E60C6">
        <w:t>®</w:t>
      </w:r>
      <w:r w:rsidRPr="00FD4A4B">
        <w:t xml:space="preserve"> systems, administrators shall set the options nodev and nosuid in the /etc/fstab for all filesystems, which also have the </w:t>
      </w:r>
      <w:r w:rsidR="00D139CE" w:rsidRPr="00FD4A4B">
        <w:t>"</w:t>
      </w:r>
      <w:r w:rsidRPr="00FD4A4B">
        <w:t>user</w:t>
      </w:r>
      <w:r w:rsidR="00D139CE" w:rsidRPr="00FD4A4B">
        <w:t>"</w:t>
      </w:r>
      <w:r w:rsidRPr="00FD4A4B">
        <w:t xml:space="preserve"> option.</w:t>
      </w:r>
    </w:p>
    <w:p w14:paraId="454A7419" w14:textId="77777777" w:rsidR="0040208E" w:rsidRPr="00FD4A4B" w:rsidRDefault="0040208E" w:rsidP="00D4344A">
      <w:pPr>
        <w:pStyle w:val="NO"/>
      </w:pPr>
      <w:r>
        <w:t xml:space="preserve">NOTE: </w:t>
      </w:r>
      <w:r>
        <w:tab/>
        <w:t xml:space="preserve">This requirement does not apply </w:t>
      </w:r>
      <w:r>
        <w:rPr>
          <w:rFonts w:eastAsia="SimSun"/>
          <w:lang w:val="en-US" w:eastAsia="zh-CN"/>
        </w:rPr>
        <w:t>when</w:t>
      </w:r>
      <w:r>
        <w:t xml:space="preserve"> the </w:t>
      </w:r>
      <w:r>
        <w:rPr>
          <w:rFonts w:eastAsia="SimSun"/>
          <w:lang w:val="en-US" w:eastAsia="zh-CN"/>
        </w:rPr>
        <w:t>docker</w:t>
      </w:r>
      <w:r>
        <w:t xml:space="preserve"> is used </w:t>
      </w:r>
      <w:r>
        <w:rPr>
          <w:rFonts w:eastAsia="SimSun"/>
          <w:lang w:val="en-US" w:eastAsia="zh-CN"/>
        </w:rPr>
        <w:t>to mount file system.</w:t>
      </w:r>
    </w:p>
    <w:p w14:paraId="5454C204" w14:textId="77777777" w:rsidR="009E2154" w:rsidRDefault="009E2154" w:rsidP="000B1DB3">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468CA">
        <w:rPr>
          <w:rFonts w:ascii="Tele-GroteskNor" w:eastAsia="SimSun" w:hAnsi="Tele-GroteskNor" w:cs="Tele-GroteskNor" w:hint="eastAsia"/>
          <w:color w:val="000000"/>
          <w:lang w:val="en-US" w:eastAsia="zh-CN"/>
        </w:rPr>
        <w:t>, clause 5.3.8.2, Over-Privileged Processes/Services</w:t>
      </w:r>
    </w:p>
    <w:p w14:paraId="52A3F29C" w14:textId="77777777" w:rsidR="000B1DB3" w:rsidRPr="00FD4A4B" w:rsidRDefault="000B1DB3" w:rsidP="000B1DB3">
      <w:r w:rsidRPr="00FD4A4B">
        <w:rPr>
          <w:i/>
        </w:rPr>
        <w:t>Test Case</w:t>
      </w:r>
      <w:r w:rsidRPr="00FD4A4B">
        <w:t xml:space="preserve">: </w:t>
      </w:r>
    </w:p>
    <w:p w14:paraId="769F3EBC" w14:textId="77777777" w:rsidR="00837C87" w:rsidRPr="00FD4A4B" w:rsidRDefault="00837C87" w:rsidP="00837C87">
      <w:r w:rsidRPr="00FD4A4B">
        <w:rPr>
          <w:b/>
        </w:rPr>
        <w:t>Test Name</w:t>
      </w:r>
      <w:r w:rsidRPr="00FD4A4B">
        <w:t xml:space="preserve">: </w:t>
      </w:r>
      <w:r w:rsidRPr="00FD4A4B">
        <w:rPr>
          <w:lang w:eastAsia="zh-CN"/>
        </w:rPr>
        <w:t>TC_EXTERNAL_FILE_SYSTEM_MOUNT_RESTRICTIONS</w:t>
      </w:r>
    </w:p>
    <w:p w14:paraId="563699FF" w14:textId="77777777" w:rsidR="00837C87" w:rsidRPr="00FD4A4B" w:rsidRDefault="00837C87" w:rsidP="00837C87">
      <w:pPr>
        <w:rPr>
          <w:b/>
        </w:rPr>
      </w:pPr>
      <w:r w:rsidRPr="00FD4A4B">
        <w:rPr>
          <w:b/>
        </w:rPr>
        <w:t>Purpose:</w:t>
      </w:r>
    </w:p>
    <w:p w14:paraId="07BEB477" w14:textId="77777777" w:rsidR="00837C87" w:rsidRPr="00FD4A4B" w:rsidRDefault="00837C87" w:rsidP="00837C87">
      <w:pPr>
        <w:rPr>
          <w:lang w:eastAsia="zh-CN"/>
        </w:rPr>
      </w:pPr>
      <w:r w:rsidRPr="00FD4A4B">
        <w:rPr>
          <w:rFonts w:hint="eastAsia"/>
          <w:lang w:eastAsia="ja-JP"/>
        </w:rPr>
        <w:t>Verify</w:t>
      </w:r>
      <w:r w:rsidRPr="00FD4A4B">
        <w:rPr>
          <w:lang w:eastAsia="ja-JP"/>
        </w:rPr>
        <w:t xml:space="preserve"> that</w:t>
      </w:r>
      <w:r w:rsidRPr="00FD4A4B">
        <w:rPr>
          <w:rFonts w:hint="eastAsia"/>
          <w:lang w:eastAsia="ja-JP"/>
        </w:rPr>
        <w:t xml:space="preserve"> </w:t>
      </w:r>
      <w:r w:rsidRPr="00FD4A4B">
        <w:t xml:space="preserve">OS-level restrictions </w:t>
      </w:r>
      <w:r w:rsidRPr="00FD4A4B">
        <w:rPr>
          <w:rFonts w:hint="eastAsia"/>
          <w:lang w:eastAsia="ja-JP"/>
        </w:rPr>
        <w:t>are</w:t>
      </w:r>
      <w:r w:rsidRPr="00FD4A4B">
        <w:t xml:space="preserve"> set properly </w:t>
      </w:r>
      <w:r w:rsidRPr="00FD4A4B">
        <w:rPr>
          <w:rFonts w:hint="eastAsia"/>
          <w:lang w:eastAsia="ja-JP"/>
        </w:rPr>
        <w:t>for</w:t>
      </w:r>
      <w:r w:rsidRPr="00FD4A4B">
        <w:t xml:space="preserve"> users that are allowed to mount external file systems (attached locally or via the network)</w:t>
      </w:r>
      <w:r w:rsidRPr="00FD4A4B">
        <w:rPr>
          <w:rFonts w:hint="eastAsia"/>
          <w:lang w:eastAsia="ja-JP"/>
        </w:rPr>
        <w:t>. This is to</w:t>
      </w:r>
      <w:r w:rsidRPr="00FD4A4B">
        <w:t xml:space="preserve"> prevent privilege escalation or extended access permissions due to the contents of the mounted file systems.</w:t>
      </w:r>
    </w:p>
    <w:p w14:paraId="29B845CC" w14:textId="77777777" w:rsidR="00837C87" w:rsidRPr="00FD4A4B" w:rsidRDefault="00837C87" w:rsidP="00837C87">
      <w:pPr>
        <w:rPr>
          <w:b/>
        </w:rPr>
      </w:pPr>
      <w:r w:rsidRPr="00FD4A4B">
        <w:rPr>
          <w:b/>
        </w:rPr>
        <w:t>Pre-Condition:</w:t>
      </w:r>
    </w:p>
    <w:p w14:paraId="1D5A6F8A" w14:textId="77777777" w:rsidR="00837C87" w:rsidRPr="00FD4A4B" w:rsidRDefault="00837C87" w:rsidP="00837C87">
      <w:pPr>
        <w:rPr>
          <w:lang w:eastAsia="zh-CN"/>
        </w:rPr>
      </w:pPr>
      <w:r w:rsidRPr="00FD4A4B">
        <w:rPr>
          <w:lang w:eastAsia="zh-CN"/>
        </w:rPr>
        <w:t>Tester has admin access to check and configure the</w:t>
      </w:r>
      <w:r w:rsidRPr="00FD4A4B">
        <w:t xml:space="preserve"> external filesystem mount permissions in the OS.</w:t>
      </w:r>
    </w:p>
    <w:p w14:paraId="3175BF1A" w14:textId="77777777" w:rsidR="00837C87" w:rsidRPr="00FD4A4B" w:rsidRDefault="00837C87" w:rsidP="00837C87">
      <w:pPr>
        <w:rPr>
          <w:lang w:eastAsia="zh-CN"/>
        </w:rPr>
      </w:pPr>
      <w:r w:rsidRPr="00FD4A4B">
        <w:rPr>
          <w:lang w:eastAsia="zh-CN"/>
        </w:rPr>
        <w:t>Tester has username and password of a user in the network product that has external filesystem mount privileges.</w:t>
      </w:r>
    </w:p>
    <w:p w14:paraId="0D31043E" w14:textId="77777777" w:rsidR="00837C87" w:rsidRPr="00FD4A4B" w:rsidRDefault="00837C87" w:rsidP="00837C87">
      <w:pPr>
        <w:rPr>
          <w:b/>
        </w:rPr>
      </w:pPr>
      <w:r w:rsidRPr="00FD4A4B">
        <w:rPr>
          <w:b/>
        </w:rPr>
        <w:t>Execution Steps</w:t>
      </w:r>
    </w:p>
    <w:p w14:paraId="2C7C700D" w14:textId="77777777" w:rsidR="00837C87" w:rsidRPr="00FD4A4B" w:rsidRDefault="00837C87" w:rsidP="00687158">
      <w:pPr>
        <w:pStyle w:val="B1"/>
      </w:pPr>
      <w:r w:rsidRPr="00FD4A4B">
        <w:t>1.</w:t>
      </w:r>
      <w:r w:rsidRPr="00FD4A4B">
        <w:tab/>
        <w:t>The tester shall verify that OS-level restrictions are set properly in order to prevent privilege escalation due to the contents of the mounted file systems (e.g. In Linux</w:t>
      </w:r>
      <w:r w:rsidR="004E60C6">
        <w:t>®</w:t>
      </w:r>
      <w:r w:rsidRPr="00FD4A4B">
        <w:t xml:space="preserve"> systems, administrators shall set the options nodev and nosuid in the /etc/fstab for all filesystem</w:t>
      </w:r>
      <w:r w:rsidR="00D91717" w:rsidRPr="00747EEA">
        <w:rPr>
          <w:lang w:val="en-US"/>
        </w:rPr>
        <w:t>s</w:t>
      </w:r>
      <w:r w:rsidRPr="00FD4A4B">
        <w:t>, which also have the "user" option). The tester checks that OS-level parameters are configured correctly on the system.</w:t>
      </w:r>
    </w:p>
    <w:p w14:paraId="3CE37F09" w14:textId="77777777" w:rsidR="00837C87" w:rsidRPr="00FD4A4B" w:rsidRDefault="00837C87" w:rsidP="00837C87">
      <w:pPr>
        <w:pStyle w:val="B1"/>
      </w:pPr>
      <w:r w:rsidRPr="00FD4A4B">
        <w:t>2.</w:t>
      </w:r>
      <w:r w:rsidRPr="00FD4A4B">
        <w:tab/>
        <w:t>The tester mounts an external filesystem prepared by the tester with files exploiting privilege escalation methods (e.g. with writable SUID/GUID files).</w:t>
      </w:r>
    </w:p>
    <w:p w14:paraId="7E8D4DB7" w14:textId="542DB6BA" w:rsidR="00837C87" w:rsidRPr="00FD4A4B" w:rsidRDefault="00837C87" w:rsidP="00837C87">
      <w:pPr>
        <w:pStyle w:val="B1"/>
      </w:pPr>
      <w:r w:rsidRPr="00FD4A4B">
        <w:t>3.</w:t>
      </w:r>
      <w:r w:rsidRPr="00FD4A4B">
        <w:tab/>
        <w:t>The tester tries to gain privileged access to system by privilege escalation method</w:t>
      </w:r>
      <w:r w:rsidR="003822EF" w:rsidRPr="003822EF">
        <w:t>,</w:t>
      </w:r>
      <w:r w:rsidRPr="00FD4A4B">
        <w:t xml:space="preserve"> using the contents of the mounted file system</w:t>
      </w:r>
      <w:r w:rsidR="003822EF" w:rsidRPr="003822EF">
        <w:t>,</w:t>
      </w:r>
      <w:r w:rsidRPr="00FD4A4B">
        <w:t xml:space="preserve"> and then</w:t>
      </w:r>
      <w:r w:rsidR="003822EF" w:rsidRPr="003822EF">
        <w:t xml:space="preserve"> the tester</w:t>
      </w:r>
      <w:r w:rsidRPr="00FD4A4B">
        <w:t xml:space="preserve"> confirms that privilege escalation doesn</w:t>
      </w:r>
      <w:r w:rsidR="00FD4A4B">
        <w:t>'</w:t>
      </w:r>
      <w:r w:rsidRPr="00FD4A4B">
        <w:t>t happen.</w:t>
      </w:r>
    </w:p>
    <w:p w14:paraId="0DEB5055" w14:textId="77777777" w:rsidR="00837C87" w:rsidRPr="00FD4A4B" w:rsidRDefault="00837C87" w:rsidP="00837C87">
      <w:pPr>
        <w:rPr>
          <w:b/>
        </w:rPr>
      </w:pPr>
      <w:r w:rsidRPr="00FD4A4B">
        <w:rPr>
          <w:b/>
        </w:rPr>
        <w:t>Expected Results:</w:t>
      </w:r>
    </w:p>
    <w:p w14:paraId="17758142" w14:textId="77777777" w:rsidR="00837C87" w:rsidRPr="00FD4A4B" w:rsidRDefault="00837C87" w:rsidP="00837C87">
      <w:pPr>
        <w:rPr>
          <w:lang w:eastAsia="ja-JP"/>
        </w:rPr>
      </w:pPr>
      <w:r w:rsidRPr="00FD4A4B">
        <w:rPr>
          <w:lang w:eastAsia="ja-JP"/>
        </w:rPr>
        <w:t xml:space="preserve">The OS-level restrictions </w:t>
      </w:r>
      <w:r w:rsidRPr="00FD4A4B">
        <w:t>are set properly in order to prevent privilege escalation or extended access permissions due to the contents of the mounted file systems.</w:t>
      </w:r>
    </w:p>
    <w:p w14:paraId="11EC732F" w14:textId="77777777" w:rsidR="00837C87" w:rsidRPr="00FD4A4B" w:rsidRDefault="00837C87" w:rsidP="00837C87">
      <w:pPr>
        <w:rPr>
          <w:lang w:eastAsia="zh-CN"/>
        </w:rPr>
      </w:pPr>
      <w:r w:rsidRPr="00FD4A4B">
        <w:rPr>
          <w:lang w:eastAsia="ja-JP"/>
        </w:rPr>
        <w:t>Any privilege escalation method used by the tester should be blocked.</w:t>
      </w:r>
    </w:p>
    <w:p w14:paraId="370B7A03" w14:textId="77777777" w:rsidR="00837C87" w:rsidRPr="00FD4A4B" w:rsidRDefault="00837C87" w:rsidP="00837C87">
      <w:pPr>
        <w:rPr>
          <w:b/>
        </w:rPr>
      </w:pPr>
      <w:r w:rsidRPr="00FD4A4B">
        <w:rPr>
          <w:b/>
        </w:rPr>
        <w:t>Expected format of evidence:</w:t>
      </w:r>
    </w:p>
    <w:p w14:paraId="4E5497CF" w14:textId="77777777" w:rsidR="002764D2" w:rsidRPr="00FD4A4B" w:rsidRDefault="00837C87" w:rsidP="0057309E">
      <w:r w:rsidRPr="00FD4A4B">
        <w:rPr>
          <w:lang w:eastAsia="zh-CN"/>
        </w:rPr>
        <w:t xml:space="preserve">Screenshot containing the configuration file showing that </w:t>
      </w:r>
      <w:r w:rsidRPr="00FD4A4B">
        <w:t xml:space="preserve">OS-level restrictions </w:t>
      </w:r>
      <w:r w:rsidRPr="00FD4A4B">
        <w:rPr>
          <w:rFonts w:hint="eastAsia"/>
          <w:lang w:eastAsia="ja-JP"/>
        </w:rPr>
        <w:t>are</w:t>
      </w:r>
      <w:r w:rsidRPr="00FD4A4B">
        <w:t xml:space="preserve"> set properly </w:t>
      </w:r>
      <w:r w:rsidRPr="00FD4A4B">
        <w:rPr>
          <w:rFonts w:hint="eastAsia"/>
          <w:lang w:eastAsia="ja-JP"/>
        </w:rPr>
        <w:t>for</w:t>
      </w:r>
      <w:r w:rsidRPr="00FD4A4B">
        <w:t xml:space="preserve"> users that are allowed to mount external file systems.</w:t>
      </w:r>
    </w:p>
    <w:p w14:paraId="1E50CE6C" w14:textId="77777777" w:rsidR="008A6D35" w:rsidRPr="00FD4A4B" w:rsidRDefault="000E530A" w:rsidP="002764D2">
      <w:pPr>
        <w:pStyle w:val="Heading3"/>
      </w:pPr>
      <w:bookmarkStart w:id="441" w:name="_CR4_3_4"/>
      <w:bookmarkStart w:id="442" w:name="_Toc19542435"/>
      <w:bookmarkStart w:id="443" w:name="_Toc35348437"/>
      <w:bookmarkStart w:id="444" w:name="_Toc224925023"/>
      <w:bookmarkEnd w:id="441"/>
      <w:r w:rsidRPr="00907F75">
        <w:t>4</w:t>
      </w:r>
      <w:r w:rsidR="008A6D35" w:rsidRPr="00FD4A4B">
        <w:t>.3.4</w:t>
      </w:r>
      <w:r w:rsidR="008A6D35" w:rsidRPr="00FD4A4B">
        <w:tab/>
        <w:t>Web Servers</w:t>
      </w:r>
      <w:bookmarkEnd w:id="442"/>
      <w:bookmarkEnd w:id="443"/>
      <w:bookmarkEnd w:id="444"/>
    </w:p>
    <w:p w14:paraId="1D0BC021" w14:textId="77777777" w:rsidR="008C1960" w:rsidRPr="00FD4A4B" w:rsidRDefault="000E530A" w:rsidP="008C1960">
      <w:pPr>
        <w:pStyle w:val="Heading4"/>
      </w:pPr>
      <w:bookmarkStart w:id="445" w:name="_CR4_3_4_1"/>
      <w:bookmarkStart w:id="446" w:name="_Toc19542436"/>
      <w:bookmarkStart w:id="447" w:name="_Toc35348438"/>
      <w:bookmarkStart w:id="448" w:name="_Toc224925024"/>
      <w:bookmarkEnd w:id="445"/>
      <w:r w:rsidRPr="00907F75">
        <w:t>4</w:t>
      </w:r>
      <w:r w:rsidR="008C1960" w:rsidRPr="00FD4A4B">
        <w:t>.3.4.1</w:t>
      </w:r>
      <w:r w:rsidR="008C1960" w:rsidRPr="00FD4A4B">
        <w:tab/>
        <w:t>General</w:t>
      </w:r>
      <w:bookmarkEnd w:id="446"/>
      <w:bookmarkEnd w:id="447"/>
      <w:bookmarkEnd w:id="448"/>
    </w:p>
    <w:p w14:paraId="66D682FC" w14:textId="77777777" w:rsidR="008C1960" w:rsidRPr="00FD4A4B" w:rsidRDefault="008C1960" w:rsidP="009D1E7D">
      <w:r w:rsidRPr="00FD4A4B">
        <w:t xml:space="preserve">Hardening requirements for Web servers of this section are well covered also by </w:t>
      </w:r>
      <w:r w:rsidR="00DF1DEC" w:rsidRPr="00FD4A4B">
        <w:t xml:space="preserve">external sources, such as </w:t>
      </w:r>
      <w:r w:rsidR="001851ED">
        <w:rPr>
          <w:rFonts w:hint="eastAsia"/>
          <w:lang w:eastAsia="ja-JP"/>
        </w:rPr>
        <w:t>Center for Internet Security (CIS) benchmarks &lt;</w:t>
      </w:r>
      <w:r w:rsidR="001851ED" w:rsidRPr="001851ED">
        <w:rPr>
          <w:lang w:eastAsia="ja-JP"/>
        </w:rPr>
        <w:t>https://benchmarks.cisecurity.org/index.cfm</w:t>
      </w:r>
      <w:r w:rsidR="001851ED">
        <w:rPr>
          <w:rFonts w:hint="eastAsia"/>
          <w:lang w:eastAsia="ja-JP"/>
        </w:rPr>
        <w:t>&gt;</w:t>
      </w:r>
      <w:r w:rsidRPr="00FD4A4B">
        <w:t>.</w:t>
      </w:r>
      <w:r w:rsidR="00614893" w:rsidRPr="00FD4A4B">
        <w:t xml:space="preserve"> </w:t>
      </w:r>
      <w:r w:rsidRPr="00FD4A4B">
        <w:t xml:space="preserve">It is highly recommended to consult e.g. CIS, for the purpose of using automatic testing tools, for product-specific considerations, and for manual auditing, when testing the below listed requirements. If and when such mapping of requirements is used, i.e. to those of an external source, it needs to be well verified and documented that they cover the requirements of this section. </w:t>
      </w:r>
    </w:p>
    <w:p w14:paraId="4E6BE4F3" w14:textId="77777777" w:rsidR="0026139A" w:rsidRPr="00FD4A4B" w:rsidRDefault="000E530A" w:rsidP="0026139A">
      <w:pPr>
        <w:pStyle w:val="Heading4"/>
      </w:pPr>
      <w:bookmarkStart w:id="449" w:name="_CR4_3_4_2"/>
      <w:bookmarkStart w:id="450" w:name="_Toc19542437"/>
      <w:bookmarkStart w:id="451" w:name="_Toc35348439"/>
      <w:bookmarkStart w:id="452" w:name="_Toc224925025"/>
      <w:bookmarkEnd w:id="449"/>
      <w:r w:rsidRPr="00907F75">
        <w:t>4</w:t>
      </w:r>
      <w:r w:rsidR="0026139A" w:rsidRPr="00FD4A4B">
        <w:t>.3.4.</w:t>
      </w:r>
      <w:r w:rsidR="008C1960" w:rsidRPr="00FD4A4B">
        <w:t>2</w:t>
      </w:r>
      <w:r w:rsidR="0026139A" w:rsidRPr="00FD4A4B">
        <w:tab/>
        <w:t>No system privileges for web server</w:t>
      </w:r>
      <w:bookmarkEnd w:id="450"/>
      <w:bookmarkEnd w:id="451"/>
      <w:bookmarkEnd w:id="452"/>
    </w:p>
    <w:p w14:paraId="1C3B0B3B" w14:textId="77777777" w:rsidR="0026139A" w:rsidRPr="00FD4A4B" w:rsidRDefault="0026139A" w:rsidP="0026139A">
      <w:r w:rsidRPr="00FD4A4B">
        <w:rPr>
          <w:i/>
        </w:rPr>
        <w:t>Requirement Name</w:t>
      </w:r>
      <w:r w:rsidRPr="00FD4A4B">
        <w:t xml:space="preserve">: No system privileges for web server. </w:t>
      </w:r>
    </w:p>
    <w:p w14:paraId="202A9ED1" w14:textId="77777777" w:rsidR="009E2154" w:rsidRDefault="009E2154" w:rsidP="0026139A">
      <w:pPr>
        <w:rPr>
          <w:i/>
        </w:rPr>
      </w:pPr>
      <w:r>
        <w:rPr>
          <w:i/>
        </w:rPr>
        <w:t>Requirement Reference</w:t>
      </w:r>
      <w:r>
        <w:rPr>
          <w:iCs/>
        </w:rPr>
        <w:t xml:space="preserve">: </w:t>
      </w:r>
      <w:r>
        <w:t>In accordance with industry best practice</w:t>
      </w:r>
    </w:p>
    <w:p w14:paraId="1E1B7D3D" w14:textId="77777777" w:rsidR="0026139A" w:rsidRPr="00FD4A4B" w:rsidRDefault="0026139A" w:rsidP="0026139A">
      <w:r w:rsidRPr="00FD4A4B">
        <w:rPr>
          <w:i/>
        </w:rPr>
        <w:t>Requirement Description</w:t>
      </w:r>
      <w:r w:rsidRPr="00FD4A4B">
        <w:t xml:space="preserve">: </w:t>
      </w:r>
    </w:p>
    <w:p w14:paraId="1FA04150" w14:textId="77777777" w:rsidR="0026139A" w:rsidRPr="00FD4A4B" w:rsidRDefault="0026139A" w:rsidP="0026139A">
      <w:r w:rsidRPr="00E32DBA">
        <w:t xml:space="preserve">No </w:t>
      </w:r>
      <w:r w:rsidRPr="00FD4A4B">
        <w:t>web</w:t>
      </w:r>
      <w:r w:rsidRPr="00E32DBA">
        <w:t xml:space="preserve"> </w:t>
      </w:r>
      <w:r w:rsidRPr="00FD4A4B">
        <w:t>server</w:t>
      </w:r>
      <w:r w:rsidRPr="00E32DBA">
        <w:t xml:space="preserve"> </w:t>
      </w:r>
      <w:r w:rsidRPr="00FD4A4B">
        <w:t>processes</w:t>
      </w:r>
      <w:r w:rsidRPr="00E32DBA">
        <w:t xml:space="preserve"> </w:t>
      </w:r>
      <w:r w:rsidRPr="00FD4A4B">
        <w:t>shall</w:t>
      </w:r>
      <w:r w:rsidRPr="00E32DBA">
        <w:t xml:space="preserve"> </w:t>
      </w:r>
      <w:r w:rsidRPr="00FD4A4B">
        <w:t>run</w:t>
      </w:r>
      <w:r w:rsidRPr="00E32DBA">
        <w:t xml:space="preserve"> </w:t>
      </w:r>
      <w:r w:rsidRPr="00FD4A4B">
        <w:t>with</w:t>
      </w:r>
      <w:r w:rsidRPr="00E32DBA">
        <w:t xml:space="preserve"> </w:t>
      </w:r>
      <w:r w:rsidRPr="00FD4A4B">
        <w:t>system</w:t>
      </w:r>
      <w:r w:rsidRPr="00E32DBA">
        <w:t xml:space="preserve"> </w:t>
      </w:r>
      <w:r w:rsidRPr="00FD4A4B">
        <w:t xml:space="preserve">privileges. This is best achieved </w:t>
      </w:r>
      <w:r w:rsidRPr="00687158">
        <w:t xml:space="preserve">if the web server runs under an account that has minimum privileges. </w:t>
      </w:r>
      <w:r w:rsidRPr="00FD4A4B">
        <w:t>If a process</w:t>
      </w:r>
      <w:r w:rsidRPr="00E32DBA">
        <w:t xml:space="preserve"> </w:t>
      </w:r>
      <w:r w:rsidRPr="00FD4A4B">
        <w:t>is started</w:t>
      </w:r>
      <w:r w:rsidRPr="00E32DBA">
        <w:t xml:space="preserve"> </w:t>
      </w:r>
      <w:r w:rsidRPr="00FD4A4B">
        <w:t>by</w:t>
      </w:r>
      <w:r w:rsidRPr="00E32DBA">
        <w:t xml:space="preserve"> </w:t>
      </w:r>
      <w:r w:rsidRPr="00FD4A4B">
        <w:t>a user</w:t>
      </w:r>
      <w:r w:rsidRPr="00E32DBA">
        <w:t xml:space="preserve"> </w:t>
      </w:r>
      <w:r w:rsidRPr="00FD4A4B">
        <w:t>with</w:t>
      </w:r>
      <w:r w:rsidRPr="00E32DBA">
        <w:t xml:space="preserve"> </w:t>
      </w:r>
      <w:r w:rsidRPr="00FD4A4B">
        <w:t>system</w:t>
      </w:r>
      <w:r w:rsidRPr="00E32DBA">
        <w:t xml:space="preserve"> </w:t>
      </w:r>
      <w:r w:rsidRPr="00FD4A4B">
        <w:t>privileges,</w:t>
      </w:r>
      <w:r w:rsidRPr="00E32DBA">
        <w:t xml:space="preserve"> </w:t>
      </w:r>
      <w:r w:rsidRPr="00FD4A4B">
        <w:t>execution</w:t>
      </w:r>
      <w:r w:rsidRPr="00E32DBA">
        <w:t xml:space="preserve"> </w:t>
      </w:r>
      <w:r w:rsidRPr="00FD4A4B">
        <w:t>shall</w:t>
      </w:r>
      <w:r w:rsidRPr="00E32DBA">
        <w:t xml:space="preserve"> </w:t>
      </w:r>
      <w:r w:rsidRPr="00FD4A4B">
        <w:t>be</w:t>
      </w:r>
      <w:r w:rsidRPr="00E32DBA">
        <w:t xml:space="preserve"> </w:t>
      </w:r>
      <w:r w:rsidRPr="00FD4A4B">
        <w:t>transferred</w:t>
      </w:r>
      <w:r w:rsidRPr="00E32DBA">
        <w:t xml:space="preserve"> </w:t>
      </w:r>
      <w:r w:rsidRPr="00FD4A4B">
        <w:t>to</w:t>
      </w:r>
      <w:r w:rsidRPr="00E32DBA">
        <w:t xml:space="preserve"> </w:t>
      </w:r>
      <w:r w:rsidRPr="00FD4A4B">
        <w:t>a different</w:t>
      </w:r>
      <w:r w:rsidRPr="00E32DBA">
        <w:t xml:space="preserve"> </w:t>
      </w:r>
      <w:r w:rsidRPr="00FD4A4B">
        <w:t>user</w:t>
      </w:r>
      <w:r w:rsidRPr="00E32DBA">
        <w:t xml:space="preserve"> </w:t>
      </w:r>
      <w:r w:rsidRPr="00FD4A4B">
        <w:t>without</w:t>
      </w:r>
      <w:r w:rsidRPr="00E32DBA">
        <w:t xml:space="preserve"> </w:t>
      </w:r>
      <w:r w:rsidRPr="00FD4A4B">
        <w:t>system privileges</w:t>
      </w:r>
      <w:r w:rsidRPr="00E32DBA">
        <w:t xml:space="preserve"> </w:t>
      </w:r>
      <w:r w:rsidRPr="00FD4A4B">
        <w:t>after</w:t>
      </w:r>
      <w:r w:rsidRPr="00E32DBA">
        <w:t xml:space="preserve"> </w:t>
      </w:r>
      <w:r w:rsidRPr="00FD4A4B">
        <w:t>the</w:t>
      </w:r>
      <w:r w:rsidRPr="00E32DBA">
        <w:t xml:space="preserve"> </w:t>
      </w:r>
      <w:r w:rsidRPr="00FD4A4B">
        <w:t>start.</w:t>
      </w:r>
    </w:p>
    <w:p w14:paraId="61F65DB9" w14:textId="77777777" w:rsidR="009E2154" w:rsidRDefault="009E2154"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468CA" w:rsidRPr="001468CA">
        <w:rPr>
          <w:rFonts w:ascii="Tele-GroteskNor" w:eastAsia="SimSun" w:hAnsi="Tele-GroteskNor" w:cs="Tele-GroteskNor"/>
          <w:color w:val="000000"/>
          <w:lang w:val="en-US" w:eastAsia="zh-CN"/>
        </w:rPr>
        <w:t>, clause 5.3.8, Elevation of privilege</w:t>
      </w:r>
    </w:p>
    <w:p w14:paraId="43765CDF" w14:textId="77777777" w:rsidR="0026139A" w:rsidRPr="00FD4A4B" w:rsidRDefault="0026139A" w:rsidP="0026139A">
      <w:r w:rsidRPr="00FD4A4B">
        <w:rPr>
          <w:i/>
        </w:rPr>
        <w:t>Test Case</w:t>
      </w:r>
      <w:r w:rsidRPr="00FD4A4B">
        <w:t xml:space="preserve">: </w:t>
      </w:r>
    </w:p>
    <w:p w14:paraId="2ED5A89C" w14:textId="77777777" w:rsidR="008C1960" w:rsidRPr="00FD4A4B" w:rsidRDefault="008C1960" w:rsidP="008C1960">
      <w:pPr>
        <w:rPr>
          <w:b/>
        </w:rPr>
      </w:pPr>
      <w:r w:rsidRPr="00FD4A4B">
        <w:rPr>
          <w:b/>
          <w:i/>
        </w:rPr>
        <w:t>Test Name</w:t>
      </w:r>
      <w:r w:rsidRPr="00FD4A4B">
        <w:rPr>
          <w:b/>
        </w:rPr>
        <w:t xml:space="preserve">: </w:t>
      </w:r>
      <w:r w:rsidRPr="00FD4A4B">
        <w:t>TC_NO_SYSTEM_PRIVILEGES_WEB_SERVER</w:t>
      </w:r>
    </w:p>
    <w:p w14:paraId="55B23B18" w14:textId="77777777" w:rsidR="008C1960" w:rsidRPr="00687158" w:rsidRDefault="008C1960" w:rsidP="00687158">
      <w:pPr>
        <w:rPr>
          <w:b/>
          <w:bCs/>
          <w:lang w:eastAsia="zh-CN"/>
        </w:rPr>
      </w:pPr>
      <w:r w:rsidRPr="00687158">
        <w:rPr>
          <w:b/>
          <w:bCs/>
          <w:lang w:eastAsia="zh-CN"/>
        </w:rPr>
        <w:t>Purpose:</w:t>
      </w:r>
    </w:p>
    <w:p w14:paraId="3191DA11" w14:textId="77777777" w:rsidR="008C1960" w:rsidRPr="00FD4A4B" w:rsidRDefault="008C1960" w:rsidP="00687158">
      <w:r w:rsidRPr="00FD4A4B">
        <w:t>Verify that the Web server is not run under system privileges.</w:t>
      </w:r>
    </w:p>
    <w:p w14:paraId="7614DC15" w14:textId="77777777" w:rsidR="008C1960" w:rsidRPr="00687158" w:rsidRDefault="008C1960" w:rsidP="00687158">
      <w:pPr>
        <w:rPr>
          <w:b/>
          <w:bCs/>
          <w:lang w:eastAsia="zh-CN"/>
        </w:rPr>
      </w:pPr>
      <w:r w:rsidRPr="00687158">
        <w:rPr>
          <w:b/>
          <w:bCs/>
          <w:lang w:eastAsia="zh-CN"/>
        </w:rPr>
        <w:t>Pre-Conditions:</w:t>
      </w:r>
    </w:p>
    <w:p w14:paraId="194C071F" w14:textId="77777777" w:rsidR="008C1960" w:rsidRPr="00FD4A4B" w:rsidRDefault="008C1960" w:rsidP="009D1E7D">
      <w:pPr>
        <w:pStyle w:val="B1"/>
      </w:pPr>
      <w:r w:rsidRPr="00FD4A4B">
        <w:rPr>
          <w:lang w:eastAsia="ja-JP"/>
        </w:rPr>
        <w:t>-</w:t>
      </w:r>
      <w:r w:rsidRPr="00FD4A4B">
        <w:rPr>
          <w:lang w:eastAsia="ja-JP"/>
        </w:rPr>
        <w:tab/>
        <w:t>The tester has needed administrative privileges.</w:t>
      </w:r>
    </w:p>
    <w:p w14:paraId="14B9DC8C" w14:textId="77777777" w:rsidR="008C1960" w:rsidRPr="00FD4A4B" w:rsidRDefault="008C1960" w:rsidP="009D1E7D">
      <w:pPr>
        <w:pStyle w:val="B1"/>
      </w:pPr>
      <w:r w:rsidRPr="00FD4A4B">
        <w:rPr>
          <w:lang w:eastAsia="ja-JP"/>
        </w:rPr>
        <w:t>-</w:t>
      </w:r>
      <w:r w:rsidRPr="00FD4A4B">
        <w:rPr>
          <w:lang w:eastAsia="ja-JP"/>
        </w:rPr>
        <w:tab/>
        <w:t>A tester machine is available.</w:t>
      </w:r>
    </w:p>
    <w:p w14:paraId="394EA7BF" w14:textId="77777777" w:rsidR="008C1960" w:rsidRPr="00FD4A4B" w:rsidRDefault="008C1960" w:rsidP="009D1E7D">
      <w:pPr>
        <w:pStyle w:val="B1"/>
      </w:pPr>
      <w:r w:rsidRPr="00FD4A4B">
        <w:rPr>
          <w:lang w:eastAsia="ja-JP"/>
        </w:rPr>
        <w:t>-</w:t>
      </w:r>
      <w:r w:rsidRPr="00FD4A4B">
        <w:rPr>
          <w:lang w:eastAsia="ja-JP"/>
        </w:rPr>
        <w:tab/>
        <w:t>Recommended: an automatic assessment tool has been configured /script adapted in line with the Requirement Description.</w:t>
      </w:r>
    </w:p>
    <w:p w14:paraId="19862FC4" w14:textId="77777777" w:rsidR="008C1960" w:rsidRPr="00687158" w:rsidRDefault="008C1960" w:rsidP="00687158">
      <w:pPr>
        <w:rPr>
          <w:b/>
          <w:bCs/>
          <w:lang w:eastAsia="zh-CN"/>
        </w:rPr>
      </w:pPr>
      <w:r w:rsidRPr="00687158">
        <w:rPr>
          <w:b/>
          <w:bCs/>
          <w:lang w:eastAsia="zh-CN"/>
        </w:rPr>
        <w:t>Execution Steps</w:t>
      </w:r>
    </w:p>
    <w:p w14:paraId="4BE342D3" w14:textId="77777777" w:rsidR="00CD7D97" w:rsidRDefault="008C1960" w:rsidP="00CD7D97">
      <w:pPr>
        <w:pStyle w:val="B1"/>
      </w:pPr>
      <w:r w:rsidRPr="00FD4A4B">
        <w:rPr>
          <w:spacing w:val="-2"/>
        </w:rPr>
        <w:t>1.</w:t>
      </w:r>
      <w:r w:rsidRPr="00FD4A4B">
        <w:rPr>
          <w:spacing w:val="-2"/>
        </w:rPr>
        <w:tab/>
      </w:r>
      <w:r w:rsidR="00CD4B3B" w:rsidRPr="00CD4B3B">
        <w:rPr>
          <w:spacing w:val="-2"/>
        </w:rPr>
        <w:t>The tester checks</w:t>
      </w:r>
      <w:r w:rsidRPr="00FD4A4B">
        <w:rPr>
          <w:spacing w:val="-2"/>
        </w:rPr>
        <w:t xml:space="preserve"> that no </w:t>
      </w:r>
      <w:r w:rsidRPr="00FD4A4B">
        <w:t>web</w:t>
      </w:r>
      <w:r w:rsidRPr="00FD4A4B">
        <w:rPr>
          <w:spacing w:val="-3"/>
        </w:rPr>
        <w:t xml:space="preserve"> </w:t>
      </w:r>
      <w:r w:rsidRPr="00FD4A4B">
        <w:t>server</w:t>
      </w:r>
      <w:r w:rsidRPr="00FD4A4B">
        <w:rPr>
          <w:spacing w:val="-5"/>
        </w:rPr>
        <w:t xml:space="preserve"> </w:t>
      </w:r>
      <w:r w:rsidRPr="00FD4A4B">
        <w:t>processes</w:t>
      </w:r>
      <w:r w:rsidRPr="00FD4A4B">
        <w:rPr>
          <w:spacing w:val="-8"/>
        </w:rPr>
        <w:t xml:space="preserve"> </w:t>
      </w:r>
      <w:r w:rsidRPr="00FD4A4B">
        <w:t>run</w:t>
      </w:r>
      <w:r w:rsidRPr="00FD4A4B">
        <w:rPr>
          <w:spacing w:val="-3"/>
        </w:rPr>
        <w:t xml:space="preserve"> </w:t>
      </w:r>
      <w:r w:rsidRPr="00FD4A4B">
        <w:t>with</w:t>
      </w:r>
      <w:r w:rsidRPr="00FD4A4B">
        <w:rPr>
          <w:spacing w:val="-3"/>
        </w:rPr>
        <w:t xml:space="preserve"> </w:t>
      </w:r>
      <w:r w:rsidRPr="00FD4A4B">
        <w:t>system</w:t>
      </w:r>
      <w:r w:rsidRPr="00FD4A4B">
        <w:rPr>
          <w:spacing w:val="-6"/>
        </w:rPr>
        <w:t xml:space="preserve"> </w:t>
      </w:r>
      <w:r w:rsidRPr="00FD4A4B">
        <w:t xml:space="preserve">privileges. </w:t>
      </w:r>
      <w:r w:rsidR="00CD4B3B" w:rsidRPr="00CD4B3B">
        <w:t>The tester checks</w:t>
      </w:r>
      <w:r w:rsidRPr="00FD4A4B">
        <w:t xml:space="preserve"> that this is the case even for processes that may have been started</w:t>
      </w:r>
      <w:r w:rsidRPr="00FD4A4B">
        <w:rPr>
          <w:spacing w:val="-4"/>
        </w:rPr>
        <w:t xml:space="preserve"> </w:t>
      </w:r>
      <w:r w:rsidRPr="00FD4A4B">
        <w:t>by</w:t>
      </w:r>
      <w:r w:rsidRPr="00FD4A4B">
        <w:rPr>
          <w:spacing w:val="-1"/>
        </w:rPr>
        <w:t xml:space="preserve"> </w:t>
      </w:r>
      <w:r w:rsidRPr="00FD4A4B">
        <w:t>a user</w:t>
      </w:r>
      <w:r w:rsidRPr="00FD4A4B">
        <w:rPr>
          <w:spacing w:val="-2"/>
        </w:rPr>
        <w:t xml:space="preserve"> </w:t>
      </w:r>
      <w:r w:rsidRPr="00FD4A4B">
        <w:t>with</w:t>
      </w:r>
      <w:r w:rsidRPr="00FD4A4B">
        <w:rPr>
          <w:spacing w:val="-2"/>
        </w:rPr>
        <w:t xml:space="preserve"> </w:t>
      </w:r>
      <w:r w:rsidRPr="00FD4A4B">
        <w:t>system</w:t>
      </w:r>
      <w:r w:rsidRPr="00FD4A4B">
        <w:rPr>
          <w:spacing w:val="-5"/>
        </w:rPr>
        <w:t xml:space="preserve"> </w:t>
      </w:r>
      <w:r w:rsidRPr="00FD4A4B">
        <w:t>privileges.</w:t>
      </w:r>
    </w:p>
    <w:p w14:paraId="68878393" w14:textId="77777777" w:rsidR="00CD7D97" w:rsidRDefault="00CD7D97" w:rsidP="00CD7D97">
      <w:pPr>
        <w:pStyle w:val="B2"/>
      </w:pPr>
      <w:r>
        <w:t>a.</w:t>
      </w:r>
      <w:r>
        <w:tab/>
      </w:r>
      <w:r w:rsidR="00CD4B3B" w:rsidRPr="00CD4B3B">
        <w:t xml:space="preserve">The tester starts </w:t>
      </w:r>
      <w:r>
        <w:t>the web server process as web server user and check</w:t>
      </w:r>
      <w:r w:rsidR="00CD4B3B" w:rsidRPr="00CD4B3B">
        <w:t>s</w:t>
      </w:r>
      <w:r>
        <w:t xml:space="preserve"> process privileges.</w:t>
      </w:r>
    </w:p>
    <w:p w14:paraId="31CF7FF6" w14:textId="2734F695" w:rsidR="008C1960" w:rsidRPr="00FD4A4B" w:rsidRDefault="00CD7D97" w:rsidP="00CD7D97">
      <w:pPr>
        <w:pStyle w:val="B2"/>
      </w:pPr>
      <w:r>
        <w:t>b.</w:t>
      </w:r>
      <w:r>
        <w:tab/>
        <w:t xml:space="preserve">If possible, </w:t>
      </w:r>
      <w:r w:rsidR="00CD4B3B" w:rsidRPr="00CD4B3B">
        <w:t xml:space="preserve">the tester </w:t>
      </w:r>
      <w:r>
        <w:t>start</w:t>
      </w:r>
      <w:r w:rsidR="00CD4B3B" w:rsidRPr="00CD4B3B">
        <w:t>s</w:t>
      </w:r>
      <w:r>
        <w:t xml:space="preserve"> the web server process with system privileges and check if process privileges get dropped.</w:t>
      </w:r>
    </w:p>
    <w:p w14:paraId="006CC6E1" w14:textId="77777777" w:rsidR="003822EF" w:rsidRDefault="008C1960" w:rsidP="003822EF">
      <w:pPr>
        <w:pStyle w:val="B1"/>
      </w:pPr>
      <w:r w:rsidRPr="00FD4A4B">
        <w:t>2.</w:t>
      </w:r>
      <w:r w:rsidRPr="00FD4A4B">
        <w:tab/>
      </w:r>
      <w:r w:rsidR="00CD4B3B" w:rsidRPr="00CD4B3B">
        <w:t>The tester checks</w:t>
      </w:r>
      <w:r w:rsidRPr="00FD4A4B">
        <w:t xml:space="preserve"> </w:t>
      </w:r>
      <w:r w:rsidR="00CD7D97" w:rsidRPr="00CD7D97">
        <w:t xml:space="preserve">in </w:t>
      </w:r>
      <w:r w:rsidRPr="00FD4A4B">
        <w:t xml:space="preserve">relevant system settings and </w:t>
      </w:r>
      <w:r w:rsidR="00CD7D97" w:rsidRPr="00CD7D97">
        <w:t xml:space="preserve">web server </w:t>
      </w:r>
      <w:r w:rsidRPr="00FD4A4B">
        <w:t xml:space="preserve">configurations </w:t>
      </w:r>
      <w:r w:rsidR="00CD7D97" w:rsidRPr="00CD7D97">
        <w:t>that a web server user is configured with minimal privileges needed to run the web server and the web server is executable by that user.</w:t>
      </w:r>
    </w:p>
    <w:p w14:paraId="6816564A" w14:textId="77777777" w:rsidR="008C1960" w:rsidRPr="00FD4A4B" w:rsidRDefault="003822EF" w:rsidP="003822EF">
      <w:pPr>
        <w:pStyle w:val="NO"/>
      </w:pPr>
      <w:r>
        <w:t>NOTE:</w:t>
      </w:r>
      <w:r>
        <w:tab/>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3BF949B3" w14:textId="77777777" w:rsidR="008C1960" w:rsidRPr="00687158" w:rsidRDefault="008C1960" w:rsidP="00687158">
      <w:pPr>
        <w:rPr>
          <w:b/>
          <w:bCs/>
          <w:lang w:eastAsia="zh-CN"/>
        </w:rPr>
      </w:pPr>
      <w:r w:rsidRPr="00687158">
        <w:rPr>
          <w:b/>
          <w:bCs/>
          <w:lang w:eastAsia="zh-CN"/>
        </w:rPr>
        <w:t>Expected Results:</w:t>
      </w:r>
    </w:p>
    <w:p w14:paraId="658D1DC9" w14:textId="77777777" w:rsidR="008C1960" w:rsidRPr="00FD4A4B" w:rsidRDefault="008C1960" w:rsidP="009D1E7D">
      <w:pPr>
        <w:pStyle w:val="B1"/>
        <w:rPr>
          <w:lang w:eastAsia="ja-JP"/>
        </w:rPr>
      </w:pPr>
      <w:r w:rsidRPr="00FD4A4B">
        <w:rPr>
          <w:lang w:eastAsia="ja-JP"/>
        </w:rPr>
        <w:t>-</w:t>
      </w:r>
      <w:r w:rsidRPr="00FD4A4B">
        <w:rPr>
          <w:lang w:eastAsia="ja-JP"/>
        </w:rPr>
        <w:tab/>
        <w:t xml:space="preserve">There are no findings of </w:t>
      </w:r>
      <w:r w:rsidR="00CD7D97" w:rsidRPr="00CD7D97">
        <w:rPr>
          <w:lang w:eastAsia="ja-JP"/>
        </w:rPr>
        <w:t xml:space="preserve">web server </w:t>
      </w:r>
      <w:r w:rsidRPr="00FD4A4B">
        <w:rPr>
          <w:lang w:eastAsia="ja-JP"/>
        </w:rPr>
        <w:t>processes that run with system privileges.</w:t>
      </w:r>
    </w:p>
    <w:p w14:paraId="71BC85FA" w14:textId="77777777" w:rsidR="008C1960" w:rsidRPr="00FD4A4B" w:rsidRDefault="008C1960" w:rsidP="009D1E7D">
      <w:pPr>
        <w:pStyle w:val="B1"/>
        <w:rPr>
          <w:lang w:eastAsia="ja-JP"/>
        </w:rPr>
      </w:pPr>
      <w:r w:rsidRPr="00FD4A4B">
        <w:rPr>
          <w:lang w:eastAsia="ja-JP"/>
        </w:rPr>
        <w:t>-</w:t>
      </w:r>
      <w:r w:rsidRPr="00FD4A4B">
        <w:rPr>
          <w:lang w:eastAsia="ja-JP"/>
        </w:rPr>
        <w:tab/>
        <w:t xml:space="preserve">System settings </w:t>
      </w:r>
      <w:r w:rsidR="000C746A" w:rsidRPr="000C746A">
        <w:rPr>
          <w:lang w:eastAsia="ja-JP"/>
        </w:rPr>
        <w:t xml:space="preserve">are </w:t>
      </w:r>
      <w:r w:rsidRPr="00FD4A4B">
        <w:rPr>
          <w:lang w:eastAsia="ja-JP"/>
        </w:rPr>
        <w:t>set to ensure that no processes will run with system privileges.</w:t>
      </w:r>
    </w:p>
    <w:p w14:paraId="686CBF7B" w14:textId="77777777" w:rsidR="008C1960" w:rsidRPr="00687158" w:rsidRDefault="008C1960" w:rsidP="00687158">
      <w:pPr>
        <w:rPr>
          <w:b/>
          <w:bCs/>
          <w:lang w:eastAsia="zh-CN"/>
        </w:rPr>
      </w:pPr>
      <w:r w:rsidRPr="00687158">
        <w:rPr>
          <w:b/>
          <w:bCs/>
          <w:lang w:eastAsia="zh-CN"/>
        </w:rPr>
        <w:t>Expected format of evidence:</w:t>
      </w:r>
    </w:p>
    <w:p w14:paraId="2EFAAEAC" w14:textId="77777777" w:rsidR="00CD7D97" w:rsidRDefault="008C1960" w:rsidP="00CD7D97">
      <w:pPr>
        <w:pStyle w:val="B1"/>
      </w:pPr>
      <w:r w:rsidRPr="00FD4A4B">
        <w:t>-</w:t>
      </w:r>
      <w:r w:rsidRPr="00FD4A4B">
        <w:tab/>
        <w:t>Log files</w:t>
      </w:r>
      <w:r w:rsidR="00CD7D97" w:rsidRPr="00CD7D97">
        <w:t xml:space="preserve"> / command line output</w:t>
      </w:r>
      <w:r w:rsidRPr="00FD4A4B">
        <w:t xml:space="preserve"> and screen shots of test executions</w:t>
      </w:r>
    </w:p>
    <w:p w14:paraId="620BBFEB" w14:textId="77777777" w:rsidR="008C1960" w:rsidRPr="00FD4A4B" w:rsidRDefault="00CD7D97" w:rsidP="00CD7D97">
      <w:pPr>
        <w:pStyle w:val="B1"/>
      </w:pPr>
      <w:r>
        <w:t>-</w:t>
      </w:r>
      <w:r>
        <w:tab/>
        <w:t>Part of web server and/or system configuration (plain text or screenshot) showing the configured user for the web server process</w:t>
      </w:r>
    </w:p>
    <w:p w14:paraId="77CE867D" w14:textId="77777777" w:rsidR="0026139A" w:rsidRPr="00FD4A4B" w:rsidRDefault="000E530A" w:rsidP="0026139A">
      <w:pPr>
        <w:pStyle w:val="Heading4"/>
      </w:pPr>
      <w:bookmarkStart w:id="453" w:name="_CR4_3_4_3"/>
      <w:bookmarkStart w:id="454" w:name="_Toc19542438"/>
      <w:bookmarkStart w:id="455" w:name="_Toc35348440"/>
      <w:bookmarkStart w:id="456" w:name="_Toc224925026"/>
      <w:bookmarkEnd w:id="453"/>
      <w:r w:rsidRPr="00907F75">
        <w:t>4</w:t>
      </w:r>
      <w:r w:rsidR="0026139A" w:rsidRPr="00FD4A4B">
        <w:t>.3.4.</w:t>
      </w:r>
      <w:r w:rsidR="006E4DDC" w:rsidRPr="00FD4A4B">
        <w:t>3</w:t>
      </w:r>
      <w:r w:rsidR="0026139A" w:rsidRPr="00FD4A4B">
        <w:tab/>
        <w:t>No unused HTTP methods</w:t>
      </w:r>
      <w:bookmarkEnd w:id="454"/>
      <w:bookmarkEnd w:id="455"/>
      <w:bookmarkEnd w:id="456"/>
    </w:p>
    <w:p w14:paraId="490A6DBC" w14:textId="77777777" w:rsidR="0026139A" w:rsidRPr="00FD4A4B" w:rsidRDefault="0026139A" w:rsidP="0026139A">
      <w:r w:rsidRPr="00FD4A4B">
        <w:rPr>
          <w:i/>
        </w:rPr>
        <w:t>Requirement Name</w:t>
      </w:r>
      <w:r w:rsidRPr="00FD4A4B">
        <w:t xml:space="preserve">: </w:t>
      </w:r>
      <w:r w:rsidR="00530194" w:rsidRPr="00530194">
        <w:t>No unused HTTP methods</w:t>
      </w:r>
    </w:p>
    <w:p w14:paraId="302096BF" w14:textId="77777777" w:rsidR="009E2154" w:rsidRDefault="009E2154" w:rsidP="0026139A">
      <w:pPr>
        <w:rPr>
          <w:i/>
        </w:rPr>
      </w:pPr>
      <w:r>
        <w:rPr>
          <w:i/>
        </w:rPr>
        <w:t>Requirement Reference</w:t>
      </w:r>
      <w:r>
        <w:rPr>
          <w:iCs/>
        </w:rPr>
        <w:t xml:space="preserve">: </w:t>
      </w:r>
      <w:r>
        <w:t>In accordance with industry best practice</w:t>
      </w:r>
    </w:p>
    <w:p w14:paraId="6D43E1DE" w14:textId="77777777" w:rsidR="0026139A" w:rsidRPr="00FD4A4B" w:rsidRDefault="0026139A" w:rsidP="0026139A">
      <w:r w:rsidRPr="00FD4A4B">
        <w:rPr>
          <w:i/>
        </w:rPr>
        <w:t>Requirement Description</w:t>
      </w:r>
      <w:r w:rsidRPr="00FD4A4B">
        <w:t xml:space="preserve">: </w:t>
      </w:r>
    </w:p>
    <w:p w14:paraId="603D0299" w14:textId="77777777" w:rsidR="0026139A" w:rsidRPr="00FD4A4B" w:rsidRDefault="0026139A" w:rsidP="00153B50">
      <w:r w:rsidRPr="00FD4A4B">
        <w:t>HTTP</w:t>
      </w:r>
      <w:r w:rsidRPr="00E32DBA">
        <w:t xml:space="preserve"> </w:t>
      </w:r>
      <w:r w:rsidRPr="00FD4A4B">
        <w:t>methods</w:t>
      </w:r>
      <w:r w:rsidRPr="00E32DBA">
        <w:t xml:space="preserve"> </w:t>
      </w:r>
      <w:r w:rsidRPr="00FD4A4B">
        <w:t>that</w:t>
      </w:r>
      <w:r w:rsidRPr="00E32DBA">
        <w:t xml:space="preserve"> </w:t>
      </w:r>
      <w:r w:rsidRPr="00FD4A4B">
        <w:t>are</w:t>
      </w:r>
      <w:r w:rsidRPr="00E32DBA">
        <w:t xml:space="preserve"> </w:t>
      </w:r>
      <w:r w:rsidRPr="00FD4A4B">
        <w:t>not</w:t>
      </w:r>
      <w:r w:rsidRPr="00E32DBA">
        <w:t xml:space="preserve"> </w:t>
      </w:r>
      <w:r w:rsidRPr="00FD4A4B">
        <w:t>required</w:t>
      </w:r>
      <w:r w:rsidRPr="00E32DBA">
        <w:t xml:space="preserve"> </w:t>
      </w:r>
      <w:r w:rsidRPr="00FD4A4B">
        <w:t>shall</w:t>
      </w:r>
      <w:r w:rsidRPr="00E32DBA">
        <w:t xml:space="preserve"> </w:t>
      </w:r>
      <w:r w:rsidRPr="00FD4A4B">
        <w:t>be</w:t>
      </w:r>
      <w:r w:rsidRPr="00E32DBA">
        <w:t xml:space="preserve"> </w:t>
      </w:r>
      <w:r w:rsidRPr="00FD4A4B">
        <w:t xml:space="preserve">deactivated. </w:t>
      </w:r>
      <w:r w:rsidRPr="00FD4A4B">
        <w:rPr>
          <w:spacing w:val="1"/>
        </w:rPr>
        <w:t>Standar</w:t>
      </w:r>
      <w:r w:rsidRPr="00FD4A4B">
        <w:t>d</w:t>
      </w:r>
      <w:r w:rsidRPr="00E32DBA">
        <w:t xml:space="preserve"> </w:t>
      </w:r>
      <w:r w:rsidRPr="00FD4A4B">
        <w:rPr>
          <w:spacing w:val="1"/>
        </w:rPr>
        <w:t>request</w:t>
      </w:r>
      <w:r w:rsidRPr="00FD4A4B">
        <w:t>s</w:t>
      </w:r>
      <w:r w:rsidRPr="00E32DBA">
        <w:t xml:space="preserve"> </w:t>
      </w:r>
      <w:r w:rsidRPr="00FD4A4B">
        <w:rPr>
          <w:spacing w:val="1"/>
        </w:rPr>
        <w:t>t</w:t>
      </w:r>
      <w:r w:rsidRPr="00FD4A4B">
        <w:t>o</w:t>
      </w:r>
      <w:r w:rsidRPr="00FD4A4B">
        <w:rPr>
          <w:spacing w:val="1"/>
        </w:rPr>
        <w:t xml:space="preserve"> we</w:t>
      </w:r>
      <w:r w:rsidRPr="00FD4A4B">
        <w:t xml:space="preserve">b </w:t>
      </w:r>
      <w:r w:rsidRPr="00FD4A4B">
        <w:rPr>
          <w:spacing w:val="1"/>
        </w:rPr>
        <w:t>server</w:t>
      </w:r>
      <w:r w:rsidRPr="00FD4A4B">
        <w:t>s</w:t>
      </w:r>
      <w:r w:rsidRPr="00E32DBA">
        <w:t xml:space="preserve"> </w:t>
      </w:r>
      <w:r w:rsidRPr="00FD4A4B">
        <w:rPr>
          <w:spacing w:val="1"/>
        </w:rPr>
        <w:t>us</w:t>
      </w:r>
      <w:r w:rsidRPr="00FD4A4B">
        <w:t>e</w:t>
      </w:r>
      <w:r w:rsidRPr="00FD4A4B">
        <w:rPr>
          <w:spacing w:val="3"/>
        </w:rPr>
        <w:t xml:space="preserve"> </w:t>
      </w:r>
      <w:r w:rsidRPr="00FD4A4B">
        <w:rPr>
          <w:spacing w:val="1"/>
        </w:rPr>
        <w:t>GE</w:t>
      </w:r>
      <w:r w:rsidRPr="00FD4A4B">
        <w:t xml:space="preserve">T, HEAD, </w:t>
      </w:r>
      <w:r w:rsidRPr="00FD4A4B">
        <w:rPr>
          <w:spacing w:val="1"/>
        </w:rPr>
        <w:t>an</w:t>
      </w:r>
      <w:r w:rsidRPr="00FD4A4B">
        <w:t xml:space="preserve">d </w:t>
      </w:r>
      <w:r w:rsidRPr="00FD4A4B">
        <w:rPr>
          <w:spacing w:val="1"/>
        </w:rPr>
        <w:t>POST</w:t>
      </w:r>
      <w:r w:rsidRPr="00FD4A4B">
        <w:t>.</w:t>
      </w:r>
      <w:r w:rsidRPr="00E32DBA">
        <w:t xml:space="preserve"> </w:t>
      </w:r>
      <w:r w:rsidRPr="00FD4A4B">
        <w:rPr>
          <w:spacing w:val="1"/>
        </w:rPr>
        <w:t>I</w:t>
      </w:r>
      <w:r w:rsidRPr="00FD4A4B">
        <w:t>f</w:t>
      </w:r>
      <w:r w:rsidRPr="00FD4A4B">
        <w:rPr>
          <w:spacing w:val="2"/>
        </w:rPr>
        <w:t xml:space="preserve"> </w:t>
      </w:r>
      <w:r w:rsidRPr="00FD4A4B">
        <w:rPr>
          <w:spacing w:val="1"/>
        </w:rPr>
        <w:t>othe</w:t>
      </w:r>
      <w:r w:rsidRPr="00FD4A4B">
        <w:t>r</w:t>
      </w:r>
      <w:r w:rsidRPr="00E32DBA">
        <w:t xml:space="preserve"> </w:t>
      </w:r>
      <w:r w:rsidRPr="00FD4A4B">
        <w:rPr>
          <w:spacing w:val="1"/>
        </w:rPr>
        <w:t>method</w:t>
      </w:r>
      <w:r w:rsidRPr="00FD4A4B">
        <w:t>s</w:t>
      </w:r>
      <w:r w:rsidRPr="00E32DBA">
        <w:t xml:space="preserve"> </w:t>
      </w:r>
      <w:r w:rsidRPr="00FD4A4B">
        <w:rPr>
          <w:spacing w:val="1"/>
        </w:rPr>
        <w:t>ar</w:t>
      </w:r>
      <w:r w:rsidRPr="00FD4A4B">
        <w:t xml:space="preserve">e </w:t>
      </w:r>
      <w:r w:rsidRPr="00FD4A4B">
        <w:rPr>
          <w:spacing w:val="1"/>
        </w:rPr>
        <w:t>required</w:t>
      </w:r>
      <w:r w:rsidR="00A41DC3" w:rsidRPr="00A41DC3">
        <w:rPr>
          <w:spacing w:val="1"/>
        </w:rPr>
        <w:t>, e.g, PUT, DELETE, PATCH</w:t>
      </w:r>
      <w:r w:rsidRPr="00FD4A4B">
        <w:t>,</w:t>
      </w:r>
      <w:r w:rsidRPr="00E32DBA">
        <w:t xml:space="preserve"> </w:t>
      </w:r>
      <w:r w:rsidRPr="00FD4A4B">
        <w:rPr>
          <w:spacing w:val="1"/>
        </w:rPr>
        <w:t>the</w:t>
      </w:r>
      <w:r w:rsidRPr="00FD4A4B">
        <w:t xml:space="preserve">y </w:t>
      </w:r>
      <w:r w:rsidRPr="00FD4A4B">
        <w:rPr>
          <w:spacing w:val="1"/>
        </w:rPr>
        <w:t>shall</w:t>
      </w:r>
      <w:r w:rsidRPr="00E32DBA">
        <w:t xml:space="preserve"> </w:t>
      </w:r>
      <w:r w:rsidRPr="00FD4A4B">
        <w:rPr>
          <w:spacing w:val="1"/>
        </w:rPr>
        <w:t>not introduce</w:t>
      </w:r>
      <w:r w:rsidR="00687158">
        <w:rPr>
          <w:spacing w:val="1"/>
        </w:rPr>
        <w:t xml:space="preserve"> security leaks such as</w:t>
      </w:r>
      <w:r w:rsidR="00687158">
        <w:rPr>
          <w:position w:val="-1"/>
        </w:rPr>
        <w:t xml:space="preserve"> </w:t>
      </w:r>
      <w:r w:rsidRPr="00FD4A4B">
        <w:rPr>
          <w:position w:val="-1"/>
        </w:rPr>
        <w:t>TRACK or TRACE.</w:t>
      </w:r>
    </w:p>
    <w:p w14:paraId="1F9998A7" w14:textId="77777777" w:rsidR="009E2154" w:rsidRDefault="009E2154" w:rsidP="006E4DDC">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468CA" w:rsidRPr="001468CA">
        <w:rPr>
          <w:rFonts w:ascii="Tele-GroteskNor" w:eastAsia="SimSun" w:hAnsi="Tele-GroteskNor" w:cs="Tele-GroteskNor"/>
          <w:color w:val="000000"/>
          <w:lang w:val="en-US" w:eastAsia="zh-CN"/>
        </w:rPr>
        <w:t xml:space="preserve"> clause 5.3.6.11, Unnecessary Services</w:t>
      </w:r>
    </w:p>
    <w:p w14:paraId="6281F5D0" w14:textId="77777777" w:rsidR="006E4DDC" w:rsidRPr="00FD4A4B" w:rsidRDefault="006E4DDC" w:rsidP="006E4DDC">
      <w:r w:rsidRPr="00FD4A4B">
        <w:rPr>
          <w:i/>
        </w:rPr>
        <w:t>Test Case</w:t>
      </w:r>
      <w:r w:rsidRPr="00FD4A4B">
        <w:t xml:space="preserve">: </w:t>
      </w:r>
    </w:p>
    <w:p w14:paraId="2EC020C7" w14:textId="77777777" w:rsidR="006E4DDC" w:rsidRPr="00FD4A4B" w:rsidRDefault="006E4DDC" w:rsidP="006E4DDC">
      <w:pPr>
        <w:rPr>
          <w:b/>
        </w:rPr>
      </w:pPr>
      <w:r w:rsidRPr="00FD4A4B">
        <w:rPr>
          <w:b/>
          <w:i/>
        </w:rPr>
        <w:t>Test Name</w:t>
      </w:r>
      <w:r w:rsidRPr="00FD4A4B">
        <w:rPr>
          <w:b/>
        </w:rPr>
        <w:t xml:space="preserve">: </w:t>
      </w:r>
      <w:r w:rsidRPr="00FD4A4B">
        <w:t>TC_NO_UNUSED_HTTP_METHODS</w:t>
      </w:r>
    </w:p>
    <w:p w14:paraId="1BB64192" w14:textId="77777777" w:rsidR="006E4DDC" w:rsidRPr="00687158" w:rsidRDefault="006E4DDC" w:rsidP="00687158">
      <w:pPr>
        <w:rPr>
          <w:b/>
          <w:bCs/>
          <w:lang w:eastAsia="zh-CN"/>
        </w:rPr>
      </w:pPr>
      <w:r w:rsidRPr="00687158">
        <w:rPr>
          <w:b/>
          <w:bCs/>
          <w:lang w:eastAsia="zh-CN"/>
        </w:rPr>
        <w:t>Purpose:</w:t>
      </w:r>
    </w:p>
    <w:p w14:paraId="39FE3842" w14:textId="77777777" w:rsidR="006E4DDC" w:rsidRPr="00FD4A4B" w:rsidRDefault="006E4DDC" w:rsidP="00687158">
      <w:r w:rsidRPr="00FD4A4B">
        <w:t>Verify that the Web server has deactivated all HTTP methods that are not required.</w:t>
      </w:r>
    </w:p>
    <w:p w14:paraId="53351BAC" w14:textId="77777777" w:rsidR="006E4DDC" w:rsidRPr="00687158" w:rsidRDefault="006E4DDC" w:rsidP="00687158">
      <w:pPr>
        <w:rPr>
          <w:b/>
          <w:bCs/>
          <w:lang w:eastAsia="zh-CN"/>
        </w:rPr>
      </w:pPr>
      <w:r w:rsidRPr="00687158">
        <w:rPr>
          <w:b/>
          <w:bCs/>
          <w:lang w:eastAsia="zh-CN"/>
        </w:rPr>
        <w:t>Pre-Conditions:</w:t>
      </w:r>
    </w:p>
    <w:p w14:paraId="3773856E" w14:textId="77777777" w:rsidR="006E4DDC" w:rsidRPr="00FD4A4B" w:rsidRDefault="006E4DDC" w:rsidP="009D1E7D">
      <w:pPr>
        <w:pStyle w:val="B1"/>
      </w:pPr>
      <w:r w:rsidRPr="00FD4A4B">
        <w:rPr>
          <w:lang w:eastAsia="ja-JP"/>
        </w:rPr>
        <w:t>-</w:t>
      </w:r>
      <w:r w:rsidRPr="00FD4A4B">
        <w:rPr>
          <w:lang w:eastAsia="ja-JP"/>
        </w:rPr>
        <w:tab/>
        <w:t>The tester has needed administrative privileges.</w:t>
      </w:r>
    </w:p>
    <w:p w14:paraId="65D28EAC" w14:textId="77777777" w:rsidR="006E4DDC" w:rsidRPr="00FD4A4B" w:rsidRDefault="006E4DDC" w:rsidP="009D1E7D">
      <w:pPr>
        <w:pStyle w:val="B1"/>
      </w:pPr>
      <w:r w:rsidRPr="00FD4A4B">
        <w:rPr>
          <w:lang w:eastAsia="ja-JP"/>
        </w:rPr>
        <w:t>-</w:t>
      </w:r>
      <w:r w:rsidRPr="00FD4A4B">
        <w:rPr>
          <w:lang w:eastAsia="ja-JP"/>
        </w:rPr>
        <w:tab/>
        <w:t>A tester machine is available.</w:t>
      </w:r>
    </w:p>
    <w:p w14:paraId="59B841C9" w14:textId="77777777" w:rsidR="003822EF" w:rsidRDefault="006E4DDC" w:rsidP="003822EF">
      <w:pPr>
        <w:pStyle w:val="B1"/>
        <w:rPr>
          <w:lang w:eastAsia="ja-JP"/>
        </w:rPr>
      </w:pPr>
      <w:r w:rsidRPr="00FD4A4B">
        <w:rPr>
          <w:lang w:eastAsia="ja-JP"/>
        </w:rPr>
        <w:t>-</w:t>
      </w:r>
      <w:r w:rsidRPr="00FD4A4B">
        <w:rPr>
          <w:lang w:eastAsia="ja-JP"/>
        </w:rPr>
        <w:tab/>
        <w:t>Recommended: an automatic assessment tool has been configured / script adapted in line with the Requirement Description.</w:t>
      </w:r>
    </w:p>
    <w:p w14:paraId="0CC0AC0A" w14:textId="77777777" w:rsidR="003822EF" w:rsidRDefault="003822EF" w:rsidP="003822EF">
      <w:pPr>
        <w:pStyle w:val="B1"/>
        <w:rPr>
          <w:lang w:eastAsia="ja-JP"/>
        </w:rPr>
      </w:pPr>
      <w:r>
        <w:rPr>
          <w:lang w:eastAsia="ja-JP"/>
        </w:rPr>
        <w:t>-</w:t>
      </w:r>
      <w:r>
        <w:rPr>
          <w:lang w:eastAsia="ja-JP"/>
        </w:rPr>
        <w:tab/>
        <w:t>List of all 3GPP-defined SBI endpoints and their associated allowed methods for this network product</w:t>
      </w:r>
    </w:p>
    <w:p w14:paraId="5694C450" w14:textId="77777777" w:rsidR="006E4DDC" w:rsidRPr="00FD4A4B" w:rsidRDefault="003822EF" w:rsidP="003822EF">
      <w:pPr>
        <w:pStyle w:val="B1"/>
      </w:pPr>
      <w:r>
        <w:rPr>
          <w:lang w:eastAsia="ja-JP"/>
        </w:rPr>
        <w:t>-</w:t>
      </w:r>
      <w:r>
        <w:rPr>
          <w:lang w:eastAsia="ja-JP"/>
        </w:rPr>
        <w:tab/>
        <w:t>Vendor documentation on all other available HTTP endpoints that the network product exposes.</w:t>
      </w:r>
    </w:p>
    <w:p w14:paraId="243C123F" w14:textId="77777777" w:rsidR="006E4DDC" w:rsidRPr="00687158" w:rsidRDefault="006E4DDC" w:rsidP="00687158">
      <w:pPr>
        <w:rPr>
          <w:b/>
          <w:bCs/>
          <w:lang w:eastAsia="zh-CN"/>
        </w:rPr>
      </w:pPr>
      <w:r w:rsidRPr="00687158">
        <w:rPr>
          <w:b/>
          <w:bCs/>
          <w:lang w:eastAsia="zh-CN"/>
        </w:rPr>
        <w:t>Execution Steps</w:t>
      </w:r>
    </w:p>
    <w:p w14:paraId="2F94C4EB" w14:textId="668CA738" w:rsidR="006E4DDC" w:rsidRPr="00FD4A4B" w:rsidRDefault="003822EF" w:rsidP="00687158">
      <w:r>
        <w:rPr>
          <w:lang w:val="de-DE"/>
        </w:rPr>
        <w:t xml:space="preserve">For every HTTP endpoint that the network product provides, the tester </w:t>
      </w:r>
      <w:r>
        <w:rPr>
          <w:lang w:val="en-US"/>
        </w:rPr>
        <w:t>sends request</w:t>
      </w:r>
      <w:r>
        <w:rPr>
          <w:lang w:val="de-DE"/>
        </w:rPr>
        <w:t>s</w:t>
      </w:r>
      <w:r>
        <w:rPr>
          <w:lang w:val="en-US"/>
        </w:rPr>
        <w:t xml:space="preserve"> to </w:t>
      </w:r>
      <w:r>
        <w:rPr>
          <w:lang w:val="de-DE"/>
        </w:rPr>
        <w:t xml:space="preserve">that </w:t>
      </w:r>
      <w:r>
        <w:rPr>
          <w:lang w:val="en-US"/>
        </w:rPr>
        <w:t xml:space="preserve">endpoint </w:t>
      </w:r>
      <w:r>
        <w:rPr>
          <w:lang w:val="de-DE"/>
        </w:rPr>
        <w:t xml:space="preserve">covering </w:t>
      </w:r>
      <w:r>
        <w:rPr>
          <w:lang w:val="en-US"/>
        </w:rPr>
        <w:t xml:space="preserve">all HTTP request methods that are not in the list of supported methods for </w:t>
      </w:r>
      <w:r>
        <w:rPr>
          <w:lang w:val="de-DE"/>
        </w:rPr>
        <w:t xml:space="preserve">that </w:t>
      </w:r>
      <w:r>
        <w:rPr>
          <w:lang w:val="en-US"/>
        </w:rPr>
        <w:t>endpoint</w:t>
      </w:r>
    </w:p>
    <w:p w14:paraId="79533087" w14:textId="77777777" w:rsidR="006E4DDC" w:rsidRPr="00687158" w:rsidRDefault="006E4DDC" w:rsidP="00687158">
      <w:pPr>
        <w:rPr>
          <w:b/>
          <w:bCs/>
          <w:lang w:eastAsia="zh-CN"/>
        </w:rPr>
      </w:pPr>
      <w:r w:rsidRPr="00687158">
        <w:rPr>
          <w:b/>
          <w:bCs/>
          <w:lang w:eastAsia="zh-CN"/>
        </w:rPr>
        <w:t>Expected Results:</w:t>
      </w:r>
    </w:p>
    <w:p w14:paraId="07799DFD" w14:textId="77777777" w:rsidR="003822EF" w:rsidRDefault="003822EF" w:rsidP="00687158">
      <w:pPr>
        <w:rPr>
          <w:lang w:eastAsia="ja-JP"/>
        </w:rPr>
      </w:pPr>
      <w:r>
        <w:rPr>
          <w:lang w:val="en-US"/>
        </w:rPr>
        <w:t>For every HTTP request with an unsupported HTTP request method (as stated by the 3GPP OpenAPI specification or vendor documentation)</w:t>
      </w:r>
      <w:r>
        <w:rPr>
          <w:lang w:val="de-DE"/>
        </w:rPr>
        <w:t xml:space="preserve"> </w:t>
      </w:r>
      <w:r>
        <w:rPr>
          <w:lang w:val="en-US"/>
        </w:rPr>
        <w:t>the network product returns</w:t>
      </w:r>
      <w:r>
        <w:rPr>
          <w:lang w:val="de-DE"/>
        </w:rPr>
        <w:t xml:space="preserve"> an appropriate HTTP status code.</w:t>
      </w:r>
    </w:p>
    <w:p w14:paraId="5FAE9899" w14:textId="77777777" w:rsidR="006E4DDC" w:rsidRPr="00FD4A4B" w:rsidRDefault="006E4DDC" w:rsidP="00687158">
      <w:pPr>
        <w:rPr>
          <w:lang w:eastAsia="ja-JP"/>
        </w:rPr>
      </w:pPr>
      <w:r w:rsidRPr="00FD4A4B">
        <w:rPr>
          <w:lang w:eastAsia="ja-JP"/>
        </w:rPr>
        <w:t xml:space="preserve">System settings and configurations have been found </w:t>
      </w:r>
      <w:r w:rsidR="000C746A" w:rsidRPr="000C746A">
        <w:rPr>
          <w:lang w:eastAsia="ja-JP"/>
        </w:rPr>
        <w:t>and in normal operation</w:t>
      </w:r>
      <w:r w:rsidRPr="00FD4A4B">
        <w:rPr>
          <w:lang w:eastAsia="ja-JP"/>
        </w:rPr>
        <w:t xml:space="preserve">, </w:t>
      </w:r>
      <w:r w:rsidR="00226D74">
        <w:rPr>
          <w:lang w:eastAsia="ja-JP"/>
        </w:rPr>
        <w:t>for</w:t>
      </w:r>
      <w:r w:rsidR="00226D74" w:rsidRPr="00FD4A4B">
        <w:rPr>
          <w:lang w:eastAsia="ja-JP"/>
        </w:rPr>
        <w:t xml:space="preserve"> </w:t>
      </w:r>
      <w:r w:rsidRPr="00FD4A4B">
        <w:rPr>
          <w:lang w:eastAsia="ja-JP"/>
        </w:rPr>
        <w:t>all Web components of the system, to ensure that unneeded HTTP methods are deactivated.</w:t>
      </w:r>
    </w:p>
    <w:p w14:paraId="48210D6F" w14:textId="77777777" w:rsidR="006E4DDC" w:rsidRPr="00687158" w:rsidRDefault="006E4DDC" w:rsidP="00687158">
      <w:pPr>
        <w:rPr>
          <w:b/>
          <w:bCs/>
          <w:lang w:eastAsia="zh-CN"/>
        </w:rPr>
      </w:pPr>
      <w:r w:rsidRPr="00687158">
        <w:rPr>
          <w:b/>
          <w:bCs/>
          <w:lang w:eastAsia="zh-CN"/>
        </w:rPr>
        <w:t>Expected format of evidence:</w:t>
      </w:r>
    </w:p>
    <w:p w14:paraId="370D2BB9" w14:textId="77777777" w:rsidR="006E4DDC" w:rsidRPr="00FD4A4B" w:rsidRDefault="006E4DDC" w:rsidP="00687158">
      <w:r w:rsidRPr="00FD4A4B">
        <w:t>Log files and screen shots of test executions</w:t>
      </w:r>
    </w:p>
    <w:p w14:paraId="0F532E3A" w14:textId="77777777" w:rsidR="0026139A" w:rsidRPr="00FD4A4B" w:rsidRDefault="000E530A" w:rsidP="0026139A">
      <w:pPr>
        <w:pStyle w:val="Heading4"/>
      </w:pPr>
      <w:bookmarkStart w:id="457" w:name="_CR4_3_4_4"/>
      <w:bookmarkStart w:id="458" w:name="_Toc19542439"/>
      <w:bookmarkStart w:id="459" w:name="_Toc35348441"/>
      <w:bookmarkStart w:id="460" w:name="_Toc224925027"/>
      <w:bookmarkEnd w:id="457"/>
      <w:r w:rsidRPr="00907F75">
        <w:t>4</w:t>
      </w:r>
      <w:r w:rsidR="0026139A" w:rsidRPr="00FD4A4B">
        <w:t>.3.4.</w:t>
      </w:r>
      <w:r w:rsidR="007229FD" w:rsidRPr="00FD4A4B">
        <w:t>4</w:t>
      </w:r>
      <w:r w:rsidR="0026139A" w:rsidRPr="00FD4A4B">
        <w:tab/>
        <w:t>No unused add-ons</w:t>
      </w:r>
      <w:bookmarkEnd w:id="458"/>
      <w:bookmarkEnd w:id="459"/>
      <w:bookmarkEnd w:id="460"/>
    </w:p>
    <w:p w14:paraId="05212EA1" w14:textId="77777777" w:rsidR="0026139A" w:rsidRPr="00FD4A4B" w:rsidRDefault="0026139A" w:rsidP="0026139A">
      <w:r w:rsidRPr="00FD4A4B">
        <w:rPr>
          <w:i/>
        </w:rPr>
        <w:t>Requirement Name</w:t>
      </w:r>
      <w:r w:rsidRPr="00FD4A4B">
        <w:t xml:space="preserve">: </w:t>
      </w:r>
      <w:r w:rsidR="00AC567D" w:rsidRPr="00AC567D">
        <w:t>No unused add-ons</w:t>
      </w:r>
    </w:p>
    <w:p w14:paraId="65069BDF" w14:textId="77777777" w:rsidR="00704829" w:rsidRDefault="00704829" w:rsidP="0026139A">
      <w:pPr>
        <w:rPr>
          <w:i/>
        </w:rPr>
      </w:pPr>
      <w:r>
        <w:rPr>
          <w:i/>
        </w:rPr>
        <w:t>Requirement Reference</w:t>
      </w:r>
      <w:r>
        <w:rPr>
          <w:iCs/>
        </w:rPr>
        <w:t xml:space="preserve">: </w:t>
      </w:r>
      <w:r>
        <w:t>In accordance with industry best practice</w:t>
      </w:r>
    </w:p>
    <w:p w14:paraId="49969B7E" w14:textId="77777777" w:rsidR="0026139A" w:rsidRPr="00FD4A4B" w:rsidRDefault="0026139A" w:rsidP="0026139A">
      <w:r w:rsidRPr="00FD4A4B">
        <w:rPr>
          <w:i/>
        </w:rPr>
        <w:t>Requirement Description</w:t>
      </w:r>
      <w:r w:rsidRPr="00FD4A4B">
        <w:t>: All</w:t>
      </w:r>
      <w:r w:rsidRPr="00E32DBA">
        <w:t xml:space="preserve"> </w:t>
      </w:r>
      <w:r w:rsidRPr="00FD4A4B">
        <w:t>optional</w:t>
      </w:r>
      <w:r w:rsidRPr="00E32DBA">
        <w:t xml:space="preserve"> </w:t>
      </w:r>
      <w:r w:rsidRPr="00FD4A4B">
        <w:t>add-ons</w:t>
      </w:r>
      <w:r w:rsidRPr="00E32DBA">
        <w:t xml:space="preserve"> </w:t>
      </w:r>
      <w:r w:rsidRPr="00FD4A4B">
        <w:t>and</w:t>
      </w:r>
      <w:r w:rsidRPr="00E32DBA">
        <w:t xml:space="preserve"> </w:t>
      </w:r>
      <w:r w:rsidRPr="00FD4A4B">
        <w:t>components</w:t>
      </w:r>
      <w:r w:rsidRPr="00E32DBA">
        <w:t xml:space="preserve"> </w:t>
      </w:r>
      <w:r w:rsidRPr="00FD4A4B">
        <w:t>of</w:t>
      </w:r>
      <w:r w:rsidRPr="00E32DBA">
        <w:t xml:space="preserve"> </w:t>
      </w:r>
      <w:r w:rsidRPr="00FD4A4B">
        <w:t>the</w:t>
      </w:r>
      <w:r w:rsidRPr="00E32DBA">
        <w:t xml:space="preserve"> </w:t>
      </w:r>
      <w:r w:rsidRPr="00FD4A4B">
        <w:t>web</w:t>
      </w:r>
      <w:r w:rsidRPr="00E32DBA">
        <w:t xml:space="preserve"> </w:t>
      </w:r>
      <w:r w:rsidRPr="00FD4A4B">
        <w:t>server</w:t>
      </w:r>
      <w:r w:rsidRPr="00E32DBA">
        <w:t xml:space="preserve"> </w:t>
      </w:r>
      <w:r w:rsidRPr="00FD4A4B">
        <w:t>shall</w:t>
      </w:r>
      <w:r w:rsidRPr="00E32DBA">
        <w:t xml:space="preserve"> </w:t>
      </w:r>
      <w:r w:rsidRPr="00FD4A4B">
        <w:t>be</w:t>
      </w:r>
      <w:r w:rsidRPr="00E32DBA">
        <w:t xml:space="preserve"> </w:t>
      </w:r>
      <w:r w:rsidRPr="00FD4A4B">
        <w:t>deactivated</w:t>
      </w:r>
      <w:r w:rsidRPr="00E32DBA">
        <w:t xml:space="preserve"> </w:t>
      </w:r>
      <w:r w:rsidRPr="00FD4A4B">
        <w:t>if</w:t>
      </w:r>
      <w:r w:rsidRPr="00E32DBA">
        <w:t xml:space="preserve"> </w:t>
      </w:r>
      <w:r w:rsidRPr="00FD4A4B">
        <w:t>they</w:t>
      </w:r>
      <w:r w:rsidRPr="00E32DBA">
        <w:t xml:space="preserve"> </w:t>
      </w:r>
      <w:r w:rsidRPr="00FD4A4B">
        <w:t>are</w:t>
      </w:r>
      <w:r w:rsidRPr="00E32DBA">
        <w:t xml:space="preserve"> </w:t>
      </w:r>
      <w:r w:rsidRPr="00FD4A4B">
        <w:t>not</w:t>
      </w:r>
      <w:r w:rsidRPr="00E32DBA">
        <w:t xml:space="preserve"> </w:t>
      </w:r>
      <w:r w:rsidRPr="00FD4A4B">
        <w:t>required.</w:t>
      </w:r>
      <w:r w:rsidRPr="00E32DBA">
        <w:t xml:space="preserve"> </w:t>
      </w:r>
      <w:r w:rsidRPr="00FD4A4B">
        <w:t>In</w:t>
      </w:r>
      <w:r w:rsidRPr="00E32DBA">
        <w:t xml:space="preserve"> </w:t>
      </w:r>
      <w:r w:rsidRPr="00FD4A4B">
        <w:t>particular, CGI or other scripting components, Server Side Includes (SSI), and WebDAV shall</w:t>
      </w:r>
      <w:r w:rsidRPr="00E32DBA">
        <w:t xml:space="preserve"> </w:t>
      </w:r>
      <w:r w:rsidRPr="00FD4A4B">
        <w:t>be</w:t>
      </w:r>
      <w:r w:rsidRPr="00E32DBA">
        <w:t xml:space="preserve"> </w:t>
      </w:r>
      <w:r w:rsidRPr="00FD4A4B">
        <w:t>deactivated</w:t>
      </w:r>
      <w:r w:rsidRPr="00E32DBA">
        <w:t xml:space="preserve"> </w:t>
      </w:r>
      <w:r w:rsidRPr="00FD4A4B">
        <w:t>if</w:t>
      </w:r>
      <w:r w:rsidRPr="00E32DBA">
        <w:t xml:space="preserve"> </w:t>
      </w:r>
      <w:r w:rsidRPr="00FD4A4B">
        <w:t>they</w:t>
      </w:r>
      <w:r w:rsidRPr="00E32DBA">
        <w:t xml:space="preserve"> </w:t>
      </w:r>
      <w:r w:rsidRPr="00FD4A4B">
        <w:t>are</w:t>
      </w:r>
      <w:r w:rsidRPr="00E32DBA">
        <w:t xml:space="preserve"> </w:t>
      </w:r>
      <w:r w:rsidRPr="00FD4A4B">
        <w:t>not</w:t>
      </w:r>
      <w:r w:rsidRPr="00E32DBA">
        <w:t xml:space="preserve"> </w:t>
      </w:r>
      <w:r w:rsidRPr="00FD4A4B">
        <w:t>required.</w:t>
      </w:r>
    </w:p>
    <w:p w14:paraId="31D816AD" w14:textId="77777777" w:rsidR="00704829" w:rsidRDefault="00704829"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5.3.6.11, Unnecessary Services</w:t>
      </w:r>
    </w:p>
    <w:p w14:paraId="49EAC5E3" w14:textId="77777777" w:rsidR="0026139A" w:rsidRPr="00FD4A4B" w:rsidRDefault="0026139A" w:rsidP="0026139A">
      <w:r w:rsidRPr="00FD4A4B">
        <w:rPr>
          <w:i/>
        </w:rPr>
        <w:t>Test Case</w:t>
      </w:r>
      <w:r w:rsidRPr="00FD4A4B">
        <w:t xml:space="preserve">: </w:t>
      </w:r>
    </w:p>
    <w:p w14:paraId="4EB6638A" w14:textId="77777777" w:rsidR="007229FD" w:rsidRPr="00FD4A4B" w:rsidRDefault="007229FD" w:rsidP="007229FD">
      <w:pPr>
        <w:rPr>
          <w:b/>
        </w:rPr>
      </w:pPr>
      <w:r w:rsidRPr="00FD4A4B">
        <w:rPr>
          <w:b/>
          <w:i/>
        </w:rPr>
        <w:t>Test Name</w:t>
      </w:r>
      <w:r w:rsidRPr="00FD4A4B">
        <w:rPr>
          <w:b/>
        </w:rPr>
        <w:t xml:space="preserve">: </w:t>
      </w:r>
      <w:r w:rsidRPr="00FD4A4B">
        <w:t>TC_NO_UNUSED_ADD-ONS</w:t>
      </w:r>
    </w:p>
    <w:p w14:paraId="46158950" w14:textId="77777777" w:rsidR="007229FD" w:rsidRPr="0079264C" w:rsidRDefault="007229FD" w:rsidP="0079264C">
      <w:pPr>
        <w:rPr>
          <w:b/>
          <w:bCs/>
          <w:lang w:eastAsia="zh-CN"/>
        </w:rPr>
      </w:pPr>
      <w:r w:rsidRPr="0079264C">
        <w:rPr>
          <w:b/>
          <w:bCs/>
          <w:lang w:eastAsia="zh-CN"/>
        </w:rPr>
        <w:t>Purpose:</w:t>
      </w:r>
    </w:p>
    <w:p w14:paraId="43419648" w14:textId="77777777" w:rsidR="007229FD" w:rsidRPr="00FD4A4B" w:rsidRDefault="007229FD" w:rsidP="0079264C">
      <w:r w:rsidRPr="00FD4A4B">
        <w:t>To verify that the Web server has deactivated unneeded add-ons and unneeded scripting components.</w:t>
      </w:r>
    </w:p>
    <w:p w14:paraId="1A297A73" w14:textId="77777777" w:rsidR="007229FD" w:rsidRPr="0079264C" w:rsidRDefault="007229FD" w:rsidP="0079264C">
      <w:pPr>
        <w:rPr>
          <w:b/>
          <w:bCs/>
          <w:lang w:eastAsia="zh-CN"/>
        </w:rPr>
      </w:pPr>
      <w:r w:rsidRPr="0079264C">
        <w:rPr>
          <w:b/>
          <w:bCs/>
          <w:lang w:eastAsia="zh-CN"/>
        </w:rPr>
        <w:t>Pre-Conditions:</w:t>
      </w:r>
    </w:p>
    <w:p w14:paraId="444B3FE8" w14:textId="77777777" w:rsidR="007229FD" w:rsidRPr="00FD4A4B" w:rsidRDefault="007229FD" w:rsidP="009D1E7D">
      <w:pPr>
        <w:pStyle w:val="B1"/>
      </w:pPr>
      <w:r w:rsidRPr="00FD4A4B">
        <w:t>-</w:t>
      </w:r>
      <w:r w:rsidRPr="00FD4A4B">
        <w:tab/>
        <w:t>The vendor has supplied a list of add-ons or scripting tools for Web server components needed for system operation, and that therefore need to be exempted from the test investigation.</w:t>
      </w:r>
    </w:p>
    <w:p w14:paraId="15DF6E9E" w14:textId="77777777" w:rsidR="007229FD" w:rsidRPr="00FD4A4B" w:rsidRDefault="007229FD" w:rsidP="009D1E7D">
      <w:pPr>
        <w:pStyle w:val="B1"/>
      </w:pPr>
      <w:r w:rsidRPr="00FD4A4B">
        <w:rPr>
          <w:lang w:eastAsia="ja-JP"/>
        </w:rPr>
        <w:t>-</w:t>
      </w:r>
      <w:r w:rsidRPr="00FD4A4B">
        <w:rPr>
          <w:lang w:eastAsia="ja-JP"/>
        </w:rPr>
        <w:tab/>
        <w:t>The tester has administrative privileges.</w:t>
      </w:r>
    </w:p>
    <w:p w14:paraId="37A353E1" w14:textId="77777777" w:rsidR="007229FD" w:rsidRPr="00FD4A4B" w:rsidRDefault="007229FD" w:rsidP="009D1E7D">
      <w:pPr>
        <w:pStyle w:val="B1"/>
      </w:pPr>
      <w:r w:rsidRPr="00FD4A4B">
        <w:rPr>
          <w:lang w:eastAsia="ja-JP"/>
        </w:rPr>
        <w:t>-</w:t>
      </w:r>
      <w:r w:rsidRPr="00FD4A4B">
        <w:rPr>
          <w:lang w:eastAsia="ja-JP"/>
        </w:rPr>
        <w:tab/>
        <w:t>A tester machine is available.</w:t>
      </w:r>
      <w:r w:rsidRPr="00FD4A4B">
        <w:t xml:space="preserve"> </w:t>
      </w:r>
    </w:p>
    <w:p w14:paraId="0FD5A639" w14:textId="77777777" w:rsidR="007229FD" w:rsidRPr="00FD4A4B" w:rsidRDefault="007229FD" w:rsidP="009D1E7D">
      <w:pPr>
        <w:pStyle w:val="B1"/>
      </w:pPr>
      <w:r w:rsidRPr="00FD4A4B">
        <w:rPr>
          <w:lang w:eastAsia="ja-JP"/>
        </w:rPr>
        <w:t>-</w:t>
      </w:r>
      <w:r w:rsidRPr="00FD4A4B">
        <w:rPr>
          <w:lang w:eastAsia="ja-JP"/>
        </w:rPr>
        <w:tab/>
        <w:t>Recommended: an automatic assessment tool has been configured / script adapted in line with the Requirement Description.</w:t>
      </w:r>
    </w:p>
    <w:p w14:paraId="12569720" w14:textId="77777777" w:rsidR="007229FD" w:rsidRPr="0079264C" w:rsidRDefault="007229FD" w:rsidP="0079264C">
      <w:pPr>
        <w:rPr>
          <w:b/>
          <w:bCs/>
          <w:lang w:eastAsia="zh-CN"/>
        </w:rPr>
      </w:pPr>
      <w:r w:rsidRPr="0079264C">
        <w:rPr>
          <w:b/>
          <w:bCs/>
          <w:lang w:eastAsia="zh-CN"/>
        </w:rPr>
        <w:t>Execution Steps</w:t>
      </w:r>
    </w:p>
    <w:p w14:paraId="1EF065DE" w14:textId="77777777" w:rsidR="007229FD" w:rsidRPr="00FD4A4B" w:rsidRDefault="007229FD" w:rsidP="009D1E7D">
      <w:pPr>
        <w:pStyle w:val="B1"/>
        <w:rPr>
          <w:rFonts w:cs="Arial"/>
        </w:rPr>
      </w:pPr>
      <w:r w:rsidRPr="00FD4A4B">
        <w:rPr>
          <w:rFonts w:cs="Arial"/>
        </w:rPr>
        <w:t>1.</w:t>
      </w:r>
      <w:r w:rsidRPr="00FD4A4B">
        <w:rPr>
          <w:rFonts w:cs="Arial"/>
        </w:rPr>
        <w:tab/>
        <w:t xml:space="preserve">Check that the web server is only running and listening on known ports (e.g. tcp port 80 and/or 443). Check that </w:t>
      </w:r>
      <w:r w:rsidRPr="00FD4A4B">
        <w:t>CGI or other scripting components, Server Side Includes (SSI), and WebDAV are</w:t>
      </w:r>
      <w:r w:rsidRPr="00FD4A4B">
        <w:rPr>
          <w:spacing w:val="-2"/>
        </w:rPr>
        <w:t xml:space="preserve"> </w:t>
      </w:r>
      <w:r w:rsidRPr="00FD4A4B">
        <w:t>deactivated</w:t>
      </w:r>
      <w:r w:rsidRPr="00FD4A4B">
        <w:rPr>
          <w:spacing w:val="-9"/>
        </w:rPr>
        <w:t xml:space="preserve"> </w:t>
      </w:r>
      <w:r w:rsidRPr="00FD4A4B">
        <w:t>if</w:t>
      </w:r>
      <w:r w:rsidRPr="00FD4A4B">
        <w:rPr>
          <w:spacing w:val="-1"/>
        </w:rPr>
        <w:t xml:space="preserve"> </w:t>
      </w:r>
      <w:r w:rsidRPr="00FD4A4B">
        <w:t>they</w:t>
      </w:r>
      <w:r w:rsidRPr="00FD4A4B">
        <w:rPr>
          <w:spacing w:val="-3"/>
        </w:rPr>
        <w:t xml:space="preserve"> </w:t>
      </w:r>
      <w:r w:rsidRPr="00FD4A4B">
        <w:t>are</w:t>
      </w:r>
      <w:r w:rsidRPr="00FD4A4B">
        <w:rPr>
          <w:spacing w:val="-3"/>
        </w:rPr>
        <w:t xml:space="preserve"> </w:t>
      </w:r>
      <w:r w:rsidRPr="00FD4A4B">
        <w:t>not</w:t>
      </w:r>
      <w:r w:rsidRPr="00FD4A4B">
        <w:rPr>
          <w:spacing w:val="-3"/>
        </w:rPr>
        <w:t xml:space="preserve"> </w:t>
      </w:r>
      <w:r w:rsidRPr="00FD4A4B">
        <w:t>required. See also guidance under</w:t>
      </w:r>
      <w:r w:rsidR="00902227">
        <w:t xml:space="preserve"> 4</w:t>
      </w:r>
      <w:r w:rsidR="00902227" w:rsidRPr="003130F4">
        <w:t>.3.4.12</w:t>
      </w:r>
      <w:r w:rsidRPr="00FD4A4B">
        <w:t>.</w:t>
      </w:r>
    </w:p>
    <w:p w14:paraId="0780B4D1" w14:textId="77777777" w:rsidR="007229FD" w:rsidRPr="00FD4A4B" w:rsidRDefault="007229FD" w:rsidP="009D1E7D">
      <w:pPr>
        <w:pStyle w:val="B1"/>
        <w:rPr>
          <w:rFonts w:cs="Arial"/>
        </w:rPr>
      </w:pPr>
      <w:r w:rsidRPr="00FD4A4B">
        <w:rPr>
          <w:rFonts w:cs="Arial"/>
        </w:rPr>
        <w:t>2.</w:t>
      </w:r>
      <w:r w:rsidRPr="00FD4A4B">
        <w:rPr>
          <w:rFonts w:cs="Arial"/>
        </w:rPr>
        <w:tab/>
        <w:t>Check that nothing else has been installed than the web server.</w:t>
      </w:r>
    </w:p>
    <w:p w14:paraId="6FA56E1F" w14:textId="77777777" w:rsidR="003822EF" w:rsidRDefault="007229FD" w:rsidP="003822EF">
      <w:pPr>
        <w:pStyle w:val="B1"/>
      </w:pPr>
      <w:r w:rsidRPr="00FD4A4B">
        <w:t>3.</w:t>
      </w:r>
      <w:r w:rsidRPr="00FD4A4B">
        <w:tab/>
        <w:t>Check that relevant system settings and configurations are correct to ensure fulfilment of the requirement.</w:t>
      </w:r>
    </w:p>
    <w:p w14:paraId="387E7DF1" w14:textId="77777777" w:rsidR="007229FD" w:rsidRPr="00FD4A4B" w:rsidRDefault="003822EF" w:rsidP="003822EF">
      <w:pPr>
        <w:pStyle w:val="NO"/>
      </w:pPr>
      <w:r>
        <w:t>NOTE:</w:t>
      </w:r>
      <w:r>
        <w:tab/>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67B268EE" w14:textId="77777777" w:rsidR="007229FD" w:rsidRPr="0079264C" w:rsidRDefault="007229FD" w:rsidP="0079264C">
      <w:pPr>
        <w:rPr>
          <w:b/>
          <w:bCs/>
          <w:lang w:eastAsia="zh-CN"/>
        </w:rPr>
      </w:pPr>
      <w:r w:rsidRPr="0079264C">
        <w:rPr>
          <w:b/>
          <w:bCs/>
          <w:lang w:eastAsia="zh-CN"/>
        </w:rPr>
        <w:t>Expected Results:</w:t>
      </w:r>
    </w:p>
    <w:p w14:paraId="42705F42" w14:textId="77777777" w:rsidR="007229FD" w:rsidRPr="00FD4A4B" w:rsidRDefault="007229FD" w:rsidP="0079264C">
      <w:pPr>
        <w:rPr>
          <w:lang w:eastAsia="ja-JP"/>
        </w:rPr>
      </w:pPr>
      <w:r w:rsidRPr="00FD4A4B">
        <w:rPr>
          <w:lang w:eastAsia="ja-JP"/>
        </w:rPr>
        <w:t xml:space="preserve">System settings and configurations have been found, </w:t>
      </w:r>
      <w:r w:rsidR="000C746A" w:rsidRPr="000C746A">
        <w:rPr>
          <w:lang w:eastAsia="ja-JP"/>
        </w:rPr>
        <w:t>for</w:t>
      </w:r>
      <w:r w:rsidRPr="00FD4A4B">
        <w:rPr>
          <w:lang w:eastAsia="ja-JP"/>
        </w:rPr>
        <w:t xml:space="preserve"> all Web components of the system, to ensure that all unneeded add-ons or script components are deactivated.</w:t>
      </w:r>
    </w:p>
    <w:p w14:paraId="6C0336EC" w14:textId="77777777" w:rsidR="007229FD" w:rsidRPr="0079264C" w:rsidRDefault="007229FD" w:rsidP="0079264C">
      <w:pPr>
        <w:rPr>
          <w:b/>
          <w:bCs/>
          <w:lang w:eastAsia="zh-CN"/>
        </w:rPr>
      </w:pPr>
      <w:r w:rsidRPr="0079264C">
        <w:rPr>
          <w:b/>
          <w:bCs/>
          <w:lang w:eastAsia="zh-CN"/>
        </w:rPr>
        <w:t>Expected format of evidence:</w:t>
      </w:r>
    </w:p>
    <w:p w14:paraId="525EF4AB" w14:textId="77777777" w:rsidR="007229FD" w:rsidRPr="00FD4A4B" w:rsidRDefault="007229FD" w:rsidP="0079264C">
      <w:r w:rsidRPr="00FD4A4B">
        <w:t>Log files and screen shots of test executions.</w:t>
      </w:r>
    </w:p>
    <w:p w14:paraId="1FDD248E" w14:textId="77777777" w:rsidR="0026139A" w:rsidRPr="00FD4A4B" w:rsidRDefault="000E530A" w:rsidP="0026139A">
      <w:pPr>
        <w:pStyle w:val="Heading4"/>
      </w:pPr>
      <w:bookmarkStart w:id="461" w:name="_CR4_3_4_5"/>
      <w:bookmarkStart w:id="462" w:name="_Toc19542440"/>
      <w:bookmarkStart w:id="463" w:name="_Toc35348442"/>
      <w:bookmarkStart w:id="464" w:name="_Toc224925028"/>
      <w:bookmarkEnd w:id="461"/>
      <w:r w:rsidRPr="00907F75">
        <w:t>4</w:t>
      </w:r>
      <w:r w:rsidR="0026139A" w:rsidRPr="00FD4A4B">
        <w:t>.3.4.</w:t>
      </w:r>
      <w:r w:rsidR="00CC1AAA" w:rsidRPr="00FD4A4B">
        <w:t>5</w:t>
      </w:r>
      <w:r w:rsidR="0026139A" w:rsidRPr="00FD4A4B">
        <w:tab/>
        <w:t>No compiler, interpreter, or shell via CGI or other server-side scripting</w:t>
      </w:r>
      <w:bookmarkEnd w:id="462"/>
      <w:bookmarkEnd w:id="463"/>
      <w:bookmarkEnd w:id="464"/>
    </w:p>
    <w:p w14:paraId="01D02CAA" w14:textId="77777777" w:rsidR="0026139A" w:rsidRPr="00FD4A4B" w:rsidRDefault="0026139A" w:rsidP="0026139A">
      <w:r w:rsidRPr="00FD4A4B">
        <w:rPr>
          <w:i/>
        </w:rPr>
        <w:t>Requirement Name</w:t>
      </w:r>
      <w:r w:rsidRPr="00FD4A4B">
        <w:t xml:space="preserve">: No compiler, interpreter, or shell via CGI or other server-side scripting. </w:t>
      </w:r>
    </w:p>
    <w:p w14:paraId="2A4E1767" w14:textId="77777777" w:rsidR="00704829" w:rsidRDefault="00704829" w:rsidP="0026139A">
      <w:pPr>
        <w:rPr>
          <w:i/>
        </w:rPr>
      </w:pPr>
      <w:r>
        <w:rPr>
          <w:i/>
        </w:rPr>
        <w:t>Requirement Reference</w:t>
      </w:r>
      <w:r>
        <w:rPr>
          <w:iCs/>
        </w:rPr>
        <w:t>: I</w:t>
      </w:r>
      <w:r>
        <w:t>n accordance with industry best practice</w:t>
      </w:r>
    </w:p>
    <w:p w14:paraId="10E49341" w14:textId="77777777" w:rsidR="0026139A" w:rsidRPr="00FD4A4B" w:rsidRDefault="0026139A" w:rsidP="0026139A">
      <w:r w:rsidRPr="00FD4A4B">
        <w:rPr>
          <w:i/>
        </w:rPr>
        <w:t>Requirement Description</w:t>
      </w:r>
      <w:r w:rsidRPr="00FD4A4B">
        <w:t>: If</w:t>
      </w:r>
      <w:r w:rsidRPr="00E32DBA">
        <w:t xml:space="preserve"> </w:t>
      </w:r>
      <w:r w:rsidRPr="00FD4A4B">
        <w:t>CGI</w:t>
      </w:r>
      <w:r w:rsidRPr="00E32DBA">
        <w:t xml:space="preserve"> (Common Gateway Interface) or other scripting technology </w:t>
      </w:r>
      <w:r w:rsidRPr="00FD4A4B">
        <w:t>is</w:t>
      </w:r>
      <w:r w:rsidRPr="00E32DBA">
        <w:t xml:space="preserve"> </w:t>
      </w:r>
      <w:r w:rsidRPr="00FD4A4B">
        <w:t>used,</w:t>
      </w:r>
      <w:r w:rsidRPr="00E32DBA">
        <w:t xml:space="preserve"> </w:t>
      </w:r>
      <w:r w:rsidRPr="00FD4A4B">
        <w:t>the</w:t>
      </w:r>
      <w:r w:rsidRPr="00E32DBA">
        <w:t xml:space="preserve"> </w:t>
      </w:r>
      <w:r w:rsidRPr="00FD4A4B">
        <w:t>CGI</w:t>
      </w:r>
      <w:r w:rsidRPr="00E32DBA">
        <w:t xml:space="preserve"> directory - or other corresponding scripting </w:t>
      </w:r>
      <w:r w:rsidRPr="00FD4A4B">
        <w:t>directory</w:t>
      </w:r>
      <w:r w:rsidRPr="00E32DBA">
        <w:t xml:space="preserve"> - </w:t>
      </w:r>
      <w:r w:rsidRPr="00FD4A4B">
        <w:t>shall</w:t>
      </w:r>
      <w:r w:rsidRPr="00E32DBA">
        <w:t xml:space="preserve"> </w:t>
      </w:r>
      <w:r w:rsidRPr="00FD4A4B">
        <w:t>not</w:t>
      </w:r>
      <w:r w:rsidRPr="00E32DBA">
        <w:t xml:space="preserve"> </w:t>
      </w:r>
      <w:r w:rsidRPr="00FD4A4B">
        <w:t>include</w:t>
      </w:r>
      <w:r w:rsidRPr="00E32DBA">
        <w:t xml:space="preserve"> </w:t>
      </w:r>
      <w:r w:rsidRPr="00FD4A4B">
        <w:t>compilers</w:t>
      </w:r>
      <w:r w:rsidRPr="00E32DBA">
        <w:t xml:space="preserve"> </w:t>
      </w:r>
      <w:r w:rsidRPr="00FD4A4B">
        <w:t>or</w:t>
      </w:r>
      <w:r w:rsidRPr="00E32DBA">
        <w:t xml:space="preserve"> </w:t>
      </w:r>
      <w:r w:rsidRPr="00FD4A4B">
        <w:t>interpreters</w:t>
      </w:r>
      <w:r w:rsidRPr="00E32DBA">
        <w:t xml:space="preserve"> </w:t>
      </w:r>
      <w:r w:rsidRPr="00FD4A4B">
        <w:t>(</w:t>
      </w:r>
      <w:r w:rsidR="0057309E" w:rsidRPr="00FD4A4B">
        <w:t>e.g.</w:t>
      </w:r>
      <w:r w:rsidRPr="00E32DBA">
        <w:t xml:space="preserve"> </w:t>
      </w:r>
      <w:r w:rsidR="00BE4CC4">
        <w:t>PERL®</w:t>
      </w:r>
      <w:r w:rsidRPr="00E32DBA">
        <w:t xml:space="preserve"> </w:t>
      </w:r>
      <w:r w:rsidRPr="00FD4A4B">
        <w:t>interpreter, PHP interpreter/compiler,</w:t>
      </w:r>
      <w:r w:rsidRPr="00E32DBA">
        <w:t xml:space="preserve"> </w:t>
      </w:r>
      <w:r w:rsidRPr="00FD4A4B">
        <w:t>Tcl</w:t>
      </w:r>
      <w:r w:rsidRPr="00E32DBA">
        <w:t xml:space="preserve"> </w:t>
      </w:r>
      <w:r w:rsidRPr="00FD4A4B">
        <w:t>interpreter/compiler</w:t>
      </w:r>
      <w:r w:rsidRPr="00E32DBA">
        <w:t xml:space="preserve"> </w:t>
      </w:r>
      <w:r w:rsidRPr="00FD4A4B">
        <w:t>or</w:t>
      </w:r>
      <w:r w:rsidRPr="00E32DBA">
        <w:t xml:space="preserve"> </w:t>
      </w:r>
      <w:r w:rsidRPr="00FD4A4B">
        <w:t>operating</w:t>
      </w:r>
      <w:r w:rsidRPr="00E32DBA">
        <w:t xml:space="preserve"> </w:t>
      </w:r>
      <w:r w:rsidRPr="00FD4A4B">
        <w:t>system</w:t>
      </w:r>
      <w:r w:rsidRPr="00E32DBA">
        <w:t xml:space="preserve"> </w:t>
      </w:r>
      <w:r w:rsidRPr="00FD4A4B">
        <w:t>shells).</w:t>
      </w:r>
    </w:p>
    <w:p w14:paraId="2BF1DE03" w14:textId="77777777" w:rsidR="00704829" w:rsidRDefault="00704829" w:rsidP="0026139A">
      <w:pPr>
        <w:rPr>
          <w:i/>
        </w:rPr>
      </w:pPr>
      <w:r>
        <w:rPr>
          <w:i/>
        </w:rPr>
        <w:t>Threat Reference</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 Information disclosure</w:t>
      </w:r>
    </w:p>
    <w:p w14:paraId="78DED1CF" w14:textId="77777777" w:rsidR="0026139A" w:rsidRPr="00FD4A4B" w:rsidRDefault="0026139A" w:rsidP="0026139A">
      <w:r w:rsidRPr="00FD4A4B">
        <w:rPr>
          <w:i/>
        </w:rPr>
        <w:t>Test Case</w:t>
      </w:r>
      <w:r w:rsidRPr="00FD4A4B">
        <w:t xml:space="preserve">: </w:t>
      </w:r>
    </w:p>
    <w:p w14:paraId="1723DF4C" w14:textId="77777777" w:rsidR="00CC1AAA" w:rsidRPr="00FD4A4B" w:rsidRDefault="00CC1AAA" w:rsidP="00CC1AAA">
      <w:pPr>
        <w:rPr>
          <w:b/>
        </w:rPr>
      </w:pPr>
      <w:r w:rsidRPr="00FD4A4B">
        <w:rPr>
          <w:b/>
          <w:i/>
        </w:rPr>
        <w:t>Test Name</w:t>
      </w:r>
      <w:r w:rsidRPr="00FD4A4B">
        <w:rPr>
          <w:b/>
        </w:rPr>
        <w:t xml:space="preserve">: </w:t>
      </w:r>
      <w:r w:rsidRPr="00FD4A4B">
        <w:t>TC_NO_COMPILER_FOR_CGI</w:t>
      </w:r>
    </w:p>
    <w:p w14:paraId="563A2C11" w14:textId="77777777" w:rsidR="00CC1AAA" w:rsidRPr="00025626" w:rsidRDefault="00CC1AAA" w:rsidP="00025626">
      <w:pPr>
        <w:rPr>
          <w:b/>
          <w:bCs/>
          <w:lang w:eastAsia="zh-CN"/>
        </w:rPr>
      </w:pPr>
      <w:r w:rsidRPr="00025626">
        <w:rPr>
          <w:b/>
          <w:bCs/>
          <w:lang w:eastAsia="zh-CN"/>
        </w:rPr>
        <w:t>Purpose:</w:t>
      </w:r>
    </w:p>
    <w:p w14:paraId="10B970A1" w14:textId="77777777" w:rsidR="00C11681" w:rsidRDefault="00C11681" w:rsidP="00025626">
      <w:pPr>
        <w:rPr>
          <w:lang w:eastAsia="zh-CN"/>
        </w:rPr>
      </w:pPr>
      <w:r w:rsidRPr="00C11681">
        <w:rPr>
          <w:lang w:eastAsia="zh-CN"/>
        </w:rPr>
        <w:t>To verify that there are no compilers, interpreters or shell accessible via CGI or other scripting components.</w:t>
      </w:r>
    </w:p>
    <w:p w14:paraId="095E1EB3" w14:textId="77777777" w:rsidR="00CC1AAA" w:rsidRPr="00025626" w:rsidRDefault="00CC1AAA" w:rsidP="00025626">
      <w:pPr>
        <w:rPr>
          <w:b/>
          <w:bCs/>
          <w:lang w:eastAsia="zh-CN"/>
        </w:rPr>
      </w:pPr>
      <w:r w:rsidRPr="00025626">
        <w:rPr>
          <w:b/>
          <w:bCs/>
          <w:lang w:eastAsia="zh-CN"/>
        </w:rPr>
        <w:t>Pre-Conditions:</w:t>
      </w:r>
    </w:p>
    <w:p w14:paraId="7ACC5D37" w14:textId="77777777" w:rsidR="00CC1AAA" w:rsidRPr="00FD4A4B" w:rsidRDefault="00CC1AAA" w:rsidP="009D1E7D">
      <w:pPr>
        <w:pStyle w:val="B1"/>
      </w:pPr>
      <w:r w:rsidRPr="00FD4A4B">
        <w:rPr>
          <w:lang w:eastAsia="ja-JP"/>
        </w:rPr>
        <w:t>-</w:t>
      </w:r>
      <w:r w:rsidRPr="00FD4A4B">
        <w:rPr>
          <w:lang w:eastAsia="ja-JP"/>
        </w:rPr>
        <w:tab/>
        <w:t>The tester has administrative privileges</w:t>
      </w:r>
    </w:p>
    <w:p w14:paraId="0D20FCEC" w14:textId="77777777" w:rsidR="00CC1AAA" w:rsidRPr="00FD4A4B" w:rsidRDefault="00CC1AAA" w:rsidP="009D1E7D">
      <w:pPr>
        <w:pStyle w:val="B1"/>
      </w:pPr>
      <w:r w:rsidRPr="00FD4A4B">
        <w:rPr>
          <w:lang w:eastAsia="ja-JP"/>
        </w:rPr>
        <w:t>-</w:t>
      </w:r>
      <w:r w:rsidRPr="00FD4A4B">
        <w:rPr>
          <w:lang w:eastAsia="ja-JP"/>
        </w:rPr>
        <w:tab/>
        <w:t>A tester machine is available.</w:t>
      </w:r>
      <w:r w:rsidRPr="00FD4A4B">
        <w:t xml:space="preserve"> </w:t>
      </w:r>
    </w:p>
    <w:p w14:paraId="4593999D" w14:textId="77777777" w:rsidR="00CC1AAA" w:rsidRPr="00FD4A4B" w:rsidRDefault="00CC1AAA" w:rsidP="009D1E7D">
      <w:pPr>
        <w:pStyle w:val="B1"/>
      </w:pPr>
      <w:r w:rsidRPr="00FD4A4B">
        <w:rPr>
          <w:lang w:eastAsia="ja-JP"/>
        </w:rPr>
        <w:t>-</w:t>
      </w:r>
      <w:r w:rsidRPr="00FD4A4B">
        <w:rPr>
          <w:lang w:eastAsia="ja-JP"/>
        </w:rPr>
        <w:tab/>
        <w:t>Recommended: an automatic assessment tool has been configured /script adapted in line with the Requirement Description.</w:t>
      </w:r>
    </w:p>
    <w:p w14:paraId="4A78F87F" w14:textId="77777777" w:rsidR="00CC1AAA" w:rsidRPr="00025626" w:rsidRDefault="00CC1AAA" w:rsidP="00025626">
      <w:pPr>
        <w:rPr>
          <w:b/>
          <w:bCs/>
          <w:lang w:eastAsia="zh-CN"/>
        </w:rPr>
      </w:pPr>
      <w:r w:rsidRPr="00025626">
        <w:rPr>
          <w:b/>
          <w:bCs/>
          <w:lang w:eastAsia="zh-CN"/>
        </w:rPr>
        <w:t>Execution Steps</w:t>
      </w:r>
    </w:p>
    <w:p w14:paraId="1DE1FF86" w14:textId="77777777" w:rsidR="003822EF" w:rsidRDefault="00C11681" w:rsidP="003822EF">
      <w:pPr>
        <w:pStyle w:val="B1"/>
        <w:rPr>
          <w:lang w:eastAsia="zh-CN"/>
        </w:rPr>
      </w:pPr>
      <w:r>
        <w:rPr>
          <w:lang w:eastAsia="zh-CN"/>
        </w:rPr>
        <w:t>1.</w:t>
      </w:r>
      <w:r>
        <w:rPr>
          <w:lang w:eastAsia="zh-CN"/>
        </w:rPr>
        <w:tab/>
      </w:r>
      <w:r w:rsidRPr="00220E55">
        <w:rPr>
          <w:lang w:eastAsia="zh-CN"/>
        </w:rPr>
        <w:t>Consult the web server configuration to identify all directories used for CGI or other scripting components.</w:t>
      </w:r>
    </w:p>
    <w:p w14:paraId="021473ED" w14:textId="77777777" w:rsidR="00C11681" w:rsidRDefault="003822EF" w:rsidP="003822EF">
      <w:pPr>
        <w:pStyle w:val="NO"/>
      </w:pPr>
      <w:r>
        <w:rPr>
          <w:lang w:eastAsia="zh-CN"/>
        </w:rPr>
        <w:t>NOTE:</w:t>
      </w:r>
      <w:r>
        <w:rPr>
          <w:lang w:eastAsia="zh-CN"/>
        </w:rPr>
        <w:tab/>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65B00012" w14:textId="77777777" w:rsidR="00CC1AAA" w:rsidRPr="00FD4A4B" w:rsidRDefault="00C11681" w:rsidP="009D1E7D">
      <w:pPr>
        <w:pStyle w:val="B1"/>
      </w:pPr>
      <w:r>
        <w:t>2</w:t>
      </w:r>
      <w:r w:rsidR="00CC1AAA" w:rsidRPr="00FD4A4B">
        <w:t>.</w:t>
      </w:r>
      <w:r w:rsidR="00CC1AAA" w:rsidRPr="00FD4A4B">
        <w:tab/>
        <w:t>Check that there are no compilers</w:t>
      </w:r>
      <w:r w:rsidR="00CC1AAA" w:rsidRPr="00FD4A4B">
        <w:rPr>
          <w:spacing w:val="-8"/>
        </w:rPr>
        <w:t xml:space="preserve"> </w:t>
      </w:r>
      <w:r w:rsidR="00CC1AAA" w:rsidRPr="00FD4A4B">
        <w:t>or</w:t>
      </w:r>
      <w:r w:rsidR="00CC1AAA" w:rsidRPr="00FD4A4B">
        <w:rPr>
          <w:spacing w:val="-2"/>
        </w:rPr>
        <w:t xml:space="preserve"> </w:t>
      </w:r>
      <w:r w:rsidR="00CC1AAA" w:rsidRPr="00FD4A4B">
        <w:t>interpreters</w:t>
      </w:r>
      <w:r w:rsidR="00CC1AAA" w:rsidRPr="00FD4A4B">
        <w:rPr>
          <w:spacing w:val="-9"/>
        </w:rPr>
        <w:t xml:space="preserve"> </w:t>
      </w:r>
      <w:r w:rsidR="00CC1AAA" w:rsidRPr="00FD4A4B">
        <w:t>(e.g.,</w:t>
      </w:r>
      <w:r w:rsidR="00CC1AAA" w:rsidRPr="00FD4A4B">
        <w:rPr>
          <w:spacing w:val="-4"/>
        </w:rPr>
        <w:t xml:space="preserve"> </w:t>
      </w:r>
      <w:r w:rsidR="00BE4CC4">
        <w:t>PERL®</w:t>
      </w:r>
      <w:r w:rsidR="00CC1AAA" w:rsidRPr="00FD4A4B">
        <w:rPr>
          <w:spacing w:val="-4"/>
        </w:rPr>
        <w:t xml:space="preserve"> </w:t>
      </w:r>
      <w:r w:rsidR="00CC1AAA" w:rsidRPr="00FD4A4B">
        <w:t>interpreter, PHP interpreter/compiler,</w:t>
      </w:r>
      <w:r w:rsidR="00CC1AAA" w:rsidRPr="00FD4A4B">
        <w:rPr>
          <w:spacing w:val="-16"/>
        </w:rPr>
        <w:t xml:space="preserve"> </w:t>
      </w:r>
      <w:r w:rsidR="00CC1AAA" w:rsidRPr="00FD4A4B">
        <w:t>Tcl</w:t>
      </w:r>
      <w:r w:rsidR="00CC1AAA" w:rsidRPr="00FD4A4B">
        <w:rPr>
          <w:spacing w:val="-2"/>
        </w:rPr>
        <w:t xml:space="preserve"> </w:t>
      </w:r>
      <w:r w:rsidR="00CC1AAA" w:rsidRPr="00FD4A4B">
        <w:t>interpreter/compiler</w:t>
      </w:r>
      <w:r w:rsidR="00CC1AAA" w:rsidRPr="00FD4A4B">
        <w:rPr>
          <w:spacing w:val="-16"/>
        </w:rPr>
        <w:t xml:space="preserve"> </w:t>
      </w:r>
      <w:r w:rsidR="00CC1AAA" w:rsidRPr="00FD4A4B">
        <w:t>or</w:t>
      </w:r>
      <w:r w:rsidR="00CC1AAA" w:rsidRPr="00FD4A4B">
        <w:rPr>
          <w:spacing w:val="-2"/>
        </w:rPr>
        <w:t xml:space="preserve"> </w:t>
      </w:r>
      <w:r w:rsidR="00CC1AAA" w:rsidRPr="00FD4A4B">
        <w:t>operating</w:t>
      </w:r>
      <w:r w:rsidR="00CC1AAA" w:rsidRPr="00FD4A4B">
        <w:rPr>
          <w:spacing w:val="-8"/>
        </w:rPr>
        <w:t xml:space="preserve"> </w:t>
      </w:r>
      <w:r w:rsidR="00CC1AAA" w:rsidRPr="00FD4A4B">
        <w:t>system</w:t>
      </w:r>
      <w:r w:rsidR="00CC1AAA" w:rsidRPr="00FD4A4B">
        <w:rPr>
          <w:spacing w:val="-6"/>
        </w:rPr>
        <w:t xml:space="preserve"> </w:t>
      </w:r>
      <w:r w:rsidR="00CC1AAA" w:rsidRPr="00FD4A4B">
        <w:t xml:space="preserve">shells) in the directory/directories used for CGI or for other scripting tools (including </w:t>
      </w:r>
      <w:r w:rsidR="00BE4CC4">
        <w:t>PERL®</w:t>
      </w:r>
      <w:r w:rsidR="00CC1AAA" w:rsidRPr="00FD4A4B">
        <w:t>, PHP, and others).</w:t>
      </w:r>
    </w:p>
    <w:p w14:paraId="2BFF9C7E" w14:textId="77777777" w:rsidR="00CC1AAA" w:rsidRPr="00025626" w:rsidRDefault="00CC1AAA" w:rsidP="00025626">
      <w:pPr>
        <w:rPr>
          <w:b/>
          <w:bCs/>
          <w:lang w:eastAsia="zh-CN"/>
        </w:rPr>
      </w:pPr>
      <w:r w:rsidRPr="00025626">
        <w:rPr>
          <w:b/>
          <w:bCs/>
          <w:lang w:eastAsia="zh-CN"/>
        </w:rPr>
        <w:t>Expected Results:</w:t>
      </w:r>
    </w:p>
    <w:p w14:paraId="0823521D" w14:textId="77777777" w:rsidR="00CC1AAA" w:rsidRPr="00FD4A4B" w:rsidRDefault="00C11681" w:rsidP="00C11681">
      <w:pPr>
        <w:rPr>
          <w:lang w:eastAsia="ja-JP"/>
        </w:rPr>
      </w:pPr>
      <w:r w:rsidRPr="00220E55">
        <w:rPr>
          <w:lang w:eastAsia="ja-JP"/>
        </w:rPr>
        <w:t>There are no compilers, interpreters or shells in directories accessible via CGI or other scripting components.</w:t>
      </w:r>
    </w:p>
    <w:p w14:paraId="4E11C8D3" w14:textId="77777777" w:rsidR="00CC1AAA" w:rsidRPr="00025626" w:rsidRDefault="00CC1AAA" w:rsidP="00025626">
      <w:pPr>
        <w:rPr>
          <w:b/>
          <w:bCs/>
          <w:lang w:eastAsia="zh-CN"/>
        </w:rPr>
      </w:pPr>
      <w:r w:rsidRPr="00025626">
        <w:rPr>
          <w:b/>
          <w:bCs/>
          <w:lang w:eastAsia="zh-CN"/>
        </w:rPr>
        <w:t>Expected format of evidence:</w:t>
      </w:r>
    </w:p>
    <w:p w14:paraId="1B521987" w14:textId="77777777" w:rsidR="00CC1AAA" w:rsidRDefault="00CC1AAA" w:rsidP="009D1E7D">
      <w:pPr>
        <w:pStyle w:val="B1"/>
      </w:pPr>
      <w:r w:rsidRPr="00FD4A4B">
        <w:t>-</w:t>
      </w:r>
      <w:r w:rsidRPr="00FD4A4B">
        <w:tab/>
        <w:t>Log files and screen shots of test executions</w:t>
      </w:r>
      <w:r w:rsidR="0031655E">
        <w:t>.</w:t>
      </w:r>
    </w:p>
    <w:p w14:paraId="37A9FF79" w14:textId="77777777" w:rsidR="0031655E" w:rsidRPr="001B4D15" w:rsidRDefault="0031655E" w:rsidP="0031655E">
      <w:pPr>
        <w:pStyle w:val="B1"/>
      </w:pPr>
      <w:r w:rsidRPr="001B4D15">
        <w:t>-</w:t>
      </w:r>
      <w:r w:rsidRPr="001B4D15">
        <w:tab/>
        <w:t>Part of web server configuration (plaintext or screenshot) showing all directories accessible by the CGI/scripting components</w:t>
      </w:r>
      <w:r>
        <w:t>.</w:t>
      </w:r>
    </w:p>
    <w:p w14:paraId="0FBA9DFA" w14:textId="77777777" w:rsidR="0031655E" w:rsidRPr="00FD4A4B" w:rsidRDefault="0031655E" w:rsidP="0031655E">
      <w:pPr>
        <w:pStyle w:val="B1"/>
      </w:pPr>
      <w:r w:rsidRPr="001B4D15">
        <w:t>-</w:t>
      </w:r>
      <w:r w:rsidRPr="001B4D15">
        <w:tab/>
        <w:t>List of files (with types and permissions, if available) inside the directories accessible by the CGI/scripting components</w:t>
      </w:r>
      <w:r>
        <w:t>.</w:t>
      </w:r>
    </w:p>
    <w:p w14:paraId="054B2B35" w14:textId="77777777" w:rsidR="0026139A" w:rsidRPr="00FD4A4B" w:rsidRDefault="000E530A" w:rsidP="0026139A">
      <w:pPr>
        <w:pStyle w:val="Heading4"/>
      </w:pPr>
      <w:bookmarkStart w:id="465" w:name="_CR4_3_4_6"/>
      <w:bookmarkStart w:id="466" w:name="_Toc19542441"/>
      <w:bookmarkStart w:id="467" w:name="_Toc35348443"/>
      <w:bookmarkStart w:id="468" w:name="_Toc224925029"/>
      <w:bookmarkEnd w:id="465"/>
      <w:r w:rsidRPr="00907F75">
        <w:t>4</w:t>
      </w:r>
      <w:r w:rsidR="0026139A" w:rsidRPr="00FD4A4B">
        <w:t>.3.4.</w:t>
      </w:r>
      <w:r w:rsidR="00CC1AAA" w:rsidRPr="00FD4A4B">
        <w:t>6</w:t>
      </w:r>
      <w:r w:rsidR="0026139A" w:rsidRPr="00FD4A4B">
        <w:tab/>
        <w:t>No CGI or other scripting for uploads</w:t>
      </w:r>
      <w:bookmarkEnd w:id="466"/>
      <w:bookmarkEnd w:id="467"/>
      <w:bookmarkEnd w:id="468"/>
    </w:p>
    <w:p w14:paraId="2FC54A40" w14:textId="77777777" w:rsidR="0026139A" w:rsidRPr="00FD4A4B" w:rsidRDefault="0026139A" w:rsidP="0026139A">
      <w:r w:rsidRPr="00FD4A4B">
        <w:rPr>
          <w:i/>
        </w:rPr>
        <w:t>Requirement Name</w:t>
      </w:r>
      <w:r w:rsidRPr="00FD4A4B">
        <w:t xml:space="preserve">: No CGI or other scripting for uploads. </w:t>
      </w:r>
    </w:p>
    <w:p w14:paraId="3EBE435B" w14:textId="77777777" w:rsidR="001E11FD" w:rsidRDefault="001E11FD" w:rsidP="0026139A">
      <w:pPr>
        <w:rPr>
          <w:i/>
        </w:rPr>
      </w:pPr>
      <w:r>
        <w:rPr>
          <w:i/>
        </w:rPr>
        <w:t>Requirement Reference</w:t>
      </w:r>
      <w:r>
        <w:rPr>
          <w:iCs/>
        </w:rPr>
        <w:t xml:space="preserve">: </w:t>
      </w:r>
      <w:r>
        <w:t>In accordance with industry best practice</w:t>
      </w:r>
    </w:p>
    <w:p w14:paraId="242AC630" w14:textId="77777777" w:rsidR="0026139A" w:rsidRPr="00FD4A4B" w:rsidRDefault="0026139A" w:rsidP="0026139A">
      <w:r w:rsidRPr="00FD4A4B">
        <w:rPr>
          <w:i/>
        </w:rPr>
        <w:t>Requirement Description</w:t>
      </w:r>
      <w:r w:rsidRPr="00FD4A4B">
        <w:t>: If</w:t>
      </w:r>
      <w:r w:rsidRPr="00E32DBA">
        <w:t xml:space="preserve"> </w:t>
      </w:r>
      <w:r w:rsidRPr="00FD4A4B">
        <w:t>CGI</w:t>
      </w:r>
      <w:r w:rsidRPr="00E32DBA">
        <w:t xml:space="preserve"> or other scripting technology </w:t>
      </w:r>
      <w:r w:rsidRPr="00FD4A4B">
        <w:t>is</w:t>
      </w:r>
      <w:r w:rsidRPr="00E32DBA">
        <w:t xml:space="preserve"> </w:t>
      </w:r>
      <w:r w:rsidRPr="00FD4A4B">
        <w:t>used,</w:t>
      </w:r>
      <w:r w:rsidRPr="00E32DBA">
        <w:t xml:space="preserve"> </w:t>
      </w:r>
      <w:r w:rsidR="00CD4B3B" w:rsidRPr="00CD4B3B">
        <w:t>all directories where the web server has write permissions shall be distinct from all directories containing CGI/script or executable code.</w:t>
      </w:r>
    </w:p>
    <w:p w14:paraId="1801E7E5" w14:textId="75C8CB0F" w:rsidR="001E11FD" w:rsidRDefault="001E11FD"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5.3.8.3, Folder Write Permission Abuse</w:t>
      </w:r>
      <w:r w:rsidR="005A6F16" w:rsidRPr="005A6F16">
        <w:rPr>
          <w:rFonts w:ascii="Tele-GroteskNor" w:eastAsia="SimSun" w:hAnsi="Tele-GroteskNor" w:cs="Tele-GroteskNor"/>
          <w:color w:val="000000"/>
          <w:lang w:val="en-US" w:eastAsia="zh-CN"/>
        </w:rPr>
        <w:t>, clause 5.3.4.5, OAM Traffic Tampering</w:t>
      </w:r>
      <w:r w:rsidR="005A6F16">
        <w:rPr>
          <w:rFonts w:ascii="Tele-GroteskNor" w:eastAsia="SimSun" w:hAnsi="Tele-GroteskNor" w:cs="Tele-GroteskNor"/>
          <w:color w:val="000000"/>
          <w:lang w:val="en-US" w:eastAsia="zh-CN"/>
        </w:rPr>
        <w:t>.</w:t>
      </w:r>
    </w:p>
    <w:p w14:paraId="1C2A0879" w14:textId="77777777" w:rsidR="0026139A" w:rsidRPr="00FD4A4B" w:rsidRDefault="0026139A" w:rsidP="0026139A">
      <w:r w:rsidRPr="00FD4A4B">
        <w:rPr>
          <w:i/>
        </w:rPr>
        <w:t>Test Case</w:t>
      </w:r>
      <w:r w:rsidRPr="00FD4A4B">
        <w:t xml:space="preserve">: </w:t>
      </w:r>
    </w:p>
    <w:p w14:paraId="1393B9FD" w14:textId="77777777" w:rsidR="00AB65B6" w:rsidRPr="00FD4A4B" w:rsidRDefault="00AB65B6" w:rsidP="00AB65B6">
      <w:pPr>
        <w:rPr>
          <w:b/>
        </w:rPr>
      </w:pPr>
      <w:r w:rsidRPr="00FD4A4B">
        <w:rPr>
          <w:b/>
        </w:rPr>
        <w:t xml:space="preserve">Test Name: </w:t>
      </w:r>
      <w:r w:rsidRPr="00FD4A4B">
        <w:t>TC_NO_CGI_OR_SCRIPTING_FOR_UPLOADS</w:t>
      </w:r>
    </w:p>
    <w:p w14:paraId="2552E2F2" w14:textId="77777777" w:rsidR="00AB65B6" w:rsidRPr="00FD4A4B" w:rsidRDefault="00AB65B6" w:rsidP="00AB65B6">
      <w:pPr>
        <w:rPr>
          <w:b/>
        </w:rPr>
      </w:pPr>
      <w:r w:rsidRPr="00FD4A4B">
        <w:rPr>
          <w:b/>
        </w:rPr>
        <w:t>Purpose:</w:t>
      </w:r>
    </w:p>
    <w:p w14:paraId="77D9350D" w14:textId="77777777" w:rsidR="00AB65B6" w:rsidRPr="00FD4A4B" w:rsidRDefault="00AB65B6" w:rsidP="00AB65B6">
      <w:r w:rsidRPr="00FD4A4B">
        <w:t>To</w:t>
      </w:r>
      <w:r w:rsidR="00CD4B3B" w:rsidRPr="00CD4B3B">
        <w:t xml:space="preserve"> ensure that directories with write permissions for the web server do not contain executable code such as CGI scripts</w:t>
      </w:r>
      <w:r w:rsidRPr="00FD4A4B">
        <w:t>.</w:t>
      </w:r>
    </w:p>
    <w:p w14:paraId="62D53D70" w14:textId="023A271D" w:rsidR="00AB65B6" w:rsidRPr="00FD4A4B" w:rsidRDefault="00AB65B6" w:rsidP="00AB65B6">
      <w:pPr>
        <w:rPr>
          <w:b/>
        </w:rPr>
      </w:pPr>
    </w:p>
    <w:p w14:paraId="29A2EC7F" w14:textId="77777777" w:rsidR="00AB65B6" w:rsidRPr="00FD4A4B" w:rsidRDefault="00AB65B6" w:rsidP="00AB65B6">
      <w:pPr>
        <w:rPr>
          <w:b/>
        </w:rPr>
      </w:pPr>
      <w:r w:rsidRPr="00FD4A4B">
        <w:rPr>
          <w:b/>
        </w:rPr>
        <w:t>Pre-Condition:</w:t>
      </w:r>
    </w:p>
    <w:p w14:paraId="6A5792CF" w14:textId="77777777" w:rsidR="00AB65B6" w:rsidRPr="00FD4A4B" w:rsidRDefault="00AB65B6" w:rsidP="00AB65B6">
      <w:pPr>
        <w:rPr>
          <w:b/>
        </w:rPr>
      </w:pPr>
      <w:r w:rsidRPr="00FD4A4B">
        <w:t>If the web server is configured with CGI/Scripting on, this test applies.</w:t>
      </w:r>
    </w:p>
    <w:p w14:paraId="3CA804C3" w14:textId="77777777" w:rsidR="00AB65B6" w:rsidRPr="00FD4A4B" w:rsidRDefault="00AB65B6" w:rsidP="00AB65B6">
      <w:pPr>
        <w:rPr>
          <w:b/>
        </w:rPr>
      </w:pPr>
      <w:r w:rsidRPr="00FD4A4B">
        <w:rPr>
          <w:b/>
        </w:rPr>
        <w:t>Execution Steps</w:t>
      </w:r>
    </w:p>
    <w:p w14:paraId="14CB8675" w14:textId="77777777" w:rsidR="00CF4A84" w:rsidRPr="00590CB2" w:rsidRDefault="00CF4A84" w:rsidP="001E4291">
      <w:pPr>
        <w:pStyle w:val="B1"/>
      </w:pPr>
      <w:r>
        <w:t>1.</w:t>
      </w:r>
      <w:r>
        <w:tab/>
      </w:r>
      <w:r w:rsidRPr="00590CB2">
        <w:t>The tester identifies directories where the web server user has write permissions.</w:t>
      </w:r>
    </w:p>
    <w:p w14:paraId="5EF1F345" w14:textId="77777777" w:rsidR="00CF4A84" w:rsidRPr="00590CB2" w:rsidRDefault="00CF4A84" w:rsidP="00CF4A84">
      <w:pPr>
        <w:pStyle w:val="B1"/>
      </w:pPr>
      <w:r>
        <w:t>2.</w:t>
      </w:r>
      <w:r>
        <w:tab/>
      </w:r>
      <w:r w:rsidRPr="00590CB2">
        <w:t>The tester verifies that these writable directories do not contain any executable scripts, CGI programs, or other executable code.</w:t>
      </w:r>
    </w:p>
    <w:p w14:paraId="030E83D3" w14:textId="77777777" w:rsidR="00CF4A84" w:rsidRDefault="00CF4A84" w:rsidP="00CF4A84">
      <w:pPr>
        <w:pStyle w:val="B1"/>
      </w:pPr>
      <w:r>
        <w:t>3.</w:t>
      </w:r>
      <w:r>
        <w:tab/>
      </w:r>
      <w:r w:rsidRPr="00590CB2">
        <w:t>The tester verifies that directories configured for CGI/Scripting do not have write permissions for the web server.</w:t>
      </w:r>
    </w:p>
    <w:p w14:paraId="5EE3DC64" w14:textId="77777777" w:rsidR="00EA3A15" w:rsidRPr="00EA3A15" w:rsidRDefault="00EA3A15" w:rsidP="00EA3A15">
      <w:pPr>
        <w:pStyle w:val="NO"/>
        <w:rPr>
          <w:b/>
          <w:bCs/>
        </w:rPr>
      </w:pPr>
      <w:r>
        <w:rPr>
          <w:lang w:val="en-US" w:eastAsia="ja-JP"/>
        </w:rPr>
        <w:t>NOTE:</w:t>
      </w:r>
      <w:r>
        <w:rPr>
          <w:lang w:val="en-US" w:eastAsia="ja-JP"/>
        </w:rPr>
        <w:tab/>
      </w:r>
      <w:r>
        <w:rPr>
          <w:lang w:eastAsia="ja-JP"/>
        </w:rPr>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668ABEA5" w14:textId="77777777" w:rsidR="00AB65B6" w:rsidRPr="00FD4A4B" w:rsidRDefault="00AB65B6" w:rsidP="00AB65B6">
      <w:pPr>
        <w:rPr>
          <w:b/>
        </w:rPr>
      </w:pPr>
      <w:r w:rsidRPr="00FD4A4B">
        <w:rPr>
          <w:b/>
        </w:rPr>
        <w:t>Expected Results:</w:t>
      </w:r>
    </w:p>
    <w:p w14:paraId="73C0BA5F" w14:textId="77777777" w:rsidR="00CF4A84" w:rsidRDefault="00CF4A84" w:rsidP="00AB65B6">
      <w:pPr>
        <w:rPr>
          <w:bCs/>
        </w:rPr>
      </w:pPr>
      <w:r>
        <w:rPr>
          <w:bCs/>
        </w:rPr>
        <w:t>Web server user writable directories are different from those containing executable code or the ones configured to be used for CGI/scripting.</w:t>
      </w:r>
    </w:p>
    <w:p w14:paraId="43BAC712" w14:textId="77777777" w:rsidR="00AB65B6" w:rsidRPr="00FD4A4B" w:rsidRDefault="00AB65B6" w:rsidP="00AB65B6">
      <w:pPr>
        <w:rPr>
          <w:b/>
        </w:rPr>
      </w:pPr>
      <w:r w:rsidRPr="00FD4A4B">
        <w:rPr>
          <w:b/>
        </w:rPr>
        <w:t>Expected format of evidence:</w:t>
      </w:r>
    </w:p>
    <w:p w14:paraId="6F73E16A" w14:textId="77777777" w:rsidR="00AB65B6" w:rsidRPr="00FD4A4B" w:rsidRDefault="00AB65B6" w:rsidP="0026139A">
      <w:pPr>
        <w:rPr>
          <w:lang w:eastAsia="zh-CN"/>
        </w:rPr>
      </w:pPr>
      <w:r w:rsidRPr="00FD4A4B">
        <w:rPr>
          <w:lang w:eastAsia="zh-CN"/>
        </w:rPr>
        <w:t>A part of the configuration file / screenshot of the configuration showing that the web server is properly configured</w:t>
      </w:r>
      <w:r w:rsidR="00CF4A84" w:rsidRPr="00CF4A84">
        <w:rPr>
          <w:lang w:eastAsia="zh-CN"/>
        </w:rPr>
        <w:t xml:space="preserve"> and the corresponding file system permissions</w:t>
      </w:r>
      <w:r w:rsidRPr="00FD4A4B">
        <w:rPr>
          <w:lang w:eastAsia="zh-CN"/>
        </w:rPr>
        <w:t>.</w:t>
      </w:r>
    </w:p>
    <w:p w14:paraId="4B9BA494" w14:textId="77777777" w:rsidR="0026139A" w:rsidRPr="00FD4A4B" w:rsidRDefault="000E530A" w:rsidP="0026139A">
      <w:pPr>
        <w:pStyle w:val="Heading4"/>
      </w:pPr>
      <w:bookmarkStart w:id="469" w:name="_CR4_3_4_7"/>
      <w:bookmarkStart w:id="470" w:name="_Toc19542442"/>
      <w:bookmarkStart w:id="471" w:name="_Toc35348444"/>
      <w:bookmarkStart w:id="472" w:name="_Toc224925030"/>
      <w:bookmarkEnd w:id="469"/>
      <w:r w:rsidRPr="00907F75">
        <w:t>4</w:t>
      </w:r>
      <w:r w:rsidR="0026139A" w:rsidRPr="00FD4A4B">
        <w:t>.3.4.</w:t>
      </w:r>
      <w:r w:rsidR="00CC1AAA" w:rsidRPr="00FD4A4B">
        <w:t>7</w:t>
      </w:r>
      <w:r w:rsidR="0026139A" w:rsidRPr="00FD4A4B">
        <w:tab/>
        <w:t>No execution of system commands with SSI</w:t>
      </w:r>
      <w:bookmarkEnd w:id="470"/>
      <w:bookmarkEnd w:id="471"/>
      <w:bookmarkEnd w:id="472"/>
    </w:p>
    <w:p w14:paraId="2D05B262" w14:textId="77777777" w:rsidR="0026139A" w:rsidRPr="00FD4A4B" w:rsidRDefault="0026139A" w:rsidP="0026139A">
      <w:r w:rsidRPr="00FD4A4B">
        <w:rPr>
          <w:i/>
        </w:rPr>
        <w:t>Requirement Name</w:t>
      </w:r>
      <w:r w:rsidRPr="00FD4A4B">
        <w:t xml:space="preserve">: No execution of system commands with SSI. </w:t>
      </w:r>
    </w:p>
    <w:p w14:paraId="4E9933AA" w14:textId="77777777" w:rsidR="001E11FD" w:rsidRDefault="001E11FD" w:rsidP="0026139A">
      <w:pPr>
        <w:rPr>
          <w:i/>
        </w:rPr>
      </w:pPr>
      <w:r>
        <w:rPr>
          <w:i/>
        </w:rPr>
        <w:t>Requirement Reference</w:t>
      </w:r>
      <w:r>
        <w:rPr>
          <w:iCs/>
        </w:rPr>
        <w:t xml:space="preserve">: </w:t>
      </w:r>
      <w:r>
        <w:t>In accordance with industry best practice</w:t>
      </w:r>
    </w:p>
    <w:p w14:paraId="665FE755" w14:textId="77777777" w:rsidR="0026139A" w:rsidRPr="00FD4A4B" w:rsidRDefault="0026139A" w:rsidP="0026139A">
      <w:r w:rsidRPr="00FD4A4B">
        <w:rPr>
          <w:i/>
        </w:rPr>
        <w:t>Requirement Description</w:t>
      </w:r>
      <w:r w:rsidRPr="00FD4A4B">
        <w:t>: If</w:t>
      </w:r>
      <w:r w:rsidRPr="00E32DBA">
        <w:t xml:space="preserve"> </w:t>
      </w:r>
      <w:r w:rsidRPr="00FD4A4B">
        <w:t>Server</w:t>
      </w:r>
      <w:r w:rsidRPr="00E32DBA">
        <w:t xml:space="preserve"> </w:t>
      </w:r>
      <w:r w:rsidRPr="00FD4A4B">
        <w:t>Side</w:t>
      </w:r>
      <w:r w:rsidRPr="00E32DBA">
        <w:t xml:space="preserve"> </w:t>
      </w:r>
      <w:r w:rsidRPr="00FD4A4B">
        <w:t>Includes</w:t>
      </w:r>
      <w:r w:rsidRPr="00E32DBA">
        <w:t xml:space="preserve"> </w:t>
      </w:r>
      <w:r w:rsidRPr="00FD4A4B">
        <w:t>(SSI)</w:t>
      </w:r>
      <w:r w:rsidRPr="00E32DBA">
        <w:t xml:space="preserve"> is </w:t>
      </w:r>
      <w:r w:rsidRPr="00FD4A4B">
        <w:t>active,</w:t>
      </w:r>
      <w:r w:rsidRPr="00E32DBA">
        <w:t xml:space="preserve"> </w:t>
      </w:r>
      <w:r w:rsidRPr="00FD4A4B">
        <w:t>the</w:t>
      </w:r>
      <w:r w:rsidRPr="00E32DBA">
        <w:t xml:space="preserve"> </w:t>
      </w:r>
      <w:r w:rsidRPr="00FD4A4B">
        <w:t>execution</w:t>
      </w:r>
      <w:r w:rsidRPr="00E32DBA">
        <w:t xml:space="preserve"> </w:t>
      </w:r>
      <w:r w:rsidRPr="00FD4A4B">
        <w:t>of</w:t>
      </w:r>
      <w:r w:rsidRPr="00E32DBA">
        <w:t xml:space="preserve"> </w:t>
      </w:r>
      <w:r w:rsidRPr="00FD4A4B">
        <w:t>system</w:t>
      </w:r>
      <w:r w:rsidRPr="00E32DBA">
        <w:t xml:space="preserve"> </w:t>
      </w:r>
      <w:r w:rsidRPr="00FD4A4B">
        <w:t>commands</w:t>
      </w:r>
      <w:r w:rsidRPr="00E32DBA">
        <w:t xml:space="preserve"> </w:t>
      </w:r>
      <w:r w:rsidRPr="00FD4A4B">
        <w:t>shall</w:t>
      </w:r>
      <w:r w:rsidRPr="00E32DBA">
        <w:t xml:space="preserve"> </w:t>
      </w:r>
      <w:r w:rsidRPr="00FD4A4B">
        <w:t>be</w:t>
      </w:r>
      <w:r w:rsidRPr="00E32DBA">
        <w:t xml:space="preserve"> </w:t>
      </w:r>
      <w:r w:rsidRPr="00FD4A4B">
        <w:t>deactivated.</w:t>
      </w:r>
    </w:p>
    <w:p w14:paraId="083A9B46" w14:textId="77777777" w:rsidR="001E11FD" w:rsidRDefault="001E11FD" w:rsidP="0026139A">
      <w:pPr>
        <w:rPr>
          <w:i/>
        </w:rPr>
      </w:pPr>
      <w:r>
        <w:rPr>
          <w:i/>
        </w:rPr>
        <w:t>Threat Reference</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5.3.8, Elevation of privilege</w:t>
      </w:r>
    </w:p>
    <w:p w14:paraId="4B63756A" w14:textId="77777777" w:rsidR="0026139A" w:rsidRPr="00FD4A4B" w:rsidRDefault="0026139A" w:rsidP="0026139A">
      <w:r w:rsidRPr="00FD4A4B">
        <w:rPr>
          <w:i/>
        </w:rPr>
        <w:t>Test Case</w:t>
      </w:r>
      <w:r w:rsidRPr="00FD4A4B">
        <w:t xml:space="preserve">: </w:t>
      </w:r>
    </w:p>
    <w:p w14:paraId="419C4B0F" w14:textId="77777777" w:rsidR="00635973" w:rsidRPr="00FD4A4B" w:rsidRDefault="00635973" w:rsidP="00635973">
      <w:pPr>
        <w:rPr>
          <w:b/>
        </w:rPr>
      </w:pPr>
      <w:r w:rsidRPr="00FD4A4B">
        <w:rPr>
          <w:b/>
        </w:rPr>
        <w:t>Test Name</w:t>
      </w:r>
      <w:r w:rsidRPr="00FD4A4B">
        <w:t>: TC_NO_EXECUTION_OF_SYSTEM_COMMANDS</w:t>
      </w:r>
    </w:p>
    <w:p w14:paraId="23F85957" w14:textId="77777777" w:rsidR="00635973" w:rsidRPr="00FD4A4B" w:rsidRDefault="00635973" w:rsidP="00635973">
      <w:pPr>
        <w:rPr>
          <w:b/>
        </w:rPr>
      </w:pPr>
      <w:r w:rsidRPr="00FD4A4B">
        <w:rPr>
          <w:b/>
        </w:rPr>
        <w:t>Purpose:</w:t>
      </w:r>
    </w:p>
    <w:p w14:paraId="09881EBF" w14:textId="77777777" w:rsidR="00635973" w:rsidRPr="00FD4A4B" w:rsidRDefault="00635973" w:rsidP="00635973">
      <w:r w:rsidRPr="00FD4A4B">
        <w:t>To test whether it is possible to use the exec directive and if so, whether it can be used for system commands.</w:t>
      </w:r>
    </w:p>
    <w:p w14:paraId="46104B72" w14:textId="0BFB26E8" w:rsidR="00635973" w:rsidRPr="00FD4A4B" w:rsidRDefault="00635973" w:rsidP="00635973">
      <w:pPr>
        <w:rPr>
          <w:b/>
        </w:rPr>
      </w:pPr>
    </w:p>
    <w:p w14:paraId="7A2B27E2" w14:textId="77777777" w:rsidR="00635973" w:rsidRPr="00FD4A4B" w:rsidRDefault="00635973" w:rsidP="00635973">
      <w:pPr>
        <w:tabs>
          <w:tab w:val="left" w:pos="2400"/>
        </w:tabs>
        <w:rPr>
          <w:b/>
        </w:rPr>
      </w:pPr>
      <w:r w:rsidRPr="00FD4A4B">
        <w:rPr>
          <w:b/>
        </w:rPr>
        <w:t>Pre-Condition:</w:t>
      </w:r>
      <w:r w:rsidRPr="00FD4A4B">
        <w:rPr>
          <w:b/>
        </w:rPr>
        <w:tab/>
      </w:r>
    </w:p>
    <w:p w14:paraId="64A5F047" w14:textId="77777777" w:rsidR="00635973" w:rsidRPr="00FD4A4B" w:rsidRDefault="00635973" w:rsidP="00635973">
      <w:r w:rsidRPr="00FD4A4B">
        <w:t>If the web server is configured with SSI active, this test applies.</w:t>
      </w:r>
    </w:p>
    <w:p w14:paraId="4CFFB247" w14:textId="77777777" w:rsidR="00635973" w:rsidRPr="00FD4A4B" w:rsidRDefault="00635973" w:rsidP="00635973">
      <w:pPr>
        <w:rPr>
          <w:b/>
        </w:rPr>
      </w:pPr>
      <w:r w:rsidRPr="00FD4A4B">
        <w:rPr>
          <w:b/>
        </w:rPr>
        <w:t>Execution Steps</w:t>
      </w:r>
    </w:p>
    <w:p w14:paraId="08672982" w14:textId="77777777" w:rsidR="00635973" w:rsidRDefault="00C47BBB" w:rsidP="00C47BBB">
      <w:pPr>
        <w:pStyle w:val="B1"/>
      </w:pPr>
      <w:r>
        <w:t>1</w:t>
      </w:r>
      <w:r w:rsidR="001E4291">
        <w:t>.</w:t>
      </w:r>
      <w:r w:rsidR="001E4291">
        <w:tab/>
      </w:r>
      <w:r w:rsidR="00635973" w:rsidRPr="00FD4A4B">
        <w:t>The tester checks whether execution of system commands is disabled in the web server configuration.</w:t>
      </w:r>
    </w:p>
    <w:p w14:paraId="78B0204A" w14:textId="77777777" w:rsidR="00FA0B87" w:rsidRDefault="00FA0B87" w:rsidP="00FA0B87">
      <w:pPr>
        <w:pStyle w:val="NO"/>
      </w:pPr>
      <w:r>
        <w:rPr>
          <w:lang w:val="en-US" w:eastAsia="ja-JP"/>
        </w:rPr>
        <w:t>NOTE:</w:t>
      </w:r>
      <w:r>
        <w:rPr>
          <w:lang w:val="en-US" w:eastAsia="ja-JP"/>
        </w:rPr>
        <w:tab/>
      </w:r>
      <w:r>
        <w:rPr>
          <w:lang w:eastAsia="ja-JP"/>
        </w:rPr>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17D39C57" w14:textId="77777777" w:rsidR="00C47BBB" w:rsidRPr="00FD4A4B" w:rsidRDefault="00C47BBB" w:rsidP="00C47BBB">
      <w:pPr>
        <w:pStyle w:val="B1"/>
      </w:pPr>
      <w:r>
        <w:t>2.</w:t>
      </w:r>
      <w:r>
        <w:tab/>
        <w:t>The tester actually attempts to use the exec directive in an SSI file with and without system commands.</w:t>
      </w:r>
    </w:p>
    <w:p w14:paraId="2C2166FC" w14:textId="77777777" w:rsidR="00635973" w:rsidRPr="00FD4A4B" w:rsidRDefault="00635973" w:rsidP="00635973">
      <w:pPr>
        <w:rPr>
          <w:b/>
        </w:rPr>
      </w:pPr>
      <w:r w:rsidRPr="00FD4A4B">
        <w:rPr>
          <w:b/>
        </w:rPr>
        <w:t>Expected Results:</w:t>
      </w:r>
    </w:p>
    <w:p w14:paraId="18789FED" w14:textId="77777777" w:rsidR="00C47BBB" w:rsidRDefault="00C47BBB" w:rsidP="00C47BBB">
      <w:pPr>
        <w:pStyle w:val="B1"/>
      </w:pPr>
      <w:r>
        <w:t>-</w:t>
      </w:r>
      <w:r>
        <w:tab/>
        <w:t>The execution of system commands via SSIs exec directive is disabled in the web server configuration.</w:t>
      </w:r>
    </w:p>
    <w:p w14:paraId="669BFA6C" w14:textId="77777777" w:rsidR="00635973" w:rsidRPr="00FD4A4B" w:rsidRDefault="00C47BBB" w:rsidP="00C47BBB">
      <w:pPr>
        <w:pStyle w:val="B1"/>
      </w:pPr>
      <w:r>
        <w:t>-</w:t>
      </w:r>
      <w:r>
        <w:tab/>
        <w:t>It is impossible to execute system commands via SSIs exec directive.</w:t>
      </w:r>
    </w:p>
    <w:p w14:paraId="08E2EB56" w14:textId="77777777" w:rsidR="00635973" w:rsidRPr="00FD4A4B" w:rsidRDefault="00635973" w:rsidP="00635973">
      <w:pPr>
        <w:rPr>
          <w:b/>
        </w:rPr>
      </w:pPr>
      <w:r w:rsidRPr="00FD4A4B">
        <w:rPr>
          <w:b/>
        </w:rPr>
        <w:t>Expected format of evidence:</w:t>
      </w:r>
    </w:p>
    <w:p w14:paraId="046AFD84" w14:textId="77777777" w:rsidR="00C47BBB" w:rsidRDefault="00C47BBB" w:rsidP="00C47BBB">
      <w:pPr>
        <w:pStyle w:val="B1"/>
        <w:rPr>
          <w:lang w:eastAsia="zh-CN"/>
        </w:rPr>
      </w:pPr>
      <w:r>
        <w:rPr>
          <w:lang w:eastAsia="zh-CN"/>
        </w:rPr>
        <w:t>-</w:t>
      </w:r>
      <w:r>
        <w:rPr>
          <w:lang w:eastAsia="zh-CN"/>
        </w:rPr>
        <w:tab/>
      </w:r>
      <w:r w:rsidR="00635973" w:rsidRPr="00FD4A4B">
        <w:rPr>
          <w:lang w:eastAsia="zh-CN"/>
        </w:rPr>
        <w:t>A part of the configuration file / screenshot of the configuration showing that the web server is properly configured.</w:t>
      </w:r>
      <w:r>
        <w:rPr>
          <w:lang w:eastAsia="zh-CN"/>
        </w:rPr>
        <w:t xml:space="preserve"> For example, a configuration file that shows that the IncludesNOEXEC (Apache HTTP Server®) or ssiExecDisable (Microsoft® IIS) is set.</w:t>
      </w:r>
    </w:p>
    <w:p w14:paraId="178C5812" w14:textId="77777777" w:rsidR="00635973" w:rsidRPr="00FD4A4B" w:rsidRDefault="00C47BBB" w:rsidP="00C47BBB">
      <w:pPr>
        <w:pStyle w:val="B1"/>
        <w:rPr>
          <w:lang w:eastAsia="zh-CN"/>
        </w:rPr>
      </w:pPr>
      <w:r>
        <w:rPr>
          <w:lang w:eastAsia="zh-CN"/>
        </w:rPr>
        <w:t>-</w:t>
      </w:r>
      <w:r>
        <w:rPr>
          <w:lang w:eastAsia="zh-CN"/>
        </w:rPr>
        <w:tab/>
        <w:t>Web server log while executing step 2</w:t>
      </w:r>
      <w:r w:rsidR="00941E42">
        <w:rPr>
          <w:lang w:eastAsia="zh-CN"/>
        </w:rPr>
        <w:t>.</w:t>
      </w:r>
    </w:p>
    <w:p w14:paraId="7E1B56F8" w14:textId="77777777" w:rsidR="0026139A" w:rsidRPr="00FD4A4B" w:rsidRDefault="000E530A" w:rsidP="0026139A">
      <w:pPr>
        <w:pStyle w:val="Heading4"/>
      </w:pPr>
      <w:bookmarkStart w:id="473" w:name="_CR4_3_4_8"/>
      <w:bookmarkStart w:id="474" w:name="_Toc19542443"/>
      <w:bookmarkStart w:id="475" w:name="_Toc35348445"/>
      <w:bookmarkStart w:id="476" w:name="_Toc224925031"/>
      <w:bookmarkEnd w:id="473"/>
      <w:r w:rsidRPr="00907F75">
        <w:t>4</w:t>
      </w:r>
      <w:r w:rsidR="0026139A" w:rsidRPr="00FD4A4B">
        <w:t>.3.4.</w:t>
      </w:r>
      <w:r w:rsidR="00CC1AAA" w:rsidRPr="00FD4A4B">
        <w:t>8</w:t>
      </w:r>
      <w:r w:rsidR="0026139A" w:rsidRPr="00FD4A4B">
        <w:tab/>
        <w:t>Access rights for web server configuration</w:t>
      </w:r>
      <w:bookmarkEnd w:id="474"/>
      <w:bookmarkEnd w:id="475"/>
      <w:bookmarkEnd w:id="476"/>
    </w:p>
    <w:p w14:paraId="79E45D47" w14:textId="77777777" w:rsidR="0026139A" w:rsidRPr="00FD4A4B" w:rsidRDefault="0026139A" w:rsidP="0026139A">
      <w:r w:rsidRPr="00FD4A4B">
        <w:rPr>
          <w:i/>
        </w:rPr>
        <w:t>Requirement Name</w:t>
      </w:r>
      <w:r w:rsidRPr="00FD4A4B">
        <w:t>: Access</w:t>
      </w:r>
      <w:r w:rsidRPr="00E32DBA">
        <w:t xml:space="preserve"> </w:t>
      </w:r>
      <w:r w:rsidRPr="00FD4A4B">
        <w:t>rights</w:t>
      </w:r>
      <w:r w:rsidRPr="00E32DBA">
        <w:t xml:space="preserve"> </w:t>
      </w:r>
      <w:r w:rsidRPr="00FD4A4B">
        <w:t>for</w:t>
      </w:r>
      <w:r w:rsidRPr="00E32DBA">
        <w:t xml:space="preserve"> </w:t>
      </w:r>
      <w:r w:rsidRPr="00FD4A4B">
        <w:t>web</w:t>
      </w:r>
      <w:r w:rsidRPr="00E32DBA">
        <w:t xml:space="preserve"> </w:t>
      </w:r>
      <w:r w:rsidRPr="00FD4A4B">
        <w:t>server</w:t>
      </w:r>
      <w:r w:rsidRPr="00E32DBA">
        <w:t xml:space="preserve"> </w:t>
      </w:r>
      <w:r w:rsidRPr="00FD4A4B">
        <w:t>configuration</w:t>
      </w:r>
      <w:r w:rsidRPr="00E32DBA">
        <w:t xml:space="preserve"> </w:t>
      </w:r>
      <w:r w:rsidRPr="00FD4A4B">
        <w:t>files</w:t>
      </w:r>
      <w:r w:rsidRPr="00E32DBA">
        <w:t xml:space="preserve"> </w:t>
      </w:r>
    </w:p>
    <w:p w14:paraId="48DB704B" w14:textId="77777777" w:rsidR="001E11FD" w:rsidRDefault="001E11FD" w:rsidP="0026139A">
      <w:pPr>
        <w:rPr>
          <w:i/>
        </w:rPr>
      </w:pPr>
      <w:r>
        <w:rPr>
          <w:i/>
        </w:rPr>
        <w:t>Requirement Reference</w:t>
      </w:r>
      <w:r>
        <w:rPr>
          <w:iCs/>
        </w:rPr>
        <w:t xml:space="preserve">: </w:t>
      </w:r>
      <w:r>
        <w:t>In accordance with industry best practice</w:t>
      </w:r>
    </w:p>
    <w:p w14:paraId="256FBEB2" w14:textId="77777777" w:rsidR="0026139A" w:rsidRPr="00FD4A4B" w:rsidRDefault="0026139A" w:rsidP="0026139A">
      <w:r w:rsidRPr="00FD4A4B">
        <w:rPr>
          <w:i/>
        </w:rPr>
        <w:t>Requirement Description</w:t>
      </w:r>
      <w:r w:rsidRPr="00FD4A4B">
        <w:t>: Access</w:t>
      </w:r>
      <w:r w:rsidRPr="00E32DBA">
        <w:t xml:space="preserve"> </w:t>
      </w:r>
      <w:r w:rsidRPr="00FD4A4B">
        <w:t>rights</w:t>
      </w:r>
      <w:r w:rsidRPr="00E32DBA">
        <w:t xml:space="preserve"> </w:t>
      </w:r>
      <w:r w:rsidRPr="00FD4A4B">
        <w:t>for</w:t>
      </w:r>
      <w:r w:rsidRPr="00E32DBA">
        <w:t xml:space="preserve"> </w:t>
      </w:r>
      <w:r w:rsidRPr="00FD4A4B">
        <w:t>web</w:t>
      </w:r>
      <w:r w:rsidRPr="00E32DBA">
        <w:t xml:space="preserve"> </w:t>
      </w:r>
      <w:r w:rsidRPr="00FD4A4B">
        <w:t>server</w:t>
      </w:r>
      <w:r w:rsidRPr="00E32DBA">
        <w:t xml:space="preserve"> </w:t>
      </w:r>
      <w:r w:rsidRPr="00FD4A4B">
        <w:t>configuration</w:t>
      </w:r>
      <w:r w:rsidRPr="00E32DBA">
        <w:t xml:space="preserve"> </w:t>
      </w:r>
      <w:r w:rsidRPr="00FD4A4B">
        <w:t>files</w:t>
      </w:r>
      <w:r w:rsidRPr="00E32DBA">
        <w:t xml:space="preserve"> </w:t>
      </w:r>
      <w:r w:rsidRPr="00FD4A4B">
        <w:t>shall</w:t>
      </w:r>
      <w:r w:rsidRPr="00E32DBA">
        <w:t xml:space="preserve"> </w:t>
      </w:r>
      <w:r w:rsidRPr="00FD4A4B">
        <w:t>only</w:t>
      </w:r>
      <w:r w:rsidRPr="00E32DBA">
        <w:t xml:space="preserve"> </w:t>
      </w:r>
      <w:r w:rsidRPr="00FD4A4B">
        <w:t>be</w:t>
      </w:r>
      <w:r w:rsidRPr="00E32DBA">
        <w:t xml:space="preserve"> </w:t>
      </w:r>
      <w:r w:rsidRPr="00FD4A4B">
        <w:t>granted</w:t>
      </w:r>
      <w:r w:rsidRPr="00E32DBA">
        <w:t xml:space="preserve"> </w:t>
      </w:r>
      <w:r w:rsidRPr="00FD4A4B">
        <w:t>to</w:t>
      </w:r>
      <w:r w:rsidRPr="00E32DBA">
        <w:t xml:space="preserve"> </w:t>
      </w:r>
      <w:r w:rsidRPr="00FD4A4B">
        <w:t>the</w:t>
      </w:r>
      <w:r w:rsidRPr="00E32DBA">
        <w:t xml:space="preserve"> </w:t>
      </w:r>
      <w:r w:rsidRPr="00FD4A4B">
        <w:t>owner</w:t>
      </w:r>
      <w:r w:rsidRPr="00E32DBA">
        <w:t xml:space="preserve"> </w:t>
      </w:r>
      <w:r w:rsidRPr="00FD4A4B">
        <w:t>of</w:t>
      </w:r>
      <w:r w:rsidRPr="00E32DBA">
        <w:t xml:space="preserve"> </w:t>
      </w:r>
      <w:r w:rsidRPr="00FD4A4B">
        <w:t>the</w:t>
      </w:r>
      <w:r w:rsidRPr="00E32DBA">
        <w:t xml:space="preserve"> </w:t>
      </w:r>
      <w:r w:rsidRPr="00FD4A4B">
        <w:t>web</w:t>
      </w:r>
      <w:r w:rsidRPr="00E32DBA">
        <w:t xml:space="preserve"> </w:t>
      </w:r>
      <w:r w:rsidRPr="00FD4A4B">
        <w:t>server</w:t>
      </w:r>
      <w:r w:rsidRPr="00E32DBA">
        <w:t xml:space="preserve"> </w:t>
      </w:r>
      <w:r w:rsidRPr="00FD4A4B">
        <w:t>process</w:t>
      </w:r>
      <w:r w:rsidRPr="00E32DBA">
        <w:t xml:space="preserve"> </w:t>
      </w:r>
      <w:r w:rsidRPr="00FD4A4B">
        <w:t>or</w:t>
      </w:r>
      <w:r w:rsidRPr="00E32DBA">
        <w:t xml:space="preserve"> to </w:t>
      </w:r>
      <w:r w:rsidRPr="00FD4A4B">
        <w:t>a</w:t>
      </w:r>
      <w:r w:rsidRPr="00E32DBA">
        <w:t xml:space="preserve"> </w:t>
      </w:r>
      <w:r w:rsidRPr="00FD4A4B">
        <w:t>user</w:t>
      </w:r>
      <w:r w:rsidRPr="00E32DBA">
        <w:t xml:space="preserve"> </w:t>
      </w:r>
      <w:r w:rsidRPr="00FD4A4B">
        <w:t>with</w:t>
      </w:r>
      <w:r w:rsidRPr="00E32DBA">
        <w:t xml:space="preserve"> </w:t>
      </w:r>
      <w:r w:rsidRPr="00FD4A4B">
        <w:t>system</w:t>
      </w:r>
      <w:r w:rsidRPr="00E32DBA">
        <w:t xml:space="preserve"> </w:t>
      </w:r>
      <w:r w:rsidRPr="00FD4A4B">
        <w:t xml:space="preserve">privileges. </w:t>
      </w:r>
      <w:r w:rsidRPr="00FD4A4B">
        <w:rPr>
          <w:spacing w:val="2"/>
        </w:rPr>
        <w:t>Implementatio</w:t>
      </w:r>
      <w:r w:rsidRPr="00FD4A4B">
        <w:t>n</w:t>
      </w:r>
      <w:r w:rsidRPr="00E32DBA">
        <w:t xml:space="preserve"> </w:t>
      </w:r>
      <w:r w:rsidRPr="00FD4A4B">
        <w:rPr>
          <w:spacing w:val="2"/>
        </w:rPr>
        <w:t>example</w:t>
      </w:r>
      <w:r w:rsidRPr="00FD4A4B">
        <w:t>:</w:t>
      </w:r>
      <w:r w:rsidRPr="00FD4A4B">
        <w:rPr>
          <w:spacing w:val="3"/>
        </w:rPr>
        <w:t xml:space="preserve"> </w:t>
      </w:r>
      <w:r w:rsidRPr="00FD4A4B">
        <w:rPr>
          <w:spacing w:val="2"/>
        </w:rPr>
        <w:t>Delet</w:t>
      </w:r>
      <w:r w:rsidRPr="00FD4A4B">
        <w:t>e</w:t>
      </w:r>
      <w:r w:rsidRPr="00FD4A4B">
        <w:rPr>
          <w:spacing w:val="5"/>
        </w:rPr>
        <w:t xml:space="preserve"> </w:t>
      </w:r>
      <w:r w:rsidR="00D139CE" w:rsidRPr="00FD4A4B">
        <w:rPr>
          <w:spacing w:val="2"/>
        </w:rPr>
        <w:t>"</w:t>
      </w:r>
      <w:r w:rsidRPr="00FD4A4B">
        <w:rPr>
          <w:spacing w:val="2"/>
        </w:rPr>
        <w:t>read</w:t>
      </w:r>
      <w:r w:rsidR="00D139CE" w:rsidRPr="00FD4A4B">
        <w:t>"</w:t>
      </w:r>
      <w:r w:rsidRPr="00FD4A4B">
        <w:rPr>
          <w:spacing w:val="5"/>
        </w:rPr>
        <w:t xml:space="preserve"> </w:t>
      </w:r>
      <w:r w:rsidRPr="00FD4A4B">
        <w:rPr>
          <w:spacing w:val="2"/>
        </w:rPr>
        <w:t>an</w:t>
      </w:r>
      <w:r w:rsidRPr="00FD4A4B">
        <w:t>d</w:t>
      </w:r>
      <w:r w:rsidRPr="00FD4A4B">
        <w:rPr>
          <w:spacing w:val="7"/>
        </w:rPr>
        <w:t xml:space="preserve"> </w:t>
      </w:r>
      <w:r w:rsidR="00D139CE" w:rsidRPr="00FD4A4B">
        <w:rPr>
          <w:spacing w:val="2"/>
        </w:rPr>
        <w:t>"</w:t>
      </w:r>
      <w:r w:rsidRPr="00FD4A4B">
        <w:rPr>
          <w:spacing w:val="2"/>
        </w:rPr>
        <w:t>write</w:t>
      </w:r>
      <w:r w:rsidR="00D139CE" w:rsidRPr="00FD4A4B">
        <w:t>"</w:t>
      </w:r>
      <w:r w:rsidRPr="00FD4A4B">
        <w:rPr>
          <w:spacing w:val="5"/>
        </w:rPr>
        <w:t xml:space="preserve"> </w:t>
      </w:r>
      <w:r w:rsidRPr="00FD4A4B">
        <w:rPr>
          <w:spacing w:val="2"/>
        </w:rPr>
        <w:t>acces</w:t>
      </w:r>
      <w:r w:rsidRPr="00FD4A4B">
        <w:t>s</w:t>
      </w:r>
      <w:r w:rsidRPr="00FD4A4B">
        <w:rPr>
          <w:spacing w:val="4"/>
        </w:rPr>
        <w:t xml:space="preserve"> </w:t>
      </w:r>
      <w:r w:rsidRPr="00FD4A4B">
        <w:rPr>
          <w:spacing w:val="2"/>
        </w:rPr>
        <w:t>right</w:t>
      </w:r>
      <w:r w:rsidRPr="00FD4A4B">
        <w:t>s</w:t>
      </w:r>
      <w:r w:rsidRPr="00FD4A4B">
        <w:rPr>
          <w:spacing w:val="6"/>
        </w:rPr>
        <w:t xml:space="preserve"> </w:t>
      </w:r>
      <w:r w:rsidRPr="00FD4A4B">
        <w:rPr>
          <w:spacing w:val="2"/>
        </w:rPr>
        <w:t>fo</w:t>
      </w:r>
      <w:r w:rsidRPr="00FD4A4B">
        <w:t>r</w:t>
      </w:r>
      <w:r w:rsidRPr="00FD4A4B">
        <w:rPr>
          <w:spacing w:val="8"/>
        </w:rPr>
        <w:t xml:space="preserve"> </w:t>
      </w:r>
      <w:r w:rsidR="00D139CE" w:rsidRPr="00FD4A4B">
        <w:rPr>
          <w:spacing w:val="2"/>
        </w:rPr>
        <w:t>"</w:t>
      </w:r>
      <w:r w:rsidRPr="00FD4A4B">
        <w:rPr>
          <w:spacing w:val="2"/>
        </w:rPr>
        <w:t>others.</w:t>
      </w:r>
      <w:r w:rsidR="00D139CE" w:rsidRPr="00FD4A4B">
        <w:t>"</w:t>
      </w:r>
      <w:r w:rsidRPr="00FD4A4B">
        <w:rPr>
          <w:spacing w:val="3"/>
        </w:rPr>
        <w:t xml:space="preserve"> </w:t>
      </w:r>
      <w:r w:rsidRPr="00FD4A4B">
        <w:rPr>
          <w:spacing w:val="2"/>
        </w:rPr>
        <w:t>Onl</w:t>
      </w:r>
      <w:r w:rsidRPr="00FD4A4B">
        <w:t>y</w:t>
      </w:r>
      <w:r w:rsidRPr="00FD4A4B">
        <w:rPr>
          <w:spacing w:val="6"/>
        </w:rPr>
        <w:t xml:space="preserve"> </w:t>
      </w:r>
      <w:r w:rsidRPr="00FD4A4B">
        <w:rPr>
          <w:spacing w:val="2"/>
        </w:rPr>
        <w:t>gran</w:t>
      </w:r>
      <w:r w:rsidRPr="00FD4A4B">
        <w:t>t</w:t>
      </w:r>
      <w:r w:rsidRPr="00FD4A4B">
        <w:rPr>
          <w:spacing w:val="6"/>
        </w:rPr>
        <w:t xml:space="preserve"> </w:t>
      </w:r>
      <w:r w:rsidR="00D139CE" w:rsidRPr="00FD4A4B">
        <w:rPr>
          <w:spacing w:val="2"/>
        </w:rPr>
        <w:t>"</w:t>
      </w:r>
      <w:r w:rsidRPr="00FD4A4B">
        <w:rPr>
          <w:spacing w:val="2"/>
        </w:rPr>
        <w:t>write</w:t>
      </w:r>
      <w:r w:rsidR="00D139CE" w:rsidRPr="00FD4A4B">
        <w:t>"</w:t>
      </w:r>
      <w:r w:rsidRPr="00FD4A4B">
        <w:rPr>
          <w:spacing w:val="5"/>
        </w:rPr>
        <w:t xml:space="preserve"> </w:t>
      </w:r>
      <w:r w:rsidRPr="00FD4A4B">
        <w:rPr>
          <w:spacing w:val="2"/>
        </w:rPr>
        <w:t>acces</w:t>
      </w:r>
      <w:r w:rsidRPr="00FD4A4B">
        <w:t>s</w:t>
      </w:r>
      <w:r w:rsidRPr="00FD4A4B">
        <w:rPr>
          <w:spacing w:val="4"/>
        </w:rPr>
        <w:t xml:space="preserve"> </w:t>
      </w:r>
      <w:r w:rsidRPr="00FD4A4B">
        <w:rPr>
          <w:spacing w:val="2"/>
        </w:rPr>
        <w:t>t</w:t>
      </w:r>
      <w:r w:rsidRPr="00FD4A4B">
        <w:t>o</w:t>
      </w:r>
      <w:r w:rsidRPr="00FD4A4B">
        <w:rPr>
          <w:spacing w:val="8"/>
        </w:rPr>
        <w:t xml:space="preserve"> </w:t>
      </w:r>
      <w:r w:rsidRPr="00FD4A4B">
        <w:rPr>
          <w:spacing w:val="2"/>
        </w:rPr>
        <w:t>th</w:t>
      </w:r>
      <w:r w:rsidRPr="00FD4A4B">
        <w:t>e</w:t>
      </w:r>
      <w:r w:rsidRPr="00FD4A4B">
        <w:rPr>
          <w:spacing w:val="7"/>
        </w:rPr>
        <w:t xml:space="preserve"> </w:t>
      </w:r>
      <w:r w:rsidRPr="00FD4A4B">
        <w:rPr>
          <w:spacing w:val="2"/>
        </w:rPr>
        <w:t xml:space="preserve">user </w:t>
      </w:r>
      <w:r w:rsidRPr="00FD4A4B">
        <w:t>who</w:t>
      </w:r>
      <w:r w:rsidRPr="00E32DBA">
        <w:t xml:space="preserve"> </w:t>
      </w:r>
      <w:r w:rsidRPr="00FD4A4B">
        <w:t>configures</w:t>
      </w:r>
      <w:r w:rsidRPr="00E32DBA">
        <w:t xml:space="preserve"> </w:t>
      </w:r>
      <w:r w:rsidRPr="00FD4A4B">
        <w:t>the</w:t>
      </w:r>
      <w:r w:rsidRPr="00E32DBA">
        <w:t xml:space="preserve"> </w:t>
      </w:r>
      <w:r w:rsidRPr="00FD4A4B">
        <w:t>web</w:t>
      </w:r>
      <w:r w:rsidRPr="00E32DBA">
        <w:t xml:space="preserve"> </w:t>
      </w:r>
      <w:r w:rsidRPr="00FD4A4B">
        <w:t>server.</w:t>
      </w:r>
    </w:p>
    <w:p w14:paraId="4AF37726" w14:textId="5C6AD681" w:rsidR="001E11FD" w:rsidRDefault="001E11FD"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5.3.8, Elevation of privilege</w:t>
      </w:r>
      <w:r w:rsidR="005A6F16" w:rsidRPr="005A6F16">
        <w:rPr>
          <w:rFonts w:ascii="Tele-GroteskNor" w:eastAsia="SimSun" w:hAnsi="Tele-GroteskNor" w:cs="Tele-GroteskNor"/>
          <w:color w:val="000000"/>
          <w:lang w:val="en-US" w:eastAsia="zh-CN"/>
        </w:rPr>
        <w:t>, clause 5.3.4.6, File Write Permissions Misuse</w:t>
      </w:r>
      <w:r w:rsidR="005A6F16">
        <w:rPr>
          <w:rFonts w:ascii="Tele-GroteskNor" w:eastAsia="SimSun" w:hAnsi="Tele-GroteskNor" w:cs="Tele-GroteskNor"/>
          <w:color w:val="000000"/>
          <w:lang w:val="en-US" w:eastAsia="zh-CN"/>
        </w:rPr>
        <w:t>.</w:t>
      </w:r>
    </w:p>
    <w:p w14:paraId="792EC764" w14:textId="77777777" w:rsidR="0026139A" w:rsidRPr="00FD4A4B" w:rsidRDefault="0026139A" w:rsidP="0026139A">
      <w:r w:rsidRPr="00FD4A4B">
        <w:rPr>
          <w:i/>
        </w:rPr>
        <w:t>Test Case</w:t>
      </w:r>
      <w:r w:rsidRPr="00FD4A4B">
        <w:t xml:space="preserve">: </w:t>
      </w:r>
    </w:p>
    <w:p w14:paraId="12A43853" w14:textId="77777777" w:rsidR="00CC1AAA" w:rsidRPr="00FD4A4B" w:rsidRDefault="00CC1AAA" w:rsidP="00CC1AAA">
      <w:pPr>
        <w:rPr>
          <w:b/>
        </w:rPr>
      </w:pPr>
      <w:r w:rsidRPr="00FD4A4B">
        <w:rPr>
          <w:b/>
          <w:i/>
        </w:rPr>
        <w:t>Test Name</w:t>
      </w:r>
      <w:r w:rsidRPr="00FD4A4B">
        <w:rPr>
          <w:b/>
        </w:rPr>
        <w:t xml:space="preserve">: </w:t>
      </w:r>
      <w:r w:rsidRPr="00FD4A4B">
        <w:t>TC_ACCESS_RIGHTS_WEB_SERVER_FILES</w:t>
      </w:r>
    </w:p>
    <w:p w14:paraId="41117855" w14:textId="77777777" w:rsidR="00CC1AAA" w:rsidRPr="001E4291" w:rsidRDefault="00CC1AAA" w:rsidP="001E4291">
      <w:pPr>
        <w:rPr>
          <w:b/>
          <w:bCs/>
          <w:lang w:eastAsia="zh-CN"/>
        </w:rPr>
      </w:pPr>
      <w:r w:rsidRPr="001E4291">
        <w:rPr>
          <w:b/>
          <w:bCs/>
          <w:lang w:eastAsia="zh-CN"/>
        </w:rPr>
        <w:t>Purpose:</w:t>
      </w:r>
    </w:p>
    <w:p w14:paraId="564226D9" w14:textId="77777777" w:rsidR="00CC1AAA" w:rsidRPr="00FD4A4B" w:rsidRDefault="00CC1AAA" w:rsidP="001E4291">
      <w:r w:rsidRPr="00FD4A4B">
        <w:t>To verify that the access rights for Web server configuration files are correctly set.</w:t>
      </w:r>
    </w:p>
    <w:p w14:paraId="42D94818" w14:textId="3D103B92" w:rsidR="00CC1AAA" w:rsidRPr="001E4291" w:rsidRDefault="00CC1AAA" w:rsidP="001E4291">
      <w:pPr>
        <w:rPr>
          <w:b/>
          <w:bCs/>
          <w:lang w:eastAsia="zh-CN"/>
        </w:rPr>
      </w:pPr>
    </w:p>
    <w:p w14:paraId="24AFA4D3" w14:textId="77777777" w:rsidR="00CC1AAA" w:rsidRPr="001E4291" w:rsidRDefault="00CC1AAA" w:rsidP="001E4291">
      <w:pPr>
        <w:rPr>
          <w:b/>
          <w:bCs/>
          <w:lang w:eastAsia="zh-CN"/>
        </w:rPr>
      </w:pPr>
      <w:r w:rsidRPr="001E4291">
        <w:rPr>
          <w:b/>
          <w:bCs/>
          <w:lang w:eastAsia="zh-CN"/>
        </w:rPr>
        <w:t>Pre-Conditions:</w:t>
      </w:r>
    </w:p>
    <w:p w14:paraId="0152FFE8" w14:textId="77777777" w:rsidR="00CC1AAA" w:rsidRPr="00FD4A4B" w:rsidRDefault="00CC1AAA" w:rsidP="009D1E7D">
      <w:pPr>
        <w:pStyle w:val="B1"/>
      </w:pPr>
      <w:r w:rsidRPr="00FD4A4B">
        <w:rPr>
          <w:lang w:eastAsia="ja-JP"/>
        </w:rPr>
        <w:t>-</w:t>
      </w:r>
      <w:r w:rsidRPr="00FD4A4B">
        <w:rPr>
          <w:lang w:eastAsia="ja-JP"/>
        </w:rPr>
        <w:tab/>
        <w:t>The tester has administrative privileges</w:t>
      </w:r>
    </w:p>
    <w:p w14:paraId="6830252B" w14:textId="77777777" w:rsidR="00CC1AAA" w:rsidRPr="00FD4A4B" w:rsidRDefault="00CC1AAA" w:rsidP="009D1E7D">
      <w:pPr>
        <w:pStyle w:val="B1"/>
      </w:pPr>
      <w:r w:rsidRPr="00FD4A4B">
        <w:rPr>
          <w:lang w:eastAsia="ja-JP"/>
        </w:rPr>
        <w:t>-</w:t>
      </w:r>
      <w:r w:rsidRPr="00FD4A4B">
        <w:rPr>
          <w:lang w:eastAsia="ja-JP"/>
        </w:rPr>
        <w:tab/>
        <w:t>A tester machine is available.</w:t>
      </w:r>
      <w:r w:rsidRPr="00FD4A4B">
        <w:t xml:space="preserve"> </w:t>
      </w:r>
    </w:p>
    <w:p w14:paraId="1A0EE42D" w14:textId="77777777" w:rsidR="00CC1AAA" w:rsidRPr="00FD4A4B" w:rsidRDefault="00CC1AAA" w:rsidP="009D1E7D">
      <w:pPr>
        <w:pStyle w:val="B1"/>
      </w:pPr>
      <w:r w:rsidRPr="00FD4A4B">
        <w:rPr>
          <w:lang w:eastAsia="ja-JP"/>
        </w:rPr>
        <w:t>-</w:t>
      </w:r>
      <w:r w:rsidRPr="00FD4A4B">
        <w:rPr>
          <w:lang w:eastAsia="ja-JP"/>
        </w:rPr>
        <w:tab/>
        <w:t xml:space="preserve">Recommended: an automatic assessment tool has been configured / </w:t>
      </w:r>
      <w:r w:rsidRPr="00FD4A4B">
        <w:t>script</w:t>
      </w:r>
      <w:r w:rsidRPr="00FD4A4B">
        <w:rPr>
          <w:lang w:eastAsia="ja-JP"/>
        </w:rPr>
        <w:t xml:space="preserve"> adapted in line with the Requirement Description.</w:t>
      </w:r>
    </w:p>
    <w:p w14:paraId="48545376" w14:textId="77777777" w:rsidR="00CC1AAA" w:rsidRPr="001E4291" w:rsidRDefault="00CC1AAA" w:rsidP="001E4291">
      <w:pPr>
        <w:rPr>
          <w:b/>
          <w:bCs/>
          <w:lang w:eastAsia="zh-CN"/>
        </w:rPr>
      </w:pPr>
      <w:r w:rsidRPr="001E4291">
        <w:rPr>
          <w:b/>
          <w:bCs/>
          <w:lang w:eastAsia="zh-CN"/>
        </w:rPr>
        <w:t>Execution Steps</w:t>
      </w:r>
    </w:p>
    <w:p w14:paraId="6612A9C9" w14:textId="77777777" w:rsidR="00CF4A84" w:rsidRDefault="00CF4A84" w:rsidP="00CF4A84">
      <w:pPr>
        <w:pStyle w:val="B1"/>
      </w:pPr>
      <w:r>
        <w:t>1.</w:t>
      </w:r>
      <w:r>
        <w:tab/>
        <w:t>The tester identifies the user owning the web server process.</w:t>
      </w:r>
    </w:p>
    <w:p w14:paraId="75086EA4" w14:textId="77777777" w:rsidR="00CC1AAA" w:rsidRPr="00FD4A4B" w:rsidRDefault="00CF4A84" w:rsidP="009D1E7D">
      <w:pPr>
        <w:pStyle w:val="B1"/>
      </w:pPr>
      <w:r>
        <w:t>2.</w:t>
      </w:r>
      <w:r>
        <w:tab/>
        <w:t>The tester verifies that only the owner of the web server process and users with system privileges have "read" and "write" access rights for all web server configuration files and configuration directories.</w:t>
      </w:r>
    </w:p>
    <w:p w14:paraId="5F8975A0" w14:textId="77777777" w:rsidR="00CC1AAA" w:rsidRPr="001E4291" w:rsidRDefault="00CC1AAA" w:rsidP="001E4291">
      <w:pPr>
        <w:rPr>
          <w:b/>
          <w:bCs/>
          <w:lang w:eastAsia="zh-CN"/>
        </w:rPr>
      </w:pPr>
      <w:r w:rsidRPr="001E4291">
        <w:rPr>
          <w:b/>
          <w:bCs/>
          <w:lang w:eastAsia="zh-CN"/>
        </w:rPr>
        <w:t>Expected Results:</w:t>
      </w:r>
    </w:p>
    <w:p w14:paraId="37725244" w14:textId="77777777" w:rsidR="00CC1AAA" w:rsidRPr="00FD4A4B" w:rsidRDefault="00CC1AAA" w:rsidP="001E4291">
      <w:pPr>
        <w:rPr>
          <w:lang w:eastAsia="ja-JP"/>
        </w:rPr>
      </w:pPr>
      <w:r w:rsidRPr="00FD4A4B">
        <w:rPr>
          <w:lang w:eastAsia="ja-JP"/>
        </w:rPr>
        <w:t xml:space="preserve">Access rights for </w:t>
      </w:r>
      <w:r w:rsidR="00834316" w:rsidRPr="00834316">
        <w:rPr>
          <w:lang w:eastAsia="ja-JP"/>
        </w:rPr>
        <w:t xml:space="preserve">web server </w:t>
      </w:r>
      <w:r w:rsidRPr="00FD4A4B">
        <w:rPr>
          <w:lang w:eastAsia="ja-JP"/>
        </w:rPr>
        <w:t xml:space="preserve">configuration files </w:t>
      </w:r>
      <w:r w:rsidR="00834316" w:rsidRPr="00834316">
        <w:rPr>
          <w:lang w:eastAsia="ja-JP"/>
        </w:rPr>
        <w:t xml:space="preserve">and directories </w:t>
      </w:r>
      <w:r w:rsidRPr="00FD4A4B">
        <w:rPr>
          <w:lang w:eastAsia="ja-JP"/>
        </w:rPr>
        <w:t>are adequately set</w:t>
      </w:r>
      <w:r w:rsidR="00FA0B87" w:rsidRPr="00FA0B87">
        <w:rPr>
          <w:lang w:eastAsia="ja-JP"/>
        </w:rPr>
        <w:t>, as required in the requirement description</w:t>
      </w:r>
      <w:r w:rsidRPr="00FD4A4B">
        <w:rPr>
          <w:lang w:eastAsia="ja-JP"/>
        </w:rPr>
        <w:t>.</w:t>
      </w:r>
    </w:p>
    <w:p w14:paraId="37CADE0F" w14:textId="77777777" w:rsidR="00CC1AAA" w:rsidRPr="001E4291" w:rsidRDefault="00CC1AAA" w:rsidP="001E4291">
      <w:pPr>
        <w:rPr>
          <w:b/>
          <w:bCs/>
          <w:lang w:eastAsia="zh-CN"/>
        </w:rPr>
      </w:pPr>
      <w:r w:rsidRPr="001E4291">
        <w:rPr>
          <w:b/>
          <w:bCs/>
          <w:lang w:eastAsia="zh-CN"/>
        </w:rPr>
        <w:t>Expected format of evidence:</w:t>
      </w:r>
    </w:p>
    <w:p w14:paraId="7CB5B9BD" w14:textId="77777777" w:rsidR="00CC1AAA" w:rsidRPr="00FD4A4B" w:rsidRDefault="00CC1AAA" w:rsidP="001E4291">
      <w:r w:rsidRPr="00FD4A4B">
        <w:t>Log files and screen shots of test executions</w:t>
      </w:r>
    </w:p>
    <w:p w14:paraId="62A3951F" w14:textId="77777777" w:rsidR="0026139A" w:rsidRPr="00FD4A4B" w:rsidRDefault="000E530A" w:rsidP="0026139A">
      <w:pPr>
        <w:pStyle w:val="Heading4"/>
      </w:pPr>
      <w:bookmarkStart w:id="477" w:name="_CR4_3_4_9"/>
      <w:bookmarkStart w:id="478" w:name="_Toc19542444"/>
      <w:bookmarkStart w:id="479" w:name="_Toc35348446"/>
      <w:bookmarkStart w:id="480" w:name="_Toc224925032"/>
      <w:bookmarkEnd w:id="477"/>
      <w:r w:rsidRPr="00907F75">
        <w:t>4</w:t>
      </w:r>
      <w:r w:rsidR="0026139A" w:rsidRPr="00FD4A4B">
        <w:t>.3.4.</w:t>
      </w:r>
      <w:r w:rsidR="00CC1AAA" w:rsidRPr="00FD4A4B">
        <w:t>9</w:t>
      </w:r>
      <w:r w:rsidR="0026139A" w:rsidRPr="00FD4A4B">
        <w:tab/>
        <w:t>No default content</w:t>
      </w:r>
      <w:bookmarkEnd w:id="478"/>
      <w:bookmarkEnd w:id="479"/>
      <w:bookmarkEnd w:id="480"/>
    </w:p>
    <w:p w14:paraId="389CC411" w14:textId="77777777" w:rsidR="0026139A" w:rsidRPr="00FD4A4B" w:rsidRDefault="0026139A" w:rsidP="0026139A">
      <w:r w:rsidRPr="00FD4A4B">
        <w:rPr>
          <w:i/>
        </w:rPr>
        <w:t>Requirement Name</w:t>
      </w:r>
      <w:r w:rsidRPr="00FD4A4B">
        <w:t xml:space="preserve">: </w:t>
      </w:r>
      <w:r w:rsidR="00AC567D" w:rsidRPr="00AC567D">
        <w:t>No d</w:t>
      </w:r>
      <w:r w:rsidRPr="00FD4A4B">
        <w:t>efault</w:t>
      </w:r>
      <w:r w:rsidRPr="00E32DBA">
        <w:t xml:space="preserve"> </w:t>
      </w:r>
      <w:r w:rsidRPr="00FD4A4B">
        <w:t>content.</w:t>
      </w:r>
    </w:p>
    <w:p w14:paraId="711A990A" w14:textId="77777777" w:rsidR="001E11FD" w:rsidRDefault="001E11FD" w:rsidP="0026139A">
      <w:pPr>
        <w:rPr>
          <w:i/>
        </w:rPr>
      </w:pPr>
      <w:r>
        <w:rPr>
          <w:i/>
        </w:rPr>
        <w:t>Requirement Reference</w:t>
      </w:r>
      <w:r>
        <w:rPr>
          <w:iCs/>
        </w:rPr>
        <w:t xml:space="preserve">: </w:t>
      </w:r>
      <w:r>
        <w:t>In accordance with industry best practice</w:t>
      </w:r>
      <w:r w:rsidR="002F1C8C" w:rsidRPr="002F1C8C">
        <w:t>.</w:t>
      </w:r>
    </w:p>
    <w:p w14:paraId="246DFECF" w14:textId="77777777" w:rsidR="0026139A" w:rsidRPr="00FD4A4B" w:rsidRDefault="0026139A" w:rsidP="0026139A">
      <w:r w:rsidRPr="00FD4A4B">
        <w:rPr>
          <w:i/>
        </w:rPr>
        <w:t>Requirement Description</w:t>
      </w:r>
      <w:r w:rsidRPr="00FD4A4B">
        <w:t xml:space="preserve">: </w:t>
      </w:r>
      <w:r w:rsidRPr="00FD4A4B">
        <w:rPr>
          <w:spacing w:val="2"/>
        </w:rPr>
        <w:t>Defaul</w:t>
      </w:r>
      <w:r w:rsidRPr="00FD4A4B">
        <w:t>t</w:t>
      </w:r>
      <w:r w:rsidRPr="00FD4A4B">
        <w:rPr>
          <w:spacing w:val="1"/>
        </w:rPr>
        <w:t xml:space="preserve"> </w:t>
      </w:r>
      <w:r w:rsidRPr="00FD4A4B">
        <w:rPr>
          <w:spacing w:val="2"/>
        </w:rPr>
        <w:t>conten</w:t>
      </w:r>
      <w:r w:rsidRPr="00FD4A4B">
        <w:t>t</w:t>
      </w:r>
      <w:r w:rsidRPr="00FD4A4B">
        <w:rPr>
          <w:spacing w:val="1"/>
        </w:rPr>
        <w:t xml:space="preserve"> </w:t>
      </w:r>
      <w:r w:rsidRPr="00FD4A4B">
        <w:rPr>
          <w:spacing w:val="2"/>
        </w:rPr>
        <w:t>(examples</w:t>
      </w:r>
      <w:r w:rsidRPr="00FD4A4B">
        <w:t>,</w:t>
      </w:r>
      <w:r w:rsidRPr="00E32DBA">
        <w:t xml:space="preserve"> </w:t>
      </w:r>
      <w:r w:rsidRPr="00FD4A4B">
        <w:rPr>
          <w:spacing w:val="2"/>
        </w:rPr>
        <w:t>hel</w:t>
      </w:r>
      <w:r w:rsidRPr="00FD4A4B">
        <w:t>p</w:t>
      </w:r>
      <w:r w:rsidRPr="00FD4A4B">
        <w:rPr>
          <w:spacing w:val="3"/>
        </w:rPr>
        <w:t xml:space="preserve"> </w:t>
      </w:r>
      <w:r w:rsidRPr="00FD4A4B">
        <w:rPr>
          <w:spacing w:val="2"/>
        </w:rPr>
        <w:t>files</w:t>
      </w:r>
      <w:r w:rsidRPr="00FD4A4B">
        <w:t>,</w:t>
      </w:r>
      <w:r w:rsidRPr="00FD4A4B">
        <w:rPr>
          <w:spacing w:val="3"/>
        </w:rPr>
        <w:t xml:space="preserve"> </w:t>
      </w:r>
      <w:r w:rsidRPr="00FD4A4B">
        <w:rPr>
          <w:spacing w:val="2"/>
        </w:rPr>
        <w:t>documentation</w:t>
      </w:r>
      <w:r w:rsidRPr="00FD4A4B">
        <w:t>,</w:t>
      </w:r>
      <w:r w:rsidRPr="00E32DBA">
        <w:t xml:space="preserve"> </w:t>
      </w:r>
      <w:r w:rsidRPr="00FD4A4B">
        <w:rPr>
          <w:spacing w:val="2"/>
        </w:rPr>
        <w:t>aliases</w:t>
      </w:r>
      <w:r w:rsidRPr="00FD4A4B">
        <w:t>)</w:t>
      </w:r>
      <w:r w:rsidRPr="00FD4A4B">
        <w:rPr>
          <w:spacing w:val="1"/>
        </w:rPr>
        <w:t xml:space="preserve"> </w:t>
      </w:r>
      <w:r w:rsidRPr="00FD4A4B">
        <w:rPr>
          <w:spacing w:val="2"/>
        </w:rPr>
        <w:t>tha</w:t>
      </w:r>
      <w:r w:rsidRPr="00FD4A4B">
        <w:t>t</w:t>
      </w:r>
      <w:r w:rsidRPr="00FD4A4B">
        <w:rPr>
          <w:spacing w:val="4"/>
        </w:rPr>
        <w:t xml:space="preserve"> </w:t>
      </w:r>
      <w:r w:rsidRPr="00FD4A4B">
        <w:rPr>
          <w:spacing w:val="2"/>
        </w:rPr>
        <w:t>i</w:t>
      </w:r>
      <w:r w:rsidRPr="00FD4A4B">
        <w:t>s</w:t>
      </w:r>
      <w:r w:rsidRPr="00FD4A4B">
        <w:rPr>
          <w:spacing w:val="6"/>
        </w:rPr>
        <w:t xml:space="preserve"> </w:t>
      </w:r>
      <w:r w:rsidRPr="00FD4A4B">
        <w:rPr>
          <w:spacing w:val="2"/>
        </w:rPr>
        <w:t>provide</w:t>
      </w:r>
      <w:r w:rsidRPr="00FD4A4B">
        <w:t xml:space="preserve">d </w:t>
      </w:r>
      <w:r w:rsidRPr="00FD4A4B">
        <w:rPr>
          <w:spacing w:val="2"/>
        </w:rPr>
        <w:t>wit</w:t>
      </w:r>
      <w:r w:rsidRPr="00FD4A4B">
        <w:t>h</w:t>
      </w:r>
      <w:r w:rsidRPr="00FD4A4B">
        <w:rPr>
          <w:spacing w:val="4"/>
        </w:rPr>
        <w:t xml:space="preserve"> </w:t>
      </w:r>
      <w:r w:rsidRPr="00FD4A4B">
        <w:rPr>
          <w:spacing w:val="2"/>
        </w:rPr>
        <w:t>th</w:t>
      </w:r>
      <w:r w:rsidRPr="00FD4A4B">
        <w:t>e</w:t>
      </w:r>
      <w:r w:rsidRPr="00FD4A4B">
        <w:rPr>
          <w:spacing w:val="4"/>
        </w:rPr>
        <w:t xml:space="preserve"> </w:t>
      </w:r>
      <w:r w:rsidRPr="00FD4A4B">
        <w:rPr>
          <w:spacing w:val="2"/>
        </w:rPr>
        <w:t>standar</w:t>
      </w:r>
      <w:r w:rsidRPr="00FD4A4B">
        <w:t xml:space="preserve">d </w:t>
      </w:r>
      <w:r w:rsidRPr="00FD4A4B">
        <w:rPr>
          <w:spacing w:val="2"/>
        </w:rPr>
        <w:t>installatio</w:t>
      </w:r>
      <w:r w:rsidRPr="00FD4A4B">
        <w:t>n of the web server</w:t>
      </w:r>
      <w:r w:rsidRPr="00E32DBA">
        <w:t xml:space="preserve"> </w:t>
      </w:r>
      <w:r w:rsidRPr="00FD4A4B">
        <w:rPr>
          <w:spacing w:val="2"/>
        </w:rPr>
        <w:t>shall</w:t>
      </w:r>
      <w:r w:rsidRPr="00FD4A4B">
        <w:rPr>
          <w:spacing w:val="3"/>
        </w:rPr>
        <w:t xml:space="preserve"> </w:t>
      </w:r>
      <w:r w:rsidRPr="00FD4A4B">
        <w:rPr>
          <w:spacing w:val="2"/>
        </w:rPr>
        <w:t xml:space="preserve">be </w:t>
      </w:r>
      <w:r w:rsidRPr="00FD4A4B">
        <w:t>removed.</w:t>
      </w:r>
    </w:p>
    <w:p w14:paraId="2AD50D83" w14:textId="77777777" w:rsidR="001E11FD" w:rsidRDefault="001E11FD"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5.3.6.8, Insecure Default Configuration</w:t>
      </w:r>
    </w:p>
    <w:p w14:paraId="4A742AEA" w14:textId="77777777" w:rsidR="0026139A" w:rsidRPr="00FD4A4B" w:rsidRDefault="0026139A" w:rsidP="0026139A">
      <w:r w:rsidRPr="00FD4A4B">
        <w:rPr>
          <w:i/>
        </w:rPr>
        <w:t>Test Case</w:t>
      </w:r>
      <w:r w:rsidRPr="00FD4A4B">
        <w:t xml:space="preserve">: </w:t>
      </w:r>
    </w:p>
    <w:p w14:paraId="659F220E" w14:textId="77777777" w:rsidR="00CC1AAA" w:rsidRPr="00FD4A4B" w:rsidRDefault="00CC1AAA" w:rsidP="00CC1AAA">
      <w:r w:rsidRPr="00FD4A4B">
        <w:rPr>
          <w:b/>
          <w:i/>
        </w:rPr>
        <w:t>Test Name</w:t>
      </w:r>
      <w:r w:rsidRPr="00FD4A4B">
        <w:rPr>
          <w:b/>
        </w:rPr>
        <w:t xml:space="preserve">: </w:t>
      </w:r>
      <w:r w:rsidRPr="00FD4A4B">
        <w:t>TC_NO_DEFAULT_CONTENT</w:t>
      </w:r>
    </w:p>
    <w:p w14:paraId="24EA6521" w14:textId="77777777" w:rsidR="00CC1AAA" w:rsidRPr="00FD4A4B" w:rsidRDefault="00CC1AAA" w:rsidP="00DC3C3E">
      <w:pPr>
        <w:keepNext/>
        <w:keepLines/>
        <w:spacing w:before="180"/>
        <w:rPr>
          <w:b/>
          <w:lang w:eastAsia="zh-CN"/>
        </w:rPr>
      </w:pPr>
      <w:r w:rsidRPr="00FD4A4B">
        <w:rPr>
          <w:b/>
          <w:lang w:eastAsia="zh-CN"/>
        </w:rPr>
        <w:t>Purpose:</w:t>
      </w:r>
    </w:p>
    <w:p w14:paraId="4F3667FF" w14:textId="77777777" w:rsidR="00CC1AAA" w:rsidRPr="00FD4A4B" w:rsidRDefault="00CC1AAA" w:rsidP="00CC1AAA">
      <w:r w:rsidRPr="00FD4A4B">
        <w:t>To verify that there is no default content on the web server, that is not needed for web server operation, since such default content can be useful for an attacker.</w:t>
      </w:r>
    </w:p>
    <w:p w14:paraId="754086A3" w14:textId="77777777" w:rsidR="00CC1AAA" w:rsidRPr="00B127A0" w:rsidRDefault="00CC1AAA" w:rsidP="00B127A0">
      <w:pPr>
        <w:rPr>
          <w:b/>
          <w:bCs/>
          <w:lang w:eastAsia="zh-CN"/>
        </w:rPr>
      </w:pPr>
      <w:r w:rsidRPr="00B127A0">
        <w:rPr>
          <w:b/>
          <w:bCs/>
          <w:lang w:eastAsia="zh-CN"/>
        </w:rPr>
        <w:t>Procedure and execution steps</w:t>
      </w:r>
    </w:p>
    <w:p w14:paraId="477A15B9" w14:textId="77777777" w:rsidR="00CC1AAA" w:rsidRPr="00FD4A4B" w:rsidRDefault="00CC1AAA" w:rsidP="00B127A0">
      <w:pPr>
        <w:rPr>
          <w:lang w:eastAsia="zh-CN"/>
        </w:rPr>
      </w:pPr>
      <w:r w:rsidRPr="00B127A0">
        <w:rPr>
          <w:b/>
          <w:bCs/>
          <w:lang w:eastAsia="zh-CN"/>
        </w:rPr>
        <w:t>Pre-Conditions:</w:t>
      </w:r>
    </w:p>
    <w:p w14:paraId="31A03373" w14:textId="77777777" w:rsidR="00CC1AAA" w:rsidRPr="00FD4A4B" w:rsidRDefault="00CC1AAA" w:rsidP="009D1E7D">
      <w:pPr>
        <w:pStyle w:val="B1"/>
      </w:pPr>
      <w:r w:rsidRPr="00FD4A4B">
        <w:rPr>
          <w:lang w:eastAsia="ja-JP"/>
        </w:rPr>
        <w:t>-</w:t>
      </w:r>
      <w:r w:rsidRPr="00FD4A4B">
        <w:rPr>
          <w:lang w:eastAsia="ja-JP"/>
        </w:rPr>
        <w:tab/>
        <w:t>The tester has needed administrative privileges</w:t>
      </w:r>
      <w:r w:rsidR="002F1C8C" w:rsidRPr="002F1C8C">
        <w:rPr>
          <w:lang w:eastAsia="ja-JP"/>
        </w:rPr>
        <w:t>.</w:t>
      </w:r>
    </w:p>
    <w:p w14:paraId="69E28310" w14:textId="77777777" w:rsidR="00CC1AAA" w:rsidRPr="00FD4A4B" w:rsidRDefault="00CC1AAA" w:rsidP="009D1E7D">
      <w:pPr>
        <w:pStyle w:val="B1"/>
      </w:pPr>
      <w:r w:rsidRPr="00FD4A4B">
        <w:rPr>
          <w:lang w:eastAsia="ja-JP"/>
        </w:rPr>
        <w:t>-</w:t>
      </w:r>
      <w:r w:rsidRPr="00FD4A4B">
        <w:rPr>
          <w:lang w:eastAsia="ja-JP"/>
        </w:rPr>
        <w:tab/>
        <w:t>A tester machine is available.</w:t>
      </w:r>
      <w:r w:rsidRPr="00FD4A4B">
        <w:t xml:space="preserve"> </w:t>
      </w:r>
    </w:p>
    <w:p w14:paraId="31CAF72C" w14:textId="77777777" w:rsidR="002F1C8C" w:rsidRDefault="00CC1AAA" w:rsidP="002F1C8C">
      <w:pPr>
        <w:pStyle w:val="B1"/>
        <w:rPr>
          <w:lang w:eastAsia="ja-JP"/>
        </w:rPr>
      </w:pPr>
      <w:r w:rsidRPr="00FD4A4B">
        <w:rPr>
          <w:lang w:eastAsia="ja-JP"/>
        </w:rPr>
        <w:t>-</w:t>
      </w:r>
      <w:r w:rsidRPr="00FD4A4B">
        <w:rPr>
          <w:lang w:eastAsia="ja-JP"/>
        </w:rPr>
        <w:tab/>
      </w:r>
      <w:r w:rsidR="002F1C8C" w:rsidRPr="002F1C8C">
        <w:rPr>
          <w:lang w:eastAsia="ja-JP"/>
        </w:rPr>
        <w:t>The tester should have configured a script, or an automatic assessment tool adapted in line with the Requirement Description.</w:t>
      </w:r>
    </w:p>
    <w:p w14:paraId="52791E36" w14:textId="77777777" w:rsidR="00CC1AAA" w:rsidRPr="00FD4A4B" w:rsidRDefault="002F1C8C" w:rsidP="002F1C8C">
      <w:pPr>
        <w:pStyle w:val="NO"/>
      </w:pPr>
      <w:r>
        <w:rPr>
          <w:lang w:eastAsia="ja-JP"/>
        </w:rPr>
        <w:t>NOTE</w:t>
      </w:r>
      <w:r w:rsidR="00B127A0">
        <w:rPr>
          <w:lang w:eastAsia="ja-JP"/>
        </w:rPr>
        <w:t>:</w:t>
      </w:r>
      <w:r w:rsidR="00B127A0">
        <w:rPr>
          <w:lang w:eastAsia="ja-JP"/>
        </w:rPr>
        <w:tab/>
      </w:r>
      <w:r>
        <w:rPr>
          <w:lang w:eastAsia="ja-JP"/>
        </w:rPr>
        <w:t>The term ‘default content’ is not clearly defined and is therefore different for different web servers (e.g., web server welcome page, default error page, etc.).</w:t>
      </w:r>
    </w:p>
    <w:p w14:paraId="0B88E58C" w14:textId="77777777" w:rsidR="00CC1AAA" w:rsidRPr="00B127A0" w:rsidRDefault="00CC1AAA" w:rsidP="00B127A0">
      <w:pPr>
        <w:rPr>
          <w:b/>
          <w:bCs/>
          <w:lang w:eastAsia="zh-CN"/>
        </w:rPr>
      </w:pPr>
      <w:r w:rsidRPr="00B127A0">
        <w:rPr>
          <w:b/>
          <w:bCs/>
          <w:lang w:eastAsia="zh-CN"/>
        </w:rPr>
        <w:t xml:space="preserve">Execution Steps </w:t>
      </w:r>
    </w:p>
    <w:p w14:paraId="1DDADCDD" w14:textId="77777777" w:rsidR="00CC1AAA" w:rsidRPr="00FD4A4B" w:rsidRDefault="002F1C8C" w:rsidP="00B127A0">
      <w:r w:rsidRPr="002F1C8C">
        <w:t>The tester c</w:t>
      </w:r>
      <w:r w:rsidR="00CC1AAA" w:rsidRPr="00FD4A4B">
        <w:t>heck</w:t>
      </w:r>
      <w:r w:rsidRPr="002F1C8C">
        <w:t>s</w:t>
      </w:r>
      <w:r w:rsidR="00CC1AAA" w:rsidRPr="00FD4A4B">
        <w:t xml:space="preserve"> that all default</w:t>
      </w:r>
      <w:r w:rsidR="00CC1AAA" w:rsidRPr="00FD4A4B">
        <w:rPr>
          <w:spacing w:val="1"/>
        </w:rPr>
        <w:t xml:space="preserve"> </w:t>
      </w:r>
      <w:r w:rsidR="00CC1AAA" w:rsidRPr="00FD4A4B">
        <w:t>content</w:t>
      </w:r>
      <w:r w:rsidR="00CC1AAA" w:rsidRPr="00FD4A4B">
        <w:rPr>
          <w:spacing w:val="1"/>
        </w:rPr>
        <w:t xml:space="preserve"> </w:t>
      </w:r>
      <w:r w:rsidR="00CC1AAA" w:rsidRPr="00FD4A4B">
        <w:t>(examples,</w:t>
      </w:r>
      <w:r w:rsidR="00CC1AAA" w:rsidRPr="00FD4A4B">
        <w:rPr>
          <w:spacing w:val="-2"/>
        </w:rPr>
        <w:t xml:space="preserve"> </w:t>
      </w:r>
      <w:r w:rsidR="00CC1AAA" w:rsidRPr="00FD4A4B">
        <w:t>help</w:t>
      </w:r>
      <w:r w:rsidR="00CC1AAA" w:rsidRPr="00FD4A4B">
        <w:rPr>
          <w:spacing w:val="3"/>
        </w:rPr>
        <w:t xml:space="preserve"> </w:t>
      </w:r>
      <w:r w:rsidR="00CC1AAA" w:rsidRPr="00FD4A4B">
        <w:t>files,</w:t>
      </w:r>
      <w:r w:rsidR="00CC1AAA" w:rsidRPr="00FD4A4B">
        <w:rPr>
          <w:spacing w:val="3"/>
        </w:rPr>
        <w:t xml:space="preserve"> </w:t>
      </w:r>
      <w:r w:rsidR="00CC1AAA" w:rsidRPr="00FD4A4B">
        <w:t>documentation,</w:t>
      </w:r>
      <w:r w:rsidR="00CC1AAA" w:rsidRPr="00FD4A4B">
        <w:rPr>
          <w:spacing w:val="-5"/>
        </w:rPr>
        <w:t xml:space="preserve"> </w:t>
      </w:r>
      <w:r w:rsidR="00CC1AAA" w:rsidRPr="00FD4A4B">
        <w:t>aliases)</w:t>
      </w:r>
      <w:r w:rsidR="00CC1AAA" w:rsidRPr="00FD4A4B">
        <w:rPr>
          <w:spacing w:val="1"/>
        </w:rPr>
        <w:t xml:space="preserve"> </w:t>
      </w:r>
      <w:r w:rsidR="00CC1AAA" w:rsidRPr="00FD4A4B">
        <w:t>that</w:t>
      </w:r>
      <w:r w:rsidR="00CC1AAA" w:rsidRPr="00FD4A4B">
        <w:rPr>
          <w:spacing w:val="4"/>
        </w:rPr>
        <w:t xml:space="preserve"> </w:t>
      </w:r>
      <w:r w:rsidR="00CC1AAA" w:rsidRPr="00FD4A4B">
        <w:t>is</w:t>
      </w:r>
      <w:r w:rsidR="00CC1AAA" w:rsidRPr="00FD4A4B">
        <w:rPr>
          <w:spacing w:val="6"/>
        </w:rPr>
        <w:t xml:space="preserve"> </w:t>
      </w:r>
      <w:r w:rsidR="00CC1AAA" w:rsidRPr="00FD4A4B">
        <w:t>provided with</w:t>
      </w:r>
      <w:r w:rsidR="00CC1AAA" w:rsidRPr="00FD4A4B">
        <w:rPr>
          <w:spacing w:val="4"/>
        </w:rPr>
        <w:t xml:space="preserve"> </w:t>
      </w:r>
      <w:r w:rsidR="00CC1AAA" w:rsidRPr="00FD4A4B">
        <w:t>the</w:t>
      </w:r>
      <w:r w:rsidR="00CC1AAA" w:rsidRPr="00FD4A4B">
        <w:rPr>
          <w:spacing w:val="4"/>
        </w:rPr>
        <w:t xml:space="preserve"> </w:t>
      </w:r>
      <w:r w:rsidR="00CC1AAA" w:rsidRPr="00FD4A4B">
        <w:t>standard installation of the web server</w:t>
      </w:r>
      <w:r w:rsidR="00CC1AAA" w:rsidRPr="00FD4A4B">
        <w:rPr>
          <w:spacing w:val="-2"/>
        </w:rPr>
        <w:t xml:space="preserve"> </w:t>
      </w:r>
      <w:r w:rsidR="00CC1AAA" w:rsidRPr="00FD4A4B">
        <w:t>has</w:t>
      </w:r>
      <w:r w:rsidR="00CC1AAA" w:rsidRPr="00FD4A4B">
        <w:rPr>
          <w:spacing w:val="3"/>
        </w:rPr>
        <w:t xml:space="preserve"> </w:t>
      </w:r>
      <w:r w:rsidR="00CC1AAA" w:rsidRPr="00FD4A4B">
        <w:t>been removed.</w:t>
      </w:r>
    </w:p>
    <w:p w14:paraId="7057DC2E" w14:textId="77777777" w:rsidR="00CC1AAA" w:rsidRPr="00B127A0" w:rsidRDefault="00CC1AAA" w:rsidP="00B127A0">
      <w:pPr>
        <w:rPr>
          <w:b/>
          <w:bCs/>
          <w:lang w:eastAsia="zh-CN"/>
        </w:rPr>
      </w:pPr>
      <w:r w:rsidRPr="00B127A0">
        <w:rPr>
          <w:b/>
          <w:bCs/>
          <w:lang w:eastAsia="zh-CN"/>
        </w:rPr>
        <w:t>Expected Results:</w:t>
      </w:r>
    </w:p>
    <w:p w14:paraId="75A6BF01" w14:textId="77777777" w:rsidR="00CC1AAA" w:rsidRPr="00FD4A4B" w:rsidRDefault="00CC1AAA" w:rsidP="00B127A0">
      <w:pPr>
        <w:rPr>
          <w:lang w:eastAsia="ja-JP"/>
        </w:rPr>
      </w:pPr>
      <w:r w:rsidRPr="00FD4A4B">
        <w:rPr>
          <w:lang w:eastAsia="ja-JP"/>
        </w:rPr>
        <w:t>No default content (</w:t>
      </w:r>
      <w:r w:rsidRPr="00FD4A4B">
        <w:rPr>
          <w:spacing w:val="2"/>
        </w:rPr>
        <w:t>examples</w:t>
      </w:r>
      <w:r w:rsidRPr="00FD4A4B">
        <w:t>,</w:t>
      </w:r>
      <w:r w:rsidRPr="00FD4A4B">
        <w:rPr>
          <w:spacing w:val="-2"/>
        </w:rPr>
        <w:t xml:space="preserve"> </w:t>
      </w:r>
      <w:r w:rsidRPr="00FD4A4B">
        <w:rPr>
          <w:spacing w:val="2"/>
        </w:rPr>
        <w:t>hel</w:t>
      </w:r>
      <w:r w:rsidRPr="00FD4A4B">
        <w:t>p</w:t>
      </w:r>
      <w:r w:rsidRPr="00FD4A4B">
        <w:rPr>
          <w:spacing w:val="3"/>
        </w:rPr>
        <w:t xml:space="preserve"> </w:t>
      </w:r>
      <w:r w:rsidRPr="00FD4A4B">
        <w:rPr>
          <w:spacing w:val="2"/>
        </w:rPr>
        <w:t>files</w:t>
      </w:r>
      <w:r w:rsidRPr="00FD4A4B">
        <w:t>,</w:t>
      </w:r>
      <w:r w:rsidRPr="00FD4A4B">
        <w:rPr>
          <w:spacing w:val="3"/>
        </w:rPr>
        <w:t xml:space="preserve"> </w:t>
      </w:r>
      <w:r w:rsidRPr="00FD4A4B">
        <w:rPr>
          <w:spacing w:val="2"/>
        </w:rPr>
        <w:t>documentation</w:t>
      </w:r>
      <w:r w:rsidRPr="00FD4A4B">
        <w:t>,</w:t>
      </w:r>
      <w:r w:rsidRPr="00FD4A4B">
        <w:rPr>
          <w:spacing w:val="-5"/>
        </w:rPr>
        <w:t xml:space="preserve"> </w:t>
      </w:r>
      <w:r w:rsidRPr="00FD4A4B">
        <w:rPr>
          <w:spacing w:val="2"/>
        </w:rPr>
        <w:t>aliases, un-needed directories or manuals</w:t>
      </w:r>
      <w:r w:rsidRPr="00FD4A4B">
        <w:t>) has been found to remain on any Web server component</w:t>
      </w:r>
      <w:r w:rsidRPr="00FD4A4B">
        <w:rPr>
          <w:lang w:eastAsia="ja-JP"/>
        </w:rPr>
        <w:t>.</w:t>
      </w:r>
    </w:p>
    <w:p w14:paraId="18FA7197" w14:textId="77777777" w:rsidR="00CC1AAA" w:rsidRPr="00B127A0" w:rsidRDefault="00CC1AAA" w:rsidP="00B127A0">
      <w:pPr>
        <w:rPr>
          <w:b/>
          <w:bCs/>
          <w:lang w:eastAsia="zh-CN"/>
        </w:rPr>
      </w:pPr>
      <w:r w:rsidRPr="00B127A0">
        <w:rPr>
          <w:b/>
          <w:bCs/>
          <w:lang w:eastAsia="zh-CN"/>
        </w:rPr>
        <w:t>Expected format of evidence:</w:t>
      </w:r>
    </w:p>
    <w:p w14:paraId="5AE47ACE" w14:textId="77777777" w:rsidR="00CC1AAA" w:rsidRPr="00FD4A4B" w:rsidRDefault="00CC1AAA" w:rsidP="00B127A0">
      <w:r w:rsidRPr="00FD4A4B">
        <w:t>Log files and screen shots of test executions.</w:t>
      </w:r>
    </w:p>
    <w:p w14:paraId="0A481F95" w14:textId="77777777" w:rsidR="0026139A" w:rsidRPr="00FD4A4B" w:rsidRDefault="000E530A" w:rsidP="0026139A">
      <w:pPr>
        <w:pStyle w:val="Heading4"/>
      </w:pPr>
      <w:bookmarkStart w:id="481" w:name="_CR4_3_4_10"/>
      <w:bookmarkStart w:id="482" w:name="_Toc19542445"/>
      <w:bookmarkStart w:id="483" w:name="_Toc35348447"/>
      <w:bookmarkStart w:id="484" w:name="_Toc224925033"/>
      <w:bookmarkEnd w:id="481"/>
      <w:r w:rsidRPr="00907F75">
        <w:t>4</w:t>
      </w:r>
      <w:r w:rsidR="0026139A" w:rsidRPr="00FD4A4B">
        <w:t>.3.4.</w:t>
      </w:r>
      <w:r w:rsidR="00CC1AAA" w:rsidRPr="00FD4A4B">
        <w:t>10</w:t>
      </w:r>
      <w:r w:rsidR="0026139A" w:rsidRPr="00FD4A4B">
        <w:tab/>
        <w:t>No directory listings</w:t>
      </w:r>
      <w:bookmarkEnd w:id="482"/>
      <w:bookmarkEnd w:id="483"/>
      <w:bookmarkEnd w:id="484"/>
    </w:p>
    <w:p w14:paraId="0BF05C71" w14:textId="77777777" w:rsidR="0026139A" w:rsidRPr="00FD4A4B" w:rsidRDefault="0026139A" w:rsidP="0026139A">
      <w:r w:rsidRPr="00FD4A4B">
        <w:rPr>
          <w:i/>
        </w:rPr>
        <w:t>Requirement Name</w:t>
      </w:r>
      <w:r w:rsidRPr="00FD4A4B">
        <w:t>: No directory listings / Directory Brow</w:t>
      </w:r>
      <w:r w:rsidR="00D91717">
        <w:t>s</w:t>
      </w:r>
      <w:r w:rsidRPr="00FD4A4B">
        <w:t>ing.</w:t>
      </w:r>
    </w:p>
    <w:p w14:paraId="1F170F34" w14:textId="77777777" w:rsidR="001E11FD" w:rsidRDefault="001E11FD" w:rsidP="0026139A">
      <w:pPr>
        <w:rPr>
          <w:i/>
        </w:rPr>
      </w:pPr>
      <w:r>
        <w:rPr>
          <w:i/>
        </w:rPr>
        <w:t>Requirement Reference</w:t>
      </w:r>
      <w:r>
        <w:rPr>
          <w:iCs/>
        </w:rPr>
        <w:t xml:space="preserve">: </w:t>
      </w:r>
      <w:r>
        <w:t>In accordance with industry best practice</w:t>
      </w:r>
    </w:p>
    <w:p w14:paraId="52AF018D" w14:textId="77777777" w:rsidR="0026139A" w:rsidRPr="00FD4A4B" w:rsidRDefault="0026139A" w:rsidP="0026139A">
      <w:r w:rsidRPr="00FD4A4B">
        <w:rPr>
          <w:i/>
        </w:rPr>
        <w:t>Requirement Description</w:t>
      </w:r>
      <w:r w:rsidRPr="00FD4A4B">
        <w:t>: Directory</w:t>
      </w:r>
      <w:r w:rsidRPr="00E32DBA">
        <w:t xml:space="preserve"> </w:t>
      </w:r>
      <w:r w:rsidRPr="00FD4A4B">
        <w:t>listings</w:t>
      </w:r>
      <w:r w:rsidRPr="00E32DBA">
        <w:t xml:space="preserve"> </w:t>
      </w:r>
      <w:r w:rsidRPr="00FD4A4B">
        <w:t>(indexing)</w:t>
      </w:r>
      <w:r w:rsidRPr="00E32DBA">
        <w:t xml:space="preserve"> / </w:t>
      </w:r>
      <w:r w:rsidR="00D139CE" w:rsidRPr="00E32DBA">
        <w:t>"</w:t>
      </w:r>
      <w:r w:rsidRPr="00E32DBA">
        <w:t>Directory browsing</w:t>
      </w:r>
      <w:r w:rsidR="00D139CE" w:rsidRPr="00E32DBA">
        <w:t>"</w:t>
      </w:r>
      <w:r w:rsidRPr="00E32DBA">
        <w:t xml:space="preserve"> </w:t>
      </w:r>
      <w:r w:rsidRPr="00FD4A4B">
        <w:t>shall</w:t>
      </w:r>
      <w:r w:rsidRPr="00E32DBA">
        <w:t xml:space="preserve"> </w:t>
      </w:r>
      <w:r w:rsidRPr="00FD4A4B">
        <w:t>be</w:t>
      </w:r>
      <w:r w:rsidRPr="00E32DBA">
        <w:t xml:space="preserve"> </w:t>
      </w:r>
      <w:r w:rsidRPr="00FD4A4B">
        <w:t>deactivated.</w:t>
      </w:r>
    </w:p>
    <w:p w14:paraId="1EDB58E3" w14:textId="77777777" w:rsidR="001E11FD" w:rsidRDefault="001E11FD" w:rsidP="00CC1AA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5.3.6.9, File/Directory Read Permissions Misuse</w:t>
      </w:r>
    </w:p>
    <w:p w14:paraId="5FEDCE0F" w14:textId="77777777" w:rsidR="00A80FBF" w:rsidRPr="00FD4A4B" w:rsidRDefault="0026139A" w:rsidP="00CC1AAA">
      <w:r w:rsidRPr="00FD4A4B">
        <w:rPr>
          <w:i/>
        </w:rPr>
        <w:t>Test Case</w:t>
      </w:r>
      <w:r w:rsidRPr="00FD4A4B">
        <w:t>:</w:t>
      </w:r>
      <w:r w:rsidR="00614893" w:rsidRPr="00FD4A4B">
        <w:t xml:space="preserve"> </w:t>
      </w:r>
    </w:p>
    <w:p w14:paraId="41070E3C" w14:textId="77777777" w:rsidR="00CC1AAA" w:rsidRPr="00FD4A4B" w:rsidRDefault="00CC1AAA" w:rsidP="00CC1AAA">
      <w:r w:rsidRPr="00FD4A4B">
        <w:rPr>
          <w:b/>
          <w:i/>
        </w:rPr>
        <w:t>Test Name</w:t>
      </w:r>
      <w:r w:rsidRPr="00FD4A4B">
        <w:rPr>
          <w:b/>
        </w:rPr>
        <w:t xml:space="preserve">: </w:t>
      </w:r>
      <w:r w:rsidRPr="00FD4A4B">
        <w:t>TC_NO_DIRECTORY_LISTINGS</w:t>
      </w:r>
    </w:p>
    <w:p w14:paraId="46B9E625" w14:textId="77777777" w:rsidR="00CC1AAA" w:rsidRPr="00B127A0" w:rsidRDefault="00CC1AAA" w:rsidP="00B127A0">
      <w:pPr>
        <w:rPr>
          <w:b/>
          <w:bCs/>
          <w:lang w:eastAsia="zh-CN"/>
        </w:rPr>
      </w:pPr>
      <w:r w:rsidRPr="00B127A0">
        <w:rPr>
          <w:b/>
          <w:bCs/>
          <w:lang w:eastAsia="zh-CN"/>
        </w:rPr>
        <w:t>Purpose:</w:t>
      </w:r>
    </w:p>
    <w:p w14:paraId="64BEE4D1" w14:textId="77777777" w:rsidR="00CC1AAA" w:rsidRPr="00FD4A4B" w:rsidRDefault="00CC1AAA" w:rsidP="00CC1AAA">
      <w:r w:rsidRPr="00FD4A4B">
        <w:t>To verify that Directory listings / Directory browsing has been deactivated in all Web server components.</w:t>
      </w:r>
    </w:p>
    <w:p w14:paraId="30FFE382" w14:textId="77777777" w:rsidR="00CC1AAA" w:rsidRPr="00FD4A4B" w:rsidRDefault="00CC1AAA" w:rsidP="00B127A0">
      <w:pPr>
        <w:rPr>
          <w:lang w:eastAsia="zh-CN"/>
        </w:rPr>
      </w:pPr>
      <w:r w:rsidRPr="00B127A0">
        <w:rPr>
          <w:b/>
          <w:bCs/>
          <w:lang w:eastAsia="zh-CN"/>
        </w:rPr>
        <w:t>Pre-Conditions:</w:t>
      </w:r>
    </w:p>
    <w:p w14:paraId="63C7C4DF" w14:textId="77777777" w:rsidR="00CC1AAA" w:rsidRPr="00FD4A4B" w:rsidRDefault="00CC1AAA" w:rsidP="009D1E7D">
      <w:pPr>
        <w:pStyle w:val="B1"/>
      </w:pPr>
      <w:r w:rsidRPr="00FD4A4B">
        <w:rPr>
          <w:lang w:eastAsia="ja-JP"/>
        </w:rPr>
        <w:t>-</w:t>
      </w:r>
      <w:r w:rsidRPr="00FD4A4B">
        <w:rPr>
          <w:lang w:eastAsia="ja-JP"/>
        </w:rPr>
        <w:tab/>
        <w:t>The tester has administrative privileges</w:t>
      </w:r>
    </w:p>
    <w:p w14:paraId="01D88644" w14:textId="77777777" w:rsidR="00CC1AAA" w:rsidRPr="00FD4A4B" w:rsidRDefault="00CC1AAA" w:rsidP="009D1E7D">
      <w:pPr>
        <w:pStyle w:val="B1"/>
      </w:pPr>
      <w:r w:rsidRPr="00FD4A4B">
        <w:rPr>
          <w:lang w:eastAsia="ja-JP"/>
        </w:rPr>
        <w:t>-</w:t>
      </w:r>
      <w:r w:rsidRPr="00FD4A4B">
        <w:rPr>
          <w:lang w:eastAsia="ja-JP"/>
        </w:rPr>
        <w:tab/>
        <w:t>A tester machine is available.</w:t>
      </w:r>
      <w:r w:rsidRPr="00FD4A4B">
        <w:t xml:space="preserve"> </w:t>
      </w:r>
    </w:p>
    <w:p w14:paraId="6AA39DB7" w14:textId="77777777" w:rsidR="00CC1AAA" w:rsidRPr="00FD4A4B" w:rsidRDefault="00CC1AAA" w:rsidP="009D1E7D">
      <w:pPr>
        <w:pStyle w:val="B1"/>
      </w:pPr>
      <w:r w:rsidRPr="00FD4A4B">
        <w:rPr>
          <w:lang w:eastAsia="ja-JP"/>
        </w:rPr>
        <w:t>-</w:t>
      </w:r>
      <w:r w:rsidRPr="00FD4A4B">
        <w:rPr>
          <w:lang w:eastAsia="ja-JP"/>
        </w:rPr>
        <w:tab/>
      </w:r>
      <w:r w:rsidR="00813754">
        <w:t>The tester should have configured a script, or an automatic assessment tool adapted in line with the Requirement Description</w:t>
      </w:r>
      <w:r w:rsidR="00813754">
        <w:rPr>
          <w:lang w:eastAsia="ja-JP"/>
        </w:rPr>
        <w:t>.</w:t>
      </w:r>
      <w:r w:rsidRPr="00FD4A4B">
        <w:rPr>
          <w:lang w:eastAsia="ja-JP"/>
        </w:rPr>
        <w:t>.</w:t>
      </w:r>
    </w:p>
    <w:p w14:paraId="21E66C79" w14:textId="77777777" w:rsidR="00CC1AAA" w:rsidRPr="00B127A0" w:rsidRDefault="00CC1AAA" w:rsidP="00B127A0">
      <w:pPr>
        <w:rPr>
          <w:b/>
          <w:bCs/>
          <w:lang w:eastAsia="zh-CN"/>
        </w:rPr>
      </w:pPr>
      <w:r w:rsidRPr="00B127A0">
        <w:rPr>
          <w:b/>
          <w:bCs/>
          <w:lang w:eastAsia="zh-CN"/>
        </w:rPr>
        <w:t>Execution Steps</w:t>
      </w:r>
    </w:p>
    <w:p w14:paraId="1FDC1329" w14:textId="0EE3675A" w:rsidR="00CC1AAA" w:rsidRDefault="00834316" w:rsidP="009D1E7D">
      <w:pPr>
        <w:pStyle w:val="B1"/>
      </w:pPr>
      <w:r w:rsidRPr="00834316">
        <w:t>1.</w:t>
      </w:r>
      <w:r w:rsidR="00CC1AAA" w:rsidRPr="00FD4A4B">
        <w:tab/>
      </w:r>
      <w:r w:rsidR="00813754">
        <w:t>The tester</w:t>
      </w:r>
      <w:r w:rsidR="00813754" w:rsidRPr="00FD4A4B" w:rsidDel="00813754">
        <w:t xml:space="preserve"> </w:t>
      </w:r>
      <w:r w:rsidR="00813754">
        <w:t>c</w:t>
      </w:r>
      <w:r w:rsidR="00CC1AAA" w:rsidRPr="00FD4A4B">
        <w:t>heck</w:t>
      </w:r>
      <w:r w:rsidR="00813754">
        <w:t>s</w:t>
      </w:r>
      <w:r w:rsidRPr="00834316">
        <w:t xml:space="preserve">the web server configuration for </w:t>
      </w:r>
      <w:r w:rsidR="00CC1AAA" w:rsidRPr="00FD4A4B">
        <w:t xml:space="preserve"> Directory</w:t>
      </w:r>
      <w:r w:rsidR="00CC1AAA" w:rsidRPr="00FD4A4B">
        <w:rPr>
          <w:spacing w:val="-7"/>
        </w:rPr>
        <w:t xml:space="preserve"> </w:t>
      </w:r>
      <w:r w:rsidR="00CC1AAA" w:rsidRPr="00FD4A4B">
        <w:t>listings</w:t>
      </w:r>
      <w:r w:rsidR="00CC1AAA" w:rsidRPr="00FD4A4B">
        <w:rPr>
          <w:spacing w:val="-6"/>
        </w:rPr>
        <w:t xml:space="preserve"> </w:t>
      </w:r>
      <w:r w:rsidR="00CC1AAA" w:rsidRPr="00FD4A4B">
        <w:t>(indexing)</w:t>
      </w:r>
      <w:r w:rsidR="00CC1AAA" w:rsidRPr="00FD4A4B">
        <w:rPr>
          <w:spacing w:val="-8"/>
        </w:rPr>
        <w:t xml:space="preserve"> / </w:t>
      </w:r>
      <w:r w:rsidR="00D139CE" w:rsidRPr="00FD4A4B">
        <w:rPr>
          <w:spacing w:val="-8"/>
        </w:rPr>
        <w:t>"</w:t>
      </w:r>
      <w:r w:rsidR="00CC1AAA" w:rsidRPr="00FD4A4B">
        <w:rPr>
          <w:spacing w:val="-8"/>
        </w:rPr>
        <w:t>Directory browsing</w:t>
      </w:r>
      <w:r w:rsidR="00D139CE" w:rsidRPr="00FD4A4B">
        <w:rPr>
          <w:spacing w:val="-8"/>
        </w:rPr>
        <w:t>"</w:t>
      </w:r>
      <w:r w:rsidR="00CC1AAA" w:rsidRPr="00FD4A4B">
        <w:rPr>
          <w:spacing w:val="-8"/>
        </w:rPr>
        <w:t xml:space="preserve"> </w:t>
      </w:r>
      <w:r w:rsidRPr="00834316">
        <w:t xml:space="preserve"> to be </w:t>
      </w:r>
      <w:r w:rsidR="00CC1AAA" w:rsidRPr="00FD4A4B">
        <w:t>deactivated in all Web server components.</w:t>
      </w:r>
    </w:p>
    <w:p w14:paraId="58D7BE05" w14:textId="77777777" w:rsidR="00FA0B87" w:rsidRDefault="00FA0B87" w:rsidP="009D1E7D">
      <w:pPr>
        <w:pStyle w:val="B1"/>
      </w:pPr>
      <w:r>
        <w:rPr>
          <w:lang w:val="en-US" w:eastAsia="ja-JP"/>
        </w:rPr>
        <w:t>NOTE a:</w:t>
      </w:r>
      <w:r>
        <w:rPr>
          <w:lang w:val="en-US" w:eastAsia="ja-JP"/>
        </w:rPr>
        <w:tab/>
      </w:r>
      <w:r>
        <w:rPr>
          <w:lang w:eastAsia="ja-JP"/>
        </w:rPr>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67A1B382" w14:textId="77777777" w:rsidR="00096D4A" w:rsidRPr="00E53D1B" w:rsidRDefault="00096D4A" w:rsidP="00096D4A">
      <w:pPr>
        <w:pStyle w:val="B1"/>
      </w:pPr>
      <w:r w:rsidRPr="00E53D1B">
        <w:t>2.</w:t>
      </w:r>
      <w:r w:rsidRPr="00E53D1B">
        <w:tab/>
        <w:t>The tester attempts directory listings on all endpoints (domains, subdomains and directories) offered by the web server.</w:t>
      </w:r>
    </w:p>
    <w:p w14:paraId="41707F6F" w14:textId="4500A80F" w:rsidR="00096D4A" w:rsidRDefault="00096D4A" w:rsidP="00096D4A">
      <w:pPr>
        <w:pStyle w:val="NO"/>
      </w:pPr>
      <w:r>
        <w:t>NOTE 1:</w:t>
      </w:r>
      <w:r w:rsidR="00FA0B87">
        <w:tab/>
      </w:r>
      <w:r>
        <w:t>Whether directory listings have been deactivated could be done by checking the web</w:t>
      </w:r>
      <w:r w:rsidR="00B127A0">
        <w:t xml:space="preserve"> </w:t>
      </w:r>
      <w:r>
        <w:t xml:space="preserve">server configuration file specifically the parameters related to directory listing. The directory listing could be turned off in the web server configuration file, and there is no activation capability. </w:t>
      </w:r>
    </w:p>
    <w:p w14:paraId="13D58CCF" w14:textId="2F01039E" w:rsidR="00096D4A" w:rsidRPr="00FD4A4B" w:rsidRDefault="00096D4A" w:rsidP="00096D4A">
      <w:pPr>
        <w:pStyle w:val="NO"/>
      </w:pPr>
      <w:r>
        <w:t>NOTE 2</w:t>
      </w:r>
      <w:r w:rsidR="00FA0B87">
        <w:t>:</w:t>
      </w:r>
      <w:r w:rsidR="00FA0B87">
        <w:tab/>
      </w:r>
      <w:r>
        <w:t xml:space="preserve">Directory listings could be obtained by entering a valid URL (e.g., /var/www/test_1) that does not contain any index file. </w:t>
      </w:r>
    </w:p>
    <w:p w14:paraId="02879F9E" w14:textId="77777777" w:rsidR="00CC1AAA" w:rsidRPr="00FD4A4B" w:rsidRDefault="00CC1AAA" w:rsidP="00DC3C3E">
      <w:pPr>
        <w:keepNext/>
        <w:keepLines/>
        <w:spacing w:before="180"/>
        <w:rPr>
          <w:b/>
          <w:lang w:eastAsia="zh-CN"/>
        </w:rPr>
      </w:pPr>
      <w:r w:rsidRPr="00FD4A4B">
        <w:rPr>
          <w:b/>
          <w:lang w:eastAsia="zh-CN"/>
        </w:rPr>
        <w:t>Expected Results:</w:t>
      </w:r>
    </w:p>
    <w:p w14:paraId="28032FA4" w14:textId="77777777" w:rsidR="00096D4A" w:rsidRDefault="00CC1AAA" w:rsidP="00096D4A">
      <w:pPr>
        <w:pStyle w:val="B1"/>
        <w:rPr>
          <w:lang w:eastAsia="ja-JP"/>
        </w:rPr>
      </w:pPr>
      <w:r w:rsidRPr="00FD4A4B">
        <w:rPr>
          <w:lang w:eastAsia="ja-JP"/>
        </w:rPr>
        <w:t>-</w:t>
      </w:r>
      <w:r w:rsidRPr="00FD4A4B">
        <w:rPr>
          <w:lang w:eastAsia="ja-JP"/>
        </w:rPr>
        <w:tab/>
        <w:t>Directory listing / Directory browsing has been deactivated in all Web server components</w:t>
      </w:r>
      <w:r w:rsidR="00096D4A" w:rsidRPr="00096D4A">
        <w:rPr>
          <w:lang w:eastAsia="ja-JP"/>
        </w:rPr>
        <w:t xml:space="preserve"> configurations</w:t>
      </w:r>
      <w:r w:rsidRPr="00FD4A4B">
        <w:rPr>
          <w:lang w:eastAsia="ja-JP"/>
        </w:rPr>
        <w:t>.</w:t>
      </w:r>
    </w:p>
    <w:p w14:paraId="1D4765BF" w14:textId="77777777" w:rsidR="00CC1AAA" w:rsidRPr="00FD4A4B" w:rsidRDefault="00096D4A" w:rsidP="00096D4A">
      <w:pPr>
        <w:pStyle w:val="B1"/>
        <w:rPr>
          <w:lang w:eastAsia="ja-JP"/>
        </w:rPr>
      </w:pPr>
      <w:r>
        <w:rPr>
          <w:lang w:eastAsia="ja-JP"/>
        </w:rPr>
        <w:t>-</w:t>
      </w:r>
      <w:r>
        <w:rPr>
          <w:lang w:eastAsia="ja-JP"/>
        </w:rPr>
        <w:tab/>
        <w:t>The tester is unable to perform Directory listing / Directory browsing on all endpoints (domains, subdomains and directories) offered by the web server.</w:t>
      </w:r>
    </w:p>
    <w:p w14:paraId="57171F96" w14:textId="77777777" w:rsidR="00CC1AAA" w:rsidRPr="00FD4A4B" w:rsidRDefault="00CC1AAA" w:rsidP="00DC3C3E">
      <w:pPr>
        <w:keepNext/>
        <w:keepLines/>
        <w:spacing w:before="180"/>
        <w:rPr>
          <w:b/>
          <w:lang w:eastAsia="zh-CN"/>
        </w:rPr>
      </w:pPr>
      <w:r w:rsidRPr="00FD4A4B">
        <w:rPr>
          <w:b/>
          <w:lang w:eastAsia="zh-CN"/>
        </w:rPr>
        <w:t>Expected format of evidence:</w:t>
      </w:r>
    </w:p>
    <w:p w14:paraId="2D23971C" w14:textId="77777777" w:rsidR="00096D4A" w:rsidRDefault="00CC1AAA" w:rsidP="00096D4A">
      <w:pPr>
        <w:pStyle w:val="B1"/>
      </w:pPr>
      <w:r w:rsidRPr="00FD4A4B">
        <w:t>-</w:t>
      </w:r>
      <w:r w:rsidRPr="00FD4A4B">
        <w:tab/>
        <w:t>Log files and screen shots of test executions</w:t>
      </w:r>
    </w:p>
    <w:p w14:paraId="4968C9F0" w14:textId="77777777" w:rsidR="00CC1AAA" w:rsidRPr="00FD4A4B" w:rsidRDefault="00096D4A" w:rsidP="00096D4A">
      <w:pPr>
        <w:pStyle w:val="B1"/>
      </w:pPr>
      <w:r>
        <w:t>-</w:t>
      </w:r>
      <w:r>
        <w:tab/>
        <w:t>Text excerpt of the web server configuration showing that directory listing is disabled</w:t>
      </w:r>
    </w:p>
    <w:p w14:paraId="5417E1F0" w14:textId="77777777" w:rsidR="0026139A" w:rsidRPr="00FD4A4B" w:rsidRDefault="000E530A" w:rsidP="0026139A">
      <w:pPr>
        <w:pStyle w:val="Heading4"/>
      </w:pPr>
      <w:bookmarkStart w:id="485" w:name="_CR4_3_4_11"/>
      <w:bookmarkStart w:id="486" w:name="_Toc19542446"/>
      <w:bookmarkStart w:id="487" w:name="_Toc35348448"/>
      <w:bookmarkStart w:id="488" w:name="_Toc224925034"/>
      <w:bookmarkEnd w:id="485"/>
      <w:r w:rsidRPr="00907F75">
        <w:t>4</w:t>
      </w:r>
      <w:r w:rsidR="0026139A" w:rsidRPr="00FD4A4B">
        <w:t>.3.4.1</w:t>
      </w:r>
      <w:r w:rsidR="00CC1AAA" w:rsidRPr="00FD4A4B">
        <w:t>1</w:t>
      </w:r>
      <w:r w:rsidR="0026139A" w:rsidRPr="00FD4A4B">
        <w:tab/>
        <w:t>Web server information in HTTP headers</w:t>
      </w:r>
      <w:bookmarkEnd w:id="486"/>
      <w:bookmarkEnd w:id="487"/>
      <w:bookmarkEnd w:id="488"/>
    </w:p>
    <w:p w14:paraId="3343A7A7" w14:textId="77777777" w:rsidR="0026139A" w:rsidRPr="00FD4A4B" w:rsidRDefault="0026139A" w:rsidP="0026139A">
      <w:r w:rsidRPr="00FD4A4B">
        <w:rPr>
          <w:i/>
        </w:rPr>
        <w:t>Requirement Name</w:t>
      </w:r>
      <w:r w:rsidRPr="00FD4A4B">
        <w:t xml:space="preserve">: </w:t>
      </w:r>
      <w:r w:rsidR="00AC567D" w:rsidRPr="00AC567D">
        <w:t>Web server information in HTTP headers</w:t>
      </w:r>
      <w:r w:rsidRPr="00FD4A4B">
        <w:t>.</w:t>
      </w:r>
    </w:p>
    <w:p w14:paraId="458387FC" w14:textId="77777777" w:rsidR="005019E4" w:rsidRDefault="005019E4" w:rsidP="0026139A">
      <w:pPr>
        <w:rPr>
          <w:i/>
        </w:rPr>
      </w:pPr>
      <w:r>
        <w:rPr>
          <w:i/>
        </w:rPr>
        <w:t>Requirement Reference</w:t>
      </w:r>
      <w:r>
        <w:rPr>
          <w:iCs/>
        </w:rPr>
        <w:t>: I</w:t>
      </w:r>
      <w:r>
        <w:t>n accordance with industry best practice</w:t>
      </w:r>
    </w:p>
    <w:p w14:paraId="6204B1FA" w14:textId="77777777" w:rsidR="0026139A" w:rsidRPr="00FD4A4B" w:rsidRDefault="0026139A" w:rsidP="0026139A">
      <w:r w:rsidRPr="00FD4A4B">
        <w:rPr>
          <w:i/>
        </w:rPr>
        <w:t>Requirement Description</w:t>
      </w:r>
      <w:r w:rsidRPr="00FD4A4B">
        <w:t>: The</w:t>
      </w:r>
      <w:r w:rsidRPr="00E32DBA">
        <w:t xml:space="preserve"> </w:t>
      </w:r>
      <w:r w:rsidRPr="00FD4A4B">
        <w:t>HTTP</w:t>
      </w:r>
      <w:r w:rsidRPr="00E32DBA">
        <w:t xml:space="preserve"> </w:t>
      </w:r>
      <w:r w:rsidRPr="00FD4A4B">
        <w:t>header</w:t>
      </w:r>
      <w:r w:rsidRPr="00E32DBA">
        <w:t xml:space="preserve"> </w:t>
      </w:r>
      <w:r w:rsidRPr="00FD4A4B">
        <w:t>shall</w:t>
      </w:r>
      <w:r w:rsidRPr="00E32DBA">
        <w:t xml:space="preserve"> </w:t>
      </w:r>
      <w:r w:rsidRPr="00FD4A4B">
        <w:t>not</w:t>
      </w:r>
      <w:r w:rsidRPr="00E32DBA">
        <w:t xml:space="preserve"> </w:t>
      </w:r>
      <w:r w:rsidRPr="00FD4A4B">
        <w:t>include</w:t>
      </w:r>
      <w:r w:rsidRPr="00E32DBA">
        <w:t xml:space="preserve"> </w:t>
      </w:r>
      <w:r w:rsidRPr="00FD4A4B">
        <w:t>information</w:t>
      </w:r>
      <w:r w:rsidRPr="00E32DBA">
        <w:t xml:space="preserve"> </w:t>
      </w:r>
      <w:r w:rsidRPr="00FD4A4B">
        <w:t>on</w:t>
      </w:r>
      <w:r w:rsidRPr="00E32DBA">
        <w:t xml:space="preserve"> </w:t>
      </w:r>
      <w:r w:rsidRPr="00FD4A4B">
        <w:t>the</w:t>
      </w:r>
      <w:r w:rsidRPr="00E32DBA">
        <w:t xml:space="preserve"> </w:t>
      </w:r>
      <w:r w:rsidRPr="00FD4A4B">
        <w:t>version</w:t>
      </w:r>
      <w:r w:rsidRPr="00E32DBA">
        <w:t xml:space="preserve"> </w:t>
      </w:r>
      <w:r w:rsidRPr="00FD4A4B">
        <w:t>of</w:t>
      </w:r>
      <w:r w:rsidRPr="00E32DBA">
        <w:t xml:space="preserve"> </w:t>
      </w:r>
      <w:r w:rsidRPr="00FD4A4B">
        <w:t>the</w:t>
      </w:r>
      <w:r w:rsidRPr="00E32DBA">
        <w:t xml:space="preserve"> </w:t>
      </w:r>
      <w:r w:rsidRPr="00FD4A4B">
        <w:t>web</w:t>
      </w:r>
      <w:r w:rsidRPr="00E32DBA">
        <w:t xml:space="preserve"> </w:t>
      </w:r>
      <w:r w:rsidRPr="00FD4A4B">
        <w:t>server</w:t>
      </w:r>
      <w:r w:rsidRPr="00E32DBA">
        <w:t xml:space="preserve"> </w:t>
      </w:r>
      <w:r w:rsidRPr="00FD4A4B">
        <w:t>and</w:t>
      </w:r>
      <w:r w:rsidRPr="00E32DBA">
        <w:t xml:space="preserve"> </w:t>
      </w:r>
      <w:r w:rsidRPr="00FD4A4B">
        <w:t>the</w:t>
      </w:r>
      <w:r w:rsidRPr="00E32DBA">
        <w:t xml:space="preserve"> </w:t>
      </w:r>
      <w:r w:rsidRPr="00FD4A4B">
        <w:t>modules/add-ons</w:t>
      </w:r>
      <w:r w:rsidRPr="00E32DBA">
        <w:t xml:space="preserve"> </w:t>
      </w:r>
      <w:r w:rsidRPr="00FD4A4B">
        <w:t>used.</w:t>
      </w:r>
    </w:p>
    <w:p w14:paraId="692C9F15" w14:textId="77777777" w:rsidR="005019E4" w:rsidRDefault="005019E4"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5.3.6.5, System Fingerprinting</w:t>
      </w:r>
    </w:p>
    <w:p w14:paraId="6FDFCB9B" w14:textId="77777777" w:rsidR="0026139A" w:rsidRPr="00FD4A4B" w:rsidRDefault="0026139A" w:rsidP="0026139A">
      <w:r w:rsidRPr="00FD4A4B">
        <w:rPr>
          <w:i/>
        </w:rPr>
        <w:t>Test Case</w:t>
      </w:r>
      <w:r w:rsidRPr="00FD4A4B">
        <w:t xml:space="preserve">: </w:t>
      </w:r>
    </w:p>
    <w:p w14:paraId="7792F77C" w14:textId="77777777" w:rsidR="00CC1AAA" w:rsidRPr="00FD4A4B" w:rsidRDefault="00CC1AAA" w:rsidP="00CC1AAA">
      <w:pPr>
        <w:rPr>
          <w:b/>
        </w:rPr>
      </w:pPr>
      <w:r w:rsidRPr="00FD4A4B">
        <w:rPr>
          <w:b/>
          <w:i/>
        </w:rPr>
        <w:t>Test Name</w:t>
      </w:r>
      <w:r w:rsidRPr="00FD4A4B">
        <w:rPr>
          <w:b/>
        </w:rPr>
        <w:t xml:space="preserve">: </w:t>
      </w:r>
      <w:r w:rsidRPr="00FD4A4B">
        <w:t>TC_NO_WEB_SERVER_HEADER_INFORMATION</w:t>
      </w:r>
    </w:p>
    <w:p w14:paraId="5C2D4BC1" w14:textId="77777777" w:rsidR="00CC1AAA" w:rsidRPr="00B127A0" w:rsidRDefault="00CC1AAA" w:rsidP="00B127A0">
      <w:pPr>
        <w:rPr>
          <w:b/>
          <w:bCs/>
          <w:lang w:eastAsia="zh-CN"/>
        </w:rPr>
      </w:pPr>
      <w:r w:rsidRPr="00B127A0">
        <w:rPr>
          <w:b/>
          <w:bCs/>
          <w:lang w:eastAsia="zh-CN"/>
        </w:rPr>
        <w:t>Purpose:</w:t>
      </w:r>
    </w:p>
    <w:p w14:paraId="50C000C1" w14:textId="77777777" w:rsidR="00CC1AAA" w:rsidRPr="00FD4A4B" w:rsidRDefault="00CC1AAA" w:rsidP="00CC1AAA">
      <w:r w:rsidRPr="00FD4A4B">
        <w:t>To verify that HTTP headers do not</w:t>
      </w:r>
      <w:r w:rsidRPr="00E32DBA">
        <w:t xml:space="preserve"> </w:t>
      </w:r>
      <w:r w:rsidRPr="00FD4A4B">
        <w:t>include</w:t>
      </w:r>
      <w:r w:rsidRPr="00E32DBA">
        <w:t xml:space="preserve"> </w:t>
      </w:r>
      <w:r w:rsidRPr="00FD4A4B">
        <w:t>information</w:t>
      </w:r>
      <w:r w:rsidRPr="00E32DBA">
        <w:t xml:space="preserve"> </w:t>
      </w:r>
      <w:r w:rsidRPr="00FD4A4B">
        <w:t>on</w:t>
      </w:r>
      <w:r w:rsidRPr="00E32DBA">
        <w:t xml:space="preserve"> </w:t>
      </w:r>
      <w:r w:rsidRPr="00FD4A4B">
        <w:t>the</w:t>
      </w:r>
      <w:r w:rsidRPr="00E32DBA">
        <w:t xml:space="preserve"> </w:t>
      </w:r>
      <w:r w:rsidRPr="00FD4A4B">
        <w:t>version</w:t>
      </w:r>
      <w:r w:rsidRPr="00E32DBA">
        <w:t xml:space="preserve"> </w:t>
      </w:r>
      <w:r w:rsidRPr="00FD4A4B">
        <w:t>of</w:t>
      </w:r>
      <w:r w:rsidRPr="00E32DBA">
        <w:t xml:space="preserve"> </w:t>
      </w:r>
      <w:r w:rsidRPr="00FD4A4B">
        <w:t>the</w:t>
      </w:r>
      <w:r w:rsidRPr="00E32DBA">
        <w:t xml:space="preserve"> </w:t>
      </w:r>
      <w:r w:rsidRPr="00FD4A4B">
        <w:t>web</w:t>
      </w:r>
      <w:r w:rsidRPr="00E32DBA">
        <w:t xml:space="preserve"> </w:t>
      </w:r>
      <w:r w:rsidRPr="00FD4A4B">
        <w:t>server</w:t>
      </w:r>
      <w:r w:rsidRPr="00E32DBA">
        <w:t xml:space="preserve"> </w:t>
      </w:r>
      <w:r w:rsidRPr="00FD4A4B">
        <w:t>and</w:t>
      </w:r>
      <w:r w:rsidRPr="00E32DBA">
        <w:t xml:space="preserve"> </w:t>
      </w:r>
      <w:r w:rsidRPr="00FD4A4B">
        <w:t>the</w:t>
      </w:r>
      <w:r w:rsidRPr="00E32DBA">
        <w:t xml:space="preserve"> </w:t>
      </w:r>
      <w:r w:rsidRPr="00FD4A4B">
        <w:t>modules/add-ons</w:t>
      </w:r>
      <w:r w:rsidRPr="00E32DBA">
        <w:t xml:space="preserve"> </w:t>
      </w:r>
      <w:r w:rsidRPr="00FD4A4B">
        <w:t>used.</w:t>
      </w:r>
    </w:p>
    <w:p w14:paraId="70E9DD8D" w14:textId="77777777" w:rsidR="00CC1AAA" w:rsidRPr="00B127A0" w:rsidRDefault="00CC1AAA" w:rsidP="00B127A0">
      <w:pPr>
        <w:rPr>
          <w:b/>
          <w:bCs/>
          <w:lang w:eastAsia="zh-CN"/>
        </w:rPr>
      </w:pPr>
      <w:r w:rsidRPr="00B127A0">
        <w:rPr>
          <w:b/>
          <w:bCs/>
          <w:lang w:eastAsia="zh-CN"/>
        </w:rPr>
        <w:t>Procedure and execution steps</w:t>
      </w:r>
    </w:p>
    <w:p w14:paraId="56E56A93" w14:textId="77777777" w:rsidR="00CC1AAA" w:rsidRPr="00FD4A4B" w:rsidRDefault="00CC1AAA" w:rsidP="00B127A0">
      <w:pPr>
        <w:rPr>
          <w:lang w:eastAsia="zh-CN"/>
        </w:rPr>
      </w:pPr>
      <w:r w:rsidRPr="00B127A0">
        <w:rPr>
          <w:b/>
          <w:bCs/>
          <w:lang w:eastAsia="zh-CN"/>
        </w:rPr>
        <w:t>Pre-Conditions:</w:t>
      </w:r>
    </w:p>
    <w:p w14:paraId="3A366916" w14:textId="77777777" w:rsidR="00CC1AAA" w:rsidRPr="00FD4A4B" w:rsidRDefault="00CC1AAA" w:rsidP="009D1E7D">
      <w:pPr>
        <w:pStyle w:val="B1"/>
      </w:pPr>
      <w:r w:rsidRPr="00FD4A4B">
        <w:rPr>
          <w:lang w:eastAsia="ja-JP"/>
        </w:rPr>
        <w:t>-</w:t>
      </w:r>
      <w:r w:rsidRPr="00FD4A4B">
        <w:rPr>
          <w:lang w:eastAsia="ja-JP"/>
        </w:rPr>
        <w:tab/>
        <w:t>The tester has administrative privileges</w:t>
      </w:r>
      <w:r w:rsidR="003F2FAA">
        <w:rPr>
          <w:lang w:eastAsia="ja-JP"/>
        </w:rPr>
        <w:t>.</w:t>
      </w:r>
    </w:p>
    <w:p w14:paraId="546A491B" w14:textId="77777777" w:rsidR="00CC1AAA" w:rsidRPr="00FD4A4B" w:rsidRDefault="00CC1AAA" w:rsidP="009D1E7D">
      <w:pPr>
        <w:pStyle w:val="B1"/>
      </w:pPr>
      <w:r w:rsidRPr="00FD4A4B">
        <w:rPr>
          <w:lang w:eastAsia="ja-JP"/>
        </w:rPr>
        <w:t>-</w:t>
      </w:r>
      <w:r w:rsidRPr="00FD4A4B">
        <w:rPr>
          <w:lang w:eastAsia="ja-JP"/>
        </w:rPr>
        <w:tab/>
        <w:t>A tester machine is available.</w:t>
      </w:r>
      <w:r w:rsidRPr="00FD4A4B">
        <w:t xml:space="preserve"> </w:t>
      </w:r>
    </w:p>
    <w:p w14:paraId="0C838207" w14:textId="77777777" w:rsidR="00CC1AAA" w:rsidRPr="00FD4A4B" w:rsidRDefault="00CC1AAA" w:rsidP="009D1E7D">
      <w:pPr>
        <w:pStyle w:val="B1"/>
      </w:pPr>
      <w:r w:rsidRPr="00FD4A4B">
        <w:rPr>
          <w:lang w:eastAsia="ja-JP"/>
        </w:rPr>
        <w:t>-</w:t>
      </w:r>
      <w:r w:rsidRPr="00FD4A4B">
        <w:rPr>
          <w:lang w:eastAsia="ja-JP"/>
        </w:rPr>
        <w:tab/>
      </w:r>
      <w:r w:rsidR="003F2FAA">
        <w:t>The tester should have configured a script, or an automatic assessment tool adapted in line with the Requirement Description</w:t>
      </w:r>
      <w:r w:rsidR="003F2FAA">
        <w:rPr>
          <w:lang w:eastAsia="ja-JP"/>
        </w:rPr>
        <w:t>.</w:t>
      </w:r>
    </w:p>
    <w:p w14:paraId="2C200BA1" w14:textId="77777777" w:rsidR="00CC1AAA" w:rsidRPr="00B127A0" w:rsidRDefault="00CC1AAA" w:rsidP="00B127A0">
      <w:pPr>
        <w:rPr>
          <w:b/>
          <w:bCs/>
          <w:lang w:eastAsia="zh-CN"/>
        </w:rPr>
      </w:pPr>
      <w:r w:rsidRPr="00B127A0">
        <w:rPr>
          <w:b/>
          <w:bCs/>
          <w:lang w:eastAsia="zh-CN"/>
        </w:rPr>
        <w:t>Execution Steps</w:t>
      </w:r>
    </w:p>
    <w:p w14:paraId="646AE518" w14:textId="77777777" w:rsidR="00096D4A" w:rsidRDefault="003F2FAA" w:rsidP="00B127A0">
      <w:r>
        <w:t>The tester c</w:t>
      </w:r>
      <w:r w:rsidRPr="00FD4A4B">
        <w:t>heck</w:t>
      </w:r>
      <w:r>
        <w:t>s</w:t>
      </w:r>
      <w:r w:rsidRPr="00FD4A4B">
        <w:t xml:space="preserve"> </w:t>
      </w:r>
      <w:r w:rsidR="00CC1AAA" w:rsidRPr="00FD4A4B">
        <w:t>that HTTP headers do not</w:t>
      </w:r>
      <w:r w:rsidR="00CC1AAA" w:rsidRPr="00FD4A4B">
        <w:rPr>
          <w:spacing w:val="-3"/>
        </w:rPr>
        <w:t xml:space="preserve"> </w:t>
      </w:r>
      <w:r w:rsidR="00CC1AAA" w:rsidRPr="00FD4A4B">
        <w:t>include</w:t>
      </w:r>
      <w:r w:rsidR="00CC1AAA" w:rsidRPr="00FD4A4B">
        <w:rPr>
          <w:spacing w:val="-6"/>
        </w:rPr>
        <w:t xml:space="preserve"> </w:t>
      </w:r>
      <w:r w:rsidR="00CC1AAA" w:rsidRPr="00FD4A4B">
        <w:t>information</w:t>
      </w:r>
      <w:r w:rsidR="00CC1AAA" w:rsidRPr="00FD4A4B">
        <w:rPr>
          <w:spacing w:val="-9"/>
        </w:rPr>
        <w:t xml:space="preserve"> </w:t>
      </w:r>
      <w:r w:rsidR="00CC1AAA" w:rsidRPr="00FD4A4B">
        <w:t>on</w:t>
      </w:r>
      <w:r w:rsidR="00CC1AAA" w:rsidRPr="00FD4A4B">
        <w:rPr>
          <w:spacing w:val="-2"/>
        </w:rPr>
        <w:t xml:space="preserve"> </w:t>
      </w:r>
      <w:r w:rsidR="00CC1AAA" w:rsidRPr="00FD4A4B">
        <w:t>the</w:t>
      </w:r>
      <w:r w:rsidR="00CC1AAA" w:rsidRPr="00FD4A4B">
        <w:rPr>
          <w:spacing w:val="-3"/>
        </w:rPr>
        <w:t xml:space="preserve"> </w:t>
      </w:r>
      <w:r w:rsidR="00CC1AAA" w:rsidRPr="00FD4A4B">
        <w:t>version</w:t>
      </w:r>
      <w:r w:rsidR="00CC1AAA" w:rsidRPr="00FD4A4B">
        <w:rPr>
          <w:spacing w:val="-6"/>
        </w:rPr>
        <w:t xml:space="preserve"> </w:t>
      </w:r>
      <w:r w:rsidR="00CC1AAA" w:rsidRPr="00FD4A4B">
        <w:t>of</w:t>
      </w:r>
      <w:r w:rsidR="00CC1AAA" w:rsidRPr="00FD4A4B">
        <w:rPr>
          <w:spacing w:val="-2"/>
        </w:rPr>
        <w:t xml:space="preserve"> </w:t>
      </w:r>
      <w:r w:rsidR="00CC1AAA" w:rsidRPr="00FD4A4B">
        <w:t>the</w:t>
      </w:r>
      <w:r w:rsidR="00CC1AAA" w:rsidRPr="00FD4A4B">
        <w:rPr>
          <w:spacing w:val="-3"/>
        </w:rPr>
        <w:t xml:space="preserve"> </w:t>
      </w:r>
      <w:r w:rsidR="00CC1AAA" w:rsidRPr="00FD4A4B">
        <w:t>web</w:t>
      </w:r>
      <w:r w:rsidR="00CC1AAA" w:rsidRPr="00FD4A4B">
        <w:rPr>
          <w:spacing w:val="-3"/>
        </w:rPr>
        <w:t xml:space="preserve"> </w:t>
      </w:r>
      <w:r w:rsidR="00CC1AAA" w:rsidRPr="00FD4A4B">
        <w:t>server</w:t>
      </w:r>
      <w:r w:rsidR="00CC1AAA" w:rsidRPr="00FD4A4B">
        <w:rPr>
          <w:spacing w:val="-5"/>
        </w:rPr>
        <w:t xml:space="preserve"> </w:t>
      </w:r>
      <w:r w:rsidR="00CC1AAA" w:rsidRPr="00FD4A4B">
        <w:t>and</w:t>
      </w:r>
      <w:r w:rsidR="00CC1AAA" w:rsidRPr="00FD4A4B">
        <w:rPr>
          <w:spacing w:val="-3"/>
        </w:rPr>
        <w:t xml:space="preserve"> </w:t>
      </w:r>
      <w:r w:rsidR="00CC1AAA" w:rsidRPr="00FD4A4B">
        <w:t>the</w:t>
      </w:r>
      <w:r w:rsidR="00CC1AAA" w:rsidRPr="00FD4A4B">
        <w:rPr>
          <w:spacing w:val="-3"/>
        </w:rPr>
        <w:t xml:space="preserve"> </w:t>
      </w:r>
      <w:r w:rsidR="00CC1AAA" w:rsidRPr="00FD4A4B">
        <w:t>modules/add-ons</w:t>
      </w:r>
      <w:r w:rsidR="00CC1AAA" w:rsidRPr="00FD4A4B">
        <w:rPr>
          <w:spacing w:val="-14"/>
        </w:rPr>
        <w:t xml:space="preserve"> </w:t>
      </w:r>
      <w:r w:rsidR="00CC1AAA" w:rsidRPr="00FD4A4B">
        <w:t>used.</w:t>
      </w:r>
    </w:p>
    <w:p w14:paraId="73E3C01A" w14:textId="77777777" w:rsidR="00096D4A" w:rsidRDefault="00096D4A" w:rsidP="00096D4A">
      <w:pPr>
        <w:pStyle w:val="NO"/>
      </w:pPr>
      <w:r>
        <w:t>NOTE 1:</w:t>
      </w:r>
      <w:r>
        <w:tab/>
        <w:t>The header information could be checked by examining a captured http packet or by observing the response to a manual request (e.g. curl –I &lt;address:port&gt;). Header fields to look for could be, but are not limited to, ‘Server’, ‘X-Powered-By’, ‘Via’ or custom header fields. Furthermore, unwanted web server information could be part of the response body (e.g. in HTML comments or meta tags) or a server banner.</w:t>
      </w:r>
    </w:p>
    <w:p w14:paraId="034DA55A" w14:textId="77777777" w:rsidR="00CC1AAA" w:rsidRPr="00FD4A4B" w:rsidRDefault="00096D4A" w:rsidP="00096D4A">
      <w:pPr>
        <w:pStyle w:val="NO"/>
      </w:pPr>
      <w:r>
        <w:t>NOTE 2:</w:t>
      </w:r>
      <w:r>
        <w:tab/>
        <w:t>The settings responsible for limiting the header information could be checked from the web</w:t>
      </w:r>
      <w:r w:rsidR="00B127A0">
        <w:t xml:space="preserve"> </w:t>
      </w:r>
      <w:r>
        <w:t xml:space="preserve">server configuration file (e.g. Apache configuration has a ‘ServerTokens’ directive, which could be set to ‘Prod’; nginx configuration has a ‘server_tokens’ directive, which could be set to ‘off’). </w:t>
      </w:r>
    </w:p>
    <w:p w14:paraId="54CD2391" w14:textId="77777777" w:rsidR="00CC1AAA" w:rsidRPr="00B127A0" w:rsidRDefault="00CC1AAA" w:rsidP="00B127A0">
      <w:pPr>
        <w:rPr>
          <w:b/>
          <w:bCs/>
          <w:lang w:eastAsia="zh-CN"/>
        </w:rPr>
      </w:pPr>
      <w:r w:rsidRPr="00B127A0">
        <w:rPr>
          <w:b/>
          <w:bCs/>
          <w:lang w:eastAsia="zh-CN"/>
        </w:rPr>
        <w:t>Expected Results:</w:t>
      </w:r>
    </w:p>
    <w:p w14:paraId="5CDA6285" w14:textId="77777777" w:rsidR="00CC1AAA" w:rsidRPr="00FD4A4B" w:rsidRDefault="00CC1AAA" w:rsidP="00B127A0">
      <w:pPr>
        <w:rPr>
          <w:lang w:eastAsia="ja-JP"/>
        </w:rPr>
      </w:pPr>
      <w:r w:rsidRPr="00FD4A4B">
        <w:rPr>
          <w:lang w:eastAsia="ja-JP"/>
        </w:rPr>
        <w:t xml:space="preserve">Evidence that </w:t>
      </w:r>
      <w:r w:rsidRPr="00FD4A4B">
        <w:t>HTTP headers do not</w:t>
      </w:r>
      <w:r w:rsidRPr="00FD4A4B">
        <w:rPr>
          <w:spacing w:val="-3"/>
        </w:rPr>
        <w:t xml:space="preserve"> </w:t>
      </w:r>
      <w:r w:rsidRPr="00FD4A4B">
        <w:t>include</w:t>
      </w:r>
      <w:r w:rsidRPr="00FD4A4B">
        <w:rPr>
          <w:spacing w:val="-6"/>
        </w:rPr>
        <w:t xml:space="preserve"> </w:t>
      </w:r>
      <w:r w:rsidRPr="00FD4A4B">
        <w:t>information</w:t>
      </w:r>
      <w:r w:rsidRPr="00FD4A4B">
        <w:rPr>
          <w:spacing w:val="-9"/>
        </w:rPr>
        <w:t xml:space="preserve"> </w:t>
      </w:r>
      <w:r w:rsidRPr="00FD4A4B">
        <w:t>on</w:t>
      </w:r>
      <w:r w:rsidRPr="00FD4A4B">
        <w:rPr>
          <w:spacing w:val="-2"/>
        </w:rPr>
        <w:t xml:space="preserve"> </w:t>
      </w:r>
      <w:r w:rsidRPr="00FD4A4B">
        <w:t>the</w:t>
      </w:r>
      <w:r w:rsidRPr="00FD4A4B">
        <w:rPr>
          <w:spacing w:val="-3"/>
        </w:rPr>
        <w:t xml:space="preserve"> </w:t>
      </w:r>
      <w:r w:rsidRPr="00FD4A4B">
        <w:t>version</w:t>
      </w:r>
      <w:r w:rsidRPr="00FD4A4B">
        <w:rPr>
          <w:spacing w:val="-6"/>
        </w:rPr>
        <w:t xml:space="preserve"> </w:t>
      </w:r>
      <w:r w:rsidRPr="00FD4A4B">
        <w:t>of</w:t>
      </w:r>
      <w:r w:rsidRPr="00FD4A4B">
        <w:rPr>
          <w:spacing w:val="-2"/>
        </w:rPr>
        <w:t xml:space="preserve"> </w:t>
      </w:r>
      <w:r w:rsidRPr="00FD4A4B">
        <w:t>the</w:t>
      </w:r>
      <w:r w:rsidRPr="00FD4A4B">
        <w:rPr>
          <w:spacing w:val="-3"/>
        </w:rPr>
        <w:t xml:space="preserve"> </w:t>
      </w:r>
      <w:r w:rsidRPr="00FD4A4B">
        <w:t>web</w:t>
      </w:r>
      <w:r w:rsidRPr="00FD4A4B">
        <w:rPr>
          <w:spacing w:val="-3"/>
        </w:rPr>
        <w:t xml:space="preserve"> </w:t>
      </w:r>
      <w:r w:rsidRPr="00FD4A4B">
        <w:t>server</w:t>
      </w:r>
      <w:r w:rsidRPr="00FD4A4B">
        <w:rPr>
          <w:spacing w:val="-5"/>
        </w:rPr>
        <w:t xml:space="preserve"> </w:t>
      </w:r>
      <w:r w:rsidRPr="00FD4A4B">
        <w:t>and</w:t>
      </w:r>
      <w:r w:rsidRPr="00FD4A4B">
        <w:rPr>
          <w:spacing w:val="-3"/>
        </w:rPr>
        <w:t xml:space="preserve"> </w:t>
      </w:r>
      <w:r w:rsidRPr="00FD4A4B">
        <w:t>the</w:t>
      </w:r>
      <w:r w:rsidRPr="00FD4A4B">
        <w:rPr>
          <w:spacing w:val="-3"/>
        </w:rPr>
        <w:t xml:space="preserve"> </w:t>
      </w:r>
      <w:r w:rsidRPr="00FD4A4B">
        <w:t>modules/add-ons</w:t>
      </w:r>
      <w:r w:rsidRPr="00FD4A4B">
        <w:rPr>
          <w:spacing w:val="-14"/>
        </w:rPr>
        <w:t xml:space="preserve"> </w:t>
      </w:r>
      <w:r w:rsidRPr="00FD4A4B">
        <w:t>used.</w:t>
      </w:r>
    </w:p>
    <w:p w14:paraId="410267ED" w14:textId="77777777" w:rsidR="00CC1AAA" w:rsidRPr="00B127A0" w:rsidRDefault="00CC1AAA" w:rsidP="00B127A0">
      <w:pPr>
        <w:rPr>
          <w:b/>
          <w:bCs/>
          <w:lang w:eastAsia="zh-CN"/>
        </w:rPr>
      </w:pPr>
      <w:r w:rsidRPr="00B127A0">
        <w:rPr>
          <w:b/>
          <w:bCs/>
          <w:lang w:eastAsia="zh-CN"/>
        </w:rPr>
        <w:t>Expected format of evidence:</w:t>
      </w:r>
    </w:p>
    <w:p w14:paraId="1459C03F" w14:textId="77777777" w:rsidR="00CC1AAA" w:rsidRPr="00FD4A4B" w:rsidRDefault="00CC1AAA" w:rsidP="00B127A0">
      <w:r w:rsidRPr="00FD4A4B">
        <w:t>Log files and screen shots of test executions</w:t>
      </w:r>
      <w:r w:rsidR="003F2FAA">
        <w:t>.</w:t>
      </w:r>
    </w:p>
    <w:p w14:paraId="5230FFDC" w14:textId="77777777" w:rsidR="0026139A" w:rsidRPr="00FD4A4B" w:rsidRDefault="000E530A" w:rsidP="0026139A">
      <w:pPr>
        <w:pStyle w:val="Heading4"/>
      </w:pPr>
      <w:bookmarkStart w:id="489" w:name="_CR4_3_4_12"/>
      <w:bookmarkStart w:id="490" w:name="_Toc19542447"/>
      <w:bookmarkStart w:id="491" w:name="_Toc35348449"/>
      <w:bookmarkStart w:id="492" w:name="_Toc224925035"/>
      <w:bookmarkEnd w:id="489"/>
      <w:r w:rsidRPr="00907F75">
        <w:t>4</w:t>
      </w:r>
      <w:r w:rsidR="0026139A" w:rsidRPr="00FD4A4B">
        <w:t>.3.4.1</w:t>
      </w:r>
      <w:r w:rsidR="004232F1" w:rsidRPr="00FD4A4B">
        <w:t>2</w:t>
      </w:r>
      <w:r w:rsidR="0026139A" w:rsidRPr="00FD4A4B">
        <w:tab/>
        <w:t>Web server information in error pages</w:t>
      </w:r>
      <w:bookmarkEnd w:id="490"/>
      <w:bookmarkEnd w:id="491"/>
      <w:bookmarkEnd w:id="492"/>
      <w:r w:rsidR="0026139A" w:rsidRPr="00FD4A4B">
        <w:t xml:space="preserve"> </w:t>
      </w:r>
    </w:p>
    <w:p w14:paraId="3CD485FF" w14:textId="77777777" w:rsidR="0026139A" w:rsidRPr="00FD4A4B" w:rsidRDefault="0026139A" w:rsidP="0026139A">
      <w:r w:rsidRPr="00FD4A4B">
        <w:rPr>
          <w:i/>
        </w:rPr>
        <w:t>Requirement Name</w:t>
      </w:r>
      <w:r w:rsidRPr="00FD4A4B">
        <w:t xml:space="preserve">: Web server information in error pages. </w:t>
      </w:r>
    </w:p>
    <w:p w14:paraId="402550C4" w14:textId="77777777" w:rsidR="005019E4" w:rsidRDefault="005019E4" w:rsidP="0026139A">
      <w:pPr>
        <w:rPr>
          <w:i/>
        </w:rPr>
      </w:pPr>
      <w:r>
        <w:rPr>
          <w:i/>
        </w:rPr>
        <w:t>Requirement Reference</w:t>
      </w:r>
      <w:r>
        <w:rPr>
          <w:iCs/>
        </w:rPr>
        <w:t xml:space="preserve">: </w:t>
      </w:r>
      <w:r>
        <w:t>In accordance with industry best practice</w:t>
      </w:r>
    </w:p>
    <w:p w14:paraId="729853D4" w14:textId="77777777" w:rsidR="0026139A" w:rsidRPr="00FD4A4B" w:rsidRDefault="0026139A" w:rsidP="0026139A">
      <w:r w:rsidRPr="00FD4A4B">
        <w:rPr>
          <w:i/>
        </w:rPr>
        <w:t>Requirement Description</w:t>
      </w:r>
      <w:r w:rsidRPr="00FD4A4B">
        <w:t xml:space="preserve">: </w:t>
      </w:r>
      <w:r w:rsidRPr="00FD4A4B">
        <w:rPr>
          <w:spacing w:val="2"/>
        </w:rPr>
        <w:t>User-define</w:t>
      </w:r>
      <w:r w:rsidRPr="00FD4A4B">
        <w:t>d</w:t>
      </w:r>
      <w:r w:rsidRPr="00E32DBA">
        <w:t xml:space="preserve"> </w:t>
      </w:r>
      <w:r w:rsidRPr="00FD4A4B">
        <w:rPr>
          <w:spacing w:val="2"/>
        </w:rPr>
        <w:t>erro</w:t>
      </w:r>
      <w:r w:rsidRPr="00FD4A4B">
        <w:t>r</w:t>
      </w:r>
      <w:r w:rsidRPr="00FD4A4B">
        <w:rPr>
          <w:spacing w:val="3"/>
        </w:rPr>
        <w:t xml:space="preserve"> </w:t>
      </w:r>
      <w:r w:rsidRPr="00FD4A4B">
        <w:rPr>
          <w:spacing w:val="2"/>
        </w:rPr>
        <w:t>page</w:t>
      </w:r>
      <w:r w:rsidRPr="00FD4A4B">
        <w:t>s</w:t>
      </w:r>
      <w:r w:rsidRPr="00FD4A4B">
        <w:rPr>
          <w:spacing w:val="2"/>
        </w:rPr>
        <w:t xml:space="preserve"> shall</w:t>
      </w:r>
      <w:r w:rsidRPr="00FD4A4B">
        <w:rPr>
          <w:spacing w:val="3"/>
        </w:rPr>
        <w:t xml:space="preserve"> </w:t>
      </w:r>
      <w:r w:rsidRPr="00FD4A4B">
        <w:rPr>
          <w:spacing w:val="2"/>
        </w:rPr>
        <w:t>no</w:t>
      </w:r>
      <w:r w:rsidRPr="00FD4A4B">
        <w:t>t</w:t>
      </w:r>
      <w:r w:rsidRPr="00FD4A4B">
        <w:rPr>
          <w:spacing w:val="4"/>
        </w:rPr>
        <w:t xml:space="preserve"> </w:t>
      </w:r>
      <w:r w:rsidRPr="00FD4A4B">
        <w:rPr>
          <w:spacing w:val="2"/>
        </w:rPr>
        <w:t>includ</w:t>
      </w:r>
      <w:r w:rsidRPr="00FD4A4B">
        <w:t>e</w:t>
      </w:r>
      <w:r w:rsidRPr="00FD4A4B">
        <w:rPr>
          <w:spacing w:val="1"/>
        </w:rPr>
        <w:t xml:space="preserve"> </w:t>
      </w:r>
      <w:r w:rsidRPr="00FD4A4B">
        <w:rPr>
          <w:spacing w:val="2"/>
        </w:rPr>
        <w:t>versio</w:t>
      </w:r>
      <w:r w:rsidRPr="00FD4A4B">
        <w:t>n</w:t>
      </w:r>
      <w:r w:rsidRPr="00FD4A4B">
        <w:rPr>
          <w:spacing w:val="1"/>
        </w:rPr>
        <w:t xml:space="preserve"> </w:t>
      </w:r>
      <w:r w:rsidRPr="00FD4A4B">
        <w:rPr>
          <w:spacing w:val="2"/>
        </w:rPr>
        <w:t>informatio</w:t>
      </w:r>
      <w:r w:rsidRPr="00FD4A4B">
        <w:t>n</w:t>
      </w:r>
      <w:r w:rsidRPr="00E32DBA">
        <w:t xml:space="preserve"> </w:t>
      </w:r>
      <w:r w:rsidRPr="00FD4A4B">
        <w:rPr>
          <w:spacing w:val="2"/>
        </w:rPr>
        <w:t>abou</w:t>
      </w:r>
      <w:r w:rsidRPr="00FD4A4B">
        <w:t>t</w:t>
      </w:r>
      <w:r w:rsidRPr="00FD4A4B">
        <w:rPr>
          <w:spacing w:val="2"/>
        </w:rPr>
        <w:t xml:space="preserve"> th</w:t>
      </w:r>
      <w:r w:rsidRPr="00FD4A4B">
        <w:t>e</w:t>
      </w:r>
      <w:r w:rsidRPr="00FD4A4B">
        <w:rPr>
          <w:spacing w:val="4"/>
        </w:rPr>
        <w:t xml:space="preserve"> </w:t>
      </w:r>
      <w:r w:rsidRPr="00FD4A4B">
        <w:rPr>
          <w:spacing w:val="2"/>
        </w:rPr>
        <w:t>we</w:t>
      </w:r>
      <w:r w:rsidRPr="00FD4A4B">
        <w:t>b</w:t>
      </w:r>
      <w:r w:rsidRPr="00FD4A4B">
        <w:rPr>
          <w:spacing w:val="4"/>
        </w:rPr>
        <w:t xml:space="preserve"> </w:t>
      </w:r>
      <w:r w:rsidRPr="00FD4A4B">
        <w:rPr>
          <w:spacing w:val="2"/>
        </w:rPr>
        <w:t>serve</w:t>
      </w:r>
      <w:r w:rsidRPr="00FD4A4B">
        <w:t>r</w:t>
      </w:r>
      <w:r w:rsidRPr="00FD4A4B">
        <w:rPr>
          <w:spacing w:val="2"/>
        </w:rPr>
        <w:t xml:space="preserve"> an</w:t>
      </w:r>
      <w:r w:rsidRPr="00FD4A4B">
        <w:t>d</w:t>
      </w:r>
      <w:r w:rsidRPr="00FD4A4B">
        <w:rPr>
          <w:spacing w:val="4"/>
        </w:rPr>
        <w:t xml:space="preserve"> </w:t>
      </w:r>
      <w:r w:rsidRPr="00FD4A4B">
        <w:rPr>
          <w:spacing w:val="2"/>
        </w:rPr>
        <w:t>th</w:t>
      </w:r>
      <w:r w:rsidRPr="00FD4A4B">
        <w:t>e</w:t>
      </w:r>
      <w:r w:rsidRPr="00FD4A4B">
        <w:rPr>
          <w:spacing w:val="4"/>
        </w:rPr>
        <w:t xml:space="preserve"> </w:t>
      </w:r>
      <w:r w:rsidRPr="00FD4A4B">
        <w:rPr>
          <w:spacing w:val="2"/>
        </w:rPr>
        <w:t>modules/add-on</w:t>
      </w:r>
      <w:r w:rsidRPr="00FD4A4B">
        <w:t>s</w:t>
      </w:r>
      <w:r w:rsidRPr="00E32DBA">
        <w:t xml:space="preserve"> </w:t>
      </w:r>
      <w:r w:rsidRPr="00FD4A4B">
        <w:rPr>
          <w:spacing w:val="2"/>
        </w:rPr>
        <w:t>used</w:t>
      </w:r>
      <w:r w:rsidRPr="00FD4A4B">
        <w:t>. Error</w:t>
      </w:r>
      <w:r w:rsidRPr="00E32DBA">
        <w:t xml:space="preserve"> </w:t>
      </w:r>
      <w:r w:rsidRPr="00FD4A4B">
        <w:t>messages</w:t>
      </w:r>
      <w:r w:rsidRPr="00E32DBA">
        <w:t xml:space="preserve"> </w:t>
      </w:r>
      <w:r w:rsidRPr="00FD4A4B">
        <w:t>shall</w:t>
      </w:r>
      <w:r w:rsidRPr="00E32DBA">
        <w:t xml:space="preserve"> </w:t>
      </w:r>
      <w:r w:rsidRPr="00FD4A4B">
        <w:t>not</w:t>
      </w:r>
      <w:r w:rsidRPr="00E32DBA">
        <w:t xml:space="preserve"> </w:t>
      </w:r>
      <w:r w:rsidRPr="00FD4A4B">
        <w:t>include</w:t>
      </w:r>
      <w:r w:rsidRPr="00E32DBA">
        <w:t xml:space="preserve"> </w:t>
      </w:r>
      <w:r w:rsidRPr="00FD4A4B">
        <w:t>internal</w:t>
      </w:r>
      <w:r w:rsidRPr="00E32DBA">
        <w:t xml:space="preserve"> </w:t>
      </w:r>
      <w:r w:rsidRPr="00FD4A4B">
        <w:t>information</w:t>
      </w:r>
      <w:r w:rsidRPr="00E32DBA">
        <w:t xml:space="preserve"> </w:t>
      </w:r>
      <w:r w:rsidRPr="00FD4A4B">
        <w:t>such as</w:t>
      </w:r>
      <w:r w:rsidRPr="00E32DBA">
        <w:t xml:space="preserve"> </w:t>
      </w:r>
      <w:r w:rsidRPr="00FD4A4B">
        <w:t>internal</w:t>
      </w:r>
      <w:r w:rsidRPr="00E32DBA">
        <w:t xml:space="preserve"> </w:t>
      </w:r>
      <w:r w:rsidRPr="00FD4A4B">
        <w:t>server</w:t>
      </w:r>
      <w:r w:rsidRPr="00E32DBA">
        <w:t xml:space="preserve"> </w:t>
      </w:r>
      <w:r w:rsidRPr="00FD4A4B">
        <w:t>names,</w:t>
      </w:r>
      <w:r w:rsidRPr="00E32DBA">
        <w:t xml:space="preserve"> </w:t>
      </w:r>
      <w:r w:rsidRPr="00FD4A4B">
        <w:t>error</w:t>
      </w:r>
      <w:r w:rsidRPr="00E32DBA">
        <w:t xml:space="preserve"> </w:t>
      </w:r>
      <w:r w:rsidRPr="00FD4A4B">
        <w:t>codes,</w:t>
      </w:r>
      <w:r w:rsidRPr="00E32DBA">
        <w:t xml:space="preserve"> </w:t>
      </w:r>
      <w:r w:rsidRPr="00FD4A4B">
        <w:t>etc. Default error pages of the web server shall be replaced by error pages defined by the vendor.</w:t>
      </w:r>
    </w:p>
    <w:p w14:paraId="58D4EA0B" w14:textId="77777777" w:rsidR="005019E4" w:rsidRDefault="005019E4"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5.3.6.5, System Fingerprinting</w:t>
      </w:r>
    </w:p>
    <w:p w14:paraId="7B2395EA" w14:textId="77777777" w:rsidR="0026139A" w:rsidRPr="00FD4A4B" w:rsidRDefault="0026139A" w:rsidP="0026139A">
      <w:r w:rsidRPr="00FD4A4B">
        <w:rPr>
          <w:i/>
        </w:rPr>
        <w:t>Test Case</w:t>
      </w:r>
      <w:r w:rsidRPr="00FD4A4B">
        <w:t xml:space="preserve">: </w:t>
      </w:r>
    </w:p>
    <w:p w14:paraId="1F3B1DC2" w14:textId="77777777" w:rsidR="004232F1" w:rsidRPr="00FD4A4B" w:rsidRDefault="004232F1" w:rsidP="004232F1">
      <w:r w:rsidRPr="00FD4A4B">
        <w:rPr>
          <w:b/>
          <w:i/>
        </w:rPr>
        <w:t>Test Name</w:t>
      </w:r>
      <w:r w:rsidRPr="00FD4A4B">
        <w:rPr>
          <w:b/>
        </w:rPr>
        <w:t xml:space="preserve">: </w:t>
      </w:r>
      <w:r w:rsidRPr="00FD4A4B">
        <w:t>TC_NO_WEB_SERVER_ERROR_PAGES_INFORMATION</w:t>
      </w:r>
    </w:p>
    <w:p w14:paraId="39F156BF" w14:textId="77777777" w:rsidR="004232F1" w:rsidRPr="000977DF" w:rsidRDefault="004232F1" w:rsidP="000977DF">
      <w:pPr>
        <w:rPr>
          <w:b/>
          <w:bCs/>
          <w:lang w:eastAsia="zh-CN"/>
        </w:rPr>
      </w:pPr>
      <w:r w:rsidRPr="000977DF">
        <w:rPr>
          <w:b/>
          <w:bCs/>
          <w:lang w:eastAsia="zh-CN"/>
        </w:rPr>
        <w:t>Purpose:</w:t>
      </w:r>
    </w:p>
    <w:p w14:paraId="7A99AADC" w14:textId="77777777" w:rsidR="004232F1" w:rsidRPr="00FD4A4B" w:rsidRDefault="004232F1" w:rsidP="004232F1">
      <w:r w:rsidRPr="00FD4A4B">
        <w:t>To verify that error pages and error messages do not include information about the web server.</w:t>
      </w:r>
    </w:p>
    <w:p w14:paraId="743CB314" w14:textId="54F48656" w:rsidR="004232F1" w:rsidRPr="000977DF" w:rsidRDefault="004232F1" w:rsidP="000977DF">
      <w:pPr>
        <w:rPr>
          <w:b/>
          <w:bCs/>
          <w:lang w:eastAsia="zh-CN"/>
        </w:rPr>
      </w:pPr>
    </w:p>
    <w:p w14:paraId="57AEFB87" w14:textId="77777777" w:rsidR="004232F1" w:rsidRPr="00FD4A4B" w:rsidRDefault="004232F1" w:rsidP="000977DF">
      <w:pPr>
        <w:rPr>
          <w:lang w:eastAsia="zh-CN"/>
        </w:rPr>
      </w:pPr>
      <w:r w:rsidRPr="000977DF">
        <w:rPr>
          <w:b/>
          <w:bCs/>
          <w:lang w:eastAsia="zh-CN"/>
        </w:rPr>
        <w:t>Pre-Conditions:</w:t>
      </w:r>
    </w:p>
    <w:p w14:paraId="6EF44E38" w14:textId="77777777" w:rsidR="004232F1" w:rsidRPr="00FD4A4B" w:rsidRDefault="004232F1" w:rsidP="009D1E7D">
      <w:pPr>
        <w:pStyle w:val="B1"/>
      </w:pPr>
      <w:r w:rsidRPr="00FD4A4B">
        <w:rPr>
          <w:lang w:eastAsia="ja-JP"/>
        </w:rPr>
        <w:t>-</w:t>
      </w:r>
      <w:r w:rsidRPr="00FD4A4B">
        <w:rPr>
          <w:lang w:eastAsia="ja-JP"/>
        </w:rPr>
        <w:tab/>
        <w:t>The tester has needed administrative privileges.</w:t>
      </w:r>
    </w:p>
    <w:p w14:paraId="2D69B4EE" w14:textId="77777777" w:rsidR="003F7CEF" w:rsidRDefault="004232F1" w:rsidP="003F7CEF">
      <w:pPr>
        <w:pStyle w:val="B1"/>
      </w:pPr>
      <w:r w:rsidRPr="00FD4A4B">
        <w:rPr>
          <w:lang w:eastAsia="ja-JP"/>
        </w:rPr>
        <w:t>-</w:t>
      </w:r>
      <w:r w:rsidRPr="00FD4A4B">
        <w:rPr>
          <w:lang w:eastAsia="ja-JP"/>
        </w:rPr>
        <w:tab/>
        <w:t>A tester machine is available.</w:t>
      </w:r>
      <w:r w:rsidRPr="00FD4A4B">
        <w:t xml:space="preserve"> </w:t>
      </w:r>
    </w:p>
    <w:p w14:paraId="4B4EC83B" w14:textId="77777777" w:rsidR="003F7CEF" w:rsidRDefault="003F7CEF" w:rsidP="003F7CEF">
      <w:pPr>
        <w:pStyle w:val="B1"/>
      </w:pPr>
      <w:r>
        <w:t xml:space="preserve">- </w:t>
      </w:r>
      <w:r>
        <w:tab/>
        <w:t>The vendor provides documentation on user-defined error pages (e.g. location, content, where configured) and messages.</w:t>
      </w:r>
    </w:p>
    <w:p w14:paraId="28645AFF" w14:textId="77777777" w:rsidR="004232F1" w:rsidRPr="00FD4A4B" w:rsidRDefault="003F7CEF" w:rsidP="003F7CEF">
      <w:pPr>
        <w:pStyle w:val="B1"/>
      </w:pPr>
      <w:r>
        <w:t>-</w:t>
      </w:r>
      <w:r>
        <w:tab/>
        <w:t xml:space="preserve">The vendor provides a list of potential parameters/commands to trigger events resulting in an http status code 3xx, 4xx, 5xx. </w:t>
      </w:r>
    </w:p>
    <w:p w14:paraId="2D03C121" w14:textId="77777777" w:rsidR="004232F1" w:rsidRPr="00FD4A4B" w:rsidRDefault="004232F1" w:rsidP="009D1E7D">
      <w:pPr>
        <w:pStyle w:val="B1"/>
      </w:pPr>
      <w:r w:rsidRPr="00FD4A4B">
        <w:rPr>
          <w:lang w:eastAsia="ja-JP"/>
        </w:rPr>
        <w:t>-</w:t>
      </w:r>
      <w:r w:rsidRPr="00FD4A4B">
        <w:rPr>
          <w:lang w:eastAsia="ja-JP"/>
        </w:rPr>
        <w:tab/>
      </w:r>
      <w:r w:rsidR="00FB53CB" w:rsidRPr="00FB53CB">
        <w:rPr>
          <w:lang w:eastAsia="ja-JP"/>
        </w:rPr>
        <w:t>The tester should have configured a script, or an automatic assessment tool adapted in line with the Requirement Description.</w:t>
      </w:r>
    </w:p>
    <w:p w14:paraId="0414D653" w14:textId="77777777" w:rsidR="004232F1" w:rsidRPr="000977DF" w:rsidRDefault="004232F1" w:rsidP="000977DF">
      <w:pPr>
        <w:rPr>
          <w:b/>
          <w:bCs/>
          <w:lang w:eastAsia="zh-CN"/>
        </w:rPr>
      </w:pPr>
      <w:r w:rsidRPr="000977DF">
        <w:rPr>
          <w:b/>
          <w:bCs/>
          <w:lang w:eastAsia="zh-CN"/>
        </w:rPr>
        <w:t>Execution Steps</w:t>
      </w:r>
    </w:p>
    <w:p w14:paraId="2E6EDEA2" w14:textId="77777777" w:rsidR="003F7CEF" w:rsidRDefault="003F7CEF" w:rsidP="003F7CEF">
      <w:pPr>
        <w:pStyle w:val="B1"/>
      </w:pPr>
      <w:r>
        <w:t>1.</w:t>
      </w:r>
      <w:r>
        <w:tab/>
        <w:t>The tester verifies that the web server configuration does replace default error pages with error pages defined by the vendor.</w:t>
      </w:r>
    </w:p>
    <w:p w14:paraId="6E5FB455" w14:textId="77777777" w:rsidR="00FA0B87" w:rsidRDefault="00FA0B87" w:rsidP="00FA0B87">
      <w:pPr>
        <w:pStyle w:val="NO"/>
      </w:pPr>
      <w:r>
        <w:rPr>
          <w:lang w:val="en-US" w:eastAsia="ja-JP"/>
        </w:rPr>
        <w:t>NOTE</w:t>
      </w:r>
      <w:r w:rsidRPr="004963EF">
        <w:rPr>
          <w:lang w:val="en-US"/>
        </w:rPr>
        <w:t xml:space="preserve"> </w:t>
      </w:r>
      <w:r>
        <w:rPr>
          <w:lang w:val="en-US"/>
        </w:rPr>
        <w:t>a</w:t>
      </w:r>
      <w:r>
        <w:rPr>
          <w:lang w:val="en-US" w:eastAsia="ja-JP"/>
        </w:rPr>
        <w:t>:</w:t>
      </w:r>
      <w:r>
        <w:rPr>
          <w:lang w:val="en-US" w:eastAsia="ja-JP"/>
        </w:rPr>
        <w:tab/>
      </w:r>
      <w:r>
        <w:rPr>
          <w:lang w:eastAsia="ja-JP"/>
        </w:rPr>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689605A8" w14:textId="77777777" w:rsidR="003F7CEF" w:rsidRDefault="003F7CEF" w:rsidP="003F7CEF">
      <w:pPr>
        <w:pStyle w:val="B1"/>
      </w:pPr>
      <w:r>
        <w:t>2.</w:t>
      </w:r>
      <w:r>
        <w:tab/>
        <w:t>The tester verifies that the vendor defined error pages do not contain information about the web server.</w:t>
      </w:r>
    </w:p>
    <w:p w14:paraId="5E63E3B5" w14:textId="77777777" w:rsidR="003F7CEF" w:rsidRDefault="003F7CEF" w:rsidP="003F7CEF">
      <w:pPr>
        <w:pStyle w:val="B1"/>
      </w:pPr>
      <w:r>
        <w:t>3.</w:t>
      </w:r>
      <w:r>
        <w:tab/>
        <w:t>The tester triggers and captures at least one occurrence of the following HTTP status code classes:</w:t>
      </w:r>
    </w:p>
    <w:p w14:paraId="39238340" w14:textId="77777777" w:rsidR="003F7CEF" w:rsidRPr="00C03F0D" w:rsidRDefault="003F7CEF" w:rsidP="003F7CEF">
      <w:pPr>
        <w:pStyle w:val="B2"/>
        <w:rPr>
          <w:lang w:val="es-ES"/>
        </w:rPr>
      </w:pPr>
      <w:r w:rsidRPr="00C03F0D">
        <w:rPr>
          <w:lang w:val="es-ES"/>
        </w:rPr>
        <w:t xml:space="preserve">a) </w:t>
      </w:r>
      <w:r w:rsidRPr="00C03F0D">
        <w:rPr>
          <w:lang w:val="es-ES"/>
        </w:rPr>
        <w:tab/>
        <w:t>Redirection error response (300-399)</w:t>
      </w:r>
    </w:p>
    <w:p w14:paraId="226F08B1" w14:textId="77777777" w:rsidR="003F7CEF" w:rsidRPr="00C03F0D" w:rsidRDefault="003F7CEF" w:rsidP="003F7CEF">
      <w:pPr>
        <w:pStyle w:val="B2"/>
        <w:rPr>
          <w:lang w:val="es-ES"/>
        </w:rPr>
      </w:pPr>
      <w:r w:rsidRPr="00C03F0D">
        <w:rPr>
          <w:lang w:val="es-ES"/>
        </w:rPr>
        <w:t>b)</w:t>
      </w:r>
      <w:r w:rsidRPr="00C03F0D">
        <w:rPr>
          <w:lang w:val="es-ES"/>
        </w:rPr>
        <w:tab/>
        <w:t>Client error response (400-499)</w:t>
      </w:r>
    </w:p>
    <w:p w14:paraId="18AD2AFF" w14:textId="77777777" w:rsidR="003F7CEF" w:rsidRDefault="003F7CEF" w:rsidP="003F7CEF">
      <w:pPr>
        <w:pStyle w:val="B2"/>
      </w:pPr>
      <w:r>
        <w:t>c)</w:t>
      </w:r>
      <w:r>
        <w:tab/>
        <w:t>Server error response (500-599)</w:t>
      </w:r>
    </w:p>
    <w:p w14:paraId="4657310F" w14:textId="797CE0A5" w:rsidR="003F7CEF" w:rsidRDefault="003F7CEF" w:rsidP="003F7CEF">
      <w:pPr>
        <w:pStyle w:val="NO"/>
      </w:pPr>
      <w:r>
        <w:t>NOTE 1</w:t>
      </w:r>
      <w:r w:rsidR="00FA0B87">
        <w:t>:</w:t>
      </w:r>
      <w:r w:rsidR="00FA0B87">
        <w:tab/>
      </w:r>
      <w:r>
        <w:t xml:space="preserve">Possible error pages that could be displayed are: 3xx: redirection, 4xx: client errors, 5xx: server errors. </w:t>
      </w:r>
    </w:p>
    <w:p w14:paraId="1A01DDAD" w14:textId="4367AADD" w:rsidR="003F7CEF" w:rsidRDefault="003F7CEF" w:rsidP="003F7CEF">
      <w:pPr>
        <w:pStyle w:val="NO"/>
      </w:pPr>
      <w:r>
        <w:t>NOTE 2</w:t>
      </w:r>
      <w:r w:rsidR="00FA0B87">
        <w:t>:</w:t>
      </w:r>
      <w:r w:rsidR="00FA0B87">
        <w:tab/>
      </w:r>
      <w:r>
        <w:t>The 3xx error pages could be triggered by permanent or temporary move of content to other URL and the page is found because redirected.</w:t>
      </w:r>
    </w:p>
    <w:p w14:paraId="54A1E56D" w14:textId="196404D3" w:rsidR="003F7CEF" w:rsidRDefault="003F7CEF" w:rsidP="003F7CEF">
      <w:pPr>
        <w:pStyle w:val="NO"/>
      </w:pPr>
      <w:r>
        <w:t>NOTE 3</w:t>
      </w:r>
      <w:r w:rsidR="00FA0B87">
        <w:t>:</w:t>
      </w:r>
      <w:r w:rsidR="00FA0B87">
        <w:tab/>
      </w:r>
      <w:r>
        <w:t>The 4xx error page could be triggered by trying to access a URL pointing to a non-existent or restricted resource.</w:t>
      </w:r>
    </w:p>
    <w:p w14:paraId="61EB6D8C" w14:textId="527C1E85" w:rsidR="003F7CEF" w:rsidRPr="00FD4A4B" w:rsidRDefault="003F7CEF" w:rsidP="003F7CEF">
      <w:pPr>
        <w:pStyle w:val="NO"/>
      </w:pPr>
      <w:r>
        <w:t>NOTE 4</w:t>
      </w:r>
      <w:r w:rsidR="00FA0B87">
        <w:t>:</w:t>
      </w:r>
      <w:r w:rsidR="00FA0B87">
        <w:tab/>
      </w:r>
      <w:r>
        <w:t>The 5xx error page could be triggered by requesting a HTTP method the web server does not support or disabled (e.g. CONNECT, PUT, PATCH).</w:t>
      </w:r>
    </w:p>
    <w:p w14:paraId="1FD683BB" w14:textId="77777777" w:rsidR="004232F1" w:rsidRPr="000977DF" w:rsidRDefault="004232F1" w:rsidP="000977DF">
      <w:pPr>
        <w:rPr>
          <w:b/>
          <w:bCs/>
          <w:lang w:eastAsia="zh-CN"/>
        </w:rPr>
      </w:pPr>
      <w:r w:rsidRPr="000977DF">
        <w:rPr>
          <w:b/>
          <w:bCs/>
          <w:lang w:eastAsia="zh-CN"/>
        </w:rPr>
        <w:t>Expected Results:</w:t>
      </w:r>
    </w:p>
    <w:p w14:paraId="038857AE" w14:textId="77777777" w:rsidR="004232F1" w:rsidRPr="00FD4A4B" w:rsidRDefault="00193BF3" w:rsidP="000977DF">
      <w:pPr>
        <w:rPr>
          <w:lang w:eastAsia="ja-JP"/>
        </w:rPr>
      </w:pPr>
      <w:r w:rsidRPr="00193BF3">
        <w:t>G</w:t>
      </w:r>
      <w:r w:rsidR="004232F1" w:rsidRPr="00FD4A4B">
        <w:t>enerated error pages and error messages do not include information about the web server.</w:t>
      </w:r>
    </w:p>
    <w:p w14:paraId="20987146" w14:textId="77777777" w:rsidR="004232F1" w:rsidRPr="000977DF" w:rsidRDefault="004232F1" w:rsidP="000977DF">
      <w:pPr>
        <w:rPr>
          <w:b/>
          <w:bCs/>
          <w:lang w:eastAsia="zh-CN"/>
        </w:rPr>
      </w:pPr>
      <w:r w:rsidRPr="000977DF">
        <w:rPr>
          <w:b/>
          <w:bCs/>
          <w:lang w:eastAsia="zh-CN"/>
        </w:rPr>
        <w:t>Expected format of evidence:</w:t>
      </w:r>
    </w:p>
    <w:p w14:paraId="133E53B6" w14:textId="77777777" w:rsidR="004232F1" w:rsidRPr="00FD4A4B" w:rsidRDefault="004232F1" w:rsidP="000977DF">
      <w:r w:rsidRPr="00FD4A4B">
        <w:t>Log files and screen shots of test executions</w:t>
      </w:r>
    </w:p>
    <w:p w14:paraId="591E3951" w14:textId="77777777" w:rsidR="0026139A" w:rsidRPr="00FD4A4B" w:rsidRDefault="000E530A" w:rsidP="0026139A">
      <w:pPr>
        <w:pStyle w:val="Heading4"/>
      </w:pPr>
      <w:bookmarkStart w:id="493" w:name="_CR4_3_4_13"/>
      <w:bookmarkStart w:id="494" w:name="_Toc19542448"/>
      <w:bookmarkStart w:id="495" w:name="_Toc35348450"/>
      <w:bookmarkStart w:id="496" w:name="_Toc224925036"/>
      <w:bookmarkEnd w:id="493"/>
      <w:r w:rsidRPr="00907F75">
        <w:t>4</w:t>
      </w:r>
      <w:r w:rsidR="0026139A" w:rsidRPr="00FD4A4B">
        <w:t>.3.4.1</w:t>
      </w:r>
      <w:r w:rsidR="004232F1" w:rsidRPr="00FD4A4B">
        <w:t>3</w:t>
      </w:r>
      <w:r w:rsidR="0026139A" w:rsidRPr="00FD4A4B">
        <w:tab/>
      </w:r>
      <w:r w:rsidR="00FB28D6" w:rsidRPr="00FD4A4B">
        <w:t>Minimized</w:t>
      </w:r>
      <w:r w:rsidR="0026139A" w:rsidRPr="00FD4A4B">
        <w:t xml:space="preserve"> file type mappings</w:t>
      </w:r>
      <w:bookmarkEnd w:id="494"/>
      <w:bookmarkEnd w:id="495"/>
      <w:bookmarkEnd w:id="496"/>
    </w:p>
    <w:p w14:paraId="7789CE36" w14:textId="77777777" w:rsidR="00FC536F" w:rsidRDefault="0026139A" w:rsidP="0057309E">
      <w:pPr>
        <w:rPr>
          <w:i/>
        </w:rPr>
      </w:pPr>
      <w:r w:rsidRPr="00FD4A4B">
        <w:rPr>
          <w:i/>
        </w:rPr>
        <w:t>Requirement Name</w:t>
      </w:r>
      <w:r w:rsidRPr="00FD4A4B">
        <w:t xml:space="preserve">: </w:t>
      </w:r>
      <w:r w:rsidR="00E93ADD" w:rsidRPr="00E93ADD">
        <w:t xml:space="preserve">Minimized file type mappings </w:t>
      </w:r>
      <w:r w:rsidR="00FC536F">
        <w:rPr>
          <w:i/>
        </w:rPr>
        <w:t>Requirement Reference</w:t>
      </w:r>
      <w:r w:rsidR="00FC536F">
        <w:rPr>
          <w:iCs/>
        </w:rPr>
        <w:t xml:space="preserve">: </w:t>
      </w:r>
      <w:r w:rsidR="00FC536F">
        <w:t>In accordance with industry best practice</w:t>
      </w:r>
    </w:p>
    <w:p w14:paraId="7CB8DC22" w14:textId="77777777" w:rsidR="0026139A" w:rsidRPr="00FD4A4B" w:rsidRDefault="0026139A" w:rsidP="0057309E">
      <w:r w:rsidRPr="00FD4A4B">
        <w:rPr>
          <w:i/>
        </w:rPr>
        <w:t>Requirement Description</w:t>
      </w:r>
      <w:r w:rsidRPr="00FD4A4B">
        <w:t>: File</w:t>
      </w:r>
      <w:r w:rsidRPr="00E32DBA">
        <w:t xml:space="preserve"> </w:t>
      </w:r>
      <w:r w:rsidRPr="00FD4A4B">
        <w:t>type-</w:t>
      </w:r>
      <w:r w:rsidRPr="00E32DBA">
        <w:t xml:space="preserve"> </w:t>
      </w:r>
      <w:r w:rsidRPr="00FD4A4B">
        <w:t>or</w:t>
      </w:r>
      <w:r w:rsidRPr="00E32DBA">
        <w:t xml:space="preserve"> </w:t>
      </w:r>
      <w:r w:rsidRPr="00FD4A4B">
        <w:t>script</w:t>
      </w:r>
      <w:r w:rsidRPr="00E32DBA">
        <w:t>-</w:t>
      </w:r>
      <w:r w:rsidRPr="00FD4A4B">
        <w:t>mappings</w:t>
      </w:r>
      <w:r w:rsidRPr="00E32DBA">
        <w:t xml:space="preserve"> </w:t>
      </w:r>
      <w:r w:rsidRPr="00FD4A4B">
        <w:t>that</w:t>
      </w:r>
      <w:r w:rsidRPr="00E32DBA">
        <w:t xml:space="preserve"> </w:t>
      </w:r>
      <w:r w:rsidRPr="00FD4A4B">
        <w:t>are</w:t>
      </w:r>
      <w:r w:rsidRPr="00E32DBA">
        <w:t xml:space="preserve"> </w:t>
      </w:r>
      <w:r w:rsidRPr="00FD4A4B">
        <w:t>not</w:t>
      </w:r>
      <w:r w:rsidRPr="00E32DBA">
        <w:t xml:space="preserve"> </w:t>
      </w:r>
      <w:r w:rsidRPr="00FD4A4B">
        <w:t>required</w:t>
      </w:r>
      <w:r w:rsidRPr="00E32DBA">
        <w:t xml:space="preserve"> </w:t>
      </w:r>
      <w:r w:rsidRPr="00FD4A4B">
        <w:t>shall</w:t>
      </w:r>
      <w:r w:rsidRPr="00E32DBA">
        <w:t xml:space="preserve"> </w:t>
      </w:r>
      <w:r w:rsidRPr="00FD4A4B">
        <w:t>be</w:t>
      </w:r>
      <w:r w:rsidRPr="00E32DBA">
        <w:t xml:space="preserve"> </w:t>
      </w:r>
      <w:r w:rsidRPr="00FD4A4B">
        <w:t>deleted,</w:t>
      </w:r>
      <w:r w:rsidRPr="00E32DBA">
        <w:t xml:space="preserve"> </w:t>
      </w:r>
      <w:r w:rsidR="0057309E" w:rsidRPr="00FD4A4B">
        <w:t>e.g.</w:t>
      </w:r>
      <w:r w:rsidRPr="00E32DBA">
        <w:t xml:space="preserve"> </w:t>
      </w:r>
      <w:r w:rsidRPr="00FD4A4B">
        <w:t>php, phtml,</w:t>
      </w:r>
      <w:r w:rsidRPr="00E32DBA">
        <w:t xml:space="preserve"> </w:t>
      </w:r>
      <w:r w:rsidRPr="00FD4A4B">
        <w:t>js, sh, csh, bin,</w:t>
      </w:r>
      <w:r w:rsidRPr="00E32DBA">
        <w:t xml:space="preserve"> </w:t>
      </w:r>
      <w:r w:rsidRPr="00FD4A4B">
        <w:t>exe,</w:t>
      </w:r>
      <w:r w:rsidRPr="00E32DBA">
        <w:t xml:space="preserve"> </w:t>
      </w:r>
      <w:r w:rsidRPr="00FD4A4B">
        <w:t>pl,</w:t>
      </w:r>
      <w:r w:rsidRPr="00E32DBA">
        <w:t xml:space="preserve"> </w:t>
      </w:r>
      <w:r w:rsidRPr="00FD4A4B">
        <w:t>vbe,</w:t>
      </w:r>
      <w:r w:rsidRPr="00E32DBA">
        <w:t xml:space="preserve"> </w:t>
      </w:r>
      <w:r w:rsidRPr="00FD4A4B">
        <w:t>vbs.</w:t>
      </w:r>
    </w:p>
    <w:p w14:paraId="5AE2018E" w14:textId="77777777" w:rsidR="00FC536F" w:rsidRDefault="00FC536F" w:rsidP="00CE6A8C">
      <w:pPr>
        <w:keepNext/>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5.3.6.13, Unnecessary Applications</w:t>
      </w:r>
    </w:p>
    <w:p w14:paraId="2B629282" w14:textId="77777777" w:rsidR="0026139A" w:rsidRPr="00FD4A4B" w:rsidRDefault="0026139A" w:rsidP="00CE6A8C">
      <w:pPr>
        <w:keepNext/>
      </w:pPr>
      <w:r w:rsidRPr="00FD4A4B">
        <w:rPr>
          <w:i/>
        </w:rPr>
        <w:t>Test Case</w:t>
      </w:r>
      <w:r w:rsidRPr="00FD4A4B">
        <w:t xml:space="preserve">: </w:t>
      </w:r>
    </w:p>
    <w:p w14:paraId="7F9B4A9B" w14:textId="77777777" w:rsidR="004232F1" w:rsidRPr="00FD4A4B" w:rsidRDefault="004232F1" w:rsidP="004232F1">
      <w:pPr>
        <w:rPr>
          <w:b/>
        </w:rPr>
      </w:pPr>
      <w:r w:rsidRPr="00FD4A4B">
        <w:rPr>
          <w:b/>
          <w:i/>
        </w:rPr>
        <w:t>Test Name</w:t>
      </w:r>
      <w:r w:rsidRPr="00FD4A4B">
        <w:rPr>
          <w:b/>
        </w:rPr>
        <w:t xml:space="preserve">: </w:t>
      </w:r>
      <w:r w:rsidRPr="00FD4A4B">
        <w:t>TC_NO_WEB_SERVER_FILE_TYPE MAPPINGS</w:t>
      </w:r>
    </w:p>
    <w:p w14:paraId="038A2428" w14:textId="77777777" w:rsidR="004232F1" w:rsidRPr="000977DF" w:rsidRDefault="004232F1" w:rsidP="000977DF">
      <w:pPr>
        <w:rPr>
          <w:b/>
          <w:bCs/>
          <w:lang w:eastAsia="zh-CN"/>
        </w:rPr>
      </w:pPr>
      <w:r w:rsidRPr="000977DF">
        <w:rPr>
          <w:b/>
          <w:bCs/>
          <w:lang w:eastAsia="zh-CN"/>
        </w:rPr>
        <w:t>Purpose:</w:t>
      </w:r>
    </w:p>
    <w:p w14:paraId="6599D225" w14:textId="77777777" w:rsidR="004232F1" w:rsidRPr="00FD4A4B" w:rsidRDefault="004232F1" w:rsidP="004232F1">
      <w:r w:rsidRPr="00FD4A4B">
        <w:t>To verify that file type-</w:t>
      </w:r>
      <w:r w:rsidRPr="00E32DBA">
        <w:t xml:space="preserve"> </w:t>
      </w:r>
      <w:r w:rsidRPr="00FD4A4B">
        <w:t>or</w:t>
      </w:r>
      <w:r w:rsidRPr="00E32DBA">
        <w:t xml:space="preserve"> </w:t>
      </w:r>
      <w:r w:rsidRPr="00FD4A4B">
        <w:t>script</w:t>
      </w:r>
      <w:r w:rsidRPr="00E32DBA">
        <w:t>-</w:t>
      </w:r>
      <w:r w:rsidRPr="00FD4A4B">
        <w:t>mappings</w:t>
      </w:r>
      <w:r w:rsidRPr="00E32DBA">
        <w:t xml:space="preserve"> </w:t>
      </w:r>
      <w:r w:rsidRPr="00FD4A4B">
        <w:t>that</w:t>
      </w:r>
      <w:r w:rsidRPr="00E32DBA">
        <w:t xml:space="preserve"> </w:t>
      </w:r>
      <w:r w:rsidRPr="00FD4A4B">
        <w:t>are</w:t>
      </w:r>
      <w:r w:rsidRPr="00E32DBA">
        <w:t xml:space="preserve"> </w:t>
      </w:r>
      <w:r w:rsidRPr="00FD4A4B">
        <w:t>not</w:t>
      </w:r>
      <w:r w:rsidRPr="00E32DBA">
        <w:t xml:space="preserve"> </w:t>
      </w:r>
      <w:r w:rsidRPr="00FD4A4B">
        <w:t>required</w:t>
      </w:r>
      <w:r w:rsidRPr="00E32DBA">
        <w:t xml:space="preserve"> </w:t>
      </w:r>
      <w:r w:rsidRPr="00FD4A4B">
        <w:t>have been</w:t>
      </w:r>
      <w:r w:rsidRPr="00E32DBA">
        <w:t xml:space="preserve"> </w:t>
      </w:r>
      <w:r w:rsidRPr="00FD4A4B">
        <w:t>deleted.</w:t>
      </w:r>
    </w:p>
    <w:p w14:paraId="591FB772" w14:textId="77777777" w:rsidR="004232F1" w:rsidRPr="000977DF" w:rsidRDefault="004232F1" w:rsidP="000977DF">
      <w:pPr>
        <w:rPr>
          <w:b/>
          <w:bCs/>
          <w:lang w:eastAsia="zh-CN"/>
        </w:rPr>
      </w:pPr>
      <w:r w:rsidRPr="000977DF">
        <w:rPr>
          <w:b/>
          <w:bCs/>
          <w:lang w:eastAsia="zh-CN"/>
        </w:rPr>
        <w:t>Procedure and execution steps</w:t>
      </w:r>
    </w:p>
    <w:p w14:paraId="30CD80BC" w14:textId="77777777" w:rsidR="004232F1" w:rsidRPr="00FD4A4B" w:rsidRDefault="004232F1" w:rsidP="000977DF">
      <w:pPr>
        <w:rPr>
          <w:lang w:eastAsia="zh-CN"/>
        </w:rPr>
      </w:pPr>
      <w:r w:rsidRPr="000977DF">
        <w:rPr>
          <w:b/>
          <w:bCs/>
          <w:lang w:eastAsia="zh-CN"/>
        </w:rPr>
        <w:t>Pre-Conditions:</w:t>
      </w:r>
    </w:p>
    <w:p w14:paraId="56D06A7C" w14:textId="77777777" w:rsidR="004232F1" w:rsidRPr="00FD4A4B" w:rsidRDefault="00DF1DEC" w:rsidP="009D1E7D">
      <w:pPr>
        <w:pStyle w:val="B1"/>
      </w:pPr>
      <w:r w:rsidRPr="00FD4A4B">
        <w:rPr>
          <w:lang w:eastAsia="ja-JP"/>
        </w:rPr>
        <w:t>-</w:t>
      </w:r>
      <w:r w:rsidRPr="00FD4A4B">
        <w:rPr>
          <w:lang w:eastAsia="ja-JP"/>
        </w:rPr>
        <w:tab/>
      </w:r>
      <w:r w:rsidR="004232F1" w:rsidRPr="00FD4A4B">
        <w:rPr>
          <w:lang w:eastAsia="ja-JP"/>
        </w:rPr>
        <w:t>The tester has needed administrative privileges.</w:t>
      </w:r>
    </w:p>
    <w:p w14:paraId="14920E1C" w14:textId="77777777" w:rsidR="004232F1" w:rsidRPr="00FD4A4B" w:rsidRDefault="00DF1DEC" w:rsidP="009D1E7D">
      <w:pPr>
        <w:pStyle w:val="B1"/>
      </w:pPr>
      <w:r w:rsidRPr="00FD4A4B">
        <w:rPr>
          <w:lang w:eastAsia="ja-JP"/>
        </w:rPr>
        <w:t>-</w:t>
      </w:r>
      <w:r w:rsidRPr="00FD4A4B">
        <w:rPr>
          <w:lang w:eastAsia="ja-JP"/>
        </w:rPr>
        <w:tab/>
      </w:r>
      <w:r w:rsidR="004232F1" w:rsidRPr="00FD4A4B">
        <w:rPr>
          <w:lang w:eastAsia="ja-JP"/>
        </w:rPr>
        <w:t>A tester machine is available.</w:t>
      </w:r>
      <w:r w:rsidR="004232F1" w:rsidRPr="00FD4A4B">
        <w:t xml:space="preserve"> </w:t>
      </w:r>
    </w:p>
    <w:p w14:paraId="423413B3" w14:textId="77777777" w:rsidR="004232F1" w:rsidRPr="00FD4A4B" w:rsidRDefault="00DF1DEC" w:rsidP="009D1E7D">
      <w:pPr>
        <w:pStyle w:val="B1"/>
      </w:pPr>
      <w:r w:rsidRPr="00FD4A4B">
        <w:rPr>
          <w:lang w:eastAsia="ja-JP"/>
        </w:rPr>
        <w:t>-</w:t>
      </w:r>
      <w:r w:rsidRPr="00FD4A4B">
        <w:rPr>
          <w:lang w:eastAsia="ja-JP"/>
        </w:rPr>
        <w:tab/>
      </w:r>
      <w:r w:rsidR="00FB53CB" w:rsidRPr="00FB53CB">
        <w:rPr>
          <w:lang w:eastAsia="ja-JP"/>
        </w:rPr>
        <w:t>The tester should have configured a script, or an automatic assessment tool adapted in line with the Requirement Description.</w:t>
      </w:r>
    </w:p>
    <w:p w14:paraId="62E49776" w14:textId="77777777" w:rsidR="004232F1" w:rsidRPr="000977DF" w:rsidRDefault="004232F1" w:rsidP="000977DF">
      <w:pPr>
        <w:rPr>
          <w:b/>
          <w:bCs/>
          <w:lang w:eastAsia="zh-CN"/>
        </w:rPr>
      </w:pPr>
      <w:r w:rsidRPr="000977DF">
        <w:rPr>
          <w:b/>
          <w:bCs/>
          <w:lang w:eastAsia="zh-CN"/>
        </w:rPr>
        <w:t>Execution Steps</w:t>
      </w:r>
    </w:p>
    <w:p w14:paraId="7693771C" w14:textId="77777777" w:rsidR="004232F1" w:rsidRPr="00FD4A4B" w:rsidRDefault="00FB53CB" w:rsidP="000977DF">
      <w:r w:rsidRPr="00FB53CB">
        <w:t>The tester c</w:t>
      </w:r>
      <w:r w:rsidR="004232F1" w:rsidRPr="00FD4A4B">
        <w:t>heck</w:t>
      </w:r>
      <w:r w:rsidRPr="00FB53CB">
        <w:t>s</w:t>
      </w:r>
      <w:r w:rsidR="004232F1" w:rsidRPr="00FD4A4B">
        <w:t xml:space="preserve"> that all file type-</w:t>
      </w:r>
      <w:r w:rsidR="004232F1" w:rsidRPr="00FD4A4B">
        <w:rPr>
          <w:spacing w:val="-3"/>
        </w:rPr>
        <w:t xml:space="preserve"> </w:t>
      </w:r>
      <w:r w:rsidR="004232F1" w:rsidRPr="00FD4A4B">
        <w:t>or</w:t>
      </w:r>
      <w:r w:rsidR="004232F1" w:rsidRPr="00FD4A4B">
        <w:rPr>
          <w:spacing w:val="-2"/>
        </w:rPr>
        <w:t xml:space="preserve"> </w:t>
      </w:r>
      <w:r w:rsidR="004232F1" w:rsidRPr="00FD4A4B">
        <w:t>script</w:t>
      </w:r>
      <w:r w:rsidR="004232F1" w:rsidRPr="00FD4A4B">
        <w:rPr>
          <w:spacing w:val="-4"/>
        </w:rPr>
        <w:t>-</w:t>
      </w:r>
      <w:r w:rsidR="004232F1" w:rsidRPr="00FD4A4B">
        <w:t>mappings</w:t>
      </w:r>
      <w:r w:rsidR="004232F1" w:rsidRPr="00FD4A4B">
        <w:rPr>
          <w:spacing w:val="-8"/>
        </w:rPr>
        <w:t xml:space="preserve"> </w:t>
      </w:r>
      <w:r w:rsidR="004232F1" w:rsidRPr="00FD4A4B">
        <w:t>that</w:t>
      </w:r>
      <w:r w:rsidR="004232F1" w:rsidRPr="00FD4A4B">
        <w:rPr>
          <w:spacing w:val="-3"/>
        </w:rPr>
        <w:t xml:space="preserve"> </w:t>
      </w:r>
      <w:r w:rsidR="004232F1" w:rsidRPr="00FD4A4B">
        <w:t>are</w:t>
      </w:r>
      <w:r w:rsidR="004232F1" w:rsidRPr="00FD4A4B">
        <w:rPr>
          <w:spacing w:val="-3"/>
        </w:rPr>
        <w:t xml:space="preserve"> </w:t>
      </w:r>
      <w:r w:rsidR="004232F1" w:rsidRPr="00FD4A4B">
        <w:t>not</w:t>
      </w:r>
      <w:r w:rsidR="004232F1" w:rsidRPr="00FD4A4B">
        <w:rPr>
          <w:spacing w:val="-3"/>
        </w:rPr>
        <w:t xml:space="preserve"> </w:t>
      </w:r>
      <w:r w:rsidR="004232F1" w:rsidRPr="00FD4A4B">
        <w:t>required</w:t>
      </w:r>
      <w:r w:rsidR="004232F1" w:rsidRPr="00FD4A4B">
        <w:rPr>
          <w:spacing w:val="-7"/>
        </w:rPr>
        <w:t xml:space="preserve"> </w:t>
      </w:r>
      <w:r w:rsidR="004232F1" w:rsidRPr="00FD4A4B">
        <w:t>have been</w:t>
      </w:r>
      <w:r w:rsidR="004232F1" w:rsidRPr="00FD4A4B">
        <w:rPr>
          <w:spacing w:val="-2"/>
        </w:rPr>
        <w:t xml:space="preserve"> </w:t>
      </w:r>
      <w:r w:rsidR="004232F1" w:rsidRPr="00FD4A4B">
        <w:t>deleted.</w:t>
      </w:r>
    </w:p>
    <w:p w14:paraId="124D66EF" w14:textId="77777777" w:rsidR="004232F1" w:rsidRPr="000977DF" w:rsidRDefault="004232F1" w:rsidP="000977DF">
      <w:pPr>
        <w:rPr>
          <w:b/>
          <w:bCs/>
          <w:lang w:eastAsia="zh-CN"/>
        </w:rPr>
      </w:pPr>
      <w:r w:rsidRPr="000977DF">
        <w:rPr>
          <w:b/>
          <w:bCs/>
          <w:lang w:eastAsia="zh-CN"/>
        </w:rPr>
        <w:t>Expected Results:</w:t>
      </w:r>
    </w:p>
    <w:p w14:paraId="3E7298BF" w14:textId="77777777" w:rsidR="004232F1" w:rsidRPr="00FD4A4B" w:rsidRDefault="004232F1" w:rsidP="000977DF">
      <w:pPr>
        <w:rPr>
          <w:lang w:eastAsia="ja-JP"/>
        </w:rPr>
      </w:pPr>
      <w:r w:rsidRPr="00FD4A4B">
        <w:rPr>
          <w:lang w:eastAsia="ja-JP"/>
        </w:rPr>
        <w:t xml:space="preserve">Evidence that </w:t>
      </w:r>
      <w:r w:rsidRPr="00FD4A4B">
        <w:t>all file type-</w:t>
      </w:r>
      <w:r w:rsidRPr="00FD4A4B">
        <w:rPr>
          <w:spacing w:val="-3"/>
        </w:rPr>
        <w:t xml:space="preserve"> </w:t>
      </w:r>
      <w:r w:rsidRPr="00FD4A4B">
        <w:t>or</w:t>
      </w:r>
      <w:r w:rsidRPr="00FD4A4B">
        <w:rPr>
          <w:spacing w:val="-2"/>
        </w:rPr>
        <w:t xml:space="preserve"> </w:t>
      </w:r>
      <w:r w:rsidRPr="00FD4A4B">
        <w:t>script</w:t>
      </w:r>
      <w:r w:rsidRPr="00FD4A4B">
        <w:rPr>
          <w:spacing w:val="-4"/>
        </w:rPr>
        <w:t>-</w:t>
      </w:r>
      <w:r w:rsidRPr="00FD4A4B">
        <w:t>mappings,</w:t>
      </w:r>
      <w:r w:rsidRPr="00FD4A4B">
        <w:rPr>
          <w:spacing w:val="-8"/>
        </w:rPr>
        <w:t xml:space="preserve"> </w:t>
      </w:r>
      <w:r w:rsidRPr="00FD4A4B">
        <w:t>that</w:t>
      </w:r>
      <w:r w:rsidRPr="00FD4A4B">
        <w:rPr>
          <w:spacing w:val="-3"/>
        </w:rPr>
        <w:t xml:space="preserve"> </w:t>
      </w:r>
      <w:r w:rsidRPr="00FD4A4B">
        <w:t>are</w:t>
      </w:r>
      <w:r w:rsidRPr="00FD4A4B">
        <w:rPr>
          <w:spacing w:val="-3"/>
        </w:rPr>
        <w:t xml:space="preserve"> </w:t>
      </w:r>
      <w:r w:rsidRPr="00FD4A4B">
        <w:t>not</w:t>
      </w:r>
      <w:r w:rsidRPr="00FD4A4B">
        <w:rPr>
          <w:spacing w:val="-3"/>
        </w:rPr>
        <w:t xml:space="preserve"> </w:t>
      </w:r>
      <w:r w:rsidRPr="00FD4A4B">
        <w:t>required,</w:t>
      </w:r>
      <w:r w:rsidRPr="00FD4A4B">
        <w:rPr>
          <w:spacing w:val="-7"/>
        </w:rPr>
        <w:t xml:space="preserve"> </w:t>
      </w:r>
      <w:r w:rsidRPr="00FD4A4B">
        <w:t>have been</w:t>
      </w:r>
      <w:r w:rsidRPr="00FD4A4B">
        <w:rPr>
          <w:spacing w:val="-2"/>
        </w:rPr>
        <w:t xml:space="preserve"> </w:t>
      </w:r>
      <w:r w:rsidRPr="00FD4A4B">
        <w:t>deleted.</w:t>
      </w:r>
    </w:p>
    <w:p w14:paraId="4D5A9A86" w14:textId="77777777" w:rsidR="004232F1" w:rsidRPr="000977DF" w:rsidRDefault="004232F1" w:rsidP="000977DF">
      <w:pPr>
        <w:rPr>
          <w:b/>
          <w:bCs/>
          <w:lang w:eastAsia="zh-CN"/>
        </w:rPr>
      </w:pPr>
      <w:r w:rsidRPr="000977DF">
        <w:rPr>
          <w:b/>
          <w:bCs/>
          <w:lang w:eastAsia="zh-CN"/>
        </w:rPr>
        <w:t>Expected format of evidence:</w:t>
      </w:r>
    </w:p>
    <w:p w14:paraId="27E6D6EE" w14:textId="77777777" w:rsidR="004232F1" w:rsidRPr="00FD4A4B" w:rsidRDefault="004232F1" w:rsidP="000977DF">
      <w:r w:rsidRPr="00FD4A4B">
        <w:t>Log files and screen shots of test executions</w:t>
      </w:r>
      <w:r w:rsidR="00FB53CB" w:rsidRPr="00FB53CB">
        <w:t>.</w:t>
      </w:r>
    </w:p>
    <w:p w14:paraId="5DD0308A" w14:textId="77777777" w:rsidR="0026139A" w:rsidRPr="00FD4A4B" w:rsidRDefault="000E530A" w:rsidP="0026139A">
      <w:pPr>
        <w:pStyle w:val="Heading4"/>
      </w:pPr>
      <w:bookmarkStart w:id="497" w:name="_CR4_3_4_14"/>
      <w:bookmarkStart w:id="498" w:name="_Toc19542449"/>
      <w:bookmarkStart w:id="499" w:name="_Toc35348451"/>
      <w:bookmarkStart w:id="500" w:name="_Toc224925037"/>
      <w:bookmarkEnd w:id="497"/>
      <w:r w:rsidRPr="00907F75">
        <w:t>4</w:t>
      </w:r>
      <w:r w:rsidR="0026139A" w:rsidRPr="00FD4A4B">
        <w:t>.3.4.1</w:t>
      </w:r>
      <w:r w:rsidR="00DF1DEC" w:rsidRPr="00FD4A4B">
        <w:t>4</w:t>
      </w:r>
      <w:r w:rsidR="0026139A" w:rsidRPr="00FD4A4B">
        <w:tab/>
        <w:t>Restricted file access</w:t>
      </w:r>
      <w:bookmarkEnd w:id="498"/>
      <w:bookmarkEnd w:id="499"/>
      <w:bookmarkEnd w:id="500"/>
    </w:p>
    <w:p w14:paraId="16E3144C" w14:textId="77777777" w:rsidR="0026139A" w:rsidRPr="00FD4A4B" w:rsidRDefault="0026139A" w:rsidP="0026139A">
      <w:r w:rsidRPr="00FD4A4B">
        <w:rPr>
          <w:i/>
        </w:rPr>
        <w:t>Requirement Name</w:t>
      </w:r>
      <w:r w:rsidRPr="00FD4A4B">
        <w:t xml:space="preserve">: </w:t>
      </w:r>
      <w:r w:rsidR="00E93ADD" w:rsidRPr="00E93ADD">
        <w:t>Restricted file access</w:t>
      </w:r>
      <w:r w:rsidRPr="00FD4A4B">
        <w:t>.</w:t>
      </w:r>
    </w:p>
    <w:p w14:paraId="208E6C3F" w14:textId="77777777" w:rsidR="00FC536F" w:rsidRDefault="00FC536F" w:rsidP="0026139A">
      <w:pPr>
        <w:rPr>
          <w:i/>
        </w:rPr>
      </w:pPr>
      <w:r>
        <w:rPr>
          <w:i/>
        </w:rPr>
        <w:t>Requirement Reference</w:t>
      </w:r>
      <w:r>
        <w:rPr>
          <w:iCs/>
        </w:rPr>
        <w:t xml:space="preserve">: </w:t>
      </w:r>
      <w:r>
        <w:t>In accordance with industry best practice</w:t>
      </w:r>
    </w:p>
    <w:p w14:paraId="12DB6F0D" w14:textId="77777777" w:rsidR="0026139A" w:rsidRPr="00FD4A4B" w:rsidRDefault="0026139A" w:rsidP="0026139A">
      <w:r w:rsidRPr="00FD4A4B">
        <w:rPr>
          <w:i/>
        </w:rPr>
        <w:t>Requirement Description</w:t>
      </w:r>
      <w:r w:rsidRPr="00FD4A4B">
        <w:t>: Restrictive</w:t>
      </w:r>
      <w:r w:rsidRPr="00E32DBA">
        <w:t xml:space="preserve"> </w:t>
      </w:r>
      <w:r w:rsidRPr="00FD4A4B">
        <w:t>access</w:t>
      </w:r>
      <w:r w:rsidRPr="00E32DBA">
        <w:t xml:space="preserve"> </w:t>
      </w:r>
      <w:r w:rsidRPr="00FD4A4B">
        <w:t>rights</w:t>
      </w:r>
      <w:r w:rsidRPr="00E32DBA">
        <w:t xml:space="preserve"> </w:t>
      </w:r>
      <w:r w:rsidRPr="00FD4A4B">
        <w:t>shall</w:t>
      </w:r>
      <w:r w:rsidRPr="00E32DBA">
        <w:t xml:space="preserve"> </w:t>
      </w:r>
      <w:r w:rsidRPr="00FD4A4B">
        <w:t>be assigned</w:t>
      </w:r>
      <w:r w:rsidRPr="00E32DBA">
        <w:t xml:space="preserve"> </w:t>
      </w:r>
      <w:r w:rsidRPr="00FD4A4B">
        <w:t>to all files</w:t>
      </w:r>
      <w:r w:rsidRPr="00E32DBA">
        <w:t xml:space="preserve"> </w:t>
      </w:r>
      <w:r w:rsidRPr="00FD4A4B">
        <w:t>which</w:t>
      </w:r>
      <w:r w:rsidRPr="00E32DBA">
        <w:t xml:space="preserve"> </w:t>
      </w:r>
      <w:r w:rsidRPr="00FD4A4B">
        <w:t>are</w:t>
      </w:r>
      <w:r w:rsidRPr="00E32DBA">
        <w:t xml:space="preserve"> </w:t>
      </w:r>
      <w:r w:rsidRPr="00FD4A4B">
        <w:t>directly</w:t>
      </w:r>
      <w:r w:rsidRPr="00E32DBA">
        <w:t xml:space="preserve"> </w:t>
      </w:r>
      <w:r w:rsidRPr="00FD4A4B">
        <w:t>or indirectly</w:t>
      </w:r>
      <w:r w:rsidRPr="00E32DBA">
        <w:t xml:space="preserve"> </w:t>
      </w:r>
      <w:r w:rsidRPr="00FD4A4B">
        <w:t>(</w:t>
      </w:r>
      <w:r w:rsidR="0057309E" w:rsidRPr="00FD4A4B">
        <w:t>e.g.</w:t>
      </w:r>
      <w:r w:rsidRPr="00E32DBA">
        <w:t xml:space="preserve"> </w:t>
      </w:r>
      <w:r w:rsidRPr="00FD4A4B">
        <w:t>via links</w:t>
      </w:r>
      <w:r w:rsidRPr="00E32DBA">
        <w:t xml:space="preserve"> </w:t>
      </w:r>
      <w:r w:rsidRPr="00FD4A4B">
        <w:t>or in</w:t>
      </w:r>
      <w:r w:rsidRPr="00FD4A4B">
        <w:rPr>
          <w:spacing w:val="1"/>
        </w:rPr>
        <w:t xml:space="preserve"> </w:t>
      </w:r>
      <w:r w:rsidRPr="00FD4A4B">
        <w:t>virtual</w:t>
      </w:r>
      <w:r w:rsidRPr="00E32DBA">
        <w:t xml:space="preserve"> </w:t>
      </w:r>
      <w:r w:rsidRPr="00FD4A4B">
        <w:t>directories)</w:t>
      </w:r>
      <w:r w:rsidRPr="00E32DBA">
        <w:t xml:space="preserve"> </w:t>
      </w:r>
      <w:r w:rsidRPr="00FD4A4B">
        <w:t>in the</w:t>
      </w:r>
      <w:r w:rsidRPr="00E32DBA">
        <w:t xml:space="preserve"> </w:t>
      </w:r>
      <w:r w:rsidRPr="00FD4A4B">
        <w:t>web</w:t>
      </w:r>
      <w:r w:rsidRPr="00E32DBA">
        <w:t xml:space="preserve"> </w:t>
      </w:r>
      <w:r w:rsidRPr="00FD4A4B">
        <w:t>server</w:t>
      </w:r>
      <w:r w:rsidR="006D5002" w:rsidRPr="00FD4A4B">
        <w:t>'</w:t>
      </w:r>
      <w:r w:rsidRPr="00FD4A4B">
        <w:t>s</w:t>
      </w:r>
      <w:r w:rsidRPr="00E32DBA">
        <w:t xml:space="preserve"> </w:t>
      </w:r>
      <w:r w:rsidRPr="00FD4A4B">
        <w:t>document</w:t>
      </w:r>
      <w:r w:rsidRPr="00E32DBA">
        <w:t xml:space="preserve"> </w:t>
      </w:r>
      <w:r w:rsidRPr="00FD4A4B">
        <w:t>directory.</w:t>
      </w:r>
      <w:r w:rsidRPr="00E32DBA">
        <w:t xml:space="preserve"> </w:t>
      </w:r>
      <w:r w:rsidRPr="00FD4A4B">
        <w:t>In particular,</w:t>
      </w:r>
      <w:r w:rsidRPr="00E32DBA">
        <w:t xml:space="preserve"> </w:t>
      </w:r>
      <w:r w:rsidRPr="00FD4A4B">
        <w:t>the</w:t>
      </w:r>
      <w:r w:rsidRPr="00E32DBA">
        <w:t xml:space="preserve"> </w:t>
      </w:r>
      <w:r w:rsidRPr="00FD4A4B">
        <w:t>web</w:t>
      </w:r>
      <w:r w:rsidRPr="00E32DBA">
        <w:t xml:space="preserve"> </w:t>
      </w:r>
      <w:r w:rsidRPr="00FD4A4B">
        <w:t>server</w:t>
      </w:r>
      <w:r w:rsidRPr="00E32DBA">
        <w:t xml:space="preserve"> </w:t>
      </w:r>
      <w:r w:rsidRPr="00FD4A4B">
        <w:t>shall</w:t>
      </w:r>
      <w:r w:rsidRPr="00E32DBA">
        <w:t xml:space="preserve"> </w:t>
      </w:r>
      <w:r w:rsidRPr="00FD4A4B">
        <w:t>not</w:t>
      </w:r>
      <w:r w:rsidRPr="00E32DBA">
        <w:t xml:space="preserve"> </w:t>
      </w:r>
      <w:r w:rsidRPr="00FD4A4B">
        <w:t>be</w:t>
      </w:r>
      <w:r w:rsidRPr="00E32DBA">
        <w:t xml:space="preserve"> </w:t>
      </w:r>
      <w:r w:rsidRPr="00FD4A4B">
        <w:t>able</w:t>
      </w:r>
      <w:r w:rsidRPr="00E32DBA">
        <w:t xml:space="preserve"> </w:t>
      </w:r>
      <w:r w:rsidRPr="00FD4A4B">
        <w:t>to</w:t>
      </w:r>
      <w:r w:rsidRPr="00E32DBA">
        <w:t xml:space="preserve"> </w:t>
      </w:r>
      <w:r w:rsidRPr="00FD4A4B">
        <w:t>access</w:t>
      </w:r>
      <w:r w:rsidRPr="00E32DBA">
        <w:t xml:space="preserve"> </w:t>
      </w:r>
      <w:r w:rsidRPr="00FD4A4B">
        <w:t>files</w:t>
      </w:r>
      <w:r w:rsidRPr="00E32DBA">
        <w:t xml:space="preserve"> </w:t>
      </w:r>
      <w:r w:rsidRPr="00FD4A4B">
        <w:t>which</w:t>
      </w:r>
      <w:r w:rsidRPr="00E32DBA">
        <w:t xml:space="preserve"> </w:t>
      </w:r>
      <w:r w:rsidRPr="00FD4A4B">
        <w:t>are</w:t>
      </w:r>
      <w:r w:rsidRPr="00E32DBA">
        <w:t xml:space="preserve"> </w:t>
      </w:r>
      <w:r w:rsidRPr="00FD4A4B">
        <w:t>not meant</w:t>
      </w:r>
      <w:r w:rsidRPr="00E32DBA">
        <w:t xml:space="preserve"> </w:t>
      </w:r>
      <w:r w:rsidRPr="00FD4A4B">
        <w:t>to</w:t>
      </w:r>
      <w:r w:rsidRPr="00E32DBA">
        <w:t xml:space="preserve"> </w:t>
      </w:r>
      <w:r w:rsidRPr="00FD4A4B">
        <w:t>be</w:t>
      </w:r>
      <w:r w:rsidRPr="00E32DBA">
        <w:t xml:space="preserve"> </w:t>
      </w:r>
      <w:r w:rsidRPr="00FD4A4B">
        <w:t>delivered.</w:t>
      </w:r>
    </w:p>
    <w:p w14:paraId="0740081D" w14:textId="7FCA5D9C" w:rsidR="00FC536F" w:rsidRDefault="00FC536F" w:rsidP="0026139A">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5.3.6.9, File/Directory Read Permissions Misuse</w:t>
      </w:r>
      <w:r w:rsidR="005A6F16" w:rsidRPr="005A6F16">
        <w:rPr>
          <w:rFonts w:ascii="Tele-GroteskNor" w:eastAsia="SimSun" w:hAnsi="Tele-GroteskNor" w:cs="Tele-GroteskNor"/>
          <w:color w:val="000000"/>
          <w:lang w:val="en-US" w:eastAsia="zh-CN"/>
        </w:rPr>
        <w:t>, clause 5.3.4.6, File Write Permissions Misuse</w:t>
      </w:r>
      <w:r w:rsidR="005A6F16">
        <w:rPr>
          <w:rFonts w:ascii="Tele-GroteskNor" w:eastAsia="SimSun" w:hAnsi="Tele-GroteskNor" w:cs="Tele-GroteskNor"/>
          <w:color w:val="000000"/>
          <w:lang w:val="en-US" w:eastAsia="zh-CN"/>
        </w:rPr>
        <w:t>.</w:t>
      </w:r>
    </w:p>
    <w:p w14:paraId="3E83F177" w14:textId="77777777" w:rsidR="0026139A" w:rsidRPr="00FD4A4B" w:rsidRDefault="0026139A" w:rsidP="0026139A">
      <w:r w:rsidRPr="00FD4A4B">
        <w:rPr>
          <w:i/>
        </w:rPr>
        <w:t>Test Case</w:t>
      </w:r>
      <w:r w:rsidRPr="00FD4A4B">
        <w:t xml:space="preserve">: </w:t>
      </w:r>
    </w:p>
    <w:p w14:paraId="66D32D28" w14:textId="77777777" w:rsidR="001E32FA" w:rsidRPr="00FD4A4B" w:rsidRDefault="001E32FA" w:rsidP="001E32FA">
      <w:pPr>
        <w:rPr>
          <w:b/>
        </w:rPr>
      </w:pPr>
      <w:r w:rsidRPr="00FD4A4B">
        <w:rPr>
          <w:b/>
        </w:rPr>
        <w:t xml:space="preserve">Test Name: </w:t>
      </w:r>
      <w:r w:rsidRPr="00FD4A4B">
        <w:t>TC_RESTRICTED_FILE_ACCESS</w:t>
      </w:r>
    </w:p>
    <w:p w14:paraId="4E7849F2" w14:textId="77777777" w:rsidR="001E32FA" w:rsidRPr="00FD4A4B" w:rsidRDefault="001E32FA" w:rsidP="001E32FA">
      <w:pPr>
        <w:rPr>
          <w:b/>
        </w:rPr>
      </w:pPr>
      <w:r w:rsidRPr="00FD4A4B">
        <w:rPr>
          <w:b/>
        </w:rPr>
        <w:t>Purpose:</w:t>
      </w:r>
    </w:p>
    <w:p w14:paraId="77B9B0C3" w14:textId="77777777" w:rsidR="001E32FA" w:rsidRPr="00FD4A4B" w:rsidRDefault="001E32FA" w:rsidP="001E32FA">
      <w:r w:rsidRPr="00FD4A4B">
        <w:t>To test whether the restrictive access rights are assigned to all files which are directly or indirectly in the web server</w:t>
      </w:r>
      <w:r w:rsidR="00FD4A4B">
        <w:t>'</w:t>
      </w:r>
      <w:r w:rsidRPr="00FD4A4B">
        <w:t>s document directory and to verify whether path traversal is made improbable.</w:t>
      </w:r>
    </w:p>
    <w:p w14:paraId="29BF1F9A" w14:textId="7EABB199" w:rsidR="001E32FA" w:rsidRPr="00FD4A4B" w:rsidRDefault="001E32FA" w:rsidP="001E32FA">
      <w:pPr>
        <w:rPr>
          <w:b/>
        </w:rPr>
      </w:pPr>
    </w:p>
    <w:p w14:paraId="242C2D0A" w14:textId="77777777" w:rsidR="001E32FA" w:rsidRPr="00FD4A4B" w:rsidRDefault="001E32FA" w:rsidP="001E32FA">
      <w:pPr>
        <w:rPr>
          <w:b/>
        </w:rPr>
      </w:pPr>
      <w:r w:rsidRPr="00FD4A4B">
        <w:rPr>
          <w:b/>
        </w:rPr>
        <w:t>Pre-Condition:</w:t>
      </w:r>
    </w:p>
    <w:p w14:paraId="4DC8A728" w14:textId="77777777" w:rsidR="001E32FA" w:rsidRPr="00FD4A4B" w:rsidRDefault="001E32FA" w:rsidP="000977DF">
      <w:r w:rsidRPr="00FD4A4B">
        <w:t>The web server is configured according to the manual</w:t>
      </w:r>
    </w:p>
    <w:p w14:paraId="25C19129" w14:textId="77777777" w:rsidR="001E32FA" w:rsidRPr="00FD4A4B" w:rsidRDefault="001E32FA" w:rsidP="001E32FA">
      <w:pPr>
        <w:rPr>
          <w:b/>
        </w:rPr>
      </w:pPr>
      <w:r w:rsidRPr="00FD4A4B">
        <w:rPr>
          <w:b/>
        </w:rPr>
        <w:t>Execution Steps</w:t>
      </w:r>
    </w:p>
    <w:p w14:paraId="0DEA8D64" w14:textId="77777777" w:rsidR="001E32FA" w:rsidRPr="00FD4A4B" w:rsidRDefault="001E32FA" w:rsidP="001E32FA">
      <w:pPr>
        <w:pStyle w:val="B1"/>
      </w:pPr>
      <w:r w:rsidRPr="00FD4A4B">
        <w:t>1.</w:t>
      </w:r>
      <w:r w:rsidRPr="00FD4A4B">
        <w:tab/>
        <w:t>The tester verifies that access rights on the servable content (meaning directories and files) is set to the following:</w:t>
      </w:r>
    </w:p>
    <w:p w14:paraId="7A3EF158" w14:textId="77777777" w:rsidR="001E32FA" w:rsidRPr="00FD4A4B" w:rsidRDefault="001E32FA" w:rsidP="00EC47F1">
      <w:pPr>
        <w:pStyle w:val="B2"/>
      </w:pPr>
      <w:r w:rsidRPr="00FD4A4B">
        <w:t>a.</w:t>
      </w:r>
      <w:r w:rsidRPr="00FD4A4B">
        <w:tab/>
        <w:t>The files are owned by the user that runs the web server;</w:t>
      </w:r>
    </w:p>
    <w:p w14:paraId="5BBDA9C3" w14:textId="77777777" w:rsidR="001E32FA" w:rsidRPr="00FD4A4B" w:rsidRDefault="001E32FA" w:rsidP="00EC47F1">
      <w:pPr>
        <w:pStyle w:val="B2"/>
      </w:pPr>
      <w:r w:rsidRPr="00FD4A4B">
        <w:t>b.</w:t>
      </w:r>
      <w:r w:rsidRPr="00FD4A4B">
        <w:tab/>
        <w:t>The files are not writable to others, except the web server</w:t>
      </w:r>
      <w:r w:rsidR="00FD4A4B">
        <w:t>'</w:t>
      </w:r>
      <w:r w:rsidRPr="00FD4A4B">
        <w:t>s account;</w:t>
      </w:r>
    </w:p>
    <w:p w14:paraId="16269428" w14:textId="77777777" w:rsidR="001E32FA" w:rsidRPr="00FD4A4B" w:rsidRDefault="001E32FA" w:rsidP="001E32FA">
      <w:pPr>
        <w:pStyle w:val="B1"/>
      </w:pPr>
      <w:r w:rsidRPr="00FD4A4B">
        <w:t>2.</w:t>
      </w:r>
      <w:r w:rsidRPr="00FD4A4B">
        <w:tab/>
        <w:t>The tester verifies that the user running the web server is an unprivileged account;</w:t>
      </w:r>
    </w:p>
    <w:p w14:paraId="610E6EBD" w14:textId="77777777" w:rsidR="001E32FA" w:rsidRDefault="001E32FA" w:rsidP="001E32FA">
      <w:pPr>
        <w:pStyle w:val="B1"/>
      </w:pPr>
      <w:r w:rsidRPr="00FD4A4B">
        <w:t>3.</w:t>
      </w:r>
      <w:r w:rsidRPr="00FD4A4B">
        <w:tab/>
        <w:t>For Operating Systems that have chrooted environments, the tester verifies that the web server runs inside a jail or chrooted environment.</w:t>
      </w:r>
      <w:r w:rsidR="00B7792C" w:rsidRPr="00B7792C">
        <w:t xml:space="preserve"> If the chrooted environment is not used, the web server or system functionality can be used to restrict access to file directories.</w:t>
      </w:r>
    </w:p>
    <w:p w14:paraId="01BB28F2" w14:textId="77777777" w:rsidR="00385BB3" w:rsidRPr="00FD4A4B" w:rsidRDefault="00385BB3" w:rsidP="00385BB3">
      <w:pPr>
        <w:pStyle w:val="NO"/>
      </w:pPr>
      <w:r>
        <w:rPr>
          <w:lang w:val="en-US" w:eastAsia="ja-JP"/>
        </w:rPr>
        <w:t>NOTE:</w:t>
      </w:r>
      <w:r>
        <w:rPr>
          <w:lang w:val="en-US" w:eastAsia="ja-JP"/>
        </w:rPr>
        <w:tab/>
      </w:r>
      <w:r>
        <w:rPr>
          <w:lang w:eastAsia="ja-JP"/>
        </w:rPr>
        <w:t>If the web server is integrated directly into (parts of) the network product, it could not use configuration files. Configuration could be done via command line parameters or simply be hardcoded into the application. In such cases, the tester can omit test steps or parts of test steps related to web server configuration files.</w:t>
      </w:r>
    </w:p>
    <w:p w14:paraId="041E8F0E" w14:textId="77777777" w:rsidR="001E32FA" w:rsidRPr="00FD4A4B" w:rsidRDefault="001E32FA" w:rsidP="001E32FA">
      <w:pPr>
        <w:rPr>
          <w:b/>
        </w:rPr>
      </w:pPr>
      <w:r w:rsidRPr="00FD4A4B">
        <w:rPr>
          <w:b/>
        </w:rPr>
        <w:t>Expected Results:</w:t>
      </w:r>
    </w:p>
    <w:p w14:paraId="2362B5FA" w14:textId="77777777" w:rsidR="001E32FA" w:rsidRPr="00FD4A4B" w:rsidRDefault="001E32FA" w:rsidP="00EC47F1">
      <w:pPr>
        <w:pStyle w:val="B1"/>
      </w:pPr>
      <w:r w:rsidRPr="00FD4A4B">
        <w:t>-</w:t>
      </w:r>
      <w:r w:rsidRPr="00FD4A4B">
        <w:tab/>
        <w:t>Name of user running the web server with the privileges of the account;</w:t>
      </w:r>
    </w:p>
    <w:p w14:paraId="1CEBF089" w14:textId="77777777" w:rsidR="001E32FA" w:rsidRPr="00FD4A4B" w:rsidRDefault="001E32FA" w:rsidP="00EC47F1">
      <w:pPr>
        <w:pStyle w:val="B1"/>
      </w:pPr>
      <w:r w:rsidRPr="00FD4A4B">
        <w:t>-</w:t>
      </w:r>
      <w:r w:rsidRPr="00FD4A4B">
        <w:tab/>
        <w:t>Access rights of files and directories that the web server serves;</w:t>
      </w:r>
    </w:p>
    <w:p w14:paraId="22776F42" w14:textId="77777777" w:rsidR="000977DF" w:rsidRDefault="001E32FA" w:rsidP="000977DF">
      <w:pPr>
        <w:pStyle w:val="B1"/>
      </w:pPr>
      <w:r w:rsidRPr="00FD4A4B">
        <w:t>-</w:t>
      </w:r>
      <w:r w:rsidRPr="00FD4A4B">
        <w:tab/>
        <w:t>Configuration that shows that the web server is in a chrooted environment</w:t>
      </w:r>
      <w:r w:rsidR="00B7792C" w:rsidRPr="00B7792C">
        <w:t>, or restricted by accessing to file directories.</w:t>
      </w:r>
    </w:p>
    <w:p w14:paraId="5AF3EAA3" w14:textId="77777777" w:rsidR="001E32FA" w:rsidRPr="000977DF" w:rsidRDefault="001E32FA" w:rsidP="000977DF">
      <w:pPr>
        <w:rPr>
          <w:b/>
          <w:bCs/>
        </w:rPr>
      </w:pPr>
      <w:r w:rsidRPr="000977DF">
        <w:rPr>
          <w:b/>
          <w:bCs/>
        </w:rPr>
        <w:t>Expected format of evidence:</w:t>
      </w:r>
    </w:p>
    <w:p w14:paraId="5A7D657D" w14:textId="77777777" w:rsidR="001E32FA" w:rsidRPr="00FD4A4B" w:rsidRDefault="001E32FA" w:rsidP="001E32FA">
      <w:r w:rsidRPr="00FD4A4B">
        <w:rPr>
          <w:lang w:eastAsia="zh-CN"/>
        </w:rPr>
        <w:t>A part of the configuration file / screenshot of the configuration showing that the web server, the file access rights and the account running the web server is properly configured</w:t>
      </w:r>
      <w:r w:rsidR="00EC47F1">
        <w:rPr>
          <w:lang w:eastAsia="zh-CN"/>
        </w:rPr>
        <w:t>.</w:t>
      </w:r>
    </w:p>
    <w:p w14:paraId="17AB4EB8" w14:textId="77777777" w:rsidR="00AB65B6" w:rsidRPr="00875BA0" w:rsidRDefault="000E530A" w:rsidP="00AB65B6">
      <w:pPr>
        <w:pStyle w:val="Heading4"/>
      </w:pPr>
      <w:bookmarkStart w:id="501" w:name="_CR4_3_4_15"/>
      <w:bookmarkStart w:id="502" w:name="_Toc19542450"/>
      <w:bookmarkStart w:id="503" w:name="_Toc35348452"/>
      <w:bookmarkStart w:id="504" w:name="_Toc224925038"/>
      <w:bookmarkEnd w:id="501"/>
      <w:r w:rsidRPr="00907F75">
        <w:t>4</w:t>
      </w:r>
      <w:r w:rsidR="00AB65B6" w:rsidRPr="00FD4A4B">
        <w:t>.3.4.15</w:t>
      </w:r>
      <w:r w:rsidR="00AB65B6" w:rsidRPr="00FD4A4B">
        <w:tab/>
      </w:r>
      <w:bookmarkEnd w:id="502"/>
      <w:bookmarkEnd w:id="503"/>
      <w:r w:rsidR="00875BA0">
        <w:t>Void</w:t>
      </w:r>
      <w:bookmarkEnd w:id="504"/>
    </w:p>
    <w:p w14:paraId="21F7A84F" w14:textId="77777777" w:rsidR="008A6D35" w:rsidRPr="00FD4A4B" w:rsidRDefault="000E530A" w:rsidP="008A6D35">
      <w:pPr>
        <w:pStyle w:val="Heading3"/>
      </w:pPr>
      <w:bookmarkStart w:id="505" w:name="_CR4_3_5"/>
      <w:bookmarkStart w:id="506" w:name="_Toc19542451"/>
      <w:bookmarkStart w:id="507" w:name="_Toc35348453"/>
      <w:bookmarkStart w:id="508" w:name="_Toc224925039"/>
      <w:bookmarkEnd w:id="505"/>
      <w:r w:rsidRPr="00907F75">
        <w:t>4</w:t>
      </w:r>
      <w:r w:rsidR="008A6D35" w:rsidRPr="00FD4A4B">
        <w:t>.3.5</w:t>
      </w:r>
      <w:r w:rsidR="008A6D35" w:rsidRPr="00FD4A4B">
        <w:tab/>
        <w:t xml:space="preserve">Network </w:t>
      </w:r>
      <w:bookmarkEnd w:id="506"/>
      <w:bookmarkEnd w:id="507"/>
      <w:r w:rsidR="00191251">
        <w:t>d</w:t>
      </w:r>
      <w:r w:rsidR="00191251" w:rsidRPr="00FD4A4B">
        <w:t>evices</w:t>
      </w:r>
      <w:bookmarkEnd w:id="508"/>
    </w:p>
    <w:p w14:paraId="3500B2C5" w14:textId="77777777" w:rsidR="00C05C09" w:rsidRPr="00FD4A4B" w:rsidRDefault="000E530A" w:rsidP="002764D2">
      <w:pPr>
        <w:pStyle w:val="Heading4"/>
      </w:pPr>
      <w:bookmarkStart w:id="509" w:name="_CR4_3_5_1"/>
      <w:bookmarkStart w:id="510" w:name="_Toc19542452"/>
      <w:bookmarkStart w:id="511" w:name="_Toc35348454"/>
      <w:bookmarkStart w:id="512" w:name="_Toc224925040"/>
      <w:bookmarkEnd w:id="509"/>
      <w:r w:rsidRPr="00907F75">
        <w:t>4</w:t>
      </w:r>
      <w:r w:rsidR="00D85529" w:rsidRPr="00FD4A4B">
        <w:t>.3.5.1</w:t>
      </w:r>
      <w:r w:rsidR="00D85529" w:rsidRPr="00FD4A4B">
        <w:tab/>
        <w:t>Traffic Separation</w:t>
      </w:r>
      <w:bookmarkEnd w:id="510"/>
      <w:bookmarkEnd w:id="511"/>
      <w:bookmarkEnd w:id="512"/>
    </w:p>
    <w:p w14:paraId="76D701C2" w14:textId="77777777" w:rsidR="0026139A" w:rsidRPr="00FD4A4B" w:rsidRDefault="0026139A" w:rsidP="0026139A">
      <w:r w:rsidRPr="00FD4A4B">
        <w:rPr>
          <w:i/>
        </w:rPr>
        <w:t>Requirement Name</w:t>
      </w:r>
      <w:r w:rsidRPr="00FD4A4B">
        <w:t xml:space="preserve">: </w:t>
      </w:r>
      <w:r w:rsidR="00C845C7" w:rsidRPr="00FD4A4B">
        <w:t>Traffic Separation</w:t>
      </w:r>
    </w:p>
    <w:p w14:paraId="316B79A5" w14:textId="77777777" w:rsidR="00FC536F" w:rsidRDefault="00FC536F" w:rsidP="0026139A">
      <w:pPr>
        <w:rPr>
          <w:i/>
        </w:rPr>
      </w:pPr>
      <w:r>
        <w:rPr>
          <w:i/>
        </w:rPr>
        <w:t>Requirement Reference</w:t>
      </w:r>
      <w:r>
        <w:rPr>
          <w:iCs/>
        </w:rPr>
        <w:t xml:space="preserve">: </w:t>
      </w:r>
      <w:r>
        <w:t>In accordance with industry best practice</w:t>
      </w:r>
    </w:p>
    <w:p w14:paraId="032686B0" w14:textId="77777777" w:rsidR="0026139A" w:rsidRPr="00FD4A4B" w:rsidRDefault="0026139A" w:rsidP="0026139A">
      <w:r w:rsidRPr="00FD4A4B">
        <w:rPr>
          <w:i/>
        </w:rPr>
        <w:t>Requirement Description</w:t>
      </w:r>
      <w:r w:rsidRPr="00FD4A4B">
        <w:t>:</w:t>
      </w:r>
    </w:p>
    <w:p w14:paraId="7809B5F2" w14:textId="77777777" w:rsidR="0026139A" w:rsidRPr="00FD4A4B" w:rsidRDefault="005534EB" w:rsidP="0026139A">
      <w:r w:rsidRPr="00C91B32">
        <w:rPr>
          <w:lang w:val="en-US"/>
        </w:rPr>
        <w:t>The network product shall support physical or logical separation of traffic belonging to different network domains</w:t>
      </w:r>
      <w:r w:rsidR="0026139A" w:rsidRPr="00FD4A4B">
        <w:t xml:space="preserve">. </w:t>
      </w:r>
      <w:r w:rsidRPr="00C91B32">
        <w:t xml:space="preserve">For example, O&amp;M traffic and control plane traffic belong to different network domains. </w:t>
      </w:r>
      <w:r w:rsidR="0026139A" w:rsidRPr="00FD4A4B">
        <w:t xml:space="preserve">See RFC 3871 </w:t>
      </w:r>
      <w:r w:rsidR="00D91717">
        <w:t xml:space="preserve">[3] </w:t>
      </w:r>
      <w:r w:rsidR="0026139A" w:rsidRPr="00FD4A4B">
        <w:t>for further information.</w:t>
      </w:r>
    </w:p>
    <w:p w14:paraId="279604F8" w14:textId="77777777" w:rsidR="0026139A" w:rsidRPr="00FD4A4B" w:rsidRDefault="00FC536F" w:rsidP="0026139A">
      <w:pPr>
        <w:pStyle w:val="B1"/>
        <w:ind w:left="0" w:firstLine="0"/>
        <w:rPr>
          <w:lang w:eastAsia="zh-CN"/>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5.3.6.15, lack of GNP traffic isolation</w:t>
      </w:r>
    </w:p>
    <w:p w14:paraId="414978D5" w14:textId="77777777" w:rsidR="0026139A" w:rsidRPr="00FD4A4B" w:rsidRDefault="0026139A" w:rsidP="0026139A">
      <w:r w:rsidRPr="00FD4A4B">
        <w:rPr>
          <w:i/>
        </w:rPr>
        <w:t>Test case</w:t>
      </w:r>
      <w:r w:rsidRPr="00FD4A4B">
        <w:t xml:space="preserve">: </w:t>
      </w:r>
    </w:p>
    <w:p w14:paraId="3AAD5BF2" w14:textId="77777777" w:rsidR="00C845C7" w:rsidRPr="00FD4A4B" w:rsidRDefault="00C845C7" w:rsidP="00C845C7">
      <w:pPr>
        <w:rPr>
          <w:b/>
        </w:rPr>
      </w:pPr>
      <w:r w:rsidRPr="00FD4A4B">
        <w:rPr>
          <w:b/>
        </w:rPr>
        <w:t xml:space="preserve">Test Name: </w:t>
      </w:r>
      <w:r w:rsidRPr="00FD4A4B">
        <w:t>TC_TRAFFIC_SEPARATION</w:t>
      </w:r>
    </w:p>
    <w:p w14:paraId="27AD2137" w14:textId="77777777" w:rsidR="00C845C7" w:rsidRPr="00FD4A4B" w:rsidRDefault="00C845C7" w:rsidP="00C845C7">
      <w:pPr>
        <w:rPr>
          <w:b/>
        </w:rPr>
      </w:pPr>
      <w:r w:rsidRPr="00FD4A4B">
        <w:rPr>
          <w:b/>
        </w:rPr>
        <w:t>Purpose:</w:t>
      </w:r>
    </w:p>
    <w:p w14:paraId="37E00DB4" w14:textId="77777777" w:rsidR="00C845C7" w:rsidRPr="00FD4A4B" w:rsidRDefault="00C845C7" w:rsidP="00C845C7">
      <w:r w:rsidRPr="00FD4A4B">
        <w:t xml:space="preserve">To test whether </w:t>
      </w:r>
      <w:r w:rsidR="005534EB" w:rsidRPr="00C91B32">
        <w:t>traffic belonging to different network domains is separated</w:t>
      </w:r>
      <w:r w:rsidRPr="00FD4A4B">
        <w:t>.</w:t>
      </w:r>
    </w:p>
    <w:p w14:paraId="297A7A40" w14:textId="77777777" w:rsidR="00C845C7" w:rsidRPr="00FD4A4B" w:rsidRDefault="00C845C7" w:rsidP="00C845C7">
      <w:pPr>
        <w:rPr>
          <w:b/>
        </w:rPr>
      </w:pPr>
      <w:r w:rsidRPr="00FD4A4B">
        <w:rPr>
          <w:b/>
        </w:rPr>
        <w:t>Procedure and execution steps:</w:t>
      </w:r>
    </w:p>
    <w:p w14:paraId="5AB0A424" w14:textId="77777777" w:rsidR="00153B50" w:rsidRDefault="00C845C7" w:rsidP="00C845C7">
      <w:pPr>
        <w:rPr>
          <w:b/>
        </w:rPr>
      </w:pPr>
      <w:r w:rsidRPr="00FD4A4B">
        <w:rPr>
          <w:b/>
        </w:rPr>
        <w:t>Pre-Condition:</w:t>
      </w:r>
    </w:p>
    <w:p w14:paraId="4595F070" w14:textId="77777777" w:rsidR="00C845C7" w:rsidRPr="00FD4A4B" w:rsidRDefault="00C845C7" w:rsidP="00153B50">
      <w:pPr>
        <w:pStyle w:val="NO"/>
      </w:pPr>
      <w:r w:rsidRPr="00FD4A4B">
        <w:t xml:space="preserve">NOTE: </w:t>
      </w:r>
      <w:r w:rsidR="00153B50">
        <w:tab/>
        <w:t>T</w:t>
      </w:r>
      <w:r w:rsidRPr="00FD4A4B">
        <w:t xml:space="preserve">his test applies if the network product is meant to handle </w:t>
      </w:r>
      <w:r w:rsidR="005534EB" w:rsidRPr="00C91B32">
        <w:rPr>
          <w:lang w:val="en-US"/>
        </w:rPr>
        <w:t>traffic from different network domains, e.g.</w:t>
      </w:r>
      <w:r w:rsidR="005534EB" w:rsidRPr="00C91B32">
        <w:t xml:space="preserve"> </w:t>
      </w:r>
      <w:r w:rsidRPr="00FD4A4B">
        <w:t>both O&amp;M and control plane traffic.</w:t>
      </w:r>
    </w:p>
    <w:p w14:paraId="2435E017" w14:textId="77777777" w:rsidR="00C845C7" w:rsidRPr="00FD4A4B" w:rsidRDefault="00C845C7" w:rsidP="00C845C7">
      <w:r w:rsidRPr="00FD4A4B">
        <w:t xml:space="preserve">The network product has at least </w:t>
      </w:r>
      <w:r w:rsidR="005534EB" w:rsidRPr="00C91B32">
        <w:t>two separate (logical) interfaces dedicated to different network domains</w:t>
      </w:r>
      <w:r w:rsidRPr="00FD4A4B">
        <w:t xml:space="preserve">. </w:t>
      </w:r>
      <w:r w:rsidR="006E31D0" w:rsidRPr="006E31D0">
        <w:t xml:space="preserve">The vendor  provides this domain related information for the tester. </w:t>
      </w:r>
      <w:r w:rsidRPr="00FD4A4B">
        <w:t xml:space="preserve">Network products for which the test applies and that fail to meet this precondition fail the test by definition. </w:t>
      </w:r>
    </w:p>
    <w:p w14:paraId="41E29F4F" w14:textId="77777777" w:rsidR="00C845C7" w:rsidRPr="00FD4A4B" w:rsidRDefault="00C845C7" w:rsidP="00C845C7">
      <w:pPr>
        <w:rPr>
          <w:b/>
        </w:rPr>
      </w:pPr>
      <w:r w:rsidRPr="00FD4A4B">
        <w:rPr>
          <w:b/>
        </w:rPr>
        <w:t>Execution Steps</w:t>
      </w:r>
    </w:p>
    <w:p w14:paraId="2E066215" w14:textId="77777777" w:rsidR="00C845C7" w:rsidRPr="00FD4A4B" w:rsidRDefault="00C845C7" w:rsidP="00C845C7">
      <w:pPr>
        <w:pStyle w:val="B1"/>
      </w:pPr>
      <w:r w:rsidRPr="00FD4A4B">
        <w:t>1.</w:t>
      </w:r>
      <w:r w:rsidRPr="00FD4A4B">
        <w:tab/>
        <w:t xml:space="preserve">The tester checks whether the network product refuses </w:t>
      </w:r>
      <w:r w:rsidR="005534EB" w:rsidRPr="00C91B32">
        <w:rPr>
          <w:lang w:val="en-US"/>
        </w:rPr>
        <w:t>traffic intended for one network domain</w:t>
      </w:r>
      <w:r w:rsidRPr="00FD4A4B">
        <w:t xml:space="preserve"> on all interfaces meant for </w:t>
      </w:r>
      <w:r w:rsidR="005534EB" w:rsidRPr="00C91B32">
        <w:rPr>
          <w:lang w:val="en-US"/>
        </w:rPr>
        <w:t>the other network domain, and vice versa</w:t>
      </w:r>
      <w:r w:rsidR="006C481B">
        <w:t>.</w:t>
      </w:r>
    </w:p>
    <w:p w14:paraId="45ED84F0" w14:textId="77777777" w:rsidR="00C845C7" w:rsidRPr="00FD4A4B" w:rsidRDefault="00C845C7" w:rsidP="00C845C7">
      <w:pPr>
        <w:pStyle w:val="B1"/>
      </w:pPr>
      <w:r w:rsidRPr="00FD4A4B">
        <w:t>2.</w:t>
      </w:r>
      <w:r w:rsidRPr="00FD4A4B">
        <w:tab/>
      </w:r>
      <w:r w:rsidR="005534EB" w:rsidRPr="00C91B32">
        <w:rPr>
          <w:lang w:val="en-US"/>
        </w:rPr>
        <w:t>Step 1 is to be performed for all pairs of different network domains</w:t>
      </w:r>
      <w:r w:rsidRPr="00FD4A4B">
        <w:t>.</w:t>
      </w:r>
    </w:p>
    <w:p w14:paraId="4411C5B3" w14:textId="77777777" w:rsidR="00C845C7" w:rsidRPr="00FD4A4B" w:rsidRDefault="00C845C7" w:rsidP="00C845C7">
      <w:pPr>
        <w:rPr>
          <w:b/>
        </w:rPr>
      </w:pPr>
      <w:r w:rsidRPr="00FD4A4B">
        <w:rPr>
          <w:b/>
        </w:rPr>
        <w:t>Expected Results:</w:t>
      </w:r>
    </w:p>
    <w:p w14:paraId="78DA4E0C" w14:textId="77777777" w:rsidR="00C845C7" w:rsidRDefault="008818A7" w:rsidP="008818A7">
      <w:pPr>
        <w:pStyle w:val="B1"/>
      </w:pPr>
      <w:r>
        <w:t>-</w:t>
      </w:r>
      <w:r>
        <w:tab/>
      </w:r>
      <w:r w:rsidR="00C845C7" w:rsidRPr="00FD4A4B">
        <w:t xml:space="preserve">The two tests </w:t>
      </w:r>
      <w:r w:rsidR="00F3325A" w:rsidRPr="00F3325A">
        <w:t xml:space="preserve">are </w:t>
      </w:r>
      <w:r w:rsidR="00C845C7" w:rsidRPr="00FD4A4B">
        <w:t>successful.</w:t>
      </w:r>
    </w:p>
    <w:p w14:paraId="69F12362" w14:textId="77777777" w:rsidR="006E31D0" w:rsidRPr="00FD4A4B" w:rsidRDefault="008818A7" w:rsidP="008818A7">
      <w:pPr>
        <w:pStyle w:val="B1"/>
      </w:pPr>
      <w:r>
        <w:t>-</w:t>
      </w:r>
      <w:r>
        <w:tab/>
      </w:r>
      <w:r w:rsidR="006E31D0">
        <w:t>T</w:t>
      </w:r>
      <w:r w:rsidR="006E31D0" w:rsidRPr="005114C1">
        <w:t>raffic should not be passed to a domain from which it did not originate</w:t>
      </w:r>
      <w:r w:rsidR="006E31D0">
        <w:t>.</w:t>
      </w:r>
    </w:p>
    <w:p w14:paraId="62E75EB6" w14:textId="77777777" w:rsidR="00C845C7" w:rsidRPr="00FD4A4B" w:rsidRDefault="00C845C7" w:rsidP="00C845C7">
      <w:pPr>
        <w:rPr>
          <w:b/>
        </w:rPr>
      </w:pPr>
      <w:r w:rsidRPr="00FD4A4B">
        <w:rPr>
          <w:b/>
        </w:rPr>
        <w:t>Expected format of evidence:</w:t>
      </w:r>
    </w:p>
    <w:p w14:paraId="61294C79" w14:textId="77777777" w:rsidR="00C845C7" w:rsidRDefault="00193BF3" w:rsidP="0026139A">
      <w:pPr>
        <w:rPr>
          <w:lang w:eastAsia="zh-CN"/>
        </w:rPr>
      </w:pPr>
      <w:r w:rsidRPr="00193BF3">
        <w:rPr>
          <w:lang w:eastAsia="zh-CN"/>
        </w:rPr>
        <w:t>Evidence containing the operational results as, e.g. screenshots, log files, packet captures, error messages.</w:t>
      </w:r>
    </w:p>
    <w:p w14:paraId="0867AE6E" w14:textId="77777777" w:rsidR="00DB39F3" w:rsidRDefault="00DB39F3" w:rsidP="00DB39F3">
      <w:pPr>
        <w:pStyle w:val="Heading3"/>
      </w:pPr>
      <w:bookmarkStart w:id="513" w:name="_CR4_3_6"/>
      <w:bookmarkStart w:id="514" w:name="_Toc19542453"/>
      <w:bookmarkStart w:id="515" w:name="_Toc35348455"/>
      <w:bookmarkStart w:id="516" w:name="_Toc224925041"/>
      <w:bookmarkEnd w:id="513"/>
      <w:r w:rsidRPr="00907F75">
        <w:t>4</w:t>
      </w:r>
      <w:r w:rsidRPr="00FD4A4B">
        <w:t>.3.</w:t>
      </w:r>
      <w:r>
        <w:t>6</w:t>
      </w:r>
      <w:r w:rsidRPr="00FD4A4B">
        <w:tab/>
      </w:r>
      <w:r>
        <w:t>Network Functions in service-based architecture</w:t>
      </w:r>
      <w:bookmarkEnd w:id="514"/>
      <w:bookmarkEnd w:id="515"/>
      <w:bookmarkEnd w:id="516"/>
    </w:p>
    <w:p w14:paraId="0C9B57BA" w14:textId="77777777" w:rsidR="00DB39F3" w:rsidRPr="00C07E41" w:rsidRDefault="00DB39F3" w:rsidP="00D3544D">
      <w:pPr>
        <w:pStyle w:val="Heading4"/>
      </w:pPr>
      <w:bookmarkStart w:id="517" w:name="_CR4_3_6_1"/>
      <w:bookmarkStart w:id="518" w:name="_Toc19542454"/>
      <w:bookmarkStart w:id="519" w:name="_Toc35348456"/>
      <w:bookmarkStart w:id="520" w:name="_Toc224925042"/>
      <w:bookmarkEnd w:id="517"/>
      <w:r w:rsidRPr="00E30097">
        <w:t>4.3.</w:t>
      </w:r>
      <w:r>
        <w:t>6</w:t>
      </w:r>
      <w:r w:rsidRPr="00E30097">
        <w:t>.</w:t>
      </w:r>
      <w:r>
        <w:t>1</w:t>
      </w:r>
      <w:r w:rsidRPr="00E30097">
        <w:tab/>
      </w:r>
      <w:r>
        <w:t>Introduction</w:t>
      </w:r>
      <w:bookmarkEnd w:id="518"/>
      <w:bookmarkEnd w:id="519"/>
      <w:bookmarkEnd w:id="520"/>
    </w:p>
    <w:p w14:paraId="3E814307" w14:textId="77777777" w:rsidR="00DB39F3" w:rsidRPr="008360F9" w:rsidRDefault="00DB39F3" w:rsidP="00DB39F3">
      <w:r w:rsidRPr="00FD4A4B">
        <w:t xml:space="preserve">The </w:t>
      </w:r>
      <w:r>
        <w:t>purpose of the sub-</w:t>
      </w:r>
      <w:r w:rsidRPr="00FD4A4B">
        <w:t>clause</w:t>
      </w:r>
      <w:r>
        <w:t>s in 4.3.</w:t>
      </w:r>
      <w:r w:rsidR="00207D23">
        <w:t>6</w:t>
      </w:r>
      <w:r w:rsidRPr="00FD4A4B">
        <w:t xml:space="preserve"> </w:t>
      </w:r>
      <w:r>
        <w:t xml:space="preserve">is to identify and </w:t>
      </w:r>
      <w:r w:rsidRPr="00FD4A4B">
        <w:t xml:space="preserve">describe the </w:t>
      </w:r>
      <w:r>
        <w:t>hardening</w:t>
      </w:r>
      <w:r w:rsidRPr="00FD4A4B">
        <w:t xml:space="preserve"> </w:t>
      </w:r>
      <w:r>
        <w:t xml:space="preserve">related </w:t>
      </w:r>
      <w:r w:rsidRPr="00FD4A4B">
        <w:t>requirements</w:t>
      </w:r>
      <w:r>
        <w:t xml:space="preserve"> </w:t>
      </w:r>
      <w:r w:rsidRPr="009F4D45">
        <w:t>f</w:t>
      </w:r>
      <w:r>
        <w:t>or all Network Function (NF) within the 5G Core (5GC) utilizing Service-Based Interfaces (SBI)</w:t>
      </w:r>
      <w:r w:rsidRPr="00791FB4">
        <w:t xml:space="preserve"> </w:t>
      </w:r>
      <w:r w:rsidRPr="00FD4A4B">
        <w:t>and the corresponding test cases</w:t>
      </w:r>
      <w:r>
        <w:t>.</w:t>
      </w:r>
    </w:p>
    <w:p w14:paraId="7FF52FD1" w14:textId="77777777" w:rsidR="00DB39F3" w:rsidRPr="00C07E41" w:rsidRDefault="00DB39F3" w:rsidP="00D3544D">
      <w:pPr>
        <w:pStyle w:val="Heading4"/>
      </w:pPr>
      <w:bookmarkStart w:id="521" w:name="_CR4_3_6_2"/>
      <w:bookmarkStart w:id="522" w:name="_Toc19542455"/>
      <w:bookmarkStart w:id="523" w:name="_Toc35348457"/>
      <w:bookmarkStart w:id="524" w:name="_Toc224925043"/>
      <w:bookmarkEnd w:id="521"/>
      <w:r w:rsidRPr="00E30097">
        <w:t>4.3.</w:t>
      </w:r>
      <w:r>
        <w:t>6</w:t>
      </w:r>
      <w:r w:rsidRPr="00E30097">
        <w:t>.</w:t>
      </w:r>
      <w:r>
        <w:t>2</w:t>
      </w:r>
      <w:r w:rsidRPr="00E30097">
        <w:tab/>
      </w:r>
      <w:r>
        <w:t>No code execution or inclusion of external resources by JSON parsers</w:t>
      </w:r>
      <w:bookmarkEnd w:id="522"/>
      <w:bookmarkEnd w:id="523"/>
      <w:bookmarkEnd w:id="524"/>
    </w:p>
    <w:p w14:paraId="7C3861AE" w14:textId="77777777" w:rsidR="00DB39F3" w:rsidRPr="00E30097" w:rsidRDefault="00DB39F3" w:rsidP="00DB39F3">
      <w:r w:rsidRPr="00E30097">
        <w:rPr>
          <w:i/>
        </w:rPr>
        <w:t>Requirement Name</w:t>
      </w:r>
      <w:r w:rsidRPr="00E30097">
        <w:t xml:space="preserve">: </w:t>
      </w:r>
      <w:r w:rsidRPr="00215997">
        <w:t>No code execution or inclusion of external resources by JSON parsers</w:t>
      </w:r>
      <w:r>
        <w:t>.</w:t>
      </w:r>
    </w:p>
    <w:p w14:paraId="1A083AB0" w14:textId="77777777" w:rsidR="00FC536F" w:rsidRDefault="00FC536F" w:rsidP="00DB39F3">
      <w:pPr>
        <w:rPr>
          <w:i/>
        </w:rPr>
      </w:pPr>
      <w:r>
        <w:rPr>
          <w:i/>
        </w:rPr>
        <w:t>Requirement Reference</w:t>
      </w:r>
      <w:r>
        <w:rPr>
          <w:iCs/>
        </w:rPr>
        <w:t xml:space="preserve">: </w:t>
      </w:r>
      <w:r>
        <w:t>In accordance with industry best practice</w:t>
      </w:r>
    </w:p>
    <w:p w14:paraId="48C029C2" w14:textId="77777777" w:rsidR="00DB39F3" w:rsidRPr="00E30097" w:rsidRDefault="00DB39F3" w:rsidP="00DB39F3">
      <w:r w:rsidRPr="00E30097">
        <w:rPr>
          <w:i/>
        </w:rPr>
        <w:t>Requirement Description</w:t>
      </w:r>
      <w:r w:rsidRPr="00E30097">
        <w:t xml:space="preserve">: </w:t>
      </w:r>
    </w:p>
    <w:p w14:paraId="0F0EDDAF" w14:textId="77777777" w:rsidR="00DB39F3" w:rsidRPr="00286251" w:rsidRDefault="00DB39F3" w:rsidP="00DB39F3">
      <w:r>
        <w:t>Parsers used by Network Functions (NF) shall not execute JavaScript or any other code contained in JSON objects received on Service Based Interfaces (SBI). Further, these parsers shall not include any resources external to the received JSON object itself, such as files from the NF’s filesystem or other resources loaded externally.</w:t>
      </w:r>
    </w:p>
    <w:p w14:paraId="485B2CC2" w14:textId="77777777" w:rsidR="00DB39F3" w:rsidRDefault="00DB39F3" w:rsidP="00DB39F3">
      <w:bookmarkStart w:id="525" w:name="_Hlk19541849"/>
      <w:r w:rsidRPr="001A7701">
        <w:rPr>
          <w:i/>
        </w:rPr>
        <w:t>Threat References</w:t>
      </w:r>
      <w:r w:rsidRPr="001A7701">
        <w:t xml:space="preserve">: </w:t>
      </w:r>
      <w:r>
        <w:t xml:space="preserve">TR 33.926 [4], clause </w:t>
      </w:r>
      <w:r w:rsidR="006F26AF">
        <w:t>6</w:t>
      </w:r>
      <w:r>
        <w:t>.3.2.1, JSON Parser Exploits</w:t>
      </w:r>
      <w:bookmarkEnd w:id="525"/>
    </w:p>
    <w:p w14:paraId="6CD0F26E" w14:textId="77777777" w:rsidR="00DB39F3" w:rsidRPr="00C07E41" w:rsidRDefault="00DB39F3" w:rsidP="00DB39F3">
      <w:r w:rsidRPr="00C07E41">
        <w:rPr>
          <w:i/>
        </w:rPr>
        <w:t>Test Case</w:t>
      </w:r>
      <w:r w:rsidRPr="00C07E41">
        <w:t xml:space="preserve">: </w:t>
      </w:r>
    </w:p>
    <w:p w14:paraId="26F14BA4" w14:textId="77777777" w:rsidR="00DB39F3" w:rsidRPr="00C07E41" w:rsidRDefault="00DB39F3" w:rsidP="00DB39F3">
      <w:pPr>
        <w:rPr>
          <w:b/>
        </w:rPr>
      </w:pPr>
      <w:r w:rsidRPr="00215997">
        <w:rPr>
          <w:b/>
        </w:rPr>
        <w:t>Test Name:</w:t>
      </w:r>
      <w:r w:rsidRPr="00C07E41">
        <w:rPr>
          <w:b/>
        </w:rPr>
        <w:t xml:space="preserve"> </w:t>
      </w:r>
      <w:r w:rsidRPr="00C07E41">
        <w:t>TC_</w:t>
      </w:r>
      <w:r>
        <w:t>JSON_PARSER_CODE_EXEC_INCL</w:t>
      </w:r>
    </w:p>
    <w:p w14:paraId="11EF98CA" w14:textId="77777777" w:rsidR="00DB39F3" w:rsidRPr="00C07E41" w:rsidRDefault="00DB39F3" w:rsidP="00DB39F3">
      <w:pPr>
        <w:keepNext/>
        <w:keepLines/>
        <w:spacing w:before="180"/>
        <w:rPr>
          <w:b/>
          <w:lang w:eastAsia="zh-CN"/>
        </w:rPr>
      </w:pPr>
      <w:r w:rsidRPr="00C07E41">
        <w:rPr>
          <w:b/>
          <w:lang w:eastAsia="zh-CN"/>
        </w:rPr>
        <w:t>Purpose:</w:t>
      </w:r>
    </w:p>
    <w:p w14:paraId="2FC5386D" w14:textId="77777777" w:rsidR="00DB39F3" w:rsidRPr="00C07E41" w:rsidRDefault="00DB39F3" w:rsidP="00DB39F3">
      <w:r>
        <w:t xml:space="preserve">NFs implementing SBI transfer application data serialized as JSON objects. When receiving such data, an NF parses this JSON representation and creates equivalent internal data structures. Since the contents of the JSON objects </w:t>
      </w:r>
      <w:r w:rsidR="00F3325A" w:rsidRPr="00F3325A">
        <w:t xml:space="preserve">shall </w:t>
      </w:r>
      <w:r>
        <w:t xml:space="preserve">be considered untrusted, blindly executing code fragments or loading resources from a local path or Uniform Resource Identifier (URI) </w:t>
      </w:r>
      <w:r w:rsidR="00F3325A" w:rsidRPr="00F3325A">
        <w:t xml:space="preserve">shall </w:t>
      </w:r>
      <w:r>
        <w:t>not be possible.</w:t>
      </w:r>
    </w:p>
    <w:p w14:paraId="3C128C88" w14:textId="1BC94042" w:rsidR="00DB39F3" w:rsidRPr="008818A7" w:rsidRDefault="00DB39F3" w:rsidP="008818A7">
      <w:pPr>
        <w:rPr>
          <w:b/>
          <w:bCs/>
          <w:lang w:eastAsia="zh-CN"/>
        </w:rPr>
      </w:pPr>
    </w:p>
    <w:p w14:paraId="2EA61C91" w14:textId="77777777" w:rsidR="00DB39F3" w:rsidRPr="00C07E41" w:rsidRDefault="00DB39F3" w:rsidP="008818A7">
      <w:pPr>
        <w:rPr>
          <w:lang w:eastAsia="zh-CN"/>
        </w:rPr>
      </w:pPr>
      <w:r w:rsidRPr="008818A7">
        <w:rPr>
          <w:b/>
          <w:bCs/>
          <w:lang w:eastAsia="zh-CN"/>
        </w:rPr>
        <w:t>Pre-Conditions:</w:t>
      </w:r>
    </w:p>
    <w:p w14:paraId="35A2B461" w14:textId="77777777" w:rsidR="00DB39F3" w:rsidRPr="000C4C5E" w:rsidRDefault="00DB39F3" w:rsidP="00D3544D">
      <w:pPr>
        <w:pStyle w:val="B1"/>
        <w:rPr>
          <w:lang w:eastAsia="ja-JP"/>
        </w:rPr>
      </w:pPr>
      <w:r w:rsidRPr="000C4C5E">
        <w:rPr>
          <w:lang w:eastAsia="ja-JP"/>
        </w:rPr>
        <w:t>-</w:t>
      </w:r>
      <w:r w:rsidRPr="000C4C5E">
        <w:rPr>
          <w:lang w:eastAsia="ja-JP"/>
        </w:rPr>
        <w:tab/>
        <w:t>The tester has the privileges to log in the network product and to access to all system resources (e.g. log files)</w:t>
      </w:r>
    </w:p>
    <w:p w14:paraId="3DEEAE94" w14:textId="77777777" w:rsidR="00DB39F3" w:rsidRPr="000C4C5E" w:rsidRDefault="00DB39F3" w:rsidP="00D3544D">
      <w:pPr>
        <w:pStyle w:val="B1"/>
        <w:rPr>
          <w:lang w:eastAsia="ja-JP"/>
        </w:rPr>
      </w:pPr>
      <w:r w:rsidRPr="000C4C5E">
        <w:rPr>
          <w:lang w:eastAsia="ja-JP"/>
        </w:rPr>
        <w:t>-</w:t>
      </w:r>
      <w:r w:rsidRPr="000C4C5E">
        <w:rPr>
          <w:lang w:eastAsia="ja-JP"/>
        </w:rPr>
        <w:tab/>
        <w:t>A list of all available network services containing at least the following information shall be included in the documentation accompanying the Network Product:</w:t>
      </w:r>
    </w:p>
    <w:p w14:paraId="08AC263B" w14:textId="77777777" w:rsidR="00DB39F3" w:rsidRPr="000C4C5E" w:rsidRDefault="00DB39F3" w:rsidP="008818A7">
      <w:pPr>
        <w:pStyle w:val="B2"/>
        <w:rPr>
          <w:lang w:val="de-DE" w:eastAsia="ja-JP"/>
        </w:rPr>
      </w:pPr>
      <w:r w:rsidRPr="000C4C5E">
        <w:rPr>
          <w:lang w:val="de-DE" w:eastAsia="ja-JP"/>
        </w:rPr>
        <w:t>-</w:t>
      </w:r>
      <w:r w:rsidRPr="000C4C5E">
        <w:rPr>
          <w:lang w:val="de-DE" w:eastAsia="ja-JP"/>
        </w:rPr>
        <w:tab/>
        <w:t>all interfaces providing IP-based protocols;</w:t>
      </w:r>
    </w:p>
    <w:p w14:paraId="4F435D54" w14:textId="77777777" w:rsidR="00DB39F3" w:rsidRPr="000C4C5E" w:rsidRDefault="00DB39F3" w:rsidP="008818A7">
      <w:pPr>
        <w:pStyle w:val="B2"/>
        <w:rPr>
          <w:lang w:val="de-DE" w:eastAsia="ja-JP"/>
        </w:rPr>
      </w:pPr>
      <w:r w:rsidRPr="000C4C5E">
        <w:rPr>
          <w:lang w:val="de-DE" w:eastAsia="ja-JP"/>
        </w:rPr>
        <w:t>-</w:t>
      </w:r>
      <w:r w:rsidRPr="000C4C5E">
        <w:rPr>
          <w:lang w:val="de-DE" w:eastAsia="ja-JP"/>
        </w:rPr>
        <w:tab/>
        <w:t>the available transport layer protocols on these interfaces;</w:t>
      </w:r>
    </w:p>
    <w:p w14:paraId="66604CAF" w14:textId="77777777" w:rsidR="00DB39F3" w:rsidRDefault="00DB39F3" w:rsidP="008818A7">
      <w:pPr>
        <w:pStyle w:val="B2"/>
        <w:rPr>
          <w:lang w:val="de-DE" w:eastAsia="ja-JP"/>
        </w:rPr>
      </w:pPr>
      <w:r w:rsidRPr="000C4C5E">
        <w:rPr>
          <w:lang w:val="de-DE" w:eastAsia="ja-JP"/>
        </w:rPr>
        <w:t>-</w:t>
      </w:r>
      <w:r w:rsidRPr="000C4C5E">
        <w:rPr>
          <w:lang w:val="de-DE" w:eastAsia="ja-JP"/>
        </w:rPr>
        <w:tab/>
        <w:t>their open ports and associated services</w:t>
      </w:r>
      <w:r>
        <w:rPr>
          <w:lang w:val="de-DE" w:eastAsia="ja-JP"/>
        </w:rPr>
        <w:t xml:space="preserve"> in the form of an OpenAPI3.0 interface specification</w:t>
      </w:r>
      <w:r w:rsidRPr="000C4C5E">
        <w:rPr>
          <w:lang w:val="de-DE" w:eastAsia="ja-JP"/>
        </w:rPr>
        <w:t>;</w:t>
      </w:r>
    </w:p>
    <w:p w14:paraId="176AC85E" w14:textId="12B2D941" w:rsidR="00DB39F3" w:rsidRDefault="00DB39F3" w:rsidP="00D3544D">
      <w:pPr>
        <w:pStyle w:val="B1"/>
        <w:rPr>
          <w:lang w:eastAsia="ja-JP"/>
        </w:rPr>
      </w:pPr>
      <w:r w:rsidRPr="00E30097">
        <w:rPr>
          <w:lang w:eastAsia="ja-JP"/>
        </w:rPr>
        <w:t>-</w:t>
      </w:r>
      <w:r w:rsidRPr="00E30097">
        <w:rPr>
          <w:lang w:eastAsia="ja-JP"/>
        </w:rPr>
        <w:tab/>
      </w:r>
      <w:r w:rsidR="00F33779" w:rsidRPr="00F33779">
        <w:rPr>
          <w:lang w:eastAsia="ja-JP"/>
        </w:rPr>
        <w:t xml:space="preserve">The tester has access to a Web Application Security (WAS) test tool </w:t>
      </w:r>
      <w:r>
        <w:rPr>
          <w:lang w:eastAsia="ja-JP"/>
        </w:rPr>
        <w:t xml:space="preserve">that allows </w:t>
      </w:r>
      <w:r w:rsidR="00F3325A" w:rsidRPr="00F3325A">
        <w:rPr>
          <w:lang w:eastAsia="ja-JP"/>
        </w:rPr>
        <w:t xml:space="preserve">the tester </w:t>
      </w:r>
      <w:r>
        <w:rPr>
          <w:lang w:eastAsia="ja-JP"/>
        </w:rPr>
        <w:t xml:space="preserve">to generate HTTP messages exploiting JSON parsers that do not prevent the above-mentioned scenarios of code execution and loading external resources. </w:t>
      </w:r>
      <w:r w:rsidRPr="000C4C5E">
        <w:rPr>
          <w:lang w:eastAsia="ja-JP"/>
        </w:rPr>
        <w:t>The test lab is expected to have expertise to recognize the level of effectiveness of the available tools.</w:t>
      </w:r>
    </w:p>
    <w:p w14:paraId="76957C1C" w14:textId="77777777" w:rsidR="00DB39F3" w:rsidRDefault="00DB39F3" w:rsidP="00D3544D">
      <w:pPr>
        <w:pStyle w:val="B1"/>
        <w:rPr>
          <w:lang w:eastAsia="ja-JP"/>
        </w:rPr>
      </w:pPr>
      <w:r w:rsidRPr="000C4C5E">
        <w:rPr>
          <w:lang w:eastAsia="ja-JP"/>
        </w:rPr>
        <w:t>-</w:t>
      </w:r>
      <w:r w:rsidRPr="000C4C5E">
        <w:rPr>
          <w:lang w:eastAsia="ja-JP"/>
        </w:rPr>
        <w:tab/>
        <w:t>A network traffic analyser on the network product (e.g. TCPDUMP) or an external traffic analyser directly connected to the network product and on a tester machine is available.</w:t>
      </w:r>
    </w:p>
    <w:p w14:paraId="5FC746B1" w14:textId="77777777" w:rsidR="00DB39F3" w:rsidRPr="008818A7" w:rsidRDefault="00DB39F3" w:rsidP="008818A7">
      <w:pPr>
        <w:rPr>
          <w:b/>
          <w:bCs/>
          <w:lang w:eastAsia="zh-CN"/>
        </w:rPr>
      </w:pPr>
      <w:r w:rsidRPr="008818A7">
        <w:rPr>
          <w:b/>
          <w:bCs/>
          <w:lang w:eastAsia="zh-CN"/>
        </w:rPr>
        <w:t>Execution Steps</w:t>
      </w:r>
    </w:p>
    <w:p w14:paraId="7AEFCC57" w14:textId="77777777" w:rsidR="00DB39F3" w:rsidRDefault="00DB39F3" w:rsidP="00DB39F3">
      <w:pPr>
        <w:pStyle w:val="B1"/>
        <w:rPr>
          <w:lang w:val="de-DE"/>
        </w:rPr>
      </w:pPr>
      <w:r w:rsidRPr="00376F55">
        <w:rPr>
          <w:lang w:val="de-DE"/>
        </w:rPr>
        <w:t>1.</w:t>
      </w:r>
      <w:r>
        <w:rPr>
          <w:lang w:val="de-DE"/>
        </w:rPr>
        <w:tab/>
      </w:r>
      <w:r w:rsidR="00F33779" w:rsidRPr="00F33779">
        <w:rPr>
          <w:lang w:val="de-DE"/>
        </w:rPr>
        <w:t xml:space="preserve">The tester uses </w:t>
      </w:r>
      <w:r w:rsidR="00F33779">
        <w:rPr>
          <w:lang w:val="de-DE"/>
        </w:rPr>
        <w:t>a</w:t>
      </w:r>
      <w:r w:rsidRPr="00A86D15">
        <w:rPr>
          <w:lang w:val="de-DE"/>
        </w:rPr>
        <w:t xml:space="preserve">e </w:t>
      </w:r>
      <w:r>
        <w:rPr>
          <w:lang w:val="de-DE"/>
        </w:rPr>
        <w:t xml:space="preserve">WAS test </w:t>
      </w:r>
      <w:r w:rsidRPr="00A86D15">
        <w:rPr>
          <w:lang w:val="de-DE"/>
        </w:rPr>
        <w:t xml:space="preserve">tool </w:t>
      </w:r>
      <w:r w:rsidR="00F33779">
        <w:rPr>
          <w:lang w:val="en-US"/>
        </w:rPr>
        <w:t>to</w:t>
      </w:r>
      <w:r w:rsidR="00F33779" w:rsidRPr="00637357">
        <w:rPr>
          <w:lang w:val="en-US"/>
        </w:rPr>
        <w:t xml:space="preserve"> generate HTTP </w:t>
      </w:r>
      <w:r w:rsidR="00F33779">
        <w:rPr>
          <w:lang w:val="en-US"/>
        </w:rPr>
        <w:t>requests</w:t>
      </w:r>
      <w:r w:rsidR="00F33779" w:rsidRPr="00637357">
        <w:rPr>
          <w:lang w:val="en-US"/>
        </w:rPr>
        <w:t xml:space="preserve"> (as described above in pre-conditions) towards</w:t>
      </w:r>
      <w:r w:rsidRPr="00A86D15">
        <w:rPr>
          <w:lang w:val="de-DE"/>
        </w:rPr>
        <w:t xml:space="preserve"> the </w:t>
      </w:r>
      <w:r>
        <w:t>network product</w:t>
      </w:r>
      <w:r>
        <w:rPr>
          <w:lang w:val="de-DE"/>
        </w:rPr>
        <w:t xml:space="preserve">’s API endpoints </w:t>
      </w:r>
      <w:r w:rsidRPr="00A86D15">
        <w:rPr>
          <w:lang w:val="de-DE"/>
        </w:rPr>
        <w:t xml:space="preserve">via </w:t>
      </w:r>
      <w:r>
        <w:rPr>
          <w:lang w:val="de-DE"/>
        </w:rPr>
        <w:t>its Service Based I</w:t>
      </w:r>
      <w:r w:rsidRPr="00A86D15">
        <w:rPr>
          <w:lang w:val="de-DE"/>
        </w:rPr>
        <w:t>nterfaces.</w:t>
      </w:r>
    </w:p>
    <w:p w14:paraId="5C7F0FDA" w14:textId="77777777" w:rsidR="00DB39F3" w:rsidRDefault="00DB39F3" w:rsidP="00DB39F3">
      <w:pPr>
        <w:pStyle w:val="B1"/>
      </w:pPr>
      <w:r>
        <w:t>2.</w:t>
      </w:r>
      <w:r>
        <w:tab/>
        <w:t>Using a network traffic analyser on the network product, e.g. TCPDUMP or an external traffic analyser directly connected to the network product, the tester verifies that no external resources get loaded during JSON parsing.</w:t>
      </w:r>
    </w:p>
    <w:p w14:paraId="11900DEB" w14:textId="77777777" w:rsidR="00DB39F3" w:rsidRDefault="00DB39F3" w:rsidP="00DB39F3">
      <w:pPr>
        <w:pStyle w:val="B1"/>
      </w:pPr>
      <w:r>
        <w:t xml:space="preserve">3. </w:t>
      </w:r>
      <w:r>
        <w:tab/>
        <w:t>Depending on the actual JavaScript code in the HTTP message, the tester verifies that the network product does not execute any of the contained actions.</w:t>
      </w:r>
    </w:p>
    <w:p w14:paraId="5E729D2D" w14:textId="77777777" w:rsidR="00DB39F3" w:rsidRPr="008818A7" w:rsidRDefault="00DB39F3" w:rsidP="008818A7">
      <w:pPr>
        <w:rPr>
          <w:b/>
          <w:bCs/>
          <w:lang w:eastAsia="zh-CN"/>
        </w:rPr>
      </w:pPr>
      <w:r w:rsidRPr="008818A7">
        <w:rPr>
          <w:b/>
          <w:bCs/>
          <w:lang w:eastAsia="zh-CN"/>
        </w:rPr>
        <w:t>Expected Results:</w:t>
      </w:r>
    </w:p>
    <w:p w14:paraId="6E04B903" w14:textId="77777777" w:rsidR="00DB39F3" w:rsidRDefault="00DB39F3" w:rsidP="00D3544D">
      <w:pPr>
        <w:pStyle w:val="B1"/>
        <w:rPr>
          <w:lang w:eastAsia="ja-JP"/>
        </w:rPr>
      </w:pPr>
      <w:r w:rsidRPr="00E30097">
        <w:rPr>
          <w:lang w:eastAsia="ja-JP"/>
        </w:rPr>
        <w:t>-</w:t>
      </w:r>
      <w:r w:rsidRPr="00E30097">
        <w:rPr>
          <w:lang w:eastAsia="ja-JP"/>
        </w:rPr>
        <w:tab/>
      </w:r>
      <w:r>
        <w:rPr>
          <w:lang w:eastAsia="ja-JP"/>
        </w:rPr>
        <w:t>The NF does not load any resources external to the JSON object itself.</w:t>
      </w:r>
    </w:p>
    <w:p w14:paraId="463A96FC" w14:textId="77777777" w:rsidR="00DB39F3" w:rsidRDefault="00DB39F3" w:rsidP="00D3544D">
      <w:pPr>
        <w:pStyle w:val="B1"/>
        <w:rPr>
          <w:lang w:eastAsia="ja-JP"/>
        </w:rPr>
      </w:pPr>
      <w:r w:rsidRPr="00E30097">
        <w:rPr>
          <w:lang w:eastAsia="ja-JP"/>
        </w:rPr>
        <w:t>-</w:t>
      </w:r>
      <w:r w:rsidRPr="00E30097">
        <w:rPr>
          <w:lang w:eastAsia="ja-JP"/>
        </w:rPr>
        <w:tab/>
      </w:r>
      <w:r>
        <w:rPr>
          <w:lang w:eastAsia="ja-JP"/>
        </w:rPr>
        <w:t>The NF does not execute any JavaScript code contained in JSON objects</w:t>
      </w:r>
      <w:r w:rsidRPr="00E30097">
        <w:rPr>
          <w:lang w:eastAsia="ja-JP"/>
        </w:rPr>
        <w:t>.</w:t>
      </w:r>
    </w:p>
    <w:p w14:paraId="50BF14CB" w14:textId="77777777" w:rsidR="00DB39F3" w:rsidRPr="008818A7" w:rsidRDefault="00DB39F3" w:rsidP="008818A7">
      <w:pPr>
        <w:rPr>
          <w:b/>
          <w:bCs/>
          <w:lang w:eastAsia="zh-CN"/>
        </w:rPr>
      </w:pPr>
      <w:r w:rsidRPr="008818A7">
        <w:rPr>
          <w:b/>
          <w:bCs/>
          <w:lang w:eastAsia="zh-CN"/>
        </w:rPr>
        <w:t>Expected format of evidence:</w:t>
      </w:r>
    </w:p>
    <w:p w14:paraId="4D8D8204" w14:textId="77777777" w:rsidR="00DB39F3" w:rsidRPr="004D2F2A" w:rsidRDefault="00DB39F3" w:rsidP="00D3544D">
      <w:pPr>
        <w:pStyle w:val="B1"/>
      </w:pPr>
      <w:r w:rsidRPr="004D2F2A">
        <w:t>-</w:t>
      </w:r>
      <w:r w:rsidRPr="004D2F2A">
        <w:tab/>
        <w:t>The used tool(</w:t>
      </w:r>
      <w:r>
        <w:t>s) name and version information</w:t>
      </w:r>
    </w:p>
    <w:p w14:paraId="48C1BE3A" w14:textId="77777777" w:rsidR="00DB39F3" w:rsidRPr="004D2F2A" w:rsidRDefault="00DB39F3" w:rsidP="00D3544D">
      <w:pPr>
        <w:pStyle w:val="B1"/>
      </w:pPr>
      <w:r w:rsidRPr="004D2F2A">
        <w:t>-</w:t>
      </w:r>
      <w:r w:rsidRPr="004D2F2A">
        <w:tab/>
        <w:t>Settings and configurations used</w:t>
      </w:r>
    </w:p>
    <w:p w14:paraId="4BAB8AB1" w14:textId="77777777" w:rsidR="00DB39F3" w:rsidRPr="004D2F2A" w:rsidRDefault="00DB39F3" w:rsidP="00D3544D">
      <w:pPr>
        <w:pStyle w:val="B1"/>
      </w:pPr>
      <w:r w:rsidRPr="004D2F2A">
        <w:t>-</w:t>
      </w:r>
      <w:r w:rsidR="00163FF8">
        <w:tab/>
      </w:r>
      <w:r w:rsidRPr="004D2F2A">
        <w:t>The output log file of the chosen tool that displays the results (passed/failed).</w:t>
      </w:r>
    </w:p>
    <w:p w14:paraId="0EF4770E" w14:textId="77777777" w:rsidR="00DB39F3" w:rsidRDefault="00DB39F3" w:rsidP="00D3544D">
      <w:pPr>
        <w:pStyle w:val="B1"/>
      </w:pPr>
      <w:r w:rsidRPr="004D2F2A">
        <w:t>-</w:t>
      </w:r>
      <w:r w:rsidRPr="004D2F2A">
        <w:tab/>
        <w:t>Screenshot</w:t>
      </w:r>
    </w:p>
    <w:p w14:paraId="538803E4" w14:textId="77777777" w:rsidR="00DB39F3" w:rsidRDefault="00DB39F3" w:rsidP="00DB39F3">
      <w:pPr>
        <w:pStyle w:val="Heading4"/>
      </w:pPr>
      <w:bookmarkStart w:id="526" w:name="_CR4_3_6_3"/>
      <w:bookmarkStart w:id="527" w:name="_Toc19542456"/>
      <w:bookmarkStart w:id="528" w:name="_Toc35348458"/>
      <w:bookmarkStart w:id="529" w:name="_Toc224925044"/>
      <w:bookmarkEnd w:id="526"/>
      <w:r>
        <w:t>4.3.</w:t>
      </w:r>
      <w:r w:rsidR="00163FF8">
        <w:t>6</w:t>
      </w:r>
      <w:r>
        <w:t>.3</w:t>
      </w:r>
      <w:r>
        <w:tab/>
      </w:r>
      <w:r w:rsidRPr="00880741">
        <w:t xml:space="preserve">Unique key values in </w:t>
      </w:r>
      <w:r w:rsidR="00F33779" w:rsidRPr="00F33779">
        <w:t xml:space="preserve">Information Elements </w:t>
      </w:r>
      <w:r w:rsidR="00F33779">
        <w:t>(</w:t>
      </w:r>
      <w:r w:rsidRPr="00880741">
        <w:t>IEs</w:t>
      </w:r>
      <w:bookmarkEnd w:id="527"/>
      <w:bookmarkEnd w:id="528"/>
      <w:r w:rsidR="00F33779">
        <w:t>)</w:t>
      </w:r>
      <w:bookmarkEnd w:id="529"/>
    </w:p>
    <w:p w14:paraId="240A1753" w14:textId="77777777" w:rsidR="00DB39F3" w:rsidRPr="001A7701" w:rsidRDefault="00DB39F3" w:rsidP="00DB39F3">
      <w:pPr>
        <w:rPr>
          <w:lang w:eastAsia="zh-CN"/>
        </w:rPr>
      </w:pPr>
      <w:r w:rsidRPr="001A7701">
        <w:rPr>
          <w:i/>
        </w:rPr>
        <w:t>Requirement Name</w:t>
      </w:r>
      <w:r w:rsidRPr="00C60333">
        <w:t xml:space="preserve">: </w:t>
      </w:r>
      <w:r>
        <w:t>Validation of t</w:t>
      </w:r>
      <w:r w:rsidRPr="00BC65D5">
        <w:t xml:space="preserve">he </w:t>
      </w:r>
      <w:r>
        <w:t xml:space="preserve">unique key </w:t>
      </w:r>
      <w:r w:rsidRPr="00BC65D5">
        <w:t xml:space="preserve">values </w:t>
      </w:r>
      <w:r>
        <w:t>in</w:t>
      </w:r>
      <w:r w:rsidRPr="00BC65D5">
        <w:t xml:space="preserve"> IE</w:t>
      </w:r>
      <w:r>
        <w:t>s.</w:t>
      </w:r>
    </w:p>
    <w:p w14:paraId="322D884C" w14:textId="77777777" w:rsidR="00DB39F3" w:rsidRPr="00514520" w:rsidRDefault="00DB39F3" w:rsidP="00DB39F3">
      <w:pPr>
        <w:pStyle w:val="Reference"/>
      </w:pPr>
      <w:r w:rsidRPr="001A7701">
        <w:rPr>
          <w:i/>
        </w:rPr>
        <w:t xml:space="preserve">Requirement Reference: </w:t>
      </w:r>
      <w:r w:rsidRPr="00EE7B4F">
        <w:t>TS 29.501</w:t>
      </w:r>
      <w:r w:rsidRPr="00BE58C6">
        <w:rPr>
          <w:color w:val="FF0000"/>
        </w:rPr>
        <w:t xml:space="preserve"> </w:t>
      </w:r>
      <w:r w:rsidRPr="00BE58C6">
        <w:t>Principles and Guidelines for Services Definition [</w:t>
      </w:r>
      <w:r>
        <w:t>13</w:t>
      </w:r>
      <w:r w:rsidRPr="00BE58C6">
        <w:t>], clause 6.2</w:t>
      </w:r>
      <w:r w:rsidR="00163FF8">
        <w:t>.</w:t>
      </w:r>
    </w:p>
    <w:p w14:paraId="17D2877B" w14:textId="77777777" w:rsidR="00DB39F3" w:rsidRPr="001A7701" w:rsidRDefault="00DB39F3" w:rsidP="00DB39F3">
      <w:pPr>
        <w:rPr>
          <w:lang w:eastAsia="zh-CN"/>
        </w:rPr>
      </w:pPr>
      <w:r w:rsidRPr="001A7701">
        <w:rPr>
          <w:i/>
        </w:rPr>
        <w:t>Requirement Description</w:t>
      </w:r>
      <w:r w:rsidRPr="001A7701">
        <w:t xml:space="preserve">: </w:t>
      </w:r>
      <w:r w:rsidRPr="00BC65D5">
        <w:t xml:space="preserve">For data structures where values are accessible using names (sometimes referred to as keys), e.g. a JSON object, the name </w:t>
      </w:r>
      <w:r w:rsidR="00166993" w:rsidRPr="00166993">
        <w:t>is</w:t>
      </w:r>
      <w:r w:rsidRPr="00BC65D5">
        <w:t xml:space="preserve"> </w:t>
      </w:r>
      <w:r w:rsidR="00166993" w:rsidRPr="00166993">
        <w:t xml:space="preserve">expected to be </w:t>
      </w:r>
      <w:r w:rsidRPr="00BC65D5">
        <w:t xml:space="preserve">unique. The occurrence of the same name (or key) twice within such a structure </w:t>
      </w:r>
      <w:r w:rsidR="00166993" w:rsidRPr="00166993">
        <w:t>leads to</w:t>
      </w:r>
      <w:r w:rsidRPr="00BC65D5">
        <w:t xml:space="preserve"> an error and the </w:t>
      </w:r>
      <w:r w:rsidR="00166993" w:rsidRPr="00166993">
        <w:t xml:space="preserve">rejection of the </w:t>
      </w:r>
      <w:r w:rsidRPr="00BC65D5">
        <w:t>message</w:t>
      </w:r>
      <w:r>
        <w:t>.</w:t>
      </w:r>
    </w:p>
    <w:p w14:paraId="02A4322F" w14:textId="77777777" w:rsidR="00DB39F3" w:rsidRPr="001A7701" w:rsidRDefault="00DB39F3" w:rsidP="00DB39F3">
      <w:bookmarkStart w:id="530" w:name="_Hlk19541971"/>
      <w:r w:rsidRPr="001A7701">
        <w:rPr>
          <w:i/>
        </w:rPr>
        <w:t>Threat References</w:t>
      </w:r>
      <w:r w:rsidRPr="001A7701">
        <w:t>:</w:t>
      </w:r>
      <w:r w:rsidRPr="005C2822">
        <w:t xml:space="preserve"> </w:t>
      </w:r>
      <w:r>
        <w:t xml:space="preserve">TR 33.926 [4], clause </w:t>
      </w:r>
      <w:r w:rsidR="006F26AF">
        <w:t>6</w:t>
      </w:r>
      <w:r>
        <w:t>.3.2.2, JSON Parser not Robust</w:t>
      </w:r>
      <w:bookmarkEnd w:id="530"/>
    </w:p>
    <w:p w14:paraId="7025E6E6" w14:textId="77777777" w:rsidR="00DB39F3" w:rsidRDefault="00DB39F3" w:rsidP="00DB39F3">
      <w:r w:rsidRPr="001A7701">
        <w:rPr>
          <w:i/>
        </w:rPr>
        <w:t>Test Case</w:t>
      </w:r>
      <w:r w:rsidRPr="001A7701">
        <w:t xml:space="preserve">: </w:t>
      </w:r>
    </w:p>
    <w:p w14:paraId="7917FDBD" w14:textId="77777777" w:rsidR="00DB39F3" w:rsidRDefault="00DB39F3" w:rsidP="00F33779">
      <w:pPr>
        <w:pStyle w:val="NO"/>
      </w:pPr>
      <w:r>
        <w:t>NOTE</w:t>
      </w:r>
      <w:r w:rsidR="00012313">
        <w:t>:</w:t>
      </w:r>
      <w:r w:rsidR="00012313">
        <w:tab/>
      </w:r>
      <w:r>
        <w:t xml:space="preserve">This requirement can also be </w:t>
      </w:r>
      <w:r w:rsidRPr="00FD4A4B">
        <w:t xml:space="preserve">verified </w:t>
      </w:r>
      <w:r>
        <w:t xml:space="preserve">as part of </w:t>
      </w:r>
      <w:r w:rsidRPr="00FD4A4B">
        <w:t xml:space="preserve">Robustness and Protocol fuzzing tests as defined in clause </w:t>
      </w:r>
      <w:r>
        <w:t>4</w:t>
      </w:r>
      <w:r w:rsidRPr="00FD4A4B">
        <w:t>.4.4 Robustness and fuzz testing</w:t>
      </w:r>
      <w:r>
        <w:t xml:space="preserve"> according to referenced requirements</w:t>
      </w:r>
      <w:r w:rsidRPr="00FD4A4B">
        <w:t>.</w:t>
      </w:r>
      <w:r>
        <w:t xml:space="preserve"> </w:t>
      </w:r>
    </w:p>
    <w:p w14:paraId="286E3A11" w14:textId="77777777" w:rsidR="00012313" w:rsidRDefault="00012313" w:rsidP="00012313">
      <w:r>
        <w:rPr>
          <w:b/>
        </w:rPr>
        <w:t xml:space="preserve">Test Name: </w:t>
      </w:r>
      <w:r>
        <w:t>TC_UNIQUE_KEY_VALUES</w:t>
      </w:r>
    </w:p>
    <w:p w14:paraId="27B66223" w14:textId="77777777" w:rsidR="00DB39F3" w:rsidRPr="001A7701" w:rsidRDefault="00DB39F3" w:rsidP="00DB39F3">
      <w:pPr>
        <w:rPr>
          <w:b/>
          <w:lang w:eastAsia="zh-CN"/>
        </w:rPr>
      </w:pPr>
      <w:r w:rsidRPr="001A7701">
        <w:rPr>
          <w:b/>
          <w:lang w:eastAsia="zh-CN"/>
        </w:rPr>
        <w:t>Purpose:</w:t>
      </w:r>
    </w:p>
    <w:p w14:paraId="1ADFA8E4" w14:textId="77777777" w:rsidR="00DB39F3" w:rsidRPr="001A7701" w:rsidRDefault="00DB39F3" w:rsidP="00DB39F3">
      <w:pPr>
        <w:rPr>
          <w:lang w:eastAsia="zh-CN"/>
        </w:rPr>
      </w:pPr>
      <w:r w:rsidRPr="001A7701">
        <w:rPr>
          <w:lang w:eastAsia="zh-CN"/>
        </w:rPr>
        <w:t xml:space="preserve">Verify that </w:t>
      </w:r>
      <w:r>
        <w:rPr>
          <w:lang w:eastAsia="zh-CN"/>
        </w:rPr>
        <w:t xml:space="preserve">the API implementation fulfils </w:t>
      </w:r>
      <w:r w:rsidR="006F26AF">
        <w:rPr>
          <w:lang w:eastAsia="zh-CN"/>
        </w:rPr>
        <w:t xml:space="preserve">the </w:t>
      </w:r>
      <w:r>
        <w:rPr>
          <w:lang w:eastAsia="zh-CN"/>
        </w:rPr>
        <w:t xml:space="preserve">requirements as specified in 29.501 </w:t>
      </w:r>
      <w:r w:rsidRPr="00BE58C6">
        <w:t>[</w:t>
      </w:r>
      <w:r>
        <w:t xml:space="preserve">13], clause </w:t>
      </w:r>
      <w:r>
        <w:rPr>
          <w:lang w:eastAsia="zh-CN"/>
        </w:rPr>
        <w:t>6.2</w:t>
      </w:r>
      <w:r w:rsidRPr="00FF5524">
        <w:rPr>
          <w:lang w:eastAsia="zh-CN"/>
        </w:rPr>
        <w:t>.</w:t>
      </w:r>
      <w:r w:rsidRPr="001A7701">
        <w:rPr>
          <w:lang w:eastAsia="zh-CN"/>
        </w:rPr>
        <w:t xml:space="preserve"> </w:t>
      </w:r>
    </w:p>
    <w:p w14:paraId="115EF3F2" w14:textId="77777777" w:rsidR="00DB39F3" w:rsidRPr="001A7701" w:rsidRDefault="00DB39F3" w:rsidP="00DB39F3">
      <w:pPr>
        <w:rPr>
          <w:b/>
          <w:lang w:eastAsia="zh-CN"/>
        </w:rPr>
      </w:pPr>
      <w:r w:rsidRPr="001A7701">
        <w:rPr>
          <w:b/>
          <w:lang w:eastAsia="zh-CN"/>
        </w:rPr>
        <w:t>Pre-Conditions:</w:t>
      </w:r>
    </w:p>
    <w:p w14:paraId="02C13879" w14:textId="77777777" w:rsidR="00DB39F3" w:rsidRPr="001A7701" w:rsidRDefault="00DB39F3" w:rsidP="00DB39F3">
      <w:pPr>
        <w:rPr>
          <w:lang w:eastAsia="zh-CN"/>
        </w:rPr>
      </w:pPr>
      <w:r w:rsidRPr="001A7701">
        <w:rPr>
          <w:lang w:eastAsia="zh-CN"/>
        </w:rPr>
        <w:t>Test environment with</w:t>
      </w:r>
      <w:r>
        <w:rPr>
          <w:lang w:eastAsia="zh-CN"/>
        </w:rPr>
        <w:t xml:space="preserve"> network product under test</w:t>
      </w:r>
      <w:r w:rsidR="00F33779" w:rsidRPr="00F33779">
        <w:rPr>
          <w:lang w:eastAsia="zh-CN"/>
        </w:rPr>
        <w:t xml:space="preserve"> </w:t>
      </w:r>
      <w:r w:rsidR="00F33779">
        <w:rPr>
          <w:lang w:eastAsia="zh-CN"/>
        </w:rPr>
        <w:t>so that the tester is able to send HTTP requests with keys (valid and duplicate) in message IE payload towards the network product under test</w:t>
      </w:r>
      <w:r w:rsidRPr="001A7701">
        <w:rPr>
          <w:lang w:eastAsia="zh-CN"/>
        </w:rPr>
        <w:t>.</w:t>
      </w:r>
      <w:r>
        <w:rPr>
          <w:lang w:eastAsia="zh-CN"/>
        </w:rPr>
        <w:t xml:space="preserve"> Rest of the network and network products</w:t>
      </w:r>
      <w:r w:rsidRPr="001A7701">
        <w:rPr>
          <w:lang w:eastAsia="zh-CN"/>
        </w:rPr>
        <w:t xml:space="preserve"> </w:t>
      </w:r>
      <w:r w:rsidRPr="001344D5">
        <w:rPr>
          <w:lang w:eastAsia="zh-CN"/>
        </w:rPr>
        <w:t>may be simulated.</w:t>
      </w:r>
    </w:p>
    <w:p w14:paraId="49A03E37" w14:textId="77777777" w:rsidR="00DB39F3" w:rsidRPr="001A7701" w:rsidRDefault="00DB39F3" w:rsidP="00DB39F3">
      <w:pPr>
        <w:rPr>
          <w:b/>
          <w:lang w:eastAsia="zh-CN"/>
        </w:rPr>
      </w:pPr>
      <w:r w:rsidRPr="001A7701">
        <w:rPr>
          <w:b/>
          <w:lang w:eastAsia="zh-CN"/>
        </w:rPr>
        <w:t>Execution Steps</w:t>
      </w:r>
    </w:p>
    <w:p w14:paraId="237FB008" w14:textId="77777777" w:rsidR="00DB39F3" w:rsidRDefault="00DB39F3" w:rsidP="00D3544D">
      <w:pPr>
        <w:pStyle w:val="B1"/>
        <w:rPr>
          <w:lang w:eastAsia="zh-CN"/>
        </w:rPr>
      </w:pPr>
      <w:r>
        <w:rPr>
          <w:lang w:eastAsia="zh-CN"/>
        </w:rPr>
        <w:t>1)</w:t>
      </w:r>
      <w:r>
        <w:rPr>
          <w:lang w:eastAsia="zh-CN"/>
        </w:rPr>
        <w:tab/>
      </w:r>
      <w:r w:rsidRPr="00022012">
        <w:t xml:space="preserve">The </w:t>
      </w:r>
      <w:r>
        <w:t xml:space="preserve">test equipment sends </w:t>
      </w:r>
      <w:r w:rsidR="00F33779">
        <w:t xml:space="preserve">HTTP </w:t>
      </w:r>
      <w:r>
        <w:t>requests with duplicate keys in message IE payload to the</w:t>
      </w:r>
      <w:r w:rsidRPr="000A604A">
        <w:t xml:space="preserve"> </w:t>
      </w:r>
      <w:r>
        <w:t>network product under test.</w:t>
      </w:r>
    </w:p>
    <w:p w14:paraId="7490EA89" w14:textId="77777777" w:rsidR="00DB39F3" w:rsidRDefault="00DB39F3" w:rsidP="00D3544D">
      <w:pPr>
        <w:pStyle w:val="B1"/>
        <w:rPr>
          <w:lang w:eastAsia="zh-CN"/>
        </w:rPr>
      </w:pPr>
      <w:r>
        <w:rPr>
          <w:lang w:eastAsia="zh-CN"/>
        </w:rPr>
        <w:t>2)</w:t>
      </w:r>
      <w:r>
        <w:rPr>
          <w:lang w:eastAsia="zh-CN"/>
        </w:rPr>
        <w:tab/>
      </w:r>
      <w:r>
        <w:t>The test equipment sends valid requests to network product under test</w:t>
      </w:r>
    </w:p>
    <w:p w14:paraId="76827C7B" w14:textId="77777777" w:rsidR="00DB39F3" w:rsidRPr="001A7701" w:rsidRDefault="00DB39F3" w:rsidP="00DB39F3">
      <w:pPr>
        <w:rPr>
          <w:b/>
          <w:lang w:eastAsia="zh-CN"/>
        </w:rPr>
      </w:pPr>
      <w:r w:rsidRPr="001A7701">
        <w:rPr>
          <w:b/>
          <w:lang w:eastAsia="zh-CN"/>
        </w:rPr>
        <w:t>Expected Results:</w:t>
      </w:r>
    </w:p>
    <w:p w14:paraId="06EE7E7C" w14:textId="77777777" w:rsidR="00DB39F3" w:rsidRDefault="00DB39F3" w:rsidP="00D3544D">
      <w:pPr>
        <w:pStyle w:val="B1"/>
      </w:pPr>
      <w:r>
        <w:rPr>
          <w:lang w:eastAsia="zh-CN"/>
        </w:rPr>
        <w:t>1)</w:t>
      </w:r>
      <w:r>
        <w:rPr>
          <w:lang w:eastAsia="zh-CN"/>
        </w:rPr>
        <w:tab/>
      </w:r>
      <w:r>
        <w:t>Network product under tests responses with an error message</w:t>
      </w:r>
    </w:p>
    <w:p w14:paraId="06772202" w14:textId="77777777" w:rsidR="00DB39F3" w:rsidRDefault="00DB39F3" w:rsidP="00D3544D">
      <w:pPr>
        <w:pStyle w:val="B1"/>
      </w:pPr>
      <w:r>
        <w:rPr>
          <w:lang w:eastAsia="zh-CN"/>
        </w:rPr>
        <w:t>2)</w:t>
      </w:r>
      <w:r>
        <w:rPr>
          <w:lang w:eastAsia="zh-CN"/>
        </w:rPr>
        <w:tab/>
      </w:r>
      <w:r>
        <w:t xml:space="preserve">Network product under test still responses normally to valid requests  </w:t>
      </w:r>
    </w:p>
    <w:p w14:paraId="23605ABB" w14:textId="77777777" w:rsidR="00DB39F3" w:rsidRPr="00FD4A4B" w:rsidRDefault="00DB39F3" w:rsidP="00DB39F3">
      <w:pPr>
        <w:rPr>
          <w:b/>
        </w:rPr>
      </w:pPr>
      <w:r w:rsidRPr="00FD4A4B">
        <w:rPr>
          <w:b/>
        </w:rPr>
        <w:t>Expected format of evidence:</w:t>
      </w:r>
    </w:p>
    <w:p w14:paraId="42856DA8" w14:textId="77777777" w:rsidR="00DB39F3" w:rsidRPr="00FD4A4B" w:rsidRDefault="00DB39F3" w:rsidP="008C25DB">
      <w:pPr>
        <w:pStyle w:val="B1"/>
      </w:pPr>
      <w:r w:rsidRPr="004D2F2A">
        <w:t>-</w:t>
      </w:r>
      <w:r w:rsidRPr="004D2F2A">
        <w:tab/>
      </w:r>
      <w:r w:rsidRPr="00FD4A4B">
        <w:t>The used tool(s) name and version information,</w:t>
      </w:r>
    </w:p>
    <w:p w14:paraId="13CCA8F1" w14:textId="77777777" w:rsidR="00DB39F3" w:rsidRPr="00FD4A4B" w:rsidRDefault="00DB39F3" w:rsidP="008C25DB">
      <w:pPr>
        <w:pStyle w:val="B1"/>
      </w:pPr>
      <w:r w:rsidRPr="004D2F2A">
        <w:t>-</w:t>
      </w:r>
      <w:r w:rsidRPr="004D2F2A">
        <w:tab/>
      </w:r>
      <w:r w:rsidRPr="00FD4A4B">
        <w:t>Settings and configurations used</w:t>
      </w:r>
    </w:p>
    <w:p w14:paraId="2D79D009" w14:textId="77777777" w:rsidR="00DB39F3" w:rsidRPr="00DC3C3E" w:rsidRDefault="00DB39F3" w:rsidP="008C25DB">
      <w:pPr>
        <w:pStyle w:val="B1"/>
      </w:pPr>
      <w:r w:rsidRPr="004D2F2A">
        <w:t>-</w:t>
      </w:r>
      <w:r w:rsidRPr="004D2F2A">
        <w:tab/>
      </w:r>
      <w:r>
        <w:t>The output log file of the chosen tool that displays the results (passed/failed).</w:t>
      </w:r>
    </w:p>
    <w:p w14:paraId="352EC2BC" w14:textId="77777777" w:rsidR="00DB39F3" w:rsidRPr="00FD4A4B" w:rsidRDefault="00DB39F3" w:rsidP="008C25DB">
      <w:pPr>
        <w:pStyle w:val="B1"/>
      </w:pPr>
      <w:r w:rsidRPr="004D2F2A">
        <w:t>-</w:t>
      </w:r>
      <w:r w:rsidRPr="004D2F2A">
        <w:tab/>
      </w:r>
      <w:r w:rsidRPr="00FD4A4B">
        <w:t>Log/evidence tracing possible crashes</w:t>
      </w:r>
    </w:p>
    <w:p w14:paraId="5DF17B7D" w14:textId="77777777" w:rsidR="00DB39F3" w:rsidRPr="00FD4A4B" w:rsidRDefault="00DB39F3" w:rsidP="008C25DB">
      <w:pPr>
        <w:pStyle w:val="B1"/>
      </w:pPr>
      <w:r w:rsidRPr="004D2F2A">
        <w:t>-</w:t>
      </w:r>
      <w:r w:rsidRPr="004D2F2A">
        <w:tab/>
      </w:r>
      <w:r>
        <w:t>Information of a</w:t>
      </w:r>
      <w:r w:rsidRPr="00FD4A4B">
        <w:t>ny input causing unspecified, undocumented, or unexpected behaviour</w:t>
      </w:r>
    </w:p>
    <w:p w14:paraId="141B5868" w14:textId="77777777" w:rsidR="00DB39F3" w:rsidRDefault="00DB39F3" w:rsidP="00DB39F3">
      <w:pPr>
        <w:pStyle w:val="Heading4"/>
      </w:pPr>
      <w:bookmarkStart w:id="531" w:name="_CR4_3_6_4"/>
      <w:bookmarkStart w:id="532" w:name="_Toc19542457"/>
      <w:bookmarkStart w:id="533" w:name="_Toc35348459"/>
      <w:bookmarkStart w:id="534" w:name="_Toc224925045"/>
      <w:bookmarkEnd w:id="531"/>
      <w:r>
        <w:t>4.3.</w:t>
      </w:r>
      <w:r w:rsidR="00163FF8">
        <w:t>6</w:t>
      </w:r>
      <w:r>
        <w:t>.4</w:t>
      </w:r>
      <w:r>
        <w:tab/>
      </w:r>
      <w:r w:rsidRPr="00BC65D5">
        <w:t>The valid format and range of values for IE</w:t>
      </w:r>
      <w:r>
        <w:t>s</w:t>
      </w:r>
      <w:bookmarkEnd w:id="532"/>
      <w:bookmarkEnd w:id="533"/>
      <w:bookmarkEnd w:id="534"/>
    </w:p>
    <w:p w14:paraId="781B5A21" w14:textId="77777777" w:rsidR="00DB39F3" w:rsidRPr="001A7701" w:rsidRDefault="00DB39F3" w:rsidP="00DB39F3">
      <w:pPr>
        <w:rPr>
          <w:lang w:eastAsia="zh-CN"/>
        </w:rPr>
      </w:pPr>
      <w:r w:rsidRPr="001A7701">
        <w:rPr>
          <w:i/>
        </w:rPr>
        <w:t>Requirement Name</w:t>
      </w:r>
      <w:r w:rsidRPr="00C60333">
        <w:t xml:space="preserve">: </w:t>
      </w:r>
      <w:r>
        <w:t>Validation of t</w:t>
      </w:r>
      <w:r w:rsidRPr="00BC65D5">
        <w:t>he IE</w:t>
      </w:r>
      <w:r>
        <w:t>s limits.</w:t>
      </w:r>
    </w:p>
    <w:p w14:paraId="4C5DA7B6" w14:textId="77777777" w:rsidR="00DB39F3" w:rsidRPr="00514520" w:rsidRDefault="00DB39F3" w:rsidP="00DB39F3">
      <w:pPr>
        <w:pStyle w:val="Reference"/>
      </w:pPr>
      <w:r w:rsidRPr="001A7701">
        <w:rPr>
          <w:i/>
        </w:rPr>
        <w:t xml:space="preserve">Requirement Reference: </w:t>
      </w:r>
      <w:r w:rsidRPr="00EE7B4F">
        <w:t xml:space="preserve">TS 29.501 </w:t>
      </w:r>
      <w:r>
        <w:t>Principles and Guidelines for Services Definition [13], clause 6.2</w:t>
      </w:r>
      <w:r w:rsidR="00E6407C" w:rsidRPr="00E6407C">
        <w:t>; TS</w:t>
      </w:r>
      <w:r w:rsidR="00E6407C">
        <w:t xml:space="preserve"> </w:t>
      </w:r>
      <w:r w:rsidR="00E6407C" w:rsidRPr="00E6407C">
        <w:t>29.500 Technical Realization of Service Based Architecture [21], clause 5.2.7.2</w:t>
      </w:r>
      <w:r w:rsidR="00E6407C">
        <w:t>.</w:t>
      </w:r>
    </w:p>
    <w:p w14:paraId="3FF7D78B" w14:textId="77777777" w:rsidR="008C25DB" w:rsidRDefault="00DB39F3" w:rsidP="00DB39F3">
      <w:pPr>
        <w:pStyle w:val="B1"/>
        <w:ind w:left="284"/>
      </w:pPr>
      <w:r w:rsidRPr="001A7701">
        <w:rPr>
          <w:i/>
        </w:rPr>
        <w:t>Requirement Description</w:t>
      </w:r>
      <w:r w:rsidRPr="001A7701">
        <w:t xml:space="preserve">: </w:t>
      </w:r>
    </w:p>
    <w:p w14:paraId="2214D4F3" w14:textId="77777777" w:rsidR="00DB39F3" w:rsidRDefault="00DB39F3" w:rsidP="00DB39F3">
      <w:pPr>
        <w:pStyle w:val="B1"/>
        <w:ind w:left="284"/>
      </w:pPr>
      <w:r w:rsidRPr="00BC65D5">
        <w:t>The valid format and range of values for each IE</w:t>
      </w:r>
      <w:r>
        <w:t>, when applicable,</w:t>
      </w:r>
      <w:r w:rsidRPr="00BC65D5">
        <w:t xml:space="preserve"> </w:t>
      </w:r>
      <w:r w:rsidR="00166993" w:rsidRPr="00166993">
        <w:t>is</w:t>
      </w:r>
      <w:r w:rsidRPr="00BC65D5">
        <w:t xml:space="preserve"> defined unambiguously</w:t>
      </w:r>
      <w:r w:rsidR="00BF53BC">
        <w:t xml:space="preserve"> </w:t>
      </w:r>
      <w:r w:rsidR="00BF53BC">
        <w:rPr>
          <w:lang w:val="en-US"/>
        </w:rPr>
        <w:t>as stated in TS 29.501 [13] clause 6.2</w:t>
      </w:r>
      <w:r>
        <w:t xml:space="preserve">: </w:t>
      </w:r>
    </w:p>
    <w:p w14:paraId="143A45DF" w14:textId="2B0201AB" w:rsidR="00DB39F3" w:rsidRPr="00BC65D5" w:rsidRDefault="00DB39F3" w:rsidP="008C25DB">
      <w:pPr>
        <w:pStyle w:val="B2"/>
      </w:pPr>
      <w:r w:rsidRPr="004D2F2A">
        <w:t>-</w:t>
      </w:r>
      <w:r w:rsidRPr="004D2F2A">
        <w:tab/>
      </w:r>
      <w:r>
        <w:t>For e</w:t>
      </w:r>
      <w:r w:rsidRPr="00BC65D5">
        <w:t xml:space="preserve">ach message </w:t>
      </w:r>
      <w:r>
        <w:t xml:space="preserve">the number of leaf IEs </w:t>
      </w:r>
      <w:r w:rsidR="00166993" w:rsidRPr="00166993">
        <w:t>does</w:t>
      </w:r>
      <w:r w:rsidRPr="00BC65D5">
        <w:t xml:space="preserve"> </w:t>
      </w:r>
      <w:r>
        <w:t xml:space="preserve">not exceed </w:t>
      </w:r>
      <w:r w:rsidR="0049389E" w:rsidRPr="0049389E">
        <w:t>2 097 152</w:t>
      </w:r>
      <w:r w:rsidRPr="00BC65D5">
        <w:t>.</w:t>
      </w:r>
    </w:p>
    <w:p w14:paraId="1A973C74" w14:textId="77777777" w:rsidR="00DB39F3" w:rsidRPr="00BC65D5" w:rsidRDefault="00DB39F3" w:rsidP="008C25DB">
      <w:pPr>
        <w:pStyle w:val="B2"/>
      </w:pPr>
      <w:r w:rsidRPr="004D2F2A">
        <w:t>-</w:t>
      </w:r>
      <w:r w:rsidRPr="004D2F2A">
        <w:tab/>
      </w:r>
      <w:r>
        <w:t>The maximum size of the JSON body of any</w:t>
      </w:r>
      <w:r w:rsidRPr="00BC65D5">
        <w:t xml:space="preserve"> </w:t>
      </w:r>
      <w:r>
        <w:t>HTTP request</w:t>
      </w:r>
      <w:r w:rsidRPr="00BC65D5">
        <w:t xml:space="preserve"> </w:t>
      </w:r>
      <w:r w:rsidR="00166993" w:rsidRPr="00166993">
        <w:t>does</w:t>
      </w:r>
      <w:r w:rsidRPr="00BC65D5">
        <w:t xml:space="preserve"> </w:t>
      </w:r>
      <w:r>
        <w:t xml:space="preserve">not exceed </w:t>
      </w:r>
      <w:r w:rsidR="00024A07" w:rsidRPr="00024A07">
        <w:t xml:space="preserve">16 </w:t>
      </w:r>
      <w:r w:rsidRPr="000230EC">
        <w:t>million</w:t>
      </w:r>
      <w:r w:rsidRPr="000230EC" w:rsidDel="000230EC">
        <w:t xml:space="preserve"> </w:t>
      </w:r>
      <w:r w:rsidR="00024A07" w:rsidRPr="00024A07">
        <w:t>octets</w:t>
      </w:r>
      <w:r w:rsidRPr="00BC65D5">
        <w:t>.</w:t>
      </w:r>
    </w:p>
    <w:p w14:paraId="36F6E9B6" w14:textId="77777777" w:rsidR="00E6407C" w:rsidRDefault="00DB39F3" w:rsidP="00E6407C">
      <w:pPr>
        <w:pStyle w:val="B2"/>
        <w:rPr>
          <w:lang w:val="en-US"/>
        </w:rPr>
      </w:pPr>
      <w:r w:rsidRPr="004D2F2A">
        <w:t>-</w:t>
      </w:r>
      <w:r w:rsidRPr="004D2F2A">
        <w:tab/>
      </w:r>
      <w:r>
        <w:t xml:space="preserve">The maximum nesting depth of leaves </w:t>
      </w:r>
      <w:r w:rsidR="00166993" w:rsidRPr="00166993">
        <w:t>does</w:t>
      </w:r>
      <w:r w:rsidRPr="00BC65D5">
        <w:t xml:space="preserve"> </w:t>
      </w:r>
      <w:r>
        <w:t>not exceed 32</w:t>
      </w:r>
      <w:r w:rsidRPr="00BC65D5">
        <w:t>.</w:t>
      </w:r>
    </w:p>
    <w:p w14:paraId="3970AE1B" w14:textId="77777777" w:rsidR="00E6407C" w:rsidRPr="00E6407C" w:rsidRDefault="00E6407C" w:rsidP="00BF53BC">
      <w:pPr>
        <w:rPr>
          <w:lang w:val="en-US" w:eastAsia="zh-CN"/>
        </w:rPr>
      </w:pPr>
      <w:r>
        <w:rPr>
          <w:lang w:val="en-US"/>
        </w:rPr>
        <w:t>If a received HTTP request contains IEs or query parameters not compliant with the schema defined in the corresponding OpenAPI specification, the NF rejects the request with the appropriate error code, e.g. "400 Bad Request (INVALID_MSG_FORMAT)", even when the failed IEs are defined as optional by the schema, as stated in TS 29.500 [21], clause 5.2.7.2.</w:t>
      </w:r>
    </w:p>
    <w:p w14:paraId="32D4041F" w14:textId="77777777" w:rsidR="00DB39F3" w:rsidRPr="001A7701" w:rsidRDefault="00DB39F3" w:rsidP="00DB39F3">
      <w:bookmarkStart w:id="535" w:name="_Hlk19542051"/>
      <w:r w:rsidRPr="001A7701">
        <w:rPr>
          <w:i/>
        </w:rPr>
        <w:t>Threat References</w:t>
      </w:r>
      <w:r w:rsidRPr="001A7701">
        <w:t>:</w:t>
      </w:r>
      <w:r w:rsidRPr="005C2822">
        <w:t xml:space="preserve"> </w:t>
      </w:r>
      <w:r>
        <w:t xml:space="preserve">TR 33.926 [4], clause </w:t>
      </w:r>
      <w:r w:rsidR="006F26AF">
        <w:t>6</w:t>
      </w:r>
      <w:r>
        <w:t>.3.2.2, JSON Parser not Robust</w:t>
      </w:r>
      <w:bookmarkEnd w:id="535"/>
    </w:p>
    <w:p w14:paraId="0AAEE997" w14:textId="77777777" w:rsidR="00DB39F3" w:rsidRDefault="00DB39F3" w:rsidP="00DB39F3">
      <w:r w:rsidRPr="001A7701">
        <w:rPr>
          <w:i/>
        </w:rPr>
        <w:t>Test Case</w:t>
      </w:r>
      <w:r w:rsidRPr="001A7701">
        <w:t xml:space="preserve">: </w:t>
      </w:r>
    </w:p>
    <w:p w14:paraId="7343EE8A" w14:textId="77777777" w:rsidR="00DB39F3" w:rsidRPr="00313583" w:rsidRDefault="00DB39F3" w:rsidP="004359A3">
      <w:pPr>
        <w:pStyle w:val="NO"/>
        <w:rPr>
          <w:rFonts w:ascii="Arial" w:hAnsi="Arial"/>
          <w:sz w:val="22"/>
        </w:rPr>
      </w:pPr>
      <w:r>
        <w:t>NOTE</w:t>
      </w:r>
      <w:r w:rsidR="004359A3">
        <w:t xml:space="preserve"> 1</w:t>
      </w:r>
      <w:r w:rsidR="008C25DB">
        <w:t>:</w:t>
      </w:r>
      <w:r w:rsidR="008C25DB">
        <w:tab/>
      </w:r>
      <w:r>
        <w:t xml:space="preserve">This requirement can also be </w:t>
      </w:r>
      <w:r w:rsidRPr="00FD4A4B">
        <w:t xml:space="preserve">verified </w:t>
      </w:r>
      <w:r>
        <w:t xml:space="preserve">as part of </w:t>
      </w:r>
      <w:r w:rsidRPr="00FD4A4B">
        <w:t xml:space="preserve">Robustness and Protocol fuzzing tests as defined in clause </w:t>
      </w:r>
      <w:r>
        <w:t>4</w:t>
      </w:r>
      <w:r w:rsidRPr="00FD4A4B">
        <w:t>.4.4 Robustness and fuzz testing</w:t>
      </w:r>
      <w:r>
        <w:t xml:space="preserve"> according to referenced requirements</w:t>
      </w:r>
      <w:r w:rsidRPr="00FD4A4B">
        <w:t>.</w:t>
      </w:r>
    </w:p>
    <w:p w14:paraId="1023162D" w14:textId="77777777" w:rsidR="008C25DB" w:rsidRDefault="008C25DB" w:rsidP="00DB39F3">
      <w:pPr>
        <w:rPr>
          <w:b/>
          <w:lang w:eastAsia="zh-CN"/>
        </w:rPr>
      </w:pPr>
      <w:r>
        <w:rPr>
          <w:b/>
          <w:iCs/>
        </w:rPr>
        <w:t xml:space="preserve">Test Name: </w:t>
      </w:r>
      <w:r>
        <w:rPr>
          <w:iCs/>
        </w:rPr>
        <w:t>TC_IE_VALUE_FORMAT</w:t>
      </w:r>
    </w:p>
    <w:p w14:paraId="2D168182" w14:textId="77777777" w:rsidR="00DB39F3" w:rsidRPr="001A7701" w:rsidRDefault="00DB39F3" w:rsidP="00DB39F3">
      <w:pPr>
        <w:rPr>
          <w:b/>
          <w:lang w:eastAsia="zh-CN"/>
        </w:rPr>
      </w:pPr>
      <w:r w:rsidRPr="001A7701">
        <w:rPr>
          <w:b/>
          <w:lang w:eastAsia="zh-CN"/>
        </w:rPr>
        <w:t>Purpose:</w:t>
      </w:r>
    </w:p>
    <w:p w14:paraId="537324CD" w14:textId="77777777" w:rsidR="00DB39F3" w:rsidRPr="001A7701" w:rsidRDefault="00DB39F3" w:rsidP="00DB39F3">
      <w:pPr>
        <w:rPr>
          <w:lang w:eastAsia="zh-CN"/>
        </w:rPr>
      </w:pPr>
      <w:r w:rsidRPr="001A7701">
        <w:rPr>
          <w:lang w:eastAsia="zh-CN"/>
        </w:rPr>
        <w:t xml:space="preserve">Verify that </w:t>
      </w:r>
      <w:r>
        <w:rPr>
          <w:lang w:eastAsia="zh-CN"/>
        </w:rPr>
        <w:t xml:space="preserve">the API implementation fulfils </w:t>
      </w:r>
      <w:r w:rsidR="006F26AF">
        <w:rPr>
          <w:lang w:eastAsia="zh-CN"/>
        </w:rPr>
        <w:t xml:space="preserve">the </w:t>
      </w:r>
      <w:r>
        <w:rPr>
          <w:lang w:eastAsia="zh-CN"/>
        </w:rPr>
        <w:t>requirements as specified in 29.501</w:t>
      </w:r>
      <w:r w:rsidRPr="00747EEA">
        <w:t>[13]</w:t>
      </w:r>
      <w:r>
        <w:t>, clause</w:t>
      </w:r>
      <w:r>
        <w:rPr>
          <w:lang w:eastAsia="zh-CN"/>
        </w:rPr>
        <w:t xml:space="preserve"> 6.2</w:t>
      </w:r>
      <w:r w:rsidRPr="00FF5524">
        <w:rPr>
          <w:lang w:eastAsia="zh-CN"/>
        </w:rPr>
        <w:t>.</w:t>
      </w:r>
      <w:r w:rsidRPr="001A7701">
        <w:rPr>
          <w:lang w:eastAsia="zh-CN"/>
        </w:rPr>
        <w:t xml:space="preserve"> </w:t>
      </w:r>
    </w:p>
    <w:p w14:paraId="0357BEBE" w14:textId="77777777" w:rsidR="00DB39F3" w:rsidRPr="001A7701" w:rsidRDefault="00DB39F3" w:rsidP="00DB39F3">
      <w:pPr>
        <w:rPr>
          <w:b/>
          <w:lang w:eastAsia="zh-CN"/>
        </w:rPr>
      </w:pPr>
      <w:r w:rsidRPr="001A7701">
        <w:rPr>
          <w:b/>
          <w:lang w:eastAsia="zh-CN"/>
        </w:rPr>
        <w:t>Pre-Conditions:</w:t>
      </w:r>
    </w:p>
    <w:p w14:paraId="583D3293" w14:textId="77777777" w:rsidR="00DB39F3" w:rsidRDefault="00DB39F3" w:rsidP="00DB39F3">
      <w:pPr>
        <w:rPr>
          <w:lang w:eastAsia="zh-CN"/>
        </w:rPr>
      </w:pPr>
      <w:r w:rsidRPr="001A7701">
        <w:rPr>
          <w:lang w:eastAsia="zh-CN"/>
        </w:rPr>
        <w:t>Test environment with</w:t>
      </w:r>
      <w:r>
        <w:rPr>
          <w:lang w:eastAsia="zh-CN"/>
        </w:rPr>
        <w:t xml:space="preserve"> network product under test</w:t>
      </w:r>
      <w:r w:rsidR="004359A3" w:rsidRPr="004359A3">
        <w:rPr>
          <w:lang w:eastAsia="zh-CN"/>
        </w:rPr>
        <w:t xml:space="preserve"> so that the tester is able to send</w:t>
      </w:r>
      <w:r w:rsidR="004359A3" w:rsidRPr="004359A3">
        <w:t xml:space="preserve"> </w:t>
      </w:r>
      <w:r w:rsidR="004359A3" w:rsidRPr="004359A3">
        <w:rPr>
          <w:lang w:eastAsia="zh-CN"/>
        </w:rPr>
        <w:t xml:space="preserve">HTTP requests with </w:t>
      </w:r>
      <w:r w:rsidR="00FB38FA">
        <w:rPr>
          <w:lang w:eastAsia="zh-CN"/>
        </w:rPr>
        <w:t>"</w:t>
      </w:r>
      <w:r w:rsidR="004359A3" w:rsidRPr="004359A3">
        <w:rPr>
          <w:lang w:eastAsia="zh-CN"/>
        </w:rPr>
        <w:t>out of bound IEs</w:t>
      </w:r>
      <w:r w:rsidR="00FB38FA">
        <w:rPr>
          <w:lang w:eastAsia="zh-CN"/>
        </w:rPr>
        <w:t>"</w:t>
      </w:r>
      <w:r w:rsidR="00FB38FA" w:rsidRPr="004359A3">
        <w:rPr>
          <w:lang w:eastAsia="zh-CN"/>
        </w:rPr>
        <w:t xml:space="preserve"> </w:t>
      </w:r>
      <w:r w:rsidR="004359A3" w:rsidRPr="004359A3">
        <w:rPr>
          <w:lang w:eastAsia="zh-CN"/>
        </w:rPr>
        <w:t>towards the network product under test</w:t>
      </w:r>
      <w:r w:rsidRPr="001A7701">
        <w:rPr>
          <w:lang w:eastAsia="zh-CN"/>
        </w:rPr>
        <w:t>.</w:t>
      </w:r>
      <w:r>
        <w:rPr>
          <w:lang w:eastAsia="zh-CN"/>
        </w:rPr>
        <w:t xml:space="preserve"> Rest of the network </w:t>
      </w:r>
      <w:r w:rsidRPr="001344D5">
        <w:rPr>
          <w:lang w:eastAsia="zh-CN"/>
        </w:rPr>
        <w:t>may be simulated.</w:t>
      </w:r>
    </w:p>
    <w:p w14:paraId="3ECA0A0B" w14:textId="77777777" w:rsidR="004359A3" w:rsidRPr="001A7701" w:rsidRDefault="004359A3" w:rsidP="004359A3">
      <w:pPr>
        <w:pStyle w:val="NO"/>
        <w:rPr>
          <w:lang w:eastAsia="zh-CN"/>
        </w:rPr>
      </w:pPr>
      <w:r>
        <w:rPr>
          <w:lang w:eastAsia="zh-CN"/>
        </w:rPr>
        <w:t>NOTE 2:</w:t>
      </w:r>
      <w:r>
        <w:rPr>
          <w:lang w:eastAsia="zh-CN"/>
        </w:rPr>
        <w:tab/>
        <w:t>IEs having invalid format and/or not in the defined range of values can be considered as out of bound IEs.</w:t>
      </w:r>
    </w:p>
    <w:p w14:paraId="67F01D43" w14:textId="77777777" w:rsidR="00DB39F3" w:rsidRPr="001A7701" w:rsidRDefault="00DB39F3" w:rsidP="00DB39F3">
      <w:pPr>
        <w:rPr>
          <w:b/>
          <w:lang w:eastAsia="zh-CN"/>
        </w:rPr>
      </w:pPr>
      <w:r w:rsidRPr="001A7701">
        <w:rPr>
          <w:b/>
          <w:lang w:eastAsia="zh-CN"/>
        </w:rPr>
        <w:t>Execution Steps</w:t>
      </w:r>
    </w:p>
    <w:p w14:paraId="019F884F" w14:textId="77777777" w:rsidR="00B82AEB" w:rsidRDefault="00B82AEB" w:rsidP="00B82AEB">
      <w:r>
        <w:rPr>
          <w:lang w:val="en-US"/>
        </w:rPr>
        <w:t>Test case 1 (JSON object depth exceeds 32):</w:t>
      </w:r>
    </w:p>
    <w:p w14:paraId="603CE091" w14:textId="77777777" w:rsidR="00B82AEB" w:rsidRDefault="00B82AEB" w:rsidP="004963EF">
      <w:pPr>
        <w:pStyle w:val="B1"/>
        <w:rPr>
          <w:lang w:val="en-US"/>
        </w:rPr>
      </w:pPr>
      <w:r>
        <w:rPr>
          <w:lang w:val="en-US"/>
        </w:rPr>
        <w:t>1.</w:t>
      </w:r>
      <w:r>
        <w:rPr>
          <w:lang w:val="en-US"/>
        </w:rPr>
        <w:tab/>
        <w:t>The tester sends an HTTP request with a JSON object that exceeds 32 levels of nesting to the network product under test.</w:t>
      </w:r>
    </w:p>
    <w:p w14:paraId="1A7FF86A" w14:textId="77777777" w:rsidR="00B82AEB" w:rsidRDefault="00B82AEB" w:rsidP="004963EF">
      <w:pPr>
        <w:pStyle w:val="B1"/>
        <w:rPr>
          <w:lang w:val="en-US"/>
        </w:rPr>
      </w:pPr>
      <w:r>
        <w:rPr>
          <w:lang w:val="en-US"/>
        </w:rPr>
        <w:t>2.</w:t>
      </w:r>
      <w:r>
        <w:rPr>
          <w:lang w:val="en-US"/>
        </w:rPr>
        <w:tab/>
        <w:t>The tester checks if the network product under test responds with an appropriate HTTP error code and that it does not contain valid response content for the request.</w:t>
      </w:r>
    </w:p>
    <w:p w14:paraId="3A69C25D" w14:textId="0706C0A3" w:rsidR="00B82AEB" w:rsidRDefault="00B82AEB" w:rsidP="00B82AEB">
      <w:r>
        <w:rPr>
          <w:lang w:val="en-US"/>
        </w:rPr>
        <w:t xml:space="preserve">Test case 2 (Leaf IEs exceed </w:t>
      </w:r>
      <w:r w:rsidR="0049389E" w:rsidRPr="0049389E">
        <w:rPr>
          <w:lang w:val="en-US"/>
        </w:rPr>
        <w:t>2 097 152</w:t>
      </w:r>
      <w:r>
        <w:rPr>
          <w:lang w:val="en-US"/>
        </w:rPr>
        <w:t>):</w:t>
      </w:r>
    </w:p>
    <w:p w14:paraId="06524B0C" w14:textId="2918D394" w:rsidR="00B82AEB" w:rsidRDefault="00B82AEB" w:rsidP="004963EF">
      <w:pPr>
        <w:pStyle w:val="B1"/>
        <w:rPr>
          <w:lang w:val="en-US"/>
        </w:rPr>
      </w:pPr>
      <w:r>
        <w:rPr>
          <w:lang w:val="en-US"/>
        </w:rPr>
        <w:t>1.</w:t>
      </w:r>
      <w:r>
        <w:rPr>
          <w:lang w:val="en-US"/>
        </w:rPr>
        <w:tab/>
        <w:t xml:space="preserve">The tester sends an HTTP request with leaf IEs that exceed </w:t>
      </w:r>
      <w:r w:rsidR="0049389E" w:rsidRPr="0049389E">
        <w:rPr>
          <w:lang w:val="en-US"/>
        </w:rPr>
        <w:t>2 097 152</w:t>
      </w:r>
      <w:r>
        <w:rPr>
          <w:lang w:val="en-US"/>
        </w:rPr>
        <w:t xml:space="preserve"> to the network product under test.</w:t>
      </w:r>
    </w:p>
    <w:p w14:paraId="1E15B5FF" w14:textId="77777777" w:rsidR="00B82AEB" w:rsidRDefault="00B82AEB" w:rsidP="004963EF">
      <w:pPr>
        <w:pStyle w:val="B1"/>
        <w:rPr>
          <w:lang w:val="en-US"/>
        </w:rPr>
      </w:pPr>
      <w:r>
        <w:rPr>
          <w:lang w:val="en-US"/>
        </w:rPr>
        <w:t>2.</w:t>
      </w:r>
      <w:r>
        <w:rPr>
          <w:lang w:val="en-US"/>
        </w:rPr>
        <w:tab/>
        <w:t>The tester checks if the network product under test responds with an appropriate HTTP error code and that it does not contain valid response content for the request.</w:t>
      </w:r>
    </w:p>
    <w:p w14:paraId="41F3B8AD" w14:textId="77777777" w:rsidR="00B82AEB" w:rsidRDefault="00B82AEB" w:rsidP="00B82AEB">
      <w:r>
        <w:rPr>
          <w:lang w:val="en-US"/>
        </w:rPr>
        <w:t>Test case 3 (JSON body size exceeds 16 million octets):</w:t>
      </w:r>
    </w:p>
    <w:p w14:paraId="3E0091CD" w14:textId="77777777" w:rsidR="00B82AEB" w:rsidRPr="004963EF" w:rsidRDefault="00B82AEB" w:rsidP="004963EF">
      <w:pPr>
        <w:pStyle w:val="B1"/>
      </w:pPr>
      <w:r>
        <w:rPr>
          <w:lang w:val="en-US"/>
        </w:rPr>
        <w:t>1.</w:t>
      </w:r>
      <w:r>
        <w:rPr>
          <w:lang w:val="en-US"/>
        </w:rPr>
        <w:tab/>
        <w:t>The tester sends an HTTP request with a JSON body that exceeds 16 million octets to the network product under test.</w:t>
      </w:r>
    </w:p>
    <w:p w14:paraId="36E62DDB" w14:textId="77777777" w:rsidR="00B82AEB" w:rsidRDefault="00B82AEB" w:rsidP="004963EF">
      <w:pPr>
        <w:pStyle w:val="B1"/>
      </w:pPr>
      <w:r>
        <w:rPr>
          <w:lang w:val="en-US"/>
        </w:rPr>
        <w:t>2.</w:t>
      </w:r>
      <w:r>
        <w:rPr>
          <w:lang w:val="en-US"/>
        </w:rPr>
        <w:tab/>
        <w:t>The tester checks if the network product under test responds with an appropriate HTTP error code</w:t>
      </w:r>
      <w:r w:rsidRPr="00B410F1">
        <w:rPr>
          <w:lang w:val="en-US"/>
        </w:rPr>
        <w:t xml:space="preserve"> </w:t>
      </w:r>
      <w:r>
        <w:rPr>
          <w:lang w:val="en-US"/>
        </w:rPr>
        <w:t>and that it does not contain valid response content for the request.</w:t>
      </w:r>
    </w:p>
    <w:p w14:paraId="3779EFDE" w14:textId="3ADAA67C" w:rsidR="00DB39F3" w:rsidRDefault="00DB39F3" w:rsidP="00FB38FA">
      <w:pPr>
        <w:rPr>
          <w:lang w:eastAsia="zh-CN"/>
        </w:rPr>
      </w:pPr>
    </w:p>
    <w:p w14:paraId="5BF3F229" w14:textId="77777777" w:rsidR="00DB39F3" w:rsidRPr="001A7701" w:rsidRDefault="00DB39F3" w:rsidP="00DB39F3">
      <w:pPr>
        <w:rPr>
          <w:b/>
          <w:lang w:eastAsia="zh-CN"/>
        </w:rPr>
      </w:pPr>
      <w:r w:rsidRPr="001A7701">
        <w:rPr>
          <w:b/>
          <w:lang w:eastAsia="zh-CN"/>
        </w:rPr>
        <w:t>Expected Results:</w:t>
      </w:r>
    </w:p>
    <w:p w14:paraId="389DF8EB" w14:textId="77777777" w:rsidR="00B82AEB" w:rsidRDefault="00B82AEB" w:rsidP="00B82AEB">
      <w:r>
        <w:t xml:space="preserve">Test case </w:t>
      </w:r>
      <w:r>
        <w:rPr>
          <w:lang w:val="en-US"/>
        </w:rPr>
        <w:t>1</w:t>
      </w:r>
      <w:r>
        <w:t xml:space="preserve"> (JSON dictionary depth exceeds 32):</w:t>
      </w:r>
    </w:p>
    <w:p w14:paraId="1F632A09" w14:textId="77777777" w:rsidR="00B82AEB" w:rsidRPr="004963EF" w:rsidRDefault="00B82AEB" w:rsidP="004963EF">
      <w:pPr>
        <w:pStyle w:val="B1"/>
        <w:rPr>
          <w:lang w:val="en-US"/>
        </w:rPr>
      </w:pPr>
      <w:r w:rsidRPr="004963EF">
        <w:rPr>
          <w:lang w:val="en-US"/>
        </w:rPr>
        <w:t>-</w:t>
      </w:r>
      <w:r w:rsidRPr="004963EF">
        <w:rPr>
          <w:lang w:val="en-US"/>
        </w:rPr>
        <w:tab/>
        <w:t xml:space="preserve">The network product under test's response has </w:t>
      </w:r>
      <w:r>
        <w:rPr>
          <w:lang w:val="en-US"/>
        </w:rPr>
        <w:t>an appro</w:t>
      </w:r>
      <w:r w:rsidRPr="00B410F1">
        <w:rPr>
          <w:lang w:val="en-US"/>
        </w:rPr>
        <w:t>p</w:t>
      </w:r>
      <w:r>
        <w:rPr>
          <w:lang w:val="en-US"/>
        </w:rPr>
        <w:t xml:space="preserve">riate </w:t>
      </w:r>
      <w:r w:rsidRPr="004963EF">
        <w:rPr>
          <w:lang w:val="en-US"/>
        </w:rPr>
        <w:t xml:space="preserve">HTTP </w:t>
      </w:r>
      <w:r>
        <w:rPr>
          <w:lang w:val="en-US"/>
        </w:rPr>
        <w:t xml:space="preserve">error </w:t>
      </w:r>
      <w:r w:rsidRPr="004963EF">
        <w:rPr>
          <w:lang w:val="en-US"/>
        </w:rPr>
        <w:t xml:space="preserve">code and its body </w:t>
      </w:r>
      <w:r>
        <w:rPr>
          <w:lang w:val="en-US"/>
        </w:rPr>
        <w:t xml:space="preserve">does </w:t>
      </w:r>
      <w:r w:rsidRPr="004963EF">
        <w:rPr>
          <w:lang w:val="en-US"/>
        </w:rPr>
        <w:t>not contain valid response content for the request.</w:t>
      </w:r>
    </w:p>
    <w:p w14:paraId="3A506CDE" w14:textId="3879AE9B" w:rsidR="00B82AEB" w:rsidRDefault="00B82AEB" w:rsidP="00B82AEB">
      <w:r>
        <w:t xml:space="preserve">Test case </w:t>
      </w:r>
      <w:r>
        <w:rPr>
          <w:lang w:val="en-US"/>
        </w:rPr>
        <w:t>2</w:t>
      </w:r>
      <w:r>
        <w:t xml:space="preserve"> (Leaf IEs exceed </w:t>
      </w:r>
      <w:r w:rsidR="0049389E" w:rsidRPr="0049389E">
        <w:t>2 097 152</w:t>
      </w:r>
      <w:r>
        <w:t>):</w:t>
      </w:r>
    </w:p>
    <w:p w14:paraId="3A6D5312" w14:textId="77777777" w:rsidR="00B82AEB" w:rsidRPr="004963EF" w:rsidRDefault="00B82AEB" w:rsidP="004963EF">
      <w:pPr>
        <w:pStyle w:val="B1"/>
        <w:rPr>
          <w:lang w:val="en-US"/>
        </w:rPr>
      </w:pPr>
      <w:r w:rsidRPr="004963EF">
        <w:rPr>
          <w:lang w:val="en-US"/>
        </w:rPr>
        <w:t>-</w:t>
      </w:r>
      <w:r w:rsidRPr="004963EF">
        <w:rPr>
          <w:lang w:val="en-US"/>
        </w:rPr>
        <w:tab/>
        <w:t xml:space="preserve">The network product under test's response has </w:t>
      </w:r>
      <w:r>
        <w:rPr>
          <w:lang w:val="en-US"/>
        </w:rPr>
        <w:t xml:space="preserve">an appropriate </w:t>
      </w:r>
      <w:r w:rsidRPr="004963EF">
        <w:rPr>
          <w:lang w:val="en-US"/>
        </w:rPr>
        <w:t xml:space="preserve">HTTP </w:t>
      </w:r>
      <w:r>
        <w:rPr>
          <w:lang w:val="en-US"/>
        </w:rPr>
        <w:t xml:space="preserve">error </w:t>
      </w:r>
      <w:r w:rsidRPr="004963EF">
        <w:rPr>
          <w:lang w:val="en-US"/>
        </w:rPr>
        <w:t xml:space="preserve">code and its body </w:t>
      </w:r>
      <w:r>
        <w:rPr>
          <w:lang w:val="en-US"/>
        </w:rPr>
        <w:t xml:space="preserve">does </w:t>
      </w:r>
      <w:r w:rsidRPr="004963EF">
        <w:rPr>
          <w:lang w:val="en-US"/>
        </w:rPr>
        <w:t>not contain valid response content for the request.</w:t>
      </w:r>
    </w:p>
    <w:p w14:paraId="0F18ABE3" w14:textId="77777777" w:rsidR="00B82AEB" w:rsidRDefault="00B82AEB" w:rsidP="00B82AEB">
      <w:r>
        <w:t xml:space="preserve">Test case </w:t>
      </w:r>
      <w:r>
        <w:rPr>
          <w:lang w:val="en-US"/>
        </w:rPr>
        <w:t>3</w:t>
      </w:r>
      <w:r>
        <w:t xml:space="preserve"> (JSON body size exceeds 16 million octets):</w:t>
      </w:r>
    </w:p>
    <w:p w14:paraId="4086EED8" w14:textId="23444209" w:rsidR="00DB39F3" w:rsidRDefault="00B82AEB" w:rsidP="00EB7FC8">
      <w:pPr>
        <w:pStyle w:val="B1"/>
      </w:pPr>
      <w:r w:rsidRPr="004963EF">
        <w:rPr>
          <w:lang w:val="en-US"/>
        </w:rPr>
        <w:t>-</w:t>
      </w:r>
      <w:r w:rsidRPr="004963EF">
        <w:rPr>
          <w:lang w:val="en-US"/>
        </w:rPr>
        <w:tab/>
        <w:t xml:space="preserve">The network product under test's response has </w:t>
      </w:r>
      <w:r>
        <w:rPr>
          <w:lang w:val="en-US"/>
        </w:rPr>
        <w:t xml:space="preserve">an appropriate </w:t>
      </w:r>
      <w:r w:rsidRPr="004963EF">
        <w:rPr>
          <w:lang w:val="en-US"/>
        </w:rPr>
        <w:t xml:space="preserve">HTTP code and its body </w:t>
      </w:r>
      <w:r>
        <w:rPr>
          <w:lang w:val="en-US"/>
        </w:rPr>
        <w:t xml:space="preserve">does </w:t>
      </w:r>
      <w:r w:rsidRPr="004963EF">
        <w:rPr>
          <w:lang w:val="en-US"/>
        </w:rPr>
        <w:t>not contain valid response content for the request.</w:t>
      </w:r>
    </w:p>
    <w:p w14:paraId="1385A3F9" w14:textId="77777777" w:rsidR="00DB39F3" w:rsidRPr="00FD4A4B" w:rsidRDefault="00DB39F3" w:rsidP="00DB39F3">
      <w:pPr>
        <w:rPr>
          <w:b/>
        </w:rPr>
      </w:pPr>
      <w:r w:rsidRPr="00FD4A4B">
        <w:rPr>
          <w:b/>
        </w:rPr>
        <w:t>Expected format of evidence:</w:t>
      </w:r>
    </w:p>
    <w:p w14:paraId="08F03039" w14:textId="77777777" w:rsidR="00DB39F3" w:rsidRPr="00FD4A4B" w:rsidRDefault="00DB39F3" w:rsidP="00FB38FA">
      <w:pPr>
        <w:pStyle w:val="B1"/>
      </w:pPr>
      <w:r w:rsidRPr="004D2F2A">
        <w:t>-</w:t>
      </w:r>
      <w:r w:rsidRPr="004D2F2A">
        <w:tab/>
      </w:r>
      <w:r w:rsidRPr="00FD4A4B">
        <w:t>The used tool(s) name and version information,</w:t>
      </w:r>
    </w:p>
    <w:p w14:paraId="0176A6FE" w14:textId="77777777" w:rsidR="00DB39F3" w:rsidRPr="00D3544D" w:rsidRDefault="00DB39F3" w:rsidP="00FB38FA">
      <w:pPr>
        <w:pStyle w:val="B1"/>
      </w:pPr>
      <w:r w:rsidRPr="004D2F2A">
        <w:t>-</w:t>
      </w:r>
      <w:r w:rsidRPr="004D2F2A">
        <w:tab/>
      </w:r>
      <w:r w:rsidRPr="00FD4A4B">
        <w:t>Settings and configurations used</w:t>
      </w:r>
      <w:r w:rsidR="00163FF8">
        <w:t>.</w:t>
      </w:r>
    </w:p>
    <w:p w14:paraId="3FF11F29" w14:textId="77777777" w:rsidR="00DB39F3" w:rsidRPr="00DC3C3E" w:rsidRDefault="00DB39F3" w:rsidP="00FB38FA">
      <w:pPr>
        <w:pStyle w:val="B1"/>
      </w:pPr>
      <w:r w:rsidRPr="004D2F2A">
        <w:t>-</w:t>
      </w:r>
      <w:r w:rsidRPr="004D2F2A">
        <w:tab/>
      </w:r>
      <w:r>
        <w:t>The output log file of the chosen tool that displays the results (passed/failed).</w:t>
      </w:r>
    </w:p>
    <w:p w14:paraId="20454D47" w14:textId="77777777" w:rsidR="00DB39F3" w:rsidRPr="00D3544D" w:rsidRDefault="00DB39F3" w:rsidP="00FB38FA">
      <w:pPr>
        <w:pStyle w:val="B1"/>
      </w:pPr>
      <w:r w:rsidRPr="004D2F2A">
        <w:t>-</w:t>
      </w:r>
      <w:r w:rsidRPr="004D2F2A">
        <w:tab/>
      </w:r>
      <w:r w:rsidRPr="00FD4A4B">
        <w:t>Log/evidence tracing possible crashes</w:t>
      </w:r>
      <w:r w:rsidR="00163FF8">
        <w:t>.</w:t>
      </w:r>
    </w:p>
    <w:p w14:paraId="1DB25285" w14:textId="77777777" w:rsidR="00DB39F3" w:rsidRPr="00D3544D" w:rsidRDefault="00DB39F3" w:rsidP="00FB38FA">
      <w:pPr>
        <w:pStyle w:val="B1"/>
      </w:pPr>
      <w:r w:rsidRPr="004D2F2A">
        <w:t>-</w:t>
      </w:r>
      <w:r w:rsidRPr="004D2F2A">
        <w:tab/>
      </w:r>
      <w:r>
        <w:t>Information of a</w:t>
      </w:r>
      <w:r w:rsidRPr="00FD4A4B">
        <w:t>ny input causing unspecified, undocumented, or unexpected behaviour</w:t>
      </w:r>
      <w:r w:rsidR="00163FF8">
        <w:t>.</w:t>
      </w:r>
    </w:p>
    <w:p w14:paraId="5D1474DB" w14:textId="77777777" w:rsidR="00407F3E" w:rsidRPr="00FD4A4B" w:rsidRDefault="000E530A" w:rsidP="00407F3E">
      <w:pPr>
        <w:pStyle w:val="Heading2"/>
      </w:pPr>
      <w:bookmarkStart w:id="536" w:name="_CR4_4"/>
      <w:bookmarkStart w:id="537" w:name="_Toc19542458"/>
      <w:bookmarkStart w:id="538" w:name="_Toc35348460"/>
      <w:bookmarkStart w:id="539" w:name="_Toc224925046"/>
      <w:bookmarkEnd w:id="536"/>
      <w:r>
        <w:t>4</w:t>
      </w:r>
      <w:r w:rsidR="00407F3E" w:rsidRPr="00FD4A4B">
        <w:t>.</w:t>
      </w:r>
      <w:r w:rsidR="004E6417" w:rsidRPr="00FD4A4B">
        <w:t>4</w:t>
      </w:r>
      <w:r w:rsidR="00407F3E" w:rsidRPr="00FD4A4B">
        <w:tab/>
        <w:t>Basic vulnerability testing requirements</w:t>
      </w:r>
      <w:bookmarkEnd w:id="537"/>
      <w:bookmarkEnd w:id="538"/>
      <w:bookmarkEnd w:id="539"/>
    </w:p>
    <w:p w14:paraId="74D3ECC4" w14:textId="77777777" w:rsidR="00DA306E" w:rsidRPr="00FD4A4B" w:rsidRDefault="000E530A" w:rsidP="008F5D54">
      <w:pPr>
        <w:pStyle w:val="Heading3"/>
        <w:rPr>
          <w:lang w:eastAsia="zh-CN"/>
        </w:rPr>
      </w:pPr>
      <w:bookmarkStart w:id="540" w:name="_CR4_4_1"/>
      <w:bookmarkStart w:id="541" w:name="_Toc35348461"/>
      <w:bookmarkStart w:id="542" w:name="_Toc224925047"/>
      <w:bookmarkEnd w:id="540"/>
      <w:r>
        <w:t>4</w:t>
      </w:r>
      <w:r w:rsidR="00DA306E" w:rsidRPr="00FD4A4B">
        <w:t>.4.1</w:t>
      </w:r>
      <w:r w:rsidR="00DA306E" w:rsidRPr="00FD4A4B">
        <w:tab/>
        <w:t>Introduction</w:t>
      </w:r>
      <w:bookmarkEnd w:id="541"/>
      <w:bookmarkEnd w:id="542"/>
    </w:p>
    <w:p w14:paraId="012F1B09" w14:textId="77777777" w:rsidR="00DA306E" w:rsidRPr="00FD4A4B" w:rsidRDefault="00DA306E" w:rsidP="006C481B">
      <w:pPr>
        <w:keepNext/>
        <w:keepLines/>
      </w:pPr>
      <w:r w:rsidRPr="00FD4A4B">
        <w:t xml:space="preserve">Basic Vulnerability Testing activities consist of requirements for running automated FOSS and COTS security testing tools against the external interfaces of a Network Product. These activities cover at least four aspects: Port Scanning, Vulnerability Scanner by the use of Vulnerability scanners and robustness/fuzz testing, and endpoint scanning. For each of these aspects, test requirements and test results are described in the present clause. </w:t>
      </w:r>
    </w:p>
    <w:p w14:paraId="072CD741" w14:textId="77777777" w:rsidR="00DA306E" w:rsidRPr="00FD4A4B" w:rsidRDefault="00DA306E" w:rsidP="00DA306E">
      <w:pPr>
        <w:pStyle w:val="NO"/>
        <w:rPr>
          <w:lang w:eastAsia="zh-CN"/>
        </w:rPr>
      </w:pPr>
      <w:r w:rsidRPr="00FD4A4B">
        <w:rPr>
          <w:rFonts w:hint="eastAsia"/>
        </w:rPr>
        <w:t xml:space="preserve">NOTE: </w:t>
      </w:r>
      <w:r w:rsidRPr="00FD4A4B">
        <w:rPr>
          <w:rFonts w:hint="eastAsia"/>
        </w:rPr>
        <w:tab/>
        <w:t>The individual tools used for Basic Vulnerability Testing are selected by the evaluator. The SECAM accreditation body will ensure during accreditation of the evaluator</w:t>
      </w:r>
      <w:r w:rsidR="006D5002" w:rsidRPr="00FD4A4B">
        <w:t>'</w:t>
      </w:r>
      <w:r w:rsidRPr="00FD4A4B">
        <w:rPr>
          <w:rFonts w:hint="eastAsia"/>
        </w:rPr>
        <w:t>s laboratory that the testers are able to utilize adequate tools.</w:t>
      </w:r>
    </w:p>
    <w:p w14:paraId="5E4A87D1" w14:textId="77777777" w:rsidR="00DA306E" w:rsidRPr="00FD4A4B" w:rsidRDefault="000E530A" w:rsidP="008F5D54">
      <w:pPr>
        <w:pStyle w:val="Heading3"/>
        <w:rPr>
          <w:lang w:eastAsia="zh-CN"/>
        </w:rPr>
      </w:pPr>
      <w:bookmarkStart w:id="543" w:name="_CR4_4_2"/>
      <w:bookmarkStart w:id="544" w:name="_Toc35348462"/>
      <w:bookmarkStart w:id="545" w:name="_Toc224925048"/>
      <w:bookmarkEnd w:id="543"/>
      <w:r>
        <w:t>4</w:t>
      </w:r>
      <w:r w:rsidR="00DA306E" w:rsidRPr="00FD4A4B">
        <w:t>.4.2</w:t>
      </w:r>
      <w:r w:rsidR="00DA306E" w:rsidRPr="00FD4A4B">
        <w:tab/>
      </w:r>
      <w:r w:rsidR="00DA306E" w:rsidRPr="00FD4A4B">
        <w:rPr>
          <w:lang w:eastAsia="zh-CN"/>
        </w:rPr>
        <w:t xml:space="preserve">Port </w:t>
      </w:r>
      <w:bookmarkEnd w:id="544"/>
      <w:r w:rsidR="00191251">
        <w:rPr>
          <w:lang w:eastAsia="zh-CN"/>
        </w:rPr>
        <w:t>s</w:t>
      </w:r>
      <w:r w:rsidR="00191251" w:rsidRPr="00FD4A4B">
        <w:rPr>
          <w:lang w:eastAsia="zh-CN"/>
        </w:rPr>
        <w:t>canning</w:t>
      </w:r>
      <w:bookmarkEnd w:id="545"/>
    </w:p>
    <w:p w14:paraId="6C4952E6" w14:textId="77777777" w:rsidR="00DA306E" w:rsidRPr="00FD4A4B" w:rsidRDefault="00DA306E" w:rsidP="00DA306E">
      <w:pPr>
        <w:rPr>
          <w:rFonts w:eastAsia="SimSun"/>
          <w:i/>
          <w:lang w:eastAsia="zh-CN"/>
        </w:rPr>
      </w:pPr>
      <w:r w:rsidRPr="00FD4A4B">
        <w:rPr>
          <w:i/>
        </w:rPr>
        <w:t>Requirement Name</w:t>
      </w:r>
      <w:r w:rsidRPr="00FD4A4B">
        <w:t xml:space="preserve">: </w:t>
      </w:r>
      <w:r w:rsidRPr="00FD4A4B">
        <w:rPr>
          <w:rFonts w:eastAsia="SimSun" w:hint="eastAsia"/>
          <w:lang w:eastAsia="zh-CN"/>
        </w:rPr>
        <w:t>Port scan</w:t>
      </w:r>
      <w:r w:rsidR="005B381E">
        <w:rPr>
          <w:rFonts w:eastAsia="SimSun"/>
          <w:lang w:eastAsia="zh-CN"/>
        </w:rPr>
        <w:t>n</w:t>
      </w:r>
      <w:r w:rsidRPr="00FD4A4B">
        <w:rPr>
          <w:rFonts w:eastAsia="SimSun" w:hint="eastAsia"/>
          <w:lang w:eastAsia="zh-CN"/>
        </w:rPr>
        <w:t>ing</w:t>
      </w:r>
    </w:p>
    <w:p w14:paraId="53FE2E5A" w14:textId="77777777" w:rsidR="00FC536F" w:rsidRPr="00FC536F" w:rsidRDefault="00FC536F" w:rsidP="00DA306E">
      <w:pPr>
        <w:rPr>
          <w:rFonts w:eastAsia="SimSun"/>
          <w:iCs/>
          <w:lang w:eastAsia="ja-JP"/>
        </w:rPr>
      </w:pPr>
      <w:r w:rsidRPr="00FC536F">
        <w:rPr>
          <w:rFonts w:eastAsia="SimSun"/>
          <w:i/>
          <w:lang w:eastAsia="ja-JP"/>
        </w:rPr>
        <w:t xml:space="preserve">Requirement Reference: </w:t>
      </w:r>
      <w:r w:rsidRPr="00FC536F">
        <w:rPr>
          <w:rFonts w:eastAsia="SimSun"/>
          <w:iCs/>
          <w:lang w:eastAsia="ja-JP"/>
        </w:rPr>
        <w:t>In accordance with industry best practice</w:t>
      </w:r>
    </w:p>
    <w:p w14:paraId="594502A5" w14:textId="77777777" w:rsidR="00DA306E" w:rsidRPr="00FD4A4B" w:rsidRDefault="00DA306E" w:rsidP="00DA306E">
      <w:pPr>
        <w:rPr>
          <w:rFonts w:eastAsia="SimSun"/>
          <w:lang w:eastAsia="zh-CN"/>
        </w:rPr>
      </w:pPr>
      <w:r w:rsidRPr="00FD4A4B">
        <w:rPr>
          <w:rFonts w:eastAsia="SimSun" w:hint="eastAsia"/>
          <w:i/>
          <w:lang w:eastAsia="ja-JP"/>
        </w:rPr>
        <w:t>Requirement Description</w:t>
      </w:r>
      <w:r w:rsidRPr="00FD4A4B">
        <w:rPr>
          <w:rFonts w:eastAsia="SimSun" w:hint="eastAsia"/>
          <w:lang w:eastAsia="ja-JP"/>
        </w:rPr>
        <w:t xml:space="preserve">: </w:t>
      </w:r>
    </w:p>
    <w:p w14:paraId="47834683" w14:textId="77777777" w:rsidR="00DA306E" w:rsidRPr="00FD4A4B" w:rsidRDefault="00DA306E" w:rsidP="00DA306E">
      <w:pPr>
        <w:rPr>
          <w:rFonts w:eastAsia="SimSun"/>
          <w:lang w:eastAsia="zh-CN"/>
        </w:rPr>
      </w:pPr>
      <w:r w:rsidRPr="00FD4A4B">
        <w:rPr>
          <w:rFonts w:eastAsia="SimSun" w:hint="eastAsia"/>
          <w:lang w:eastAsia="zh-CN"/>
        </w:rPr>
        <w:t>It shall be ensured that on all network interfaces, only documented ports on the transport layer respond to requests from outside the system</w:t>
      </w:r>
      <w:r w:rsidR="003C1496" w:rsidRPr="00FD4A4B">
        <w:rPr>
          <w:rFonts w:eastAsia="SimSun"/>
          <w:lang w:eastAsia="zh-CN"/>
        </w:rPr>
        <w:t>.</w:t>
      </w:r>
    </w:p>
    <w:p w14:paraId="1234EFE0" w14:textId="77777777" w:rsidR="003C1496" w:rsidRPr="00FD4A4B" w:rsidRDefault="003C1496" w:rsidP="00DA306E">
      <w:pPr>
        <w:rPr>
          <w:rFonts w:eastAsia="SimSun"/>
          <w:lang w:eastAsia="ja-JP"/>
        </w:rPr>
      </w:pPr>
      <w:r w:rsidRPr="00FD4A4B">
        <w:t>The test for this requirement can be carried out using a suitable tool or manually performed as described below. If a tool is used then the tester needs to provide evidence, e.g. by referring to the documentation of the tool, that the tool actually provides functionality equivalent to the steps described below.</w:t>
      </w:r>
    </w:p>
    <w:p w14:paraId="13E32784" w14:textId="77777777" w:rsidR="00FC536F" w:rsidRDefault="00FC536F" w:rsidP="00DA306E">
      <w:pPr>
        <w:rPr>
          <w:i/>
        </w:rPr>
      </w:pPr>
      <w:r>
        <w:rPr>
          <w:i/>
        </w:rPr>
        <w:t>Threat References</w:t>
      </w:r>
      <w:r>
        <w:rPr>
          <w:iCs/>
        </w:rPr>
        <w:t xml:space="preserve">: </w:t>
      </w:r>
      <w: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5.3.6.10, Insecure Network Services</w:t>
      </w:r>
    </w:p>
    <w:p w14:paraId="0C6F9CD7" w14:textId="77777777" w:rsidR="00DA306E" w:rsidRPr="00FD4A4B" w:rsidRDefault="00DA306E" w:rsidP="00DA306E">
      <w:r w:rsidRPr="00FD4A4B">
        <w:rPr>
          <w:i/>
        </w:rPr>
        <w:t>Test Case</w:t>
      </w:r>
      <w:r w:rsidRPr="00FD4A4B">
        <w:t xml:space="preserve">: </w:t>
      </w:r>
    </w:p>
    <w:p w14:paraId="30E0AC30" w14:textId="77777777" w:rsidR="003C1496" w:rsidRPr="00FD4A4B" w:rsidRDefault="003C1496" w:rsidP="003C1496">
      <w:r w:rsidRPr="00FD4A4B">
        <w:rPr>
          <w:b/>
        </w:rPr>
        <w:t>Test Name</w:t>
      </w:r>
      <w:r w:rsidRPr="00FD4A4B">
        <w:t>: TC_BVT_PORT_SCANNING</w:t>
      </w:r>
    </w:p>
    <w:p w14:paraId="363A7D3D" w14:textId="77777777" w:rsidR="003C1496" w:rsidRPr="00FD4A4B" w:rsidRDefault="003C1496" w:rsidP="003C1496">
      <w:pPr>
        <w:rPr>
          <w:b/>
        </w:rPr>
      </w:pPr>
      <w:r w:rsidRPr="00FD4A4B">
        <w:rPr>
          <w:b/>
        </w:rPr>
        <w:t>Purpose:</w:t>
      </w:r>
    </w:p>
    <w:p w14:paraId="7CE351CB" w14:textId="77777777" w:rsidR="003C1496" w:rsidRPr="00FD4A4B" w:rsidRDefault="003C1496" w:rsidP="003C1496">
      <w:r w:rsidRPr="00FD4A4B">
        <w:t>To ensure that on all network interfaces, only documented ports on the transport layer respond to requests from outside the system</w:t>
      </w:r>
    </w:p>
    <w:p w14:paraId="37C5C146" w14:textId="77777777" w:rsidR="003C1496" w:rsidRPr="00FD4A4B" w:rsidRDefault="003C1496" w:rsidP="003C1496">
      <w:pPr>
        <w:rPr>
          <w:b/>
        </w:rPr>
      </w:pPr>
      <w:r w:rsidRPr="00FD4A4B">
        <w:rPr>
          <w:b/>
        </w:rPr>
        <w:t>Procedure and execution steps:</w:t>
      </w:r>
    </w:p>
    <w:p w14:paraId="38945CE4" w14:textId="77777777" w:rsidR="003C1496" w:rsidRPr="00FD4A4B" w:rsidRDefault="003C1496" w:rsidP="003C1496">
      <w:pPr>
        <w:rPr>
          <w:b/>
        </w:rPr>
      </w:pPr>
      <w:r w:rsidRPr="00FD4A4B">
        <w:rPr>
          <w:b/>
        </w:rPr>
        <w:t>Pre-Conditions:</w:t>
      </w:r>
    </w:p>
    <w:p w14:paraId="2EBC7517" w14:textId="77777777" w:rsidR="003C1496" w:rsidRPr="00FD4A4B" w:rsidRDefault="003C1496" w:rsidP="00CE6A8C">
      <w:pPr>
        <w:keepNext/>
      </w:pPr>
      <w:r w:rsidRPr="00FD4A4B">
        <w:t>A list of all available network services containing at least the following information shall be included in the documentation accompanying the Network Product:</w:t>
      </w:r>
    </w:p>
    <w:p w14:paraId="0EE4BA2B" w14:textId="77777777" w:rsidR="003C1496" w:rsidRPr="00FD4A4B" w:rsidRDefault="003C1496" w:rsidP="00CE6A8C">
      <w:pPr>
        <w:pStyle w:val="B1"/>
      </w:pPr>
      <w:r w:rsidRPr="00FD4A4B">
        <w:t>1.</w:t>
      </w:r>
      <w:r w:rsidRPr="00FD4A4B">
        <w:tab/>
        <w:t>all interfaces providing IP-based protocols</w:t>
      </w:r>
      <w:r w:rsidR="00CE6A8C" w:rsidRPr="00FD4A4B">
        <w:t>;</w:t>
      </w:r>
    </w:p>
    <w:p w14:paraId="77C6A9AE" w14:textId="77777777" w:rsidR="003C1496" w:rsidRPr="00FD4A4B" w:rsidRDefault="003C1496" w:rsidP="00CE6A8C">
      <w:pPr>
        <w:pStyle w:val="B1"/>
      </w:pPr>
      <w:r w:rsidRPr="00FD4A4B">
        <w:t>2.</w:t>
      </w:r>
      <w:r w:rsidRPr="00FD4A4B">
        <w:tab/>
        <w:t>the available transport layer protocols on these interfaces;</w:t>
      </w:r>
    </w:p>
    <w:p w14:paraId="1B6882E8" w14:textId="77777777" w:rsidR="003C1496" w:rsidRPr="00FD4A4B" w:rsidRDefault="003C1496" w:rsidP="00CE6A8C">
      <w:pPr>
        <w:pStyle w:val="B1"/>
      </w:pPr>
      <w:r w:rsidRPr="00FD4A4B">
        <w:t>3.</w:t>
      </w:r>
      <w:r w:rsidRPr="00FD4A4B">
        <w:tab/>
        <w:t>their open ports and associated services per transport layer protocol;</w:t>
      </w:r>
    </w:p>
    <w:p w14:paraId="1372BA27" w14:textId="77777777" w:rsidR="003C1496" w:rsidRPr="00FD4A4B" w:rsidRDefault="003C1496" w:rsidP="00CE6A8C">
      <w:pPr>
        <w:pStyle w:val="B1"/>
      </w:pPr>
      <w:r w:rsidRPr="00FD4A4B">
        <w:t>4.</w:t>
      </w:r>
      <w:r w:rsidRPr="00FD4A4B">
        <w:tab/>
        <w:t>and a free-form description of their purposes.</w:t>
      </w:r>
    </w:p>
    <w:p w14:paraId="335C22AA" w14:textId="77777777" w:rsidR="003C1496" w:rsidRPr="00FD4A4B" w:rsidRDefault="003C1496" w:rsidP="003C1496">
      <w:r w:rsidRPr="00FD4A4B">
        <w:t xml:space="preserve">The port scanning tool that is used shall be </w:t>
      </w:r>
      <w:r w:rsidR="005B381E" w:rsidRPr="005B381E">
        <w:t>configured</w:t>
      </w:r>
      <w:r w:rsidRPr="00FD4A4B">
        <w:t xml:space="preserve"> to </w:t>
      </w:r>
      <w:r w:rsidR="005B381E" w:rsidRPr="005B381E">
        <w:t xml:space="preserve">scan all the transport layer ports and </w:t>
      </w:r>
      <w:r w:rsidRPr="00FD4A4B">
        <w:t xml:space="preserve">detect open ports </w:t>
      </w:r>
      <w:r w:rsidR="005B381E" w:rsidRPr="005B381E">
        <w:t>for each network interface as identified in steps 1 to 4. above</w:t>
      </w:r>
      <w:r w:rsidRPr="00FD4A4B">
        <w:t>.</w:t>
      </w:r>
    </w:p>
    <w:p w14:paraId="70AAABF2" w14:textId="77777777" w:rsidR="003C1496" w:rsidRDefault="003C1496" w:rsidP="003C1496">
      <w:pPr>
        <w:pStyle w:val="NO"/>
      </w:pPr>
      <w:r w:rsidRPr="00FD4A4B">
        <w:t>NOTE</w:t>
      </w:r>
      <w:r w:rsidR="00D406F4">
        <w:t xml:space="preserve"> 1</w:t>
      </w:r>
      <w:r w:rsidRPr="00FD4A4B">
        <w:t xml:space="preserve">: </w:t>
      </w:r>
      <w:r w:rsidR="00093CDB" w:rsidRPr="00FD4A4B">
        <w:tab/>
      </w:r>
      <w:r w:rsidRPr="00FD4A4B">
        <w:t>It might not be possible for certain transport layer protocols (like UDP) to unambiguously detect whether a port is open or not by means of external port scanning. Also</w:t>
      </w:r>
      <w:r w:rsidR="000046B2" w:rsidRPr="000046B2">
        <w:t>,</w:t>
      </w:r>
      <w:r w:rsidRPr="00FD4A4B">
        <w:t xml:space="preserve"> in some circumstances it might not be efficient to do external port scanning, e.g. if there are security measures to limit the rate a system can be probed. In those cases</w:t>
      </w:r>
      <w:r w:rsidR="000046B2" w:rsidRPr="000046B2">
        <w:t>,</w:t>
      </w:r>
      <w:r w:rsidRPr="00FD4A4B">
        <w:t xml:space="preserve"> the test</w:t>
      </w:r>
      <w:r w:rsidR="00E93ADD" w:rsidRPr="00E93ADD">
        <w:t>er</w:t>
      </w:r>
      <w:r w:rsidRPr="00FD4A4B">
        <w:t xml:space="preserve"> determine</w:t>
      </w:r>
      <w:r w:rsidR="00AD2690" w:rsidRPr="00907F75">
        <w:t>s</w:t>
      </w:r>
      <w:r w:rsidRPr="00FD4A4B">
        <w:t xml:space="preserve"> another means suitable to verify which ports are open.</w:t>
      </w:r>
    </w:p>
    <w:p w14:paraId="5E935B19" w14:textId="77777777" w:rsidR="00D406F4" w:rsidRPr="00FD4A4B" w:rsidRDefault="00D406F4" w:rsidP="003C1496">
      <w:pPr>
        <w:pStyle w:val="NO"/>
      </w:pPr>
      <w:r>
        <w:t>NOTE2:</w:t>
      </w:r>
      <w:r>
        <w:tab/>
        <w:t>An interface providing IP-based protocols in the context of this test case is any interface, which the network product vendor implements with the intent to be accessible by any other network function or entity.</w:t>
      </w:r>
    </w:p>
    <w:p w14:paraId="561AB568" w14:textId="77777777" w:rsidR="003C1496" w:rsidRPr="00FD4A4B" w:rsidRDefault="003C1496" w:rsidP="003C1496">
      <w:pPr>
        <w:rPr>
          <w:b/>
        </w:rPr>
      </w:pPr>
      <w:r w:rsidRPr="00FD4A4B">
        <w:rPr>
          <w:b/>
        </w:rPr>
        <w:t>Execution Steps</w:t>
      </w:r>
    </w:p>
    <w:p w14:paraId="59AE4320" w14:textId="77777777" w:rsidR="003C1496" w:rsidRPr="00FD4A4B" w:rsidRDefault="003C1496" w:rsidP="003C1496">
      <w:r w:rsidRPr="00FD4A4B">
        <w:t>The test</w:t>
      </w:r>
      <w:r w:rsidR="00E93ADD" w:rsidRPr="00E93ADD">
        <w:t>er</w:t>
      </w:r>
      <w:r w:rsidRPr="00FD4A4B">
        <w:t xml:space="preserve"> is required to execute the following steps:</w:t>
      </w:r>
    </w:p>
    <w:p w14:paraId="0D52157E" w14:textId="77777777" w:rsidR="003C1496" w:rsidRPr="00FD4A4B" w:rsidRDefault="003C1496" w:rsidP="00093CDB">
      <w:pPr>
        <w:pStyle w:val="B1"/>
      </w:pPr>
      <w:r w:rsidRPr="00FD4A4B">
        <w:t>1.</w:t>
      </w:r>
      <w:r w:rsidRPr="00FD4A4B">
        <w:tab/>
        <w:t>Verification of the compliance to the prerequisites</w:t>
      </w:r>
      <w:r w:rsidR="00CE6A8C" w:rsidRPr="00FD4A4B">
        <w:t>:</w:t>
      </w:r>
    </w:p>
    <w:p w14:paraId="210F47B6" w14:textId="77777777" w:rsidR="003C1496" w:rsidRPr="00FD4A4B" w:rsidRDefault="003C1496" w:rsidP="00093CDB">
      <w:pPr>
        <w:pStyle w:val="B2"/>
      </w:pPr>
      <w:r w:rsidRPr="00FD4A4B">
        <w:t>a.</w:t>
      </w:r>
      <w:r w:rsidRPr="00FD4A4B">
        <w:tab/>
        <w:t xml:space="preserve">Verification that the list of available network services is available in the documentation of the Network Product </w:t>
      </w:r>
    </w:p>
    <w:p w14:paraId="623EC8CA" w14:textId="77777777" w:rsidR="003C1496" w:rsidRPr="00FD4A4B" w:rsidRDefault="003C1496" w:rsidP="00093CDB">
      <w:pPr>
        <w:pStyle w:val="B2"/>
      </w:pPr>
      <w:r w:rsidRPr="00FD4A4B">
        <w:t>b.</w:t>
      </w:r>
      <w:r w:rsidRPr="00FD4A4B">
        <w:tab/>
        <w:t xml:space="preserve">Validation that all entries in the list </w:t>
      </w:r>
      <w:r w:rsidR="005B381E" w:rsidRPr="005B381E">
        <w:t>in Pre-Conditions are</w:t>
      </w:r>
      <w:r w:rsidRPr="00FD4A4B">
        <w:t xml:space="preserve"> </w:t>
      </w:r>
      <w:r w:rsidR="000046B2">
        <w:t>necessary and it is justified in the documentation of the Network Product</w:t>
      </w:r>
      <w:r w:rsidRPr="00FD4A4B">
        <w:t xml:space="preserve"> for the operation of the Network Product class</w:t>
      </w:r>
    </w:p>
    <w:p w14:paraId="1DA9C5A7" w14:textId="77777777" w:rsidR="003C1496" w:rsidRPr="00FD4A4B" w:rsidRDefault="003C1496" w:rsidP="00093CDB">
      <w:pPr>
        <w:pStyle w:val="B1"/>
      </w:pPr>
      <w:r w:rsidRPr="00FD4A4B">
        <w:t>2.</w:t>
      </w:r>
      <w:r w:rsidRPr="00FD4A4B">
        <w:tab/>
      </w:r>
      <w:r w:rsidR="006B077E" w:rsidRPr="006B077E">
        <w:t xml:space="preserve">Execution of the port scanning tool against all the interfaces providing IP-based protocols to identify </w:t>
      </w:r>
      <w:r w:rsidRPr="00FD4A4B">
        <w:t>open ports</w:t>
      </w:r>
    </w:p>
    <w:p w14:paraId="15104A19" w14:textId="77777777" w:rsidR="003C1496" w:rsidRPr="00FD4A4B" w:rsidRDefault="003C1496" w:rsidP="00093CDB">
      <w:pPr>
        <w:pStyle w:val="B1"/>
      </w:pPr>
      <w:r w:rsidRPr="00FD4A4B">
        <w:t>3.</w:t>
      </w:r>
      <w:r w:rsidRPr="00FD4A4B">
        <w:tab/>
        <w:t xml:space="preserve">Verification that the list of open ports </w:t>
      </w:r>
      <w:r w:rsidR="006B077E" w:rsidRPr="006B077E">
        <w:t xml:space="preserve">identified by the tool, </w:t>
      </w:r>
      <w:r w:rsidRPr="00FD4A4B">
        <w:t xml:space="preserve">matches the list of available network services in the documentation of the Network Product </w:t>
      </w:r>
    </w:p>
    <w:p w14:paraId="2CF75DED" w14:textId="77777777" w:rsidR="003C1496" w:rsidRPr="00FD4A4B" w:rsidRDefault="003C1496" w:rsidP="003C1496">
      <w:pPr>
        <w:rPr>
          <w:b/>
        </w:rPr>
      </w:pPr>
      <w:r w:rsidRPr="00FD4A4B">
        <w:rPr>
          <w:b/>
        </w:rPr>
        <w:t>Expected Results:</w:t>
      </w:r>
    </w:p>
    <w:p w14:paraId="28DB1375" w14:textId="77777777" w:rsidR="003C1496" w:rsidRPr="00FD4A4B" w:rsidRDefault="003C1496" w:rsidP="003C1496">
      <w:r w:rsidRPr="00FD4A4B">
        <w:t>The used tool(s) name, their unambiguous version (also for plug-ins if applicable), used settings, and the relevant output containing all the technically relevant information about test results is evidence and shall be part of the testing documentation.</w:t>
      </w:r>
    </w:p>
    <w:p w14:paraId="7786387B" w14:textId="77777777" w:rsidR="003C1496" w:rsidRPr="00FD4A4B" w:rsidRDefault="003C1496" w:rsidP="003C1496">
      <w:r w:rsidRPr="00FD4A4B">
        <w:t>All discrepancies between the list of identified open ports and the list of available network services in the documentation shall be highlighted in the testing documentation.</w:t>
      </w:r>
    </w:p>
    <w:p w14:paraId="7331C3BC" w14:textId="77777777" w:rsidR="003C1496" w:rsidRPr="00FD4A4B" w:rsidRDefault="003C1496" w:rsidP="003C1496">
      <w:pPr>
        <w:rPr>
          <w:b/>
        </w:rPr>
      </w:pPr>
      <w:r w:rsidRPr="00FD4A4B">
        <w:rPr>
          <w:b/>
        </w:rPr>
        <w:t>Expected format of evidence:</w:t>
      </w:r>
    </w:p>
    <w:p w14:paraId="572F09A4" w14:textId="77777777" w:rsidR="003C1496" w:rsidRPr="00FD4A4B" w:rsidRDefault="00D27308" w:rsidP="00DA306E">
      <w:pPr>
        <w:rPr>
          <w:rFonts w:eastAsia="SimSun"/>
          <w:lang w:eastAsia="zh-CN"/>
        </w:rPr>
      </w:pPr>
      <w:r>
        <w:t>Output of portscan and list of identified discrepancies.</w:t>
      </w:r>
    </w:p>
    <w:p w14:paraId="4291CCA4" w14:textId="77777777" w:rsidR="00DA306E" w:rsidRPr="00FD4A4B" w:rsidRDefault="000E530A" w:rsidP="008F5D54">
      <w:pPr>
        <w:pStyle w:val="Heading3"/>
        <w:rPr>
          <w:lang w:eastAsia="zh-CN"/>
        </w:rPr>
      </w:pPr>
      <w:bookmarkStart w:id="546" w:name="_CR4_4_3"/>
      <w:bookmarkStart w:id="547" w:name="_Toc35348463"/>
      <w:bookmarkStart w:id="548" w:name="_Toc224925049"/>
      <w:bookmarkEnd w:id="546"/>
      <w:r>
        <w:t>4</w:t>
      </w:r>
      <w:r w:rsidR="00DA306E" w:rsidRPr="00FD4A4B">
        <w:t>.4.3</w:t>
      </w:r>
      <w:r w:rsidR="00DA306E" w:rsidRPr="00FD4A4B">
        <w:tab/>
      </w:r>
      <w:r w:rsidR="00DA306E" w:rsidRPr="00FD4A4B">
        <w:rPr>
          <w:lang w:eastAsia="zh-CN"/>
        </w:rPr>
        <w:t xml:space="preserve">Vulnerability </w:t>
      </w:r>
      <w:r w:rsidR="00D27308">
        <w:rPr>
          <w:lang w:eastAsia="zh-CN"/>
        </w:rPr>
        <w:t>s</w:t>
      </w:r>
      <w:r w:rsidR="00D27308" w:rsidRPr="00FD4A4B">
        <w:rPr>
          <w:lang w:eastAsia="zh-CN"/>
        </w:rPr>
        <w:t>canning</w:t>
      </w:r>
      <w:bookmarkEnd w:id="547"/>
      <w:bookmarkEnd w:id="548"/>
    </w:p>
    <w:p w14:paraId="6E649747" w14:textId="77777777" w:rsidR="00DA306E" w:rsidRPr="00FD4A4B" w:rsidRDefault="00DA306E" w:rsidP="002764D2">
      <w:pPr>
        <w:rPr>
          <w:rFonts w:eastAsia="SimSun"/>
          <w:i/>
          <w:lang w:eastAsia="ja-JP"/>
        </w:rPr>
      </w:pPr>
      <w:r w:rsidRPr="00FD4A4B">
        <w:rPr>
          <w:rFonts w:eastAsia="SimSun" w:hint="eastAsia"/>
          <w:i/>
          <w:lang w:eastAsia="ja-JP"/>
        </w:rPr>
        <w:t xml:space="preserve">Requirement Name: </w:t>
      </w:r>
      <w:r w:rsidRPr="00FD4A4B">
        <w:rPr>
          <w:rFonts w:eastAsia="SimSun" w:hint="eastAsia"/>
          <w:lang w:eastAsia="ja-JP"/>
        </w:rPr>
        <w:t xml:space="preserve">Vulnerability </w:t>
      </w:r>
      <w:r w:rsidR="00D27308">
        <w:rPr>
          <w:rFonts w:eastAsia="SimSun"/>
          <w:lang w:eastAsia="ja-JP"/>
        </w:rPr>
        <w:t>s</w:t>
      </w:r>
      <w:r w:rsidR="00D27308" w:rsidRPr="00FD4A4B">
        <w:rPr>
          <w:rFonts w:eastAsia="SimSun" w:hint="eastAsia"/>
          <w:lang w:eastAsia="ja-JP"/>
        </w:rPr>
        <w:t>canning</w:t>
      </w:r>
    </w:p>
    <w:p w14:paraId="240C679F" w14:textId="77777777" w:rsidR="006B0FB2" w:rsidRDefault="006B0FB2" w:rsidP="00DA306E">
      <w:pPr>
        <w:rPr>
          <w:rFonts w:eastAsia="SimSun"/>
          <w:i/>
          <w:lang w:eastAsia="ja-JP"/>
        </w:rPr>
      </w:pPr>
      <w:r w:rsidRPr="006B0FB2">
        <w:rPr>
          <w:rFonts w:eastAsia="SimSun"/>
          <w:i/>
          <w:lang w:eastAsia="ja-JP"/>
        </w:rPr>
        <w:t xml:space="preserve">Requirement Reference: </w:t>
      </w:r>
      <w:r w:rsidRPr="006B0FB2">
        <w:rPr>
          <w:rFonts w:eastAsia="SimSun"/>
          <w:iCs/>
          <w:lang w:eastAsia="ja-JP"/>
        </w:rPr>
        <w:t>In accordance with industry best practice</w:t>
      </w:r>
    </w:p>
    <w:p w14:paraId="0AEFF6BD" w14:textId="77777777" w:rsidR="00DA306E" w:rsidRPr="00FD4A4B" w:rsidRDefault="00DA306E" w:rsidP="00DA306E">
      <w:pPr>
        <w:rPr>
          <w:rFonts w:eastAsia="SimSun"/>
          <w:lang w:eastAsia="zh-CN"/>
        </w:rPr>
      </w:pPr>
      <w:r w:rsidRPr="00FD4A4B">
        <w:rPr>
          <w:rFonts w:eastAsia="SimSun" w:hint="eastAsia"/>
          <w:i/>
          <w:lang w:eastAsia="ja-JP"/>
        </w:rPr>
        <w:t>Requirement Description</w:t>
      </w:r>
      <w:r w:rsidRPr="00FD4A4B">
        <w:rPr>
          <w:rFonts w:eastAsia="SimSun" w:hint="eastAsia"/>
          <w:lang w:eastAsia="ja-JP"/>
        </w:rPr>
        <w:t xml:space="preserve">: </w:t>
      </w:r>
    </w:p>
    <w:p w14:paraId="32D95813" w14:textId="77777777" w:rsidR="00DA306E" w:rsidRPr="00FD4A4B" w:rsidRDefault="00DA306E" w:rsidP="00DA306E">
      <w:pPr>
        <w:rPr>
          <w:rFonts w:eastAsia="SimSun"/>
          <w:lang w:eastAsia="zh-CN"/>
        </w:rPr>
      </w:pPr>
      <w:r w:rsidRPr="00FD4A4B">
        <w:rPr>
          <w:rFonts w:eastAsia="SimSun" w:hint="eastAsia"/>
          <w:lang w:eastAsia="ja-JP"/>
        </w:rPr>
        <w:t xml:space="preserve">The purpose of vulnerability scanning is to ensure that there </w:t>
      </w:r>
      <w:r w:rsidR="00D91717">
        <w:rPr>
          <w:rFonts w:eastAsia="SimSun"/>
          <w:lang w:eastAsia="ja-JP"/>
        </w:rPr>
        <w:t xml:space="preserve">are </w:t>
      </w:r>
      <w:r w:rsidRPr="00FD4A4B">
        <w:rPr>
          <w:rFonts w:eastAsia="SimSun" w:hint="eastAsia"/>
          <w:lang w:eastAsia="ja-JP"/>
        </w:rPr>
        <w:t xml:space="preserve">no </w:t>
      </w:r>
      <w:r w:rsidRPr="00FD4A4B">
        <w:rPr>
          <w:rFonts w:eastAsia="SimSun" w:hint="eastAsia"/>
          <w:lang w:eastAsia="zh-CN"/>
        </w:rPr>
        <w:t>known vulnerabilities (or that</w:t>
      </w:r>
      <w:r w:rsidR="00E8520F" w:rsidRPr="00FD4A4B">
        <w:rPr>
          <w:rFonts w:eastAsia="SimSun" w:hint="eastAsia"/>
          <w:lang w:eastAsia="zh-CN"/>
        </w:rPr>
        <w:t xml:space="preserve"> </w:t>
      </w:r>
      <w:r w:rsidRPr="00FD4A4B">
        <w:rPr>
          <w:rFonts w:eastAsia="SimSun" w:hint="eastAsia"/>
          <w:lang w:eastAsia="zh-CN"/>
        </w:rPr>
        <w:t>relevant vulnerabilities are identified and remediation plans in place to</w:t>
      </w:r>
      <w:r w:rsidR="00E8520F" w:rsidRPr="00FD4A4B">
        <w:rPr>
          <w:rFonts w:eastAsia="SimSun" w:hint="eastAsia"/>
          <w:lang w:eastAsia="zh-CN"/>
        </w:rPr>
        <w:t xml:space="preserve"> </w:t>
      </w:r>
      <w:r w:rsidRPr="00FD4A4B">
        <w:rPr>
          <w:rFonts w:eastAsia="SimSun" w:hint="eastAsia"/>
          <w:lang w:eastAsia="zh-CN"/>
        </w:rPr>
        <w:t>mitigate them)</w:t>
      </w:r>
      <w:r w:rsidR="00E8520F" w:rsidRPr="00FD4A4B">
        <w:rPr>
          <w:rFonts w:eastAsia="SimSun" w:hint="eastAsia"/>
          <w:lang w:eastAsia="zh-CN"/>
        </w:rPr>
        <w:t xml:space="preserve"> </w:t>
      </w:r>
      <w:r w:rsidRPr="00FD4A4B">
        <w:rPr>
          <w:rFonts w:eastAsia="SimSun" w:hint="eastAsia"/>
          <w:lang w:eastAsia="zh-CN"/>
        </w:rPr>
        <w:t>on the Network Product</w:t>
      </w:r>
      <w:r w:rsidR="00AD2690">
        <w:rPr>
          <w:rFonts w:eastAsia="SimSun"/>
          <w:lang w:eastAsia="zh-CN"/>
        </w:rPr>
        <w:t>, both in the OS and in the applications installed,</w:t>
      </w:r>
      <w:r w:rsidR="00AD2690" w:rsidRPr="00FD4A4B">
        <w:rPr>
          <w:rFonts w:eastAsia="SimSun" w:hint="eastAsia"/>
          <w:lang w:eastAsia="zh-CN"/>
        </w:rPr>
        <w:t xml:space="preserve"> </w:t>
      </w:r>
      <w:r w:rsidRPr="00FD4A4B">
        <w:rPr>
          <w:rFonts w:eastAsia="SimSun" w:hint="eastAsia"/>
          <w:lang w:eastAsia="zh-CN"/>
        </w:rPr>
        <w:t>that can be detected by means of automatic testing tools via the Internet Protocol enabled network interfaces.</w:t>
      </w:r>
    </w:p>
    <w:p w14:paraId="57149935" w14:textId="77777777" w:rsidR="00DA306E" w:rsidRPr="00FD4A4B" w:rsidRDefault="00DA306E" w:rsidP="00DA306E">
      <w:pPr>
        <w:rPr>
          <w:rFonts w:eastAsia="SimSun"/>
          <w:lang w:eastAsia="zh-CN"/>
        </w:rPr>
      </w:pPr>
      <w:r w:rsidRPr="00FD4A4B">
        <w:rPr>
          <w:rFonts w:eastAsia="SimSun" w:hint="eastAsia"/>
          <w:lang w:eastAsia="zh-CN"/>
        </w:rPr>
        <w:t xml:space="preserve">Vulnerability scanning tools </w:t>
      </w:r>
      <w:r w:rsidR="00F3325A" w:rsidRPr="00F3325A">
        <w:rPr>
          <w:rFonts w:eastAsia="SimSun"/>
          <w:lang w:eastAsia="zh-CN"/>
        </w:rPr>
        <w:t>can</w:t>
      </w:r>
      <w:r w:rsidRPr="00FD4A4B">
        <w:rPr>
          <w:rFonts w:eastAsia="SimSun" w:hint="eastAsia"/>
          <w:lang w:eastAsia="zh-CN"/>
        </w:rPr>
        <w:t xml:space="preserve"> report false positives and they shall be investigated and documented in the test report.</w:t>
      </w:r>
    </w:p>
    <w:p w14:paraId="4C466AF5" w14:textId="77777777" w:rsidR="00092FFA" w:rsidRPr="00E32DBA" w:rsidRDefault="00092FFA" w:rsidP="00093CDB">
      <w:r w:rsidRPr="00FD4A4B">
        <w:t xml:space="preserve">The test for this requirement can be carried out using a </w:t>
      </w:r>
      <w:r w:rsidR="005B381E" w:rsidRPr="005B381E">
        <w:t>vulnerability assessment</w:t>
      </w:r>
      <w:r w:rsidRPr="00FD4A4B">
        <w:t xml:space="preserve"> tool or manually performed as described below. If a tool is used then the tester needs to provide evidence, e.g. by referring to the documentation of the tool, that the tool actually provides functionality equivalent to the steps described below.</w:t>
      </w:r>
    </w:p>
    <w:p w14:paraId="448217A3" w14:textId="567A7DED" w:rsidR="006B0FB2" w:rsidRDefault="006B0FB2" w:rsidP="002764D2">
      <w:pPr>
        <w:rPr>
          <w:rFonts w:eastAsia="SimSun"/>
          <w:i/>
          <w:lang w:eastAsia="ja-JP"/>
        </w:rPr>
      </w:pPr>
      <w:r>
        <w:rPr>
          <w:rFonts w:eastAsia="SimSun"/>
          <w:i/>
          <w:lang w:eastAsia="ja-JP"/>
        </w:rPr>
        <w:t>Threat References</w:t>
      </w:r>
      <w:r>
        <w:rPr>
          <w:rFonts w:eastAsia="SimSun"/>
          <w:iCs/>
          <w:lang w:eastAsia="ja-JP"/>
        </w:rPr>
        <w:t xml:space="preserve">: </w:t>
      </w:r>
      <w:r>
        <w:rPr>
          <w:rFonts w:eastAsia="SimSun"/>
          <w:lang w:eastAsia="ja-JP"/>
        </w:rP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5.3.6</w:t>
      </w:r>
      <w:r w:rsidR="005A6F16" w:rsidRPr="005A6F16">
        <w:rPr>
          <w:rFonts w:ascii="Tele-GroteskNor" w:eastAsia="SimSun" w:hAnsi="Tele-GroteskNor" w:cs="Tele-GroteskNor"/>
          <w:color w:val="000000"/>
          <w:lang w:val="en-US" w:eastAsia="zh-CN"/>
        </w:rPr>
        <w:t>.6, Malware</w:t>
      </w:r>
    </w:p>
    <w:p w14:paraId="4DD1B1DD" w14:textId="77777777" w:rsidR="00DA306E" w:rsidRPr="00FD4A4B" w:rsidRDefault="00DA306E" w:rsidP="002764D2">
      <w:pPr>
        <w:rPr>
          <w:rFonts w:eastAsia="SimSun"/>
          <w:lang w:eastAsia="zh-CN"/>
        </w:rPr>
      </w:pPr>
      <w:r w:rsidRPr="00FD4A4B">
        <w:rPr>
          <w:rFonts w:eastAsia="SimSun" w:hint="eastAsia"/>
          <w:i/>
          <w:lang w:eastAsia="ja-JP"/>
        </w:rPr>
        <w:t>Test case</w:t>
      </w:r>
      <w:r w:rsidRPr="00FD4A4B">
        <w:rPr>
          <w:rFonts w:eastAsia="SimSun" w:hint="eastAsia"/>
          <w:lang w:eastAsia="ja-JP"/>
        </w:rPr>
        <w:t xml:space="preserve">: </w:t>
      </w:r>
    </w:p>
    <w:p w14:paraId="00A14979" w14:textId="77777777" w:rsidR="00092FFA" w:rsidRPr="00FD4A4B" w:rsidRDefault="00092FFA" w:rsidP="00092FFA">
      <w:pPr>
        <w:rPr>
          <w:lang w:eastAsia="ja-JP"/>
        </w:rPr>
      </w:pPr>
      <w:r w:rsidRPr="00FD4A4B">
        <w:rPr>
          <w:b/>
          <w:lang w:eastAsia="ja-JP"/>
        </w:rPr>
        <w:t>Test Name</w:t>
      </w:r>
      <w:r w:rsidRPr="00FD4A4B">
        <w:rPr>
          <w:lang w:eastAsia="ja-JP"/>
        </w:rPr>
        <w:t>: TC_BVT_VULNERABILITY_SCANNING</w:t>
      </w:r>
    </w:p>
    <w:p w14:paraId="468C66CC" w14:textId="77777777" w:rsidR="00092FFA" w:rsidRPr="00FD4A4B" w:rsidRDefault="00092FFA" w:rsidP="00092FFA">
      <w:pPr>
        <w:rPr>
          <w:b/>
          <w:lang w:eastAsia="ja-JP"/>
        </w:rPr>
      </w:pPr>
      <w:r w:rsidRPr="00FD4A4B">
        <w:rPr>
          <w:b/>
          <w:lang w:eastAsia="ja-JP"/>
        </w:rPr>
        <w:t>Purpose:</w:t>
      </w:r>
    </w:p>
    <w:p w14:paraId="135070A9" w14:textId="77777777" w:rsidR="00092FFA" w:rsidRPr="00FD4A4B" w:rsidRDefault="00092FFA" w:rsidP="00092FFA">
      <w:pPr>
        <w:rPr>
          <w:lang w:eastAsia="ja-JP"/>
        </w:rPr>
      </w:pPr>
      <w:r w:rsidRPr="00FD4A4B">
        <w:rPr>
          <w:lang w:eastAsia="ja-JP"/>
        </w:rPr>
        <w:t xml:space="preserve">The purpose of vulnerability scanning is to ensure that there </w:t>
      </w:r>
      <w:r w:rsidR="00D91717">
        <w:rPr>
          <w:lang w:eastAsia="ja-JP"/>
        </w:rPr>
        <w:t xml:space="preserve">are </w:t>
      </w:r>
      <w:r w:rsidRPr="00FD4A4B">
        <w:rPr>
          <w:lang w:eastAsia="ja-JP"/>
        </w:rPr>
        <w:t>no known vulnerabilities (or that</w:t>
      </w:r>
      <w:r w:rsidR="00614893" w:rsidRPr="00FD4A4B">
        <w:rPr>
          <w:lang w:eastAsia="ja-JP"/>
        </w:rPr>
        <w:t xml:space="preserve"> </w:t>
      </w:r>
      <w:r w:rsidRPr="00FD4A4B">
        <w:rPr>
          <w:lang w:eastAsia="ja-JP"/>
        </w:rPr>
        <w:t>relevant vulnerabilities are identified and remediation plans in place to</w:t>
      </w:r>
      <w:r w:rsidR="00614893" w:rsidRPr="00FD4A4B">
        <w:rPr>
          <w:lang w:eastAsia="ja-JP"/>
        </w:rPr>
        <w:t xml:space="preserve"> </w:t>
      </w:r>
      <w:r w:rsidRPr="00FD4A4B">
        <w:rPr>
          <w:lang w:eastAsia="ja-JP"/>
        </w:rPr>
        <w:t>mitigate them)</w:t>
      </w:r>
      <w:r w:rsidR="00614893" w:rsidRPr="00FD4A4B">
        <w:rPr>
          <w:lang w:eastAsia="ja-JP"/>
        </w:rPr>
        <w:t xml:space="preserve"> </w:t>
      </w:r>
      <w:r w:rsidRPr="00FD4A4B">
        <w:rPr>
          <w:lang w:eastAsia="ja-JP"/>
        </w:rPr>
        <w:t>on the Network Product that can be detected by means of automatic testing tools via the Internet Protocol enabled network interfaces.</w:t>
      </w:r>
    </w:p>
    <w:p w14:paraId="0FFECC74" w14:textId="77777777" w:rsidR="00092FFA" w:rsidRPr="00FD4A4B" w:rsidRDefault="00092FFA" w:rsidP="00092FFA">
      <w:pPr>
        <w:rPr>
          <w:b/>
          <w:lang w:eastAsia="ja-JP"/>
        </w:rPr>
      </w:pPr>
      <w:r w:rsidRPr="00FD4A4B">
        <w:rPr>
          <w:b/>
          <w:lang w:eastAsia="ja-JP"/>
        </w:rPr>
        <w:t>Procedure and execution steps:</w:t>
      </w:r>
    </w:p>
    <w:p w14:paraId="3CF63570" w14:textId="77777777" w:rsidR="00092FFA" w:rsidRPr="00FD4A4B" w:rsidRDefault="00092FFA" w:rsidP="00092FFA">
      <w:pPr>
        <w:rPr>
          <w:b/>
          <w:lang w:eastAsia="ja-JP"/>
        </w:rPr>
      </w:pPr>
      <w:r w:rsidRPr="00FD4A4B">
        <w:rPr>
          <w:b/>
          <w:lang w:eastAsia="ja-JP"/>
        </w:rPr>
        <w:t>Pre-Conditions:</w:t>
      </w:r>
    </w:p>
    <w:p w14:paraId="4C6CE579" w14:textId="77777777" w:rsidR="00092FFA" w:rsidRPr="00FD4A4B" w:rsidRDefault="00092FFA" w:rsidP="00092FFA">
      <w:pPr>
        <w:rPr>
          <w:lang w:eastAsia="ja-JP"/>
        </w:rPr>
      </w:pPr>
      <w:r w:rsidRPr="00FD4A4B">
        <w:rPr>
          <w:lang w:eastAsia="ja-JP"/>
        </w:rPr>
        <w:t>A list of all available network services containing at least the following information shall be included in the documentation accompanying the Network Product:</w:t>
      </w:r>
    </w:p>
    <w:p w14:paraId="08AC405B" w14:textId="77777777" w:rsidR="00092FFA" w:rsidRPr="00FD4A4B" w:rsidRDefault="00092FFA" w:rsidP="00093CDB">
      <w:pPr>
        <w:pStyle w:val="B1"/>
        <w:rPr>
          <w:lang w:eastAsia="ja-JP"/>
        </w:rPr>
      </w:pPr>
      <w:r w:rsidRPr="00FD4A4B">
        <w:rPr>
          <w:lang w:eastAsia="ja-JP"/>
        </w:rPr>
        <w:t>-</w:t>
      </w:r>
      <w:r w:rsidRPr="00FD4A4B">
        <w:rPr>
          <w:lang w:eastAsia="ja-JP"/>
        </w:rPr>
        <w:tab/>
        <w:t>all interfaces providing IP-based protocols;</w:t>
      </w:r>
    </w:p>
    <w:p w14:paraId="532D9E07" w14:textId="77777777" w:rsidR="00092FFA" w:rsidRPr="00FD4A4B" w:rsidRDefault="00092FFA" w:rsidP="00093CDB">
      <w:pPr>
        <w:pStyle w:val="B1"/>
        <w:rPr>
          <w:lang w:eastAsia="ja-JP"/>
        </w:rPr>
      </w:pPr>
      <w:r w:rsidRPr="00FD4A4B">
        <w:rPr>
          <w:lang w:eastAsia="ja-JP"/>
        </w:rPr>
        <w:t>-</w:t>
      </w:r>
      <w:r w:rsidRPr="00FD4A4B">
        <w:rPr>
          <w:lang w:eastAsia="ja-JP"/>
        </w:rPr>
        <w:tab/>
        <w:t>the available transport layer protocols on these interfaces;</w:t>
      </w:r>
    </w:p>
    <w:p w14:paraId="18144A83" w14:textId="77777777" w:rsidR="00092FFA" w:rsidRPr="00FD4A4B" w:rsidRDefault="00092FFA" w:rsidP="00093CDB">
      <w:pPr>
        <w:pStyle w:val="B1"/>
        <w:rPr>
          <w:lang w:eastAsia="ja-JP"/>
        </w:rPr>
      </w:pPr>
      <w:r w:rsidRPr="00FD4A4B">
        <w:rPr>
          <w:lang w:eastAsia="ja-JP"/>
        </w:rPr>
        <w:t>-</w:t>
      </w:r>
      <w:r w:rsidRPr="00FD4A4B">
        <w:rPr>
          <w:lang w:eastAsia="ja-JP"/>
        </w:rPr>
        <w:tab/>
        <w:t>their open ports and associated services;</w:t>
      </w:r>
    </w:p>
    <w:p w14:paraId="5D7B4081" w14:textId="77777777" w:rsidR="00092FFA" w:rsidRPr="00FD4A4B" w:rsidRDefault="00092FFA" w:rsidP="00093CDB">
      <w:pPr>
        <w:pStyle w:val="B1"/>
        <w:rPr>
          <w:lang w:eastAsia="ja-JP"/>
        </w:rPr>
      </w:pPr>
      <w:r w:rsidRPr="00FD4A4B">
        <w:rPr>
          <w:lang w:eastAsia="ja-JP"/>
        </w:rPr>
        <w:t>-</w:t>
      </w:r>
      <w:r w:rsidRPr="00FD4A4B">
        <w:rPr>
          <w:lang w:eastAsia="ja-JP"/>
        </w:rPr>
        <w:tab/>
        <w:t>and a free-form description of their purposes.</w:t>
      </w:r>
    </w:p>
    <w:p w14:paraId="5C66888D" w14:textId="77777777" w:rsidR="00092FFA" w:rsidRPr="00FD4A4B" w:rsidRDefault="00092FFA" w:rsidP="00093CDB">
      <w:pPr>
        <w:pStyle w:val="NO"/>
        <w:rPr>
          <w:lang w:eastAsia="ja-JP"/>
        </w:rPr>
      </w:pPr>
      <w:r w:rsidRPr="00FD4A4B">
        <w:rPr>
          <w:lang w:eastAsia="ja-JP"/>
        </w:rPr>
        <w:t>NOTE</w:t>
      </w:r>
      <w:r w:rsidR="006C481B">
        <w:rPr>
          <w:lang w:eastAsia="ja-JP"/>
        </w:rPr>
        <w:t xml:space="preserve"> 1</w:t>
      </w:r>
      <w:r w:rsidRPr="00FD4A4B">
        <w:rPr>
          <w:lang w:eastAsia="ja-JP"/>
        </w:rPr>
        <w:t>:</w:t>
      </w:r>
      <w:r w:rsidR="00093CDB" w:rsidRPr="00FD4A4B">
        <w:rPr>
          <w:lang w:eastAsia="ja-JP"/>
        </w:rPr>
        <w:tab/>
      </w:r>
      <w:r w:rsidRPr="00FD4A4B">
        <w:rPr>
          <w:lang w:eastAsia="ja-JP"/>
        </w:rPr>
        <w:t>This list is to be validated as part of the BVT port scanning activity.</w:t>
      </w:r>
    </w:p>
    <w:p w14:paraId="64917471" w14:textId="77777777" w:rsidR="00092FFA" w:rsidRPr="00FD4A4B" w:rsidRDefault="00092FFA" w:rsidP="00092FFA">
      <w:pPr>
        <w:rPr>
          <w:lang w:eastAsia="ja-JP"/>
        </w:rPr>
      </w:pPr>
      <w:r w:rsidRPr="00FD4A4B">
        <w:rPr>
          <w:lang w:eastAsia="ja-JP"/>
        </w:rPr>
        <w:t xml:space="preserve">The used vulnerability scanning tool shall be </w:t>
      </w:r>
      <w:r w:rsidR="005B381E" w:rsidRPr="005B381E">
        <w:rPr>
          <w:lang w:eastAsia="ja-JP"/>
        </w:rPr>
        <w:t>configured to assess each network service</w:t>
      </w:r>
      <w:r w:rsidRPr="00FD4A4B">
        <w:rPr>
          <w:lang w:eastAsia="ja-JP"/>
        </w:rPr>
        <w:t xml:space="preserve"> to detect known vulnerabilities on common services. The</w:t>
      </w:r>
      <w:r w:rsidR="005B381E" w:rsidRPr="005B381E">
        <w:rPr>
          <w:lang w:eastAsia="ja-JP"/>
        </w:rPr>
        <w:t xml:space="preserve"> tool should be updated with the</w:t>
      </w:r>
      <w:r w:rsidRPr="00FD4A4B">
        <w:rPr>
          <w:lang w:eastAsia="ja-JP"/>
        </w:rPr>
        <w:t xml:space="preserve"> </w:t>
      </w:r>
      <w:r w:rsidR="005B381E" w:rsidRPr="005B381E">
        <w:rPr>
          <w:lang w:eastAsia="ja-JP"/>
        </w:rPr>
        <w:t xml:space="preserve">latest </w:t>
      </w:r>
      <w:r w:rsidRPr="00FD4A4B">
        <w:rPr>
          <w:lang w:eastAsia="ja-JP"/>
        </w:rPr>
        <w:t xml:space="preserve">vulnerability information </w:t>
      </w:r>
      <w:r w:rsidR="005B381E" w:rsidRPr="005B381E">
        <w:rPr>
          <w:lang w:eastAsia="ja-JP"/>
        </w:rPr>
        <w:t xml:space="preserve">available at </w:t>
      </w:r>
      <w:r w:rsidRPr="00FD4A4B">
        <w:rPr>
          <w:lang w:eastAsia="ja-JP"/>
        </w:rPr>
        <w:t>the time of testing.</w:t>
      </w:r>
    </w:p>
    <w:p w14:paraId="3B2D107B" w14:textId="77777777" w:rsidR="00092FFA" w:rsidRPr="00FD4A4B" w:rsidRDefault="00092FFA" w:rsidP="00092FFA">
      <w:pPr>
        <w:rPr>
          <w:lang w:eastAsia="ja-JP"/>
        </w:rPr>
      </w:pPr>
      <w:r w:rsidRPr="00FD4A4B">
        <w:rPr>
          <w:b/>
          <w:lang w:eastAsia="ja-JP"/>
        </w:rPr>
        <w:t>Execution Steps</w:t>
      </w:r>
    </w:p>
    <w:p w14:paraId="4ADE1B12" w14:textId="77777777" w:rsidR="00092FFA" w:rsidRPr="00FD4A4B" w:rsidRDefault="00092FFA" w:rsidP="00093CDB">
      <w:pPr>
        <w:pStyle w:val="B1"/>
        <w:rPr>
          <w:lang w:eastAsia="ja-JP"/>
        </w:rPr>
      </w:pPr>
      <w:r w:rsidRPr="00FD4A4B">
        <w:rPr>
          <w:lang w:eastAsia="ja-JP"/>
        </w:rPr>
        <w:t>1.</w:t>
      </w:r>
      <w:r w:rsidRPr="00FD4A4B">
        <w:rPr>
          <w:lang w:eastAsia="ja-JP"/>
        </w:rPr>
        <w:tab/>
        <w:t>Execution of the suitable vulnerability scanning tool against all interfaces providing IP-based protocols of the Network Product</w:t>
      </w:r>
      <w:r w:rsidR="00093CDB" w:rsidRPr="00FD4A4B">
        <w:rPr>
          <w:lang w:eastAsia="ja-JP"/>
        </w:rPr>
        <w:t>.</w:t>
      </w:r>
    </w:p>
    <w:p w14:paraId="45C159F4" w14:textId="77777777" w:rsidR="00092FFA" w:rsidRPr="00FD4A4B" w:rsidRDefault="00092FFA" w:rsidP="00093CDB">
      <w:pPr>
        <w:pStyle w:val="B1"/>
        <w:rPr>
          <w:lang w:eastAsia="ja-JP"/>
        </w:rPr>
      </w:pPr>
      <w:r w:rsidRPr="00FD4A4B">
        <w:rPr>
          <w:lang w:eastAsia="ja-JP"/>
        </w:rPr>
        <w:t>2.</w:t>
      </w:r>
      <w:r w:rsidRPr="00FD4A4B">
        <w:rPr>
          <w:lang w:eastAsia="ja-JP"/>
        </w:rPr>
        <w:tab/>
        <w:t>Evaluation of the results based on their severity.</w:t>
      </w:r>
    </w:p>
    <w:p w14:paraId="25A4CC5F" w14:textId="77777777" w:rsidR="00092FFA" w:rsidRPr="00FD4A4B" w:rsidRDefault="00092FFA" w:rsidP="00092FFA">
      <w:pPr>
        <w:rPr>
          <w:b/>
          <w:lang w:eastAsia="ja-JP"/>
        </w:rPr>
      </w:pPr>
      <w:r w:rsidRPr="00FD4A4B">
        <w:rPr>
          <w:b/>
          <w:lang w:eastAsia="ja-JP"/>
        </w:rPr>
        <w:t>Expected Results:</w:t>
      </w:r>
    </w:p>
    <w:p w14:paraId="3E410D1D" w14:textId="77777777" w:rsidR="00092FFA" w:rsidRPr="00FD4A4B" w:rsidRDefault="00092FFA" w:rsidP="00092FFA">
      <w:pPr>
        <w:rPr>
          <w:lang w:eastAsia="ja-JP"/>
        </w:rPr>
      </w:pPr>
      <w:r w:rsidRPr="00FD4A4B">
        <w:rPr>
          <w:lang w:eastAsia="ja-JP"/>
        </w:rPr>
        <w:t>The used tool(s) name, their unambiguous version (also for plug-ins if applicable), used settings, and the relevant output is evidence and shall be part of the testing documentation.</w:t>
      </w:r>
    </w:p>
    <w:p w14:paraId="60A0D8A4" w14:textId="77777777" w:rsidR="00092FFA" w:rsidRDefault="00092FFA" w:rsidP="00092FFA">
      <w:pPr>
        <w:rPr>
          <w:lang w:eastAsia="ja-JP"/>
        </w:rPr>
      </w:pPr>
      <w:r w:rsidRPr="00FD4A4B">
        <w:rPr>
          <w:lang w:eastAsia="ja-JP"/>
        </w:rPr>
        <w:t>The discovered vulnerabilities (including source, example CVE ID), together with a rating of their severity, shall be highlighted in the testing documentation.</w:t>
      </w:r>
    </w:p>
    <w:p w14:paraId="15A3F3E2" w14:textId="77777777" w:rsidR="00DC6D8A" w:rsidRPr="00FD4A4B" w:rsidRDefault="00DC6D8A" w:rsidP="00092FFA">
      <w:pPr>
        <w:rPr>
          <w:lang w:eastAsia="ja-JP"/>
        </w:rPr>
      </w:pPr>
      <w:r w:rsidRPr="00636181">
        <w:rPr>
          <w:lang w:eastAsia="ja-JP"/>
        </w:rPr>
        <w:t xml:space="preserve">COTS </w:t>
      </w:r>
      <w:r w:rsidRPr="00636181">
        <w:t xml:space="preserve">Vulnerability scanners, by their nature, (e.g. depending on how they are configured) </w:t>
      </w:r>
      <w:r w:rsidR="000B3271" w:rsidRPr="000B3271">
        <w:t xml:space="preserve">can </w:t>
      </w:r>
      <w:r w:rsidRPr="00636181">
        <w:t>result in false findings/positives.</w:t>
      </w:r>
      <w:r>
        <w:t xml:space="preserve"> T</w:t>
      </w:r>
      <w:r w:rsidRPr="0044308C">
        <w:t xml:space="preserve">he tool’s documentation </w:t>
      </w:r>
      <w:r w:rsidR="005B381E" w:rsidRPr="005B381E">
        <w:t xml:space="preserve">may </w:t>
      </w:r>
      <w:r w:rsidRPr="0044308C">
        <w:t xml:space="preserve">even mention </w:t>
      </w:r>
      <w:r w:rsidR="000B3271" w:rsidRPr="000B3271">
        <w:t>to</w:t>
      </w:r>
      <w:r w:rsidRPr="0044308C">
        <w:t xml:space="preserve"> repeat check</w:t>
      </w:r>
      <w:r w:rsidR="000B3271" w:rsidRPr="000B3271">
        <w:t>s</w:t>
      </w:r>
      <w:r w:rsidRPr="0044308C">
        <w:t xml:space="preserve"> </w:t>
      </w:r>
      <w:r w:rsidR="000B3271" w:rsidRPr="000B3271">
        <w:t>to determine</w:t>
      </w:r>
      <w:r w:rsidRPr="0044308C">
        <w:t xml:space="preserve"> a recurring problem. The tester shall make best effort</w:t>
      </w:r>
      <w:r w:rsidR="000B3271" w:rsidRPr="000B3271">
        <w:t>s</w:t>
      </w:r>
      <w:r w:rsidRPr="0044308C">
        <w:t xml:space="preserve"> to determine if there is an issue with NE or the test tool and if necessary, work with the vendor</w:t>
      </w:r>
      <w:r>
        <w:t xml:space="preserve"> of the network product</w:t>
      </w:r>
      <w:r w:rsidRPr="0044308C">
        <w:t xml:space="preserve"> to come to a consensus on the test result outcome.</w:t>
      </w:r>
    </w:p>
    <w:p w14:paraId="4DCFD295" w14:textId="77777777" w:rsidR="00092FFA" w:rsidRPr="00FD4A4B" w:rsidRDefault="00092FFA" w:rsidP="00093CDB">
      <w:pPr>
        <w:pStyle w:val="NO"/>
        <w:rPr>
          <w:lang w:eastAsia="ja-JP"/>
        </w:rPr>
      </w:pPr>
      <w:r w:rsidRPr="00FD4A4B">
        <w:rPr>
          <w:lang w:eastAsia="ja-JP"/>
        </w:rPr>
        <w:t>NOTE</w:t>
      </w:r>
      <w:r w:rsidR="006C481B">
        <w:rPr>
          <w:lang w:eastAsia="ja-JP"/>
        </w:rPr>
        <w:t xml:space="preserve"> 2</w:t>
      </w:r>
      <w:r w:rsidRPr="00FD4A4B">
        <w:rPr>
          <w:lang w:eastAsia="ja-JP"/>
        </w:rPr>
        <w:t>:</w:t>
      </w:r>
      <w:r w:rsidR="00093CDB" w:rsidRPr="00FD4A4B">
        <w:rPr>
          <w:lang w:eastAsia="ja-JP"/>
        </w:rPr>
        <w:tab/>
      </w:r>
      <w:r w:rsidRPr="00FD4A4B">
        <w:rPr>
          <w:lang w:eastAsia="ja-JP"/>
        </w:rPr>
        <w:t xml:space="preserve">This testing documentation is input to the vulnerability mitigation process (that </w:t>
      </w:r>
      <w:r w:rsidR="00D3724E" w:rsidRPr="00D3724E">
        <w:rPr>
          <w:lang w:eastAsia="ja-JP"/>
        </w:rPr>
        <w:t xml:space="preserve">could </w:t>
      </w:r>
      <w:r w:rsidRPr="00FD4A4B">
        <w:rPr>
          <w:lang w:eastAsia="ja-JP"/>
        </w:rPr>
        <w:t>include patching). This is part of the product lifecycle management process developed by GSMA SECAG.</w:t>
      </w:r>
    </w:p>
    <w:p w14:paraId="38CE81C9" w14:textId="77777777" w:rsidR="00092FFA" w:rsidRPr="00FD4A4B" w:rsidRDefault="00092FFA" w:rsidP="00092FFA">
      <w:pPr>
        <w:rPr>
          <w:b/>
          <w:lang w:eastAsia="ja-JP"/>
        </w:rPr>
      </w:pPr>
      <w:r w:rsidRPr="00FD4A4B">
        <w:rPr>
          <w:b/>
          <w:lang w:eastAsia="ja-JP"/>
        </w:rPr>
        <w:t>Expected format of evidence:</w:t>
      </w:r>
    </w:p>
    <w:p w14:paraId="6555C5D2" w14:textId="77777777" w:rsidR="00092FFA" w:rsidRPr="00FD4A4B" w:rsidRDefault="00D27308" w:rsidP="002764D2">
      <w:pPr>
        <w:rPr>
          <w:rFonts w:ascii="Arial" w:eastAsia="SimSun" w:hAnsi="Arial"/>
          <w:sz w:val="28"/>
        </w:rPr>
      </w:pPr>
      <w:r>
        <w:rPr>
          <w:lang w:eastAsia="ja-JP"/>
        </w:rPr>
        <w:t>Output of BVT tool.</w:t>
      </w:r>
    </w:p>
    <w:p w14:paraId="26930645" w14:textId="77777777" w:rsidR="00DA306E" w:rsidRPr="00FD4A4B" w:rsidRDefault="000E530A" w:rsidP="008F5D54">
      <w:pPr>
        <w:pStyle w:val="Heading3"/>
      </w:pPr>
      <w:bookmarkStart w:id="549" w:name="_CR4_4_4"/>
      <w:bookmarkStart w:id="550" w:name="_Toc35348464"/>
      <w:bookmarkStart w:id="551" w:name="_Toc224925050"/>
      <w:bookmarkEnd w:id="549"/>
      <w:r>
        <w:t>4</w:t>
      </w:r>
      <w:r w:rsidR="00DA306E" w:rsidRPr="00FD4A4B">
        <w:t>.4.4</w:t>
      </w:r>
      <w:r w:rsidR="00DA306E" w:rsidRPr="00FD4A4B">
        <w:tab/>
        <w:t>Robustness and fuzz testing</w:t>
      </w:r>
      <w:bookmarkEnd w:id="550"/>
      <w:bookmarkEnd w:id="551"/>
      <w:r w:rsidR="00DA306E" w:rsidRPr="00FD4A4B">
        <w:t xml:space="preserve"> </w:t>
      </w:r>
    </w:p>
    <w:p w14:paraId="71645E01" w14:textId="77777777" w:rsidR="00DA306E" w:rsidRPr="00FD4A4B" w:rsidRDefault="00DA306E" w:rsidP="00DA306E">
      <w:pPr>
        <w:rPr>
          <w:rFonts w:eastAsia="SimSun"/>
          <w:i/>
          <w:lang w:eastAsia="zh-CN"/>
        </w:rPr>
      </w:pPr>
      <w:r w:rsidRPr="00FD4A4B">
        <w:rPr>
          <w:rFonts w:eastAsia="SimSun" w:hint="eastAsia"/>
          <w:i/>
          <w:lang w:eastAsia="ja-JP"/>
        </w:rPr>
        <w:t xml:space="preserve">Requirement Name: </w:t>
      </w:r>
      <w:r w:rsidRPr="00FD4A4B">
        <w:rPr>
          <w:rFonts w:eastAsia="SimSun"/>
          <w:lang w:eastAsia="zh-CN"/>
        </w:rPr>
        <w:t>Robustness and fuzz testing</w:t>
      </w:r>
    </w:p>
    <w:p w14:paraId="32773D82" w14:textId="77777777" w:rsidR="00DA306E" w:rsidRPr="00FD4A4B" w:rsidRDefault="00DA306E" w:rsidP="00DA306E">
      <w:pPr>
        <w:rPr>
          <w:rFonts w:eastAsia="SimSun"/>
          <w:lang w:eastAsia="zh-CN"/>
        </w:rPr>
      </w:pPr>
      <w:r w:rsidRPr="00FD4A4B">
        <w:rPr>
          <w:rFonts w:eastAsia="SimSun" w:hint="eastAsia"/>
          <w:i/>
          <w:lang w:eastAsia="ja-JP"/>
        </w:rPr>
        <w:t>Requirement Reference:</w:t>
      </w:r>
      <w:r w:rsidRPr="00FD4A4B">
        <w:rPr>
          <w:rFonts w:eastAsia="SimSun" w:hint="eastAsia"/>
          <w:lang w:eastAsia="ja-JP"/>
        </w:rPr>
        <w:t xml:space="preserve"> </w:t>
      </w:r>
      <w:r w:rsidR="000E530A">
        <w:rPr>
          <w:rFonts w:eastAsia="SimSun"/>
          <w:lang w:eastAsia="zh-CN"/>
        </w:rPr>
        <w:t>4</w:t>
      </w:r>
      <w:r w:rsidR="00092FFA" w:rsidRPr="00FD4A4B">
        <w:rPr>
          <w:rFonts w:eastAsia="SimSun"/>
          <w:lang w:eastAsia="zh-CN"/>
        </w:rPr>
        <w:t xml:space="preserve">.2.6.2.2. – Interface Robustness </w:t>
      </w:r>
    </w:p>
    <w:p w14:paraId="237F627E" w14:textId="77777777" w:rsidR="00DA306E" w:rsidRPr="00FD4A4B" w:rsidRDefault="00DA306E" w:rsidP="00DA306E">
      <w:pPr>
        <w:rPr>
          <w:rFonts w:eastAsia="SimSun"/>
          <w:lang w:eastAsia="zh-CN"/>
        </w:rPr>
      </w:pPr>
      <w:r w:rsidRPr="00FD4A4B">
        <w:rPr>
          <w:rFonts w:eastAsia="SimSun" w:hint="eastAsia"/>
          <w:i/>
          <w:lang w:eastAsia="ja-JP"/>
        </w:rPr>
        <w:t>Requirement Description</w:t>
      </w:r>
      <w:r w:rsidRPr="00FD4A4B">
        <w:rPr>
          <w:rFonts w:eastAsia="SimSun" w:hint="eastAsia"/>
          <w:lang w:eastAsia="ja-JP"/>
        </w:rPr>
        <w:t>:</w:t>
      </w:r>
    </w:p>
    <w:p w14:paraId="68F25370" w14:textId="77777777" w:rsidR="00DA306E" w:rsidRPr="00FD4A4B" w:rsidRDefault="00DA306E" w:rsidP="00DA306E">
      <w:pPr>
        <w:rPr>
          <w:rFonts w:eastAsia="SimSun"/>
          <w:lang w:eastAsia="ja-JP"/>
        </w:rPr>
      </w:pPr>
      <w:r w:rsidRPr="00FD4A4B">
        <w:rPr>
          <w:rFonts w:eastAsia="SimSun" w:hint="eastAsia"/>
          <w:lang w:eastAsia="zh-CN"/>
        </w:rPr>
        <w:t xml:space="preserve">It shall be ensured that externally reachable services are robust </w:t>
      </w:r>
      <w:r w:rsidR="005B381E" w:rsidRPr="005B381E">
        <w:rPr>
          <w:rFonts w:eastAsia="SimSun"/>
          <w:lang w:eastAsia="zh-CN"/>
        </w:rPr>
        <w:t>enough to detect or dismiss</w:t>
      </w:r>
      <w:r w:rsidRPr="00FD4A4B">
        <w:rPr>
          <w:rFonts w:eastAsia="SimSun" w:hint="eastAsia"/>
          <w:lang w:eastAsia="zh-CN"/>
        </w:rPr>
        <w:t xml:space="preserve"> unexpected</w:t>
      </w:r>
      <w:r w:rsidR="00AD3F4B" w:rsidRPr="00AD3F4B">
        <w:rPr>
          <w:rFonts w:eastAsia="SimSun"/>
          <w:lang w:eastAsia="zh-CN"/>
        </w:rPr>
        <w:t xml:space="preserve"> or malformed</w:t>
      </w:r>
      <w:r w:rsidRPr="00FD4A4B">
        <w:rPr>
          <w:rFonts w:eastAsia="SimSun" w:hint="eastAsia"/>
          <w:lang w:eastAsia="zh-CN"/>
        </w:rPr>
        <w:t xml:space="preserve"> input</w:t>
      </w:r>
      <w:r w:rsidR="005B381E" w:rsidRPr="005B381E">
        <w:rPr>
          <w:rFonts w:eastAsia="SimSun"/>
          <w:lang w:eastAsia="zh-CN"/>
        </w:rPr>
        <w:t>.</w:t>
      </w:r>
    </w:p>
    <w:p w14:paraId="3377DD75" w14:textId="77777777" w:rsidR="006B0FB2" w:rsidRDefault="006B0FB2" w:rsidP="00DA306E">
      <w:pPr>
        <w:rPr>
          <w:rFonts w:eastAsia="SimSun"/>
          <w:i/>
          <w:lang w:eastAsia="ja-JP"/>
        </w:rPr>
      </w:pPr>
      <w:r>
        <w:rPr>
          <w:rFonts w:eastAsia="SimSun"/>
          <w:i/>
          <w:lang w:eastAsia="ja-JP"/>
        </w:rPr>
        <w:t>Threat References</w:t>
      </w:r>
      <w:r>
        <w:rPr>
          <w:rFonts w:eastAsia="SimSun"/>
          <w:iCs/>
          <w:lang w:eastAsia="ja-JP"/>
        </w:rPr>
        <w:t xml:space="preserve">: </w:t>
      </w:r>
      <w:r>
        <w:rPr>
          <w:rFonts w:eastAsia="SimSun"/>
          <w:lang w:eastAsia="ja-JP"/>
        </w:rPr>
        <w:t>TR 33.926</w:t>
      </w:r>
      <w:r>
        <w:rPr>
          <w:rFonts w:ascii="Tele-GroteskNor" w:eastAsia="SimSun" w:hAnsi="Tele-GroteskNor" w:cs="Tele-GroteskNor" w:hint="eastAsia"/>
          <w:color w:val="000000"/>
          <w:lang w:val="en-US" w:eastAsia="zh-CN"/>
        </w:rPr>
        <w:t xml:space="preserve"> [4]</w:t>
      </w:r>
      <w:r w:rsidR="00191251" w:rsidRPr="00191251">
        <w:rPr>
          <w:rFonts w:ascii="Tele-GroteskNor" w:eastAsia="SimSun" w:hAnsi="Tele-GroteskNor" w:cs="Tele-GroteskNor"/>
          <w:color w:val="000000"/>
          <w:lang w:val="en-US" w:eastAsia="zh-CN"/>
        </w:rPr>
        <w:t>, clause 5.3.7, Denial of service</w:t>
      </w:r>
    </w:p>
    <w:p w14:paraId="1877AF51" w14:textId="77777777" w:rsidR="00DA306E" w:rsidRPr="00FD4A4B" w:rsidRDefault="00DA306E" w:rsidP="00DA306E">
      <w:pPr>
        <w:rPr>
          <w:rFonts w:eastAsia="SimSun"/>
          <w:lang w:eastAsia="zh-CN"/>
        </w:rPr>
      </w:pPr>
      <w:r w:rsidRPr="00FD4A4B">
        <w:rPr>
          <w:rFonts w:eastAsia="SimSun"/>
          <w:i/>
          <w:lang w:eastAsia="ja-JP"/>
        </w:rPr>
        <w:t>Test case</w:t>
      </w:r>
      <w:r w:rsidRPr="00FD4A4B">
        <w:rPr>
          <w:rFonts w:eastAsia="SimSun"/>
          <w:lang w:eastAsia="ja-JP"/>
        </w:rPr>
        <w:t xml:space="preserve">: </w:t>
      </w:r>
    </w:p>
    <w:p w14:paraId="428D79C9" w14:textId="77777777" w:rsidR="00092FFA" w:rsidRPr="00FD4A4B" w:rsidRDefault="00092FFA" w:rsidP="00092FFA">
      <w:r w:rsidRPr="00FD4A4B">
        <w:rPr>
          <w:b/>
        </w:rPr>
        <w:t>Test Name</w:t>
      </w:r>
      <w:r w:rsidRPr="00FD4A4B">
        <w:t>: TC_BVT_</w:t>
      </w:r>
      <w:r w:rsidR="008818A7" w:rsidRPr="00FD4A4B">
        <w:t>ROBUSTNESS</w:t>
      </w:r>
      <w:r w:rsidR="008818A7">
        <w:t>_</w:t>
      </w:r>
      <w:r w:rsidR="008818A7" w:rsidRPr="00FD4A4B">
        <w:t>AND</w:t>
      </w:r>
      <w:r w:rsidR="008818A7">
        <w:t>_</w:t>
      </w:r>
      <w:r w:rsidR="008818A7" w:rsidRPr="00FD4A4B">
        <w:t>FUZZ</w:t>
      </w:r>
      <w:r w:rsidR="008818A7">
        <w:t>_</w:t>
      </w:r>
      <w:r w:rsidRPr="00FD4A4B">
        <w:t>TESTING</w:t>
      </w:r>
    </w:p>
    <w:p w14:paraId="4885F92C" w14:textId="77777777" w:rsidR="00092FFA" w:rsidRPr="00FD4A4B" w:rsidRDefault="00092FFA" w:rsidP="00092FFA">
      <w:pPr>
        <w:rPr>
          <w:b/>
        </w:rPr>
      </w:pPr>
      <w:r w:rsidRPr="00FD4A4B">
        <w:rPr>
          <w:b/>
        </w:rPr>
        <w:t>Purpose:</w:t>
      </w:r>
    </w:p>
    <w:p w14:paraId="56B4EF10" w14:textId="77777777" w:rsidR="00092FFA" w:rsidRPr="00FD4A4B" w:rsidRDefault="00092FFA" w:rsidP="00092FFA">
      <w:r w:rsidRPr="00FD4A4B">
        <w:t>To verify that the network product provides externally reachable services which are robust against unexpected</w:t>
      </w:r>
      <w:r w:rsidR="00AD3F4B" w:rsidRPr="00AD3F4B">
        <w:t xml:space="preserve"> or malformed</w:t>
      </w:r>
      <w:r w:rsidRPr="00FD4A4B">
        <w:t xml:space="preserve"> input. The target of this test are the protocol stacks (e.g. diameter stack) rather than the applications (e.g. web app).</w:t>
      </w:r>
    </w:p>
    <w:p w14:paraId="76443018" w14:textId="0CA6168F" w:rsidR="00092FFA" w:rsidRPr="00FD4A4B" w:rsidRDefault="00092FFA" w:rsidP="00092FFA">
      <w:pPr>
        <w:rPr>
          <w:b/>
        </w:rPr>
      </w:pPr>
    </w:p>
    <w:p w14:paraId="30F60F84" w14:textId="77777777" w:rsidR="00092FFA" w:rsidRPr="00FD4A4B" w:rsidRDefault="00092FFA" w:rsidP="00092FFA">
      <w:pPr>
        <w:rPr>
          <w:b/>
        </w:rPr>
      </w:pPr>
      <w:r w:rsidRPr="00FD4A4B">
        <w:rPr>
          <w:b/>
        </w:rPr>
        <w:t>Pre-Conditions:</w:t>
      </w:r>
    </w:p>
    <w:p w14:paraId="6ABE0C19" w14:textId="77777777" w:rsidR="00092FFA" w:rsidRPr="00FD4A4B" w:rsidRDefault="00092FFA" w:rsidP="009D1E7D">
      <w:pPr>
        <w:pStyle w:val="B1"/>
      </w:pPr>
      <w:r w:rsidRPr="00FD4A4B">
        <w:t>-</w:t>
      </w:r>
      <w:r w:rsidRPr="00FD4A4B">
        <w:tab/>
        <w:t>The tester has the privileges to log in the network product and to access all system resources (e.g. log files)</w:t>
      </w:r>
    </w:p>
    <w:p w14:paraId="17E3106C" w14:textId="77777777" w:rsidR="00092FFA" w:rsidRPr="00FD4A4B" w:rsidRDefault="00092FFA" w:rsidP="009D1E7D">
      <w:pPr>
        <w:pStyle w:val="B1"/>
      </w:pPr>
      <w:r w:rsidRPr="00FD4A4B">
        <w:t>-</w:t>
      </w:r>
      <w:r w:rsidRPr="00FD4A4B">
        <w:tab/>
        <w:t>A list of all available network services containing at least the following information shall be included in the documentation accompanying the Network Product:</w:t>
      </w:r>
    </w:p>
    <w:p w14:paraId="7CF9C3F1" w14:textId="77777777" w:rsidR="00092FFA" w:rsidRPr="00FD4A4B" w:rsidRDefault="00092FFA" w:rsidP="009D1E7D">
      <w:pPr>
        <w:pStyle w:val="B1"/>
      </w:pPr>
      <w:r w:rsidRPr="00FD4A4B">
        <w:t>-</w:t>
      </w:r>
      <w:r w:rsidRPr="00FD4A4B">
        <w:tab/>
        <w:t>all interfaces providing IP-based protocols;</w:t>
      </w:r>
    </w:p>
    <w:p w14:paraId="14DEE40C" w14:textId="77777777" w:rsidR="00092FFA" w:rsidRPr="00FD4A4B" w:rsidRDefault="00092FFA" w:rsidP="009D1E7D">
      <w:pPr>
        <w:pStyle w:val="B1"/>
      </w:pPr>
      <w:r w:rsidRPr="00FD4A4B">
        <w:t>-</w:t>
      </w:r>
      <w:r w:rsidRPr="00FD4A4B">
        <w:tab/>
        <w:t>the available transport layer protocols on these interfaces;</w:t>
      </w:r>
    </w:p>
    <w:p w14:paraId="45DF5EA0" w14:textId="77777777" w:rsidR="00092FFA" w:rsidRPr="00FD4A4B" w:rsidRDefault="00092FFA" w:rsidP="009D1E7D">
      <w:pPr>
        <w:pStyle w:val="B1"/>
      </w:pPr>
      <w:r w:rsidRPr="00FD4A4B">
        <w:t>-</w:t>
      </w:r>
      <w:r w:rsidRPr="00FD4A4B">
        <w:tab/>
        <w:t>their open ports and associated services;</w:t>
      </w:r>
    </w:p>
    <w:p w14:paraId="253DF7CB" w14:textId="77777777" w:rsidR="00092FFA" w:rsidRPr="00FD4A4B" w:rsidRDefault="00092FFA" w:rsidP="009D1E7D">
      <w:pPr>
        <w:pStyle w:val="B1"/>
      </w:pPr>
      <w:r w:rsidRPr="00FD4A4B">
        <w:t>-</w:t>
      </w:r>
      <w:r w:rsidRPr="00FD4A4B">
        <w:tab/>
        <w:t>and a free-form description of their purposes.</w:t>
      </w:r>
    </w:p>
    <w:p w14:paraId="5557EE27" w14:textId="77777777" w:rsidR="00092FFA" w:rsidRPr="00FD4A4B" w:rsidRDefault="00092FFA" w:rsidP="00093CDB">
      <w:pPr>
        <w:pStyle w:val="NO"/>
      </w:pPr>
      <w:r w:rsidRPr="00FD4A4B">
        <w:t>NOTE:</w:t>
      </w:r>
      <w:r w:rsidR="00093CDB" w:rsidRPr="00FD4A4B">
        <w:tab/>
      </w:r>
      <w:r w:rsidRPr="00FD4A4B">
        <w:t>This list is to be validated as part of the BVT port scanning activity.</w:t>
      </w:r>
    </w:p>
    <w:p w14:paraId="29582BFB" w14:textId="77777777" w:rsidR="00092FFA" w:rsidRPr="00FD4A4B" w:rsidRDefault="00092FFA" w:rsidP="009D1E7D">
      <w:pPr>
        <w:pStyle w:val="B1"/>
      </w:pPr>
      <w:r w:rsidRPr="00FD4A4B">
        <w:t>-</w:t>
      </w:r>
      <w:r w:rsidRPr="00FD4A4B">
        <w:tab/>
        <w:t xml:space="preserve">The robustness and fuzzing tools that are selected for this test shall </w:t>
      </w:r>
      <w:r w:rsidR="005B381E" w:rsidRPr="005B381E">
        <w:t>be capable</w:t>
      </w:r>
      <w:r w:rsidRPr="00FD4A4B">
        <w:t xml:space="preserve"> to identify input which causes the Network Product to behave in an unspecified, undocumented, or unexpected manner.</w:t>
      </w:r>
    </w:p>
    <w:p w14:paraId="369BFF8C" w14:textId="77777777" w:rsidR="00092FFA" w:rsidRPr="00FD4A4B" w:rsidRDefault="00092FFA" w:rsidP="009D1E7D">
      <w:pPr>
        <w:pStyle w:val="B1"/>
      </w:pPr>
      <w:r w:rsidRPr="00FD4A4B">
        <w:t>-</w:t>
      </w:r>
      <w:r w:rsidRPr="00FD4A4B">
        <w:tab/>
        <w:t xml:space="preserve">Fuzz testing tools are a highly sophisticated technology and adaptation to the individual protocols in question is needed to be effective. Therefore, there is a lack of effective fuzz testing tools available especially for protocols proprietary to the Telco industry. Taking into account note 4 </w:t>
      </w:r>
      <w:r w:rsidR="00207387">
        <w:t xml:space="preserve">in </w:t>
      </w:r>
      <w:r w:rsidR="00207387" w:rsidRPr="00FD4A4B">
        <w:t>clause 7.2.4</w:t>
      </w:r>
      <w:r w:rsidR="00207387">
        <w:t xml:space="preserve"> </w:t>
      </w:r>
      <w:r w:rsidRPr="00FD4A4B">
        <w:t>of TR 33.916</w:t>
      </w:r>
      <w:r w:rsidR="00207387">
        <w:t xml:space="preserve"> [19]</w:t>
      </w:r>
      <w:r w:rsidRPr="00FD4A4B">
        <w:t>, test labs shall acquire fuzz testing tools for those protocols where commercially feasible.</w:t>
      </w:r>
    </w:p>
    <w:p w14:paraId="19A75CA7" w14:textId="77777777" w:rsidR="00092FFA" w:rsidRPr="00FD4A4B" w:rsidRDefault="00092FFA" w:rsidP="009D1E7D">
      <w:pPr>
        <w:pStyle w:val="B1"/>
      </w:pPr>
      <w:r w:rsidRPr="00FD4A4B">
        <w:t>-</w:t>
      </w:r>
      <w:r w:rsidRPr="00FD4A4B">
        <w:tab/>
        <w:t xml:space="preserve">It needs to be taken into account that fuzz testing tools might show drastic differences in terms of effectiveness. The </w:t>
      </w:r>
      <w:r w:rsidR="005B381E" w:rsidRPr="005B381E">
        <w:t>tester</w:t>
      </w:r>
      <w:r w:rsidRPr="00FD4A4B">
        <w:t xml:space="preserve"> is expected to recognize</w:t>
      </w:r>
      <w:r w:rsidR="005B381E" w:rsidRPr="005B381E">
        <w:t xml:space="preserve"> faults, misuse, or crashes in the protocol under test to determine</w:t>
      </w:r>
      <w:r w:rsidRPr="00FD4A4B">
        <w:t xml:space="preserve"> the level of effectiveness of the available tools.</w:t>
      </w:r>
    </w:p>
    <w:p w14:paraId="449A2E63" w14:textId="77777777" w:rsidR="00092FFA" w:rsidRPr="00FD4A4B" w:rsidRDefault="00092FFA" w:rsidP="00093CDB">
      <w:pPr>
        <w:pStyle w:val="B1"/>
      </w:pPr>
      <w:r w:rsidRPr="00FD4A4B">
        <w:t>-</w:t>
      </w:r>
      <w:r w:rsidRPr="00FD4A4B">
        <w:tab/>
        <w:t xml:space="preserve">A network traffic </w:t>
      </w:r>
      <w:r w:rsidR="00B06FBE" w:rsidRPr="00FD4A4B">
        <w:t>analyser</w:t>
      </w:r>
      <w:r w:rsidRPr="00FD4A4B">
        <w:t xml:space="preserve"> on the network product (e.g. TCPDUMP) or an external traffic analyser directly connected to the network product and on a tester machine is available.</w:t>
      </w:r>
    </w:p>
    <w:p w14:paraId="69F25CE3" w14:textId="77777777" w:rsidR="00092FFA" w:rsidRPr="00FD4A4B" w:rsidRDefault="00092FFA" w:rsidP="00092FFA">
      <w:pPr>
        <w:rPr>
          <w:b/>
        </w:rPr>
      </w:pPr>
      <w:r w:rsidRPr="00FD4A4B">
        <w:rPr>
          <w:b/>
        </w:rPr>
        <w:t>Execution Steps</w:t>
      </w:r>
    </w:p>
    <w:p w14:paraId="11E250E7" w14:textId="77777777" w:rsidR="00092FFA" w:rsidRPr="00FD4A4B" w:rsidRDefault="00092FFA" w:rsidP="00092FFA">
      <w:r w:rsidRPr="00FD4A4B">
        <w:t>The test</w:t>
      </w:r>
      <w:r w:rsidR="00E93ADD" w:rsidRPr="00E93ADD">
        <w:t>er</w:t>
      </w:r>
      <w:r w:rsidRPr="00FD4A4B">
        <w:t xml:space="preserve"> is required to execute the following steps:</w:t>
      </w:r>
    </w:p>
    <w:p w14:paraId="324658A1" w14:textId="7EB522C4" w:rsidR="00092FFA" w:rsidRPr="00FD4A4B" w:rsidRDefault="00092FFA" w:rsidP="009D1E7D">
      <w:pPr>
        <w:pStyle w:val="B1"/>
      </w:pPr>
      <w:r w:rsidRPr="00FD4A4B">
        <w:t>1.</w:t>
      </w:r>
      <w:r w:rsidRPr="00FD4A4B">
        <w:tab/>
        <w:t xml:space="preserve">Execution of fuzzing tools against the protocols available via interfaces providing IP-based protocols of the Network Product for a </w:t>
      </w:r>
      <w:r w:rsidR="00AD3F4B" w:rsidRPr="00AD3F4B">
        <w:t>coverage</w:t>
      </w:r>
      <w:r w:rsidRPr="00FD4A4B">
        <w:t xml:space="preserve"> of </w:t>
      </w:r>
      <w:r w:rsidR="00AD3F4B" w:rsidRPr="00AD3F4B">
        <w:t xml:space="preserve">tests </w:t>
      </w:r>
      <w:r w:rsidRPr="00FD4A4B">
        <w:t>to be effective.</w:t>
      </w:r>
    </w:p>
    <w:p w14:paraId="4FC2E07E" w14:textId="56882C90" w:rsidR="00092FFA" w:rsidRPr="00FD4A4B" w:rsidRDefault="00092FFA" w:rsidP="009D1E7D">
      <w:pPr>
        <w:pStyle w:val="B1"/>
      </w:pPr>
      <w:r w:rsidRPr="00FD4A4B">
        <w:t>2.</w:t>
      </w:r>
      <w:r w:rsidRPr="00FD4A4B">
        <w:tab/>
        <w:t xml:space="preserve">Execution of robustness test tools against the protocols available via interfaces providing IP-based protocols of the Network Product for a </w:t>
      </w:r>
      <w:r w:rsidR="00AD3F4B" w:rsidRPr="00AD3F4B">
        <w:t xml:space="preserve">coverage </w:t>
      </w:r>
      <w:r w:rsidRPr="00FD4A4B">
        <w:t xml:space="preserve">of </w:t>
      </w:r>
      <w:r w:rsidR="00AD3F4B" w:rsidRPr="00AD3F4B">
        <w:t xml:space="preserve">tests </w:t>
      </w:r>
      <w:r w:rsidRPr="00FD4A4B">
        <w:t>to be effective</w:t>
      </w:r>
      <w:r w:rsidR="00B40D91" w:rsidRPr="00FD4A4B">
        <w:t>.</w:t>
      </w:r>
    </w:p>
    <w:p w14:paraId="022B30F9" w14:textId="77777777" w:rsidR="00092FFA" w:rsidRPr="00FD4A4B" w:rsidRDefault="00092FFA" w:rsidP="009D1E7D">
      <w:pPr>
        <w:pStyle w:val="B1"/>
      </w:pPr>
      <w:r w:rsidRPr="00FD4A4B">
        <w:t>3.</w:t>
      </w:r>
      <w:r w:rsidRPr="00FD4A4B">
        <w:tab/>
        <w:t>For both step 1 and 2:</w:t>
      </w:r>
    </w:p>
    <w:p w14:paraId="4E0262D9" w14:textId="77777777" w:rsidR="00092FFA" w:rsidRPr="00FD4A4B" w:rsidRDefault="00092FFA" w:rsidP="009D1E7D">
      <w:pPr>
        <w:pStyle w:val="B2"/>
      </w:pPr>
      <w:r w:rsidRPr="00FD4A4B">
        <w:t>a.</w:t>
      </w:r>
      <w:r w:rsidRPr="00FD4A4B">
        <w:tab/>
        <w:t xml:space="preserve">Using a network traffic </w:t>
      </w:r>
      <w:r w:rsidR="00B06FBE" w:rsidRPr="00FD4A4B">
        <w:t>analyser</w:t>
      </w:r>
      <w:r w:rsidRPr="00FD4A4B">
        <w:t xml:space="preserve"> on the network product (e.g. TCPDUMP) or an external traffic analyser directly connected to the network product</w:t>
      </w:r>
      <w:r w:rsidR="00614893" w:rsidRPr="00FD4A4B">
        <w:t>,</w:t>
      </w:r>
      <w:r w:rsidRPr="00FD4A4B">
        <w:t xml:space="preserve"> the tester verifies that the packets are </w:t>
      </w:r>
      <w:r w:rsidR="00207387" w:rsidRPr="00207387">
        <w:t xml:space="preserve">processed </w:t>
      </w:r>
      <w:r w:rsidRPr="00FD4A4B">
        <w:t xml:space="preserve">correctly by the network product. </w:t>
      </w:r>
    </w:p>
    <w:p w14:paraId="4C9706FC" w14:textId="77777777" w:rsidR="00F95184" w:rsidRDefault="00092FFA" w:rsidP="00F95184">
      <w:pPr>
        <w:pStyle w:val="B2"/>
      </w:pPr>
      <w:r w:rsidRPr="00FD4A4B">
        <w:t>b.</w:t>
      </w:r>
      <w:r w:rsidRPr="00FD4A4B">
        <w:tab/>
        <w:t xml:space="preserve">The testers verifies that the network product and any running network service does not crash. </w:t>
      </w:r>
    </w:p>
    <w:p w14:paraId="58F3CE75" w14:textId="77777777" w:rsidR="00092FFA" w:rsidRPr="00FD4A4B" w:rsidRDefault="00F95184" w:rsidP="00F95184">
      <w:pPr>
        <w:pStyle w:val="B2"/>
      </w:pPr>
      <w:r>
        <w:rPr>
          <w:rFonts w:hint="eastAsia"/>
          <w:lang w:eastAsia="zh-CN"/>
        </w:rPr>
        <w:t>c</w:t>
      </w:r>
      <w:r>
        <w:rPr>
          <w:lang w:eastAsia="zh-CN"/>
        </w:rPr>
        <w:t>.</w:t>
      </w:r>
      <w:r>
        <w:rPr>
          <w:lang w:eastAsia="zh-CN"/>
        </w:rPr>
        <w:tab/>
        <w:t>The execution of tests shall run sufficient times</w:t>
      </w:r>
      <w:r>
        <w:rPr>
          <w:rFonts w:hint="eastAsia"/>
          <w:lang w:eastAsia="zh-CN"/>
        </w:rPr>
        <w:t>.</w:t>
      </w:r>
      <w:r>
        <w:rPr>
          <w:lang w:eastAsia="zh-CN"/>
        </w:rPr>
        <w:t xml:space="preserve"> </w:t>
      </w:r>
    </w:p>
    <w:p w14:paraId="1C444156" w14:textId="77777777" w:rsidR="00092FFA" w:rsidRPr="00FD4A4B" w:rsidRDefault="00092FFA" w:rsidP="00092FFA">
      <w:pPr>
        <w:rPr>
          <w:b/>
        </w:rPr>
      </w:pPr>
      <w:r w:rsidRPr="00FD4A4B">
        <w:rPr>
          <w:b/>
        </w:rPr>
        <w:t>Expected Results:</w:t>
      </w:r>
    </w:p>
    <w:p w14:paraId="018B4A20" w14:textId="77777777" w:rsidR="00092FFA" w:rsidRPr="00FD4A4B" w:rsidRDefault="00092FFA" w:rsidP="00092FFA">
      <w:r w:rsidRPr="00FD4A4B">
        <w:t>A list of all of the protocols of the network product reachable externally on an IP-based interface, together with an indication whether robustness and fuzz testing tools have been used against them</w:t>
      </w:r>
      <w:r w:rsidR="00D91717">
        <w:t>,</w:t>
      </w:r>
      <w:r w:rsidRPr="00FD4A4B">
        <w:t xml:space="preserve"> shall be part of the testing documentation. If no tool can be acquired for a protocol, a free form statement </w:t>
      </w:r>
      <w:r w:rsidR="00D3724E" w:rsidRPr="00D3724E">
        <w:t xml:space="preserve">shall be used to </w:t>
      </w:r>
      <w:r w:rsidRPr="00FD4A4B">
        <w:t>explain why not.</w:t>
      </w:r>
    </w:p>
    <w:p w14:paraId="57A764D9" w14:textId="77777777" w:rsidR="00092FFA" w:rsidRPr="00FD4A4B" w:rsidRDefault="00092FFA" w:rsidP="00092FFA">
      <w:r w:rsidRPr="00FD4A4B">
        <w:t>The used tool(s) name, their unambiguous version (also for plug-ins if applicable), used settings, and the relevant output is evidence and shall be part of the testing documentation.</w:t>
      </w:r>
    </w:p>
    <w:p w14:paraId="4BD4ADA7" w14:textId="77777777" w:rsidR="00092FFA" w:rsidRDefault="00092FFA" w:rsidP="00092FFA">
      <w:r w:rsidRPr="00FD4A4B">
        <w:t>Any input causing unspecified, undocumented, or unexpected behaviour, and a description of this behaviour shall be highlighted in the testing documentation.</w:t>
      </w:r>
    </w:p>
    <w:p w14:paraId="3916B649" w14:textId="77777777" w:rsidR="00953DA2" w:rsidRPr="00FD4A4B" w:rsidRDefault="00953DA2" w:rsidP="00092FFA">
      <w:r w:rsidRPr="004E29AD">
        <w:t xml:space="preserve">COTS </w:t>
      </w:r>
      <w:r>
        <w:t>fuzzing tools, by their nature,</w:t>
      </w:r>
      <w:r w:rsidRPr="004E29AD">
        <w:t xml:space="preserve"> may have an acceptable failure rate (e.g. 0.1%) due to different non-deterministic variables in their implementation. At some point the tool’s documentation may even mention that the failing test shall be repeated to check whether it is really a recurring problem or not. The tester shall make best effort to determine if there is an issue with NE or the test tool and if necessary, work with the vendor of the network product to come to a consensus on the test result outcome.</w:t>
      </w:r>
    </w:p>
    <w:p w14:paraId="375BE776" w14:textId="77777777" w:rsidR="00092FFA" w:rsidRPr="00FD4A4B" w:rsidRDefault="00092FFA" w:rsidP="00092FFA">
      <w:pPr>
        <w:rPr>
          <w:b/>
        </w:rPr>
      </w:pPr>
      <w:r w:rsidRPr="00FD4A4B">
        <w:rPr>
          <w:b/>
        </w:rPr>
        <w:t>Expected format of evidence:</w:t>
      </w:r>
    </w:p>
    <w:p w14:paraId="5BCB64A5" w14:textId="77777777" w:rsidR="00092FFA" w:rsidRPr="00FD4A4B" w:rsidRDefault="00092FFA" w:rsidP="009D1E7D">
      <w:pPr>
        <w:pStyle w:val="B1"/>
      </w:pPr>
      <w:r w:rsidRPr="00FD4A4B">
        <w:t>-</w:t>
      </w:r>
      <w:r w:rsidRPr="00FD4A4B">
        <w:tab/>
        <w:t>The used tool(s) name and version</w:t>
      </w:r>
      <w:r w:rsidR="00614893" w:rsidRPr="00FD4A4B">
        <w:t xml:space="preserve"> </w:t>
      </w:r>
      <w:r w:rsidRPr="00FD4A4B">
        <w:t>information,</w:t>
      </w:r>
    </w:p>
    <w:p w14:paraId="24E0F26C" w14:textId="77777777" w:rsidR="00092FFA" w:rsidRPr="00FD4A4B" w:rsidRDefault="00092FFA" w:rsidP="009D1E7D">
      <w:pPr>
        <w:pStyle w:val="B1"/>
      </w:pPr>
      <w:r w:rsidRPr="00FD4A4B">
        <w:t>-</w:t>
      </w:r>
      <w:r w:rsidRPr="00FD4A4B">
        <w:tab/>
        <w:t>Settings and configurations used</w:t>
      </w:r>
    </w:p>
    <w:p w14:paraId="64C0E2F6" w14:textId="77777777" w:rsidR="00F125A5" w:rsidRPr="00DC3C3E" w:rsidRDefault="0059771E" w:rsidP="00F125A5">
      <w:pPr>
        <w:pStyle w:val="B1"/>
      </w:pPr>
      <w:r>
        <w:t>-</w:t>
      </w:r>
      <w:r>
        <w:tab/>
      </w:r>
      <w:r w:rsidR="00F125A5">
        <w:t>The output log file of the chosen tool that displays the results (passed/failed).</w:t>
      </w:r>
    </w:p>
    <w:p w14:paraId="56CFED61" w14:textId="77777777" w:rsidR="00092FFA" w:rsidRPr="00FD4A4B" w:rsidRDefault="00092FFA" w:rsidP="009D1E7D">
      <w:pPr>
        <w:pStyle w:val="B1"/>
      </w:pPr>
      <w:r w:rsidRPr="00FD4A4B">
        <w:t>-</w:t>
      </w:r>
      <w:r w:rsidRPr="00FD4A4B">
        <w:tab/>
        <w:t>Screenshot</w:t>
      </w:r>
    </w:p>
    <w:p w14:paraId="01D27F4E" w14:textId="77777777" w:rsidR="00092FFA" w:rsidRPr="00FD4A4B" w:rsidRDefault="00092FFA" w:rsidP="009D1E7D">
      <w:pPr>
        <w:pStyle w:val="B1"/>
      </w:pPr>
      <w:r w:rsidRPr="00FD4A4B">
        <w:t>-</w:t>
      </w:r>
      <w:r w:rsidRPr="00FD4A4B">
        <w:tab/>
        <w:t>Log/evidence tracing possible crashes</w:t>
      </w:r>
    </w:p>
    <w:p w14:paraId="036A7761" w14:textId="77777777" w:rsidR="00547CFF" w:rsidRPr="00FD4A4B" w:rsidRDefault="00092FFA" w:rsidP="00093CDB">
      <w:pPr>
        <w:pStyle w:val="B1"/>
      </w:pPr>
      <w:r w:rsidRPr="00FD4A4B">
        <w:t>-</w:t>
      </w:r>
      <w:r w:rsidRPr="00FD4A4B">
        <w:tab/>
        <w:t>Any input causing unspecified, undocumented, or unexpected behaviour</w:t>
      </w:r>
    </w:p>
    <w:p w14:paraId="267285E1" w14:textId="77777777" w:rsidR="00080512" w:rsidRPr="00FD4A4B" w:rsidRDefault="00080512">
      <w:pPr>
        <w:pStyle w:val="Heading8"/>
      </w:pPr>
      <w:bookmarkStart w:id="552" w:name="_CRAnnexAinformative"/>
      <w:bookmarkStart w:id="553" w:name="historyclause"/>
      <w:bookmarkEnd w:id="552"/>
      <w:r w:rsidRPr="00FD4A4B">
        <w:br w:type="page"/>
      </w:r>
      <w:bookmarkStart w:id="554" w:name="_Toc19542459"/>
      <w:bookmarkStart w:id="555" w:name="_Toc35348465"/>
      <w:bookmarkStart w:id="556" w:name="_Toc224925051"/>
      <w:r w:rsidRPr="00FD4A4B">
        <w:t xml:space="preserve">Annex </w:t>
      </w:r>
      <w:r w:rsidR="0094445D" w:rsidRPr="00FD4A4B">
        <w:t>A</w:t>
      </w:r>
      <w:r w:rsidRPr="00FD4A4B">
        <w:t xml:space="preserve"> (informative):</w:t>
      </w:r>
      <w:r w:rsidRPr="00FD4A4B">
        <w:br/>
        <w:t>Change history</w:t>
      </w:r>
      <w:bookmarkEnd w:id="554"/>
      <w:bookmarkEnd w:id="555"/>
      <w:bookmarkEnd w:id="556"/>
    </w:p>
    <w:bookmarkEnd w:id="553"/>
    <w:p w14:paraId="1286D7B5" w14:textId="77777777" w:rsidR="00080512" w:rsidRDefault="00080512"/>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48"/>
        <w:gridCol w:w="755"/>
        <w:gridCol w:w="49"/>
        <w:gridCol w:w="751"/>
        <w:gridCol w:w="240"/>
        <w:gridCol w:w="854"/>
        <w:gridCol w:w="58"/>
        <w:gridCol w:w="509"/>
        <w:gridCol w:w="61"/>
        <w:gridCol w:w="365"/>
        <w:gridCol w:w="62"/>
        <w:gridCol w:w="364"/>
        <w:gridCol w:w="63"/>
        <w:gridCol w:w="4752"/>
        <w:gridCol w:w="708"/>
      </w:tblGrid>
      <w:tr w:rsidR="00701D85" w:rsidRPr="000024F2" w14:paraId="63C54BAD" w14:textId="77777777" w:rsidTr="005F5926">
        <w:trPr>
          <w:cantSplit/>
        </w:trPr>
        <w:tc>
          <w:tcPr>
            <w:tcW w:w="9639" w:type="dxa"/>
            <w:gridSpan w:val="15"/>
            <w:tcBorders>
              <w:bottom w:val="nil"/>
            </w:tcBorders>
            <w:shd w:val="solid" w:color="FFFFFF" w:fill="auto"/>
          </w:tcPr>
          <w:p w14:paraId="5A0DF037" w14:textId="77777777" w:rsidR="00701D85" w:rsidRPr="000024F2" w:rsidRDefault="00701D85" w:rsidP="00ED0653">
            <w:pPr>
              <w:pStyle w:val="TAL"/>
              <w:jc w:val="center"/>
              <w:rPr>
                <w:b/>
                <w:sz w:val="16"/>
                <w:lang w:eastAsia="en-US"/>
              </w:rPr>
            </w:pPr>
            <w:r w:rsidRPr="000024F2">
              <w:rPr>
                <w:b/>
                <w:lang w:eastAsia="en-US"/>
              </w:rPr>
              <w:t>Change history</w:t>
            </w:r>
          </w:p>
        </w:tc>
      </w:tr>
      <w:tr w:rsidR="00701D85" w:rsidRPr="000024F2" w14:paraId="40832B99" w14:textId="77777777" w:rsidTr="005F5926">
        <w:tc>
          <w:tcPr>
            <w:tcW w:w="803" w:type="dxa"/>
            <w:gridSpan w:val="2"/>
            <w:shd w:val="pct10" w:color="auto" w:fill="FFFFFF"/>
          </w:tcPr>
          <w:p w14:paraId="22F51E57" w14:textId="77777777" w:rsidR="00701D85" w:rsidRPr="000024F2" w:rsidRDefault="00701D85" w:rsidP="00ED0653">
            <w:pPr>
              <w:pStyle w:val="TAL"/>
              <w:rPr>
                <w:b/>
                <w:sz w:val="16"/>
                <w:lang w:eastAsia="en-US"/>
              </w:rPr>
            </w:pPr>
            <w:r w:rsidRPr="000024F2">
              <w:rPr>
                <w:b/>
                <w:sz w:val="16"/>
                <w:lang w:eastAsia="en-US"/>
              </w:rPr>
              <w:t>Date</w:t>
            </w:r>
          </w:p>
        </w:tc>
        <w:tc>
          <w:tcPr>
            <w:tcW w:w="800" w:type="dxa"/>
            <w:gridSpan w:val="2"/>
            <w:shd w:val="pct10" w:color="auto" w:fill="FFFFFF"/>
          </w:tcPr>
          <w:p w14:paraId="3099B810" w14:textId="77777777" w:rsidR="00701D85" w:rsidRPr="000024F2" w:rsidRDefault="00701D85" w:rsidP="00ED0653">
            <w:pPr>
              <w:pStyle w:val="TAL"/>
              <w:rPr>
                <w:b/>
                <w:sz w:val="16"/>
                <w:lang w:eastAsia="en-US"/>
              </w:rPr>
            </w:pPr>
            <w:r w:rsidRPr="000024F2">
              <w:rPr>
                <w:b/>
                <w:sz w:val="16"/>
                <w:lang w:eastAsia="en-US"/>
              </w:rPr>
              <w:t>Meeting</w:t>
            </w:r>
          </w:p>
        </w:tc>
        <w:tc>
          <w:tcPr>
            <w:tcW w:w="1094" w:type="dxa"/>
            <w:gridSpan w:val="2"/>
            <w:shd w:val="pct10" w:color="auto" w:fill="FFFFFF"/>
          </w:tcPr>
          <w:p w14:paraId="14370A18" w14:textId="77777777" w:rsidR="00701D85" w:rsidRPr="000024F2" w:rsidRDefault="00701D85" w:rsidP="00ED0653">
            <w:pPr>
              <w:pStyle w:val="TAL"/>
              <w:rPr>
                <w:b/>
                <w:sz w:val="16"/>
                <w:lang w:eastAsia="en-US"/>
              </w:rPr>
            </w:pPr>
            <w:r w:rsidRPr="000024F2">
              <w:rPr>
                <w:b/>
                <w:sz w:val="16"/>
                <w:lang w:eastAsia="en-US"/>
              </w:rPr>
              <w:t>TDoc</w:t>
            </w:r>
          </w:p>
        </w:tc>
        <w:tc>
          <w:tcPr>
            <w:tcW w:w="567" w:type="dxa"/>
            <w:gridSpan w:val="2"/>
            <w:shd w:val="pct10" w:color="auto" w:fill="FFFFFF"/>
          </w:tcPr>
          <w:p w14:paraId="1E8AEAC0" w14:textId="77777777" w:rsidR="00701D85" w:rsidRPr="000024F2" w:rsidRDefault="00701D85" w:rsidP="00ED0653">
            <w:pPr>
              <w:pStyle w:val="TAL"/>
              <w:rPr>
                <w:b/>
                <w:sz w:val="16"/>
                <w:lang w:eastAsia="en-US"/>
              </w:rPr>
            </w:pPr>
            <w:r w:rsidRPr="000024F2">
              <w:rPr>
                <w:b/>
                <w:sz w:val="16"/>
                <w:lang w:eastAsia="en-US"/>
              </w:rPr>
              <w:t>CR</w:t>
            </w:r>
          </w:p>
        </w:tc>
        <w:tc>
          <w:tcPr>
            <w:tcW w:w="426" w:type="dxa"/>
            <w:gridSpan w:val="2"/>
            <w:shd w:val="pct10" w:color="auto" w:fill="FFFFFF"/>
          </w:tcPr>
          <w:p w14:paraId="525C8BC9" w14:textId="77777777" w:rsidR="00701D85" w:rsidRPr="000024F2" w:rsidRDefault="00701D85" w:rsidP="00ED0653">
            <w:pPr>
              <w:pStyle w:val="TAL"/>
              <w:rPr>
                <w:b/>
                <w:sz w:val="16"/>
                <w:lang w:eastAsia="en-US"/>
              </w:rPr>
            </w:pPr>
            <w:r w:rsidRPr="000024F2">
              <w:rPr>
                <w:b/>
                <w:sz w:val="16"/>
                <w:lang w:eastAsia="en-US"/>
              </w:rPr>
              <w:t>Rev</w:t>
            </w:r>
          </w:p>
        </w:tc>
        <w:tc>
          <w:tcPr>
            <w:tcW w:w="426" w:type="dxa"/>
            <w:gridSpan w:val="2"/>
            <w:shd w:val="pct10" w:color="auto" w:fill="FFFFFF"/>
          </w:tcPr>
          <w:p w14:paraId="436B7529" w14:textId="77777777" w:rsidR="00701D85" w:rsidRPr="000024F2" w:rsidRDefault="00701D85" w:rsidP="00ED0653">
            <w:pPr>
              <w:pStyle w:val="TAL"/>
              <w:rPr>
                <w:b/>
                <w:sz w:val="16"/>
                <w:lang w:eastAsia="en-US"/>
              </w:rPr>
            </w:pPr>
            <w:r w:rsidRPr="000024F2">
              <w:rPr>
                <w:b/>
                <w:sz w:val="16"/>
                <w:lang w:eastAsia="en-US"/>
              </w:rPr>
              <w:t>Cat</w:t>
            </w:r>
          </w:p>
        </w:tc>
        <w:tc>
          <w:tcPr>
            <w:tcW w:w="4815" w:type="dxa"/>
            <w:gridSpan w:val="2"/>
            <w:shd w:val="pct10" w:color="auto" w:fill="FFFFFF"/>
          </w:tcPr>
          <w:p w14:paraId="0C7A8941" w14:textId="77777777" w:rsidR="00701D85" w:rsidRPr="000024F2" w:rsidRDefault="00701D85" w:rsidP="00ED0653">
            <w:pPr>
              <w:pStyle w:val="TAL"/>
              <w:rPr>
                <w:b/>
                <w:sz w:val="16"/>
                <w:lang w:eastAsia="en-US"/>
              </w:rPr>
            </w:pPr>
            <w:r w:rsidRPr="000024F2">
              <w:rPr>
                <w:b/>
                <w:sz w:val="16"/>
                <w:lang w:eastAsia="en-US"/>
              </w:rPr>
              <w:t>Subject/Comment</w:t>
            </w:r>
          </w:p>
        </w:tc>
        <w:tc>
          <w:tcPr>
            <w:tcW w:w="708" w:type="dxa"/>
            <w:shd w:val="pct10" w:color="auto" w:fill="FFFFFF"/>
          </w:tcPr>
          <w:p w14:paraId="53F0308B" w14:textId="77777777" w:rsidR="00701D85" w:rsidRPr="000024F2" w:rsidRDefault="00701D85" w:rsidP="00ED0653">
            <w:pPr>
              <w:pStyle w:val="TAL"/>
              <w:rPr>
                <w:b/>
                <w:sz w:val="16"/>
                <w:lang w:eastAsia="en-US"/>
              </w:rPr>
            </w:pPr>
            <w:r w:rsidRPr="000024F2">
              <w:rPr>
                <w:b/>
                <w:sz w:val="16"/>
                <w:lang w:eastAsia="en-US"/>
              </w:rPr>
              <w:t>New version</w:t>
            </w:r>
          </w:p>
        </w:tc>
      </w:tr>
      <w:tr w:rsidR="00EC0A20" w:rsidRPr="000024F2" w14:paraId="59F3D117" w14:textId="77777777" w:rsidTr="005F5926">
        <w:tc>
          <w:tcPr>
            <w:tcW w:w="803" w:type="dxa"/>
            <w:gridSpan w:val="2"/>
            <w:shd w:val="solid" w:color="FFFFFF" w:fill="auto"/>
          </w:tcPr>
          <w:p w14:paraId="032C6407" w14:textId="77777777" w:rsidR="00EC0A20" w:rsidRDefault="00EC0A20" w:rsidP="00701D85">
            <w:pPr>
              <w:spacing w:after="0"/>
              <w:rPr>
                <w:iCs/>
                <w:snapToGrid w:val="0"/>
                <w:lang w:eastAsia="ja-JP"/>
              </w:rPr>
            </w:pPr>
            <w:r>
              <w:rPr>
                <w:iCs/>
                <w:snapToGrid w:val="0"/>
                <w:lang w:eastAsia="ja-JP"/>
              </w:rPr>
              <w:t>12-2016</w:t>
            </w:r>
          </w:p>
        </w:tc>
        <w:tc>
          <w:tcPr>
            <w:tcW w:w="800" w:type="dxa"/>
            <w:gridSpan w:val="2"/>
            <w:shd w:val="solid" w:color="FFFFFF" w:fill="auto"/>
          </w:tcPr>
          <w:p w14:paraId="5906130B" w14:textId="77777777" w:rsidR="00EC0A20" w:rsidRDefault="00EC0A20" w:rsidP="00701D85">
            <w:pPr>
              <w:spacing w:after="0"/>
              <w:rPr>
                <w:iCs/>
                <w:snapToGrid w:val="0"/>
                <w:lang w:eastAsia="ja-JP"/>
              </w:rPr>
            </w:pPr>
            <w:r>
              <w:rPr>
                <w:iCs/>
                <w:snapToGrid w:val="0"/>
                <w:lang w:eastAsia="ja-JP"/>
              </w:rPr>
              <w:t>SA#74</w:t>
            </w:r>
          </w:p>
        </w:tc>
        <w:tc>
          <w:tcPr>
            <w:tcW w:w="1094" w:type="dxa"/>
            <w:gridSpan w:val="2"/>
            <w:shd w:val="solid" w:color="FFFFFF" w:fill="auto"/>
          </w:tcPr>
          <w:p w14:paraId="5915772C" w14:textId="77777777" w:rsidR="00EC0A20" w:rsidRDefault="00EC0A20" w:rsidP="00701D85">
            <w:pPr>
              <w:spacing w:after="0"/>
              <w:rPr>
                <w:iCs/>
                <w:snapToGrid w:val="0"/>
                <w:lang w:eastAsia="ja-JP"/>
              </w:rPr>
            </w:pPr>
            <w:r>
              <w:rPr>
                <w:iCs/>
                <w:snapToGrid w:val="0"/>
                <w:lang w:eastAsia="ja-JP"/>
              </w:rPr>
              <w:t>SP-160781</w:t>
            </w:r>
          </w:p>
        </w:tc>
        <w:tc>
          <w:tcPr>
            <w:tcW w:w="567" w:type="dxa"/>
            <w:gridSpan w:val="2"/>
            <w:shd w:val="solid" w:color="FFFFFF" w:fill="auto"/>
          </w:tcPr>
          <w:p w14:paraId="2789AC3A" w14:textId="77777777" w:rsidR="00EC0A20" w:rsidRPr="000024F2" w:rsidRDefault="00EC0A20" w:rsidP="00701D85">
            <w:pPr>
              <w:pStyle w:val="TAL"/>
              <w:rPr>
                <w:rFonts w:ascii="Times New Roman" w:hAnsi="Times New Roman"/>
                <w:iCs/>
                <w:snapToGrid w:val="0"/>
                <w:sz w:val="20"/>
                <w:lang w:eastAsia="en-US"/>
              </w:rPr>
            </w:pPr>
            <w:r>
              <w:rPr>
                <w:rFonts w:ascii="Times New Roman" w:hAnsi="Times New Roman"/>
                <w:iCs/>
                <w:snapToGrid w:val="0"/>
                <w:sz w:val="20"/>
                <w:lang w:eastAsia="en-US"/>
              </w:rPr>
              <w:t>0001</w:t>
            </w:r>
          </w:p>
        </w:tc>
        <w:tc>
          <w:tcPr>
            <w:tcW w:w="426" w:type="dxa"/>
            <w:gridSpan w:val="2"/>
            <w:shd w:val="solid" w:color="FFFFFF" w:fill="auto"/>
          </w:tcPr>
          <w:p w14:paraId="67A0ED5B" w14:textId="77777777" w:rsidR="00EC0A20" w:rsidRPr="000024F2" w:rsidRDefault="00EC0A20" w:rsidP="00701D85">
            <w:pPr>
              <w:pStyle w:val="TAL"/>
              <w:rPr>
                <w:rFonts w:ascii="Times New Roman" w:hAnsi="Times New Roman"/>
                <w:iCs/>
                <w:snapToGrid w:val="0"/>
                <w:sz w:val="20"/>
                <w:lang w:eastAsia="en-US"/>
              </w:rPr>
            </w:pPr>
            <w:r>
              <w:rPr>
                <w:rFonts w:ascii="Times New Roman" w:hAnsi="Times New Roman"/>
                <w:iCs/>
                <w:snapToGrid w:val="0"/>
                <w:sz w:val="20"/>
                <w:lang w:eastAsia="en-US"/>
              </w:rPr>
              <w:t>1</w:t>
            </w:r>
          </w:p>
        </w:tc>
        <w:tc>
          <w:tcPr>
            <w:tcW w:w="426" w:type="dxa"/>
            <w:gridSpan w:val="2"/>
            <w:shd w:val="solid" w:color="FFFFFF" w:fill="auto"/>
          </w:tcPr>
          <w:p w14:paraId="23BEB66B" w14:textId="77777777" w:rsidR="00EC0A20" w:rsidRPr="000024F2" w:rsidRDefault="00EC0A20" w:rsidP="00701D85">
            <w:pPr>
              <w:pStyle w:val="TAL"/>
              <w:rPr>
                <w:rFonts w:ascii="Times New Roman" w:hAnsi="Times New Roman"/>
                <w:iCs/>
                <w:snapToGrid w:val="0"/>
                <w:sz w:val="20"/>
                <w:lang w:eastAsia="en-US"/>
              </w:rPr>
            </w:pPr>
            <w:r>
              <w:rPr>
                <w:rFonts w:ascii="Times New Roman" w:hAnsi="Times New Roman"/>
                <w:iCs/>
                <w:snapToGrid w:val="0"/>
                <w:sz w:val="20"/>
                <w:lang w:eastAsia="en-US"/>
              </w:rPr>
              <w:t>F</w:t>
            </w:r>
          </w:p>
        </w:tc>
        <w:tc>
          <w:tcPr>
            <w:tcW w:w="4815" w:type="dxa"/>
            <w:gridSpan w:val="2"/>
            <w:shd w:val="solid" w:color="FFFFFF" w:fill="auto"/>
          </w:tcPr>
          <w:p w14:paraId="6668F219" w14:textId="77777777" w:rsidR="00EC0A20" w:rsidRDefault="00EC0A20" w:rsidP="00701D85">
            <w:pPr>
              <w:pStyle w:val="TAL"/>
              <w:rPr>
                <w:rFonts w:ascii="Times New Roman" w:hAnsi="Times New Roman"/>
                <w:iCs/>
                <w:snapToGrid w:val="0"/>
                <w:sz w:val="20"/>
                <w:lang w:eastAsia="ja-JP"/>
              </w:rPr>
            </w:pPr>
            <w:r w:rsidRPr="00EC0A20">
              <w:rPr>
                <w:rFonts w:ascii="Times New Roman" w:hAnsi="Times New Roman"/>
                <w:iCs/>
                <w:snapToGrid w:val="0"/>
                <w:sz w:val="20"/>
                <w:lang w:eastAsia="ja-JP"/>
              </w:rPr>
              <w:t>Detailing clauses 4.2.1, 4.2.3.1 and 4.3.1</w:t>
            </w:r>
          </w:p>
        </w:tc>
        <w:tc>
          <w:tcPr>
            <w:tcW w:w="708" w:type="dxa"/>
            <w:shd w:val="solid" w:color="FFFFFF" w:fill="auto"/>
          </w:tcPr>
          <w:p w14:paraId="631C9101" w14:textId="77777777" w:rsidR="00EC0A20" w:rsidRDefault="00EC0A20" w:rsidP="00701D85">
            <w:pPr>
              <w:pStyle w:val="TAL"/>
              <w:rPr>
                <w:rFonts w:ascii="Times New Roman" w:hAnsi="Times New Roman"/>
                <w:iCs/>
                <w:snapToGrid w:val="0"/>
                <w:sz w:val="20"/>
                <w:lang w:eastAsia="ja-JP"/>
              </w:rPr>
            </w:pPr>
            <w:r>
              <w:rPr>
                <w:rFonts w:ascii="Times New Roman" w:hAnsi="Times New Roman"/>
                <w:iCs/>
                <w:snapToGrid w:val="0"/>
                <w:sz w:val="20"/>
                <w:lang w:eastAsia="ja-JP"/>
              </w:rPr>
              <w:t>14.1.0</w:t>
            </w:r>
          </w:p>
        </w:tc>
      </w:tr>
      <w:tr w:rsidR="00D27308" w:rsidRPr="000024F2" w14:paraId="041D0B97" w14:textId="77777777" w:rsidTr="005F5926">
        <w:tc>
          <w:tcPr>
            <w:tcW w:w="803" w:type="dxa"/>
            <w:gridSpan w:val="2"/>
            <w:tcBorders>
              <w:bottom w:val="single" w:sz="12" w:space="0" w:color="auto"/>
            </w:tcBorders>
            <w:shd w:val="solid" w:color="FFFFFF" w:fill="auto"/>
          </w:tcPr>
          <w:p w14:paraId="79A9579D" w14:textId="77777777" w:rsidR="00D27308" w:rsidRDefault="00D27308" w:rsidP="00701D85">
            <w:pPr>
              <w:spacing w:after="0"/>
              <w:rPr>
                <w:iCs/>
                <w:snapToGrid w:val="0"/>
                <w:lang w:eastAsia="ja-JP"/>
              </w:rPr>
            </w:pPr>
            <w:r>
              <w:rPr>
                <w:iCs/>
                <w:snapToGrid w:val="0"/>
                <w:lang w:eastAsia="ja-JP"/>
              </w:rPr>
              <w:t>06-2017</w:t>
            </w:r>
          </w:p>
        </w:tc>
        <w:tc>
          <w:tcPr>
            <w:tcW w:w="800" w:type="dxa"/>
            <w:gridSpan w:val="2"/>
            <w:tcBorders>
              <w:bottom w:val="single" w:sz="12" w:space="0" w:color="auto"/>
            </w:tcBorders>
            <w:shd w:val="solid" w:color="FFFFFF" w:fill="auto"/>
          </w:tcPr>
          <w:p w14:paraId="70931054" w14:textId="77777777" w:rsidR="00D27308" w:rsidRDefault="00D27308" w:rsidP="00701D85">
            <w:pPr>
              <w:spacing w:after="0"/>
              <w:rPr>
                <w:iCs/>
                <w:snapToGrid w:val="0"/>
                <w:lang w:eastAsia="ja-JP"/>
              </w:rPr>
            </w:pPr>
            <w:r>
              <w:rPr>
                <w:iCs/>
                <w:snapToGrid w:val="0"/>
                <w:lang w:eastAsia="ja-JP"/>
              </w:rPr>
              <w:t>SA#76</w:t>
            </w:r>
          </w:p>
        </w:tc>
        <w:tc>
          <w:tcPr>
            <w:tcW w:w="1094" w:type="dxa"/>
            <w:gridSpan w:val="2"/>
            <w:tcBorders>
              <w:bottom w:val="single" w:sz="12" w:space="0" w:color="auto"/>
            </w:tcBorders>
            <w:shd w:val="solid" w:color="FFFFFF" w:fill="auto"/>
          </w:tcPr>
          <w:p w14:paraId="54E64EBD" w14:textId="77777777" w:rsidR="00D27308" w:rsidRDefault="00D27308" w:rsidP="00701D85">
            <w:pPr>
              <w:spacing w:after="0"/>
              <w:rPr>
                <w:iCs/>
                <w:snapToGrid w:val="0"/>
                <w:lang w:eastAsia="ja-JP"/>
              </w:rPr>
            </w:pPr>
            <w:r>
              <w:rPr>
                <w:iCs/>
                <w:snapToGrid w:val="0"/>
                <w:lang w:eastAsia="ja-JP"/>
              </w:rPr>
              <w:t>SP-170426</w:t>
            </w:r>
          </w:p>
        </w:tc>
        <w:tc>
          <w:tcPr>
            <w:tcW w:w="567" w:type="dxa"/>
            <w:gridSpan w:val="2"/>
            <w:tcBorders>
              <w:bottom w:val="single" w:sz="12" w:space="0" w:color="auto"/>
            </w:tcBorders>
            <w:shd w:val="solid" w:color="FFFFFF" w:fill="auto"/>
          </w:tcPr>
          <w:p w14:paraId="22679BFA" w14:textId="77777777" w:rsidR="00D27308" w:rsidRDefault="00D27308" w:rsidP="00701D85">
            <w:pPr>
              <w:pStyle w:val="TAL"/>
              <w:rPr>
                <w:rFonts w:ascii="Times New Roman" w:hAnsi="Times New Roman"/>
                <w:iCs/>
                <w:snapToGrid w:val="0"/>
                <w:sz w:val="20"/>
                <w:lang w:eastAsia="en-US"/>
              </w:rPr>
            </w:pPr>
            <w:r>
              <w:rPr>
                <w:rFonts w:ascii="Times New Roman" w:hAnsi="Times New Roman"/>
                <w:iCs/>
                <w:snapToGrid w:val="0"/>
                <w:sz w:val="20"/>
                <w:lang w:eastAsia="en-US"/>
              </w:rPr>
              <w:t>0003</w:t>
            </w:r>
          </w:p>
        </w:tc>
        <w:tc>
          <w:tcPr>
            <w:tcW w:w="426" w:type="dxa"/>
            <w:gridSpan w:val="2"/>
            <w:tcBorders>
              <w:bottom w:val="single" w:sz="12" w:space="0" w:color="auto"/>
            </w:tcBorders>
            <w:shd w:val="solid" w:color="FFFFFF" w:fill="auto"/>
          </w:tcPr>
          <w:p w14:paraId="7BD78E33" w14:textId="77777777" w:rsidR="00D27308" w:rsidRDefault="00D27308" w:rsidP="00701D85">
            <w:pPr>
              <w:pStyle w:val="TAL"/>
              <w:rPr>
                <w:rFonts w:ascii="Times New Roman" w:hAnsi="Times New Roman"/>
                <w:iCs/>
                <w:snapToGrid w:val="0"/>
                <w:sz w:val="20"/>
                <w:lang w:eastAsia="en-US"/>
              </w:rPr>
            </w:pPr>
            <w:r>
              <w:rPr>
                <w:rFonts w:ascii="Times New Roman" w:hAnsi="Times New Roman"/>
                <w:iCs/>
                <w:snapToGrid w:val="0"/>
                <w:sz w:val="20"/>
                <w:lang w:eastAsia="en-US"/>
              </w:rPr>
              <w:t>-</w:t>
            </w:r>
          </w:p>
        </w:tc>
        <w:tc>
          <w:tcPr>
            <w:tcW w:w="426" w:type="dxa"/>
            <w:gridSpan w:val="2"/>
            <w:tcBorders>
              <w:bottom w:val="single" w:sz="12" w:space="0" w:color="auto"/>
            </w:tcBorders>
            <w:shd w:val="solid" w:color="FFFFFF" w:fill="auto"/>
          </w:tcPr>
          <w:p w14:paraId="17772634" w14:textId="77777777" w:rsidR="00D27308" w:rsidRDefault="00D27308" w:rsidP="00701D85">
            <w:pPr>
              <w:pStyle w:val="TAL"/>
              <w:rPr>
                <w:rFonts w:ascii="Times New Roman" w:hAnsi="Times New Roman"/>
                <w:iCs/>
                <w:snapToGrid w:val="0"/>
                <w:sz w:val="20"/>
                <w:lang w:eastAsia="en-US"/>
              </w:rPr>
            </w:pPr>
            <w:r>
              <w:rPr>
                <w:rFonts w:ascii="Times New Roman" w:hAnsi="Times New Roman"/>
                <w:iCs/>
                <w:snapToGrid w:val="0"/>
                <w:sz w:val="20"/>
                <w:lang w:eastAsia="en-US"/>
              </w:rPr>
              <w:t>F</w:t>
            </w:r>
          </w:p>
        </w:tc>
        <w:tc>
          <w:tcPr>
            <w:tcW w:w="4815" w:type="dxa"/>
            <w:gridSpan w:val="2"/>
            <w:tcBorders>
              <w:bottom w:val="single" w:sz="12" w:space="0" w:color="auto"/>
            </w:tcBorders>
            <w:shd w:val="solid" w:color="FFFFFF" w:fill="auto"/>
          </w:tcPr>
          <w:p w14:paraId="51014D1D" w14:textId="77777777" w:rsidR="00D27308" w:rsidRPr="00EC0A20" w:rsidRDefault="00D27308" w:rsidP="00701D85">
            <w:pPr>
              <w:pStyle w:val="TAL"/>
              <w:rPr>
                <w:rFonts w:ascii="Times New Roman" w:hAnsi="Times New Roman"/>
                <w:iCs/>
                <w:snapToGrid w:val="0"/>
                <w:sz w:val="20"/>
                <w:lang w:eastAsia="ja-JP"/>
              </w:rPr>
            </w:pPr>
            <w:r w:rsidRPr="006C17A8">
              <w:rPr>
                <w:rFonts w:ascii="Times New Roman" w:hAnsi="Times New Roman"/>
                <w:iCs/>
                <w:snapToGrid w:val="0"/>
                <w:sz w:val="20"/>
                <w:lang w:eastAsia="ja-JP"/>
              </w:rPr>
              <w:t>Resolution of editor's notes in 33.117</w:t>
            </w:r>
          </w:p>
        </w:tc>
        <w:tc>
          <w:tcPr>
            <w:tcW w:w="708" w:type="dxa"/>
            <w:tcBorders>
              <w:bottom w:val="single" w:sz="12" w:space="0" w:color="auto"/>
            </w:tcBorders>
            <w:shd w:val="solid" w:color="FFFFFF" w:fill="auto"/>
          </w:tcPr>
          <w:p w14:paraId="39F84287" w14:textId="77777777" w:rsidR="00D27308" w:rsidRPr="00BC2BB9" w:rsidRDefault="00D27308" w:rsidP="00701D85">
            <w:pPr>
              <w:pStyle w:val="TAL"/>
              <w:rPr>
                <w:rFonts w:ascii="Times New Roman" w:hAnsi="Times New Roman"/>
                <w:iCs/>
                <w:snapToGrid w:val="0"/>
                <w:sz w:val="20"/>
                <w:lang w:eastAsia="ja-JP"/>
              </w:rPr>
            </w:pPr>
            <w:r w:rsidRPr="00BC2BB9">
              <w:rPr>
                <w:rFonts w:ascii="Times New Roman" w:hAnsi="Times New Roman"/>
                <w:iCs/>
                <w:snapToGrid w:val="0"/>
                <w:sz w:val="20"/>
                <w:lang w:eastAsia="ja-JP"/>
              </w:rPr>
              <w:t>14.2.0</w:t>
            </w:r>
          </w:p>
        </w:tc>
      </w:tr>
      <w:tr w:rsidR="006C17A8" w:rsidRPr="000024F2" w14:paraId="6693A41B" w14:textId="77777777" w:rsidTr="005F5926">
        <w:tc>
          <w:tcPr>
            <w:tcW w:w="803" w:type="dxa"/>
            <w:gridSpan w:val="2"/>
            <w:tcBorders>
              <w:top w:val="single" w:sz="12" w:space="0" w:color="auto"/>
              <w:bottom w:val="single" w:sz="12" w:space="0" w:color="auto"/>
            </w:tcBorders>
            <w:shd w:val="solid" w:color="FFFFFF" w:fill="auto"/>
          </w:tcPr>
          <w:p w14:paraId="69524B76" w14:textId="77777777" w:rsidR="006C17A8" w:rsidRDefault="006C17A8" w:rsidP="00701D85">
            <w:pPr>
              <w:spacing w:after="0"/>
              <w:rPr>
                <w:iCs/>
                <w:snapToGrid w:val="0"/>
                <w:lang w:eastAsia="ja-JP"/>
              </w:rPr>
            </w:pPr>
            <w:r>
              <w:rPr>
                <w:iCs/>
                <w:snapToGrid w:val="0"/>
                <w:lang w:eastAsia="ja-JP"/>
              </w:rPr>
              <w:t>2018-03</w:t>
            </w:r>
          </w:p>
        </w:tc>
        <w:tc>
          <w:tcPr>
            <w:tcW w:w="800" w:type="dxa"/>
            <w:gridSpan w:val="2"/>
            <w:tcBorders>
              <w:top w:val="single" w:sz="12" w:space="0" w:color="auto"/>
              <w:bottom w:val="single" w:sz="12" w:space="0" w:color="auto"/>
            </w:tcBorders>
            <w:shd w:val="solid" w:color="FFFFFF" w:fill="auto"/>
          </w:tcPr>
          <w:p w14:paraId="1525E322" w14:textId="77777777" w:rsidR="006C17A8" w:rsidRDefault="006C17A8" w:rsidP="00701D85">
            <w:pPr>
              <w:spacing w:after="0"/>
              <w:rPr>
                <w:iCs/>
                <w:snapToGrid w:val="0"/>
                <w:lang w:eastAsia="ja-JP"/>
              </w:rPr>
            </w:pPr>
            <w:r>
              <w:rPr>
                <w:iCs/>
                <w:snapToGrid w:val="0"/>
                <w:lang w:eastAsia="ja-JP"/>
              </w:rPr>
              <w:t>SA#79</w:t>
            </w:r>
          </w:p>
        </w:tc>
        <w:tc>
          <w:tcPr>
            <w:tcW w:w="1094" w:type="dxa"/>
            <w:gridSpan w:val="2"/>
            <w:tcBorders>
              <w:top w:val="single" w:sz="12" w:space="0" w:color="auto"/>
              <w:bottom w:val="single" w:sz="12" w:space="0" w:color="auto"/>
            </w:tcBorders>
            <w:shd w:val="solid" w:color="FFFFFF" w:fill="auto"/>
          </w:tcPr>
          <w:p w14:paraId="69874D17" w14:textId="77777777" w:rsidR="006C17A8" w:rsidRDefault="006C17A8" w:rsidP="00701D85">
            <w:pPr>
              <w:spacing w:after="0"/>
              <w:rPr>
                <w:iCs/>
                <w:snapToGrid w:val="0"/>
                <w:lang w:eastAsia="ja-JP"/>
              </w:rPr>
            </w:pPr>
            <w:r>
              <w:rPr>
                <w:iCs/>
                <w:snapToGrid w:val="0"/>
                <w:lang w:eastAsia="ja-JP"/>
              </w:rPr>
              <w:t>SP-180044</w:t>
            </w:r>
          </w:p>
        </w:tc>
        <w:tc>
          <w:tcPr>
            <w:tcW w:w="567" w:type="dxa"/>
            <w:gridSpan w:val="2"/>
            <w:tcBorders>
              <w:top w:val="single" w:sz="12" w:space="0" w:color="auto"/>
              <w:bottom w:val="single" w:sz="12" w:space="0" w:color="auto"/>
            </w:tcBorders>
            <w:shd w:val="solid" w:color="FFFFFF" w:fill="auto"/>
          </w:tcPr>
          <w:p w14:paraId="06A55EF9" w14:textId="77777777" w:rsidR="006C17A8" w:rsidRDefault="006C17A8" w:rsidP="00701D85">
            <w:pPr>
              <w:pStyle w:val="TAL"/>
              <w:rPr>
                <w:rFonts w:ascii="Times New Roman" w:hAnsi="Times New Roman"/>
                <w:iCs/>
                <w:snapToGrid w:val="0"/>
                <w:sz w:val="20"/>
                <w:lang w:eastAsia="ja-JP"/>
              </w:rPr>
            </w:pPr>
            <w:r>
              <w:rPr>
                <w:rFonts w:ascii="Times New Roman" w:hAnsi="Times New Roman"/>
                <w:iCs/>
                <w:snapToGrid w:val="0"/>
                <w:sz w:val="20"/>
                <w:lang w:eastAsia="ja-JP"/>
              </w:rPr>
              <w:t>0004</w:t>
            </w:r>
          </w:p>
        </w:tc>
        <w:tc>
          <w:tcPr>
            <w:tcW w:w="426" w:type="dxa"/>
            <w:gridSpan w:val="2"/>
            <w:tcBorders>
              <w:top w:val="single" w:sz="12" w:space="0" w:color="auto"/>
              <w:bottom w:val="single" w:sz="12" w:space="0" w:color="auto"/>
            </w:tcBorders>
            <w:shd w:val="solid" w:color="FFFFFF" w:fill="auto"/>
          </w:tcPr>
          <w:p w14:paraId="1139345A" w14:textId="77777777" w:rsidR="006C17A8" w:rsidRDefault="006C17A8" w:rsidP="00701D85">
            <w:pPr>
              <w:pStyle w:val="TAL"/>
              <w:rPr>
                <w:rFonts w:ascii="Times New Roman" w:hAnsi="Times New Roman"/>
                <w:iCs/>
                <w:snapToGrid w:val="0"/>
                <w:sz w:val="20"/>
                <w:lang w:eastAsia="ja-JP"/>
              </w:rPr>
            </w:pPr>
            <w:r>
              <w:rPr>
                <w:rFonts w:ascii="Times New Roman" w:hAnsi="Times New Roman"/>
                <w:iCs/>
                <w:snapToGrid w:val="0"/>
                <w:sz w:val="20"/>
                <w:lang w:eastAsia="ja-JP"/>
              </w:rPr>
              <w:t>1</w:t>
            </w:r>
          </w:p>
        </w:tc>
        <w:tc>
          <w:tcPr>
            <w:tcW w:w="426" w:type="dxa"/>
            <w:gridSpan w:val="2"/>
            <w:tcBorders>
              <w:top w:val="single" w:sz="12" w:space="0" w:color="auto"/>
              <w:bottom w:val="single" w:sz="12" w:space="0" w:color="auto"/>
            </w:tcBorders>
            <w:shd w:val="solid" w:color="FFFFFF" w:fill="auto"/>
          </w:tcPr>
          <w:p w14:paraId="5A9A1585" w14:textId="77777777" w:rsidR="006C17A8" w:rsidRDefault="006C17A8" w:rsidP="00701D85">
            <w:pPr>
              <w:pStyle w:val="TAL"/>
              <w:rPr>
                <w:rFonts w:ascii="Times New Roman" w:hAnsi="Times New Roman"/>
                <w:iCs/>
                <w:snapToGrid w:val="0"/>
                <w:sz w:val="20"/>
                <w:lang w:eastAsia="ja-JP"/>
              </w:rPr>
            </w:pPr>
            <w:r>
              <w:rPr>
                <w:rFonts w:ascii="Times New Roman" w:hAnsi="Times New Roman"/>
                <w:iCs/>
                <w:snapToGrid w:val="0"/>
                <w:sz w:val="20"/>
                <w:lang w:eastAsia="ja-JP"/>
              </w:rPr>
              <w:t>F</w:t>
            </w:r>
          </w:p>
        </w:tc>
        <w:tc>
          <w:tcPr>
            <w:tcW w:w="4815" w:type="dxa"/>
            <w:gridSpan w:val="2"/>
            <w:tcBorders>
              <w:top w:val="single" w:sz="12" w:space="0" w:color="auto"/>
              <w:bottom w:val="single" w:sz="12" w:space="0" w:color="auto"/>
            </w:tcBorders>
            <w:shd w:val="solid" w:color="FFFFFF" w:fill="auto"/>
          </w:tcPr>
          <w:p w14:paraId="64386B54" w14:textId="77777777" w:rsidR="006C17A8" w:rsidRPr="006C17A8" w:rsidRDefault="006C17A8" w:rsidP="00701D85">
            <w:pPr>
              <w:pStyle w:val="TAL"/>
              <w:rPr>
                <w:rFonts w:ascii="Times New Roman" w:hAnsi="Times New Roman"/>
                <w:iCs/>
                <w:snapToGrid w:val="0"/>
                <w:sz w:val="20"/>
                <w:lang w:eastAsia="ja-JP"/>
              </w:rPr>
            </w:pPr>
            <w:r w:rsidRPr="006C17A8">
              <w:rPr>
                <w:rFonts w:ascii="Times New Roman" w:hAnsi="Times New Roman"/>
                <w:iCs/>
                <w:snapToGrid w:val="0"/>
                <w:sz w:val="20"/>
                <w:lang w:eastAsia="ja-JP"/>
              </w:rPr>
              <w:t>Collection of changes based on feedback from GSMA SECAG</w:t>
            </w:r>
          </w:p>
        </w:tc>
        <w:tc>
          <w:tcPr>
            <w:tcW w:w="708" w:type="dxa"/>
            <w:tcBorders>
              <w:top w:val="single" w:sz="12" w:space="0" w:color="auto"/>
              <w:bottom w:val="single" w:sz="12" w:space="0" w:color="auto"/>
            </w:tcBorders>
            <w:shd w:val="solid" w:color="FFFFFF" w:fill="auto"/>
          </w:tcPr>
          <w:p w14:paraId="637A5173" w14:textId="77777777" w:rsidR="006C17A8" w:rsidRPr="00BC2BB9" w:rsidRDefault="006C17A8" w:rsidP="00701D85">
            <w:pPr>
              <w:pStyle w:val="TAL"/>
              <w:rPr>
                <w:rFonts w:ascii="Times New Roman" w:hAnsi="Times New Roman"/>
                <w:iCs/>
                <w:snapToGrid w:val="0"/>
                <w:sz w:val="20"/>
                <w:lang w:eastAsia="ja-JP"/>
              </w:rPr>
            </w:pPr>
            <w:r w:rsidRPr="00BC2BB9">
              <w:rPr>
                <w:rFonts w:ascii="Times New Roman" w:hAnsi="Times New Roman"/>
                <w:iCs/>
                <w:snapToGrid w:val="0"/>
                <w:sz w:val="20"/>
                <w:lang w:eastAsia="ja-JP"/>
              </w:rPr>
              <w:t>14.3.0</w:t>
            </w:r>
          </w:p>
        </w:tc>
      </w:tr>
      <w:tr w:rsidR="00566F35" w:rsidRPr="000024F2" w14:paraId="37C6F47C" w14:textId="77777777" w:rsidTr="005F5926">
        <w:tc>
          <w:tcPr>
            <w:tcW w:w="803" w:type="dxa"/>
            <w:gridSpan w:val="2"/>
            <w:tcBorders>
              <w:top w:val="single" w:sz="12" w:space="0" w:color="auto"/>
              <w:bottom w:val="single" w:sz="12" w:space="0" w:color="auto"/>
            </w:tcBorders>
            <w:shd w:val="solid" w:color="FFFFFF" w:fill="auto"/>
          </w:tcPr>
          <w:p w14:paraId="490B9F43" w14:textId="77777777" w:rsidR="00566F35" w:rsidRDefault="00566F35" w:rsidP="00701D85">
            <w:pPr>
              <w:spacing w:after="0"/>
              <w:rPr>
                <w:iCs/>
                <w:snapToGrid w:val="0"/>
                <w:lang w:eastAsia="ja-JP"/>
              </w:rPr>
            </w:pPr>
            <w:r>
              <w:rPr>
                <w:iCs/>
                <w:snapToGrid w:val="0"/>
                <w:lang w:eastAsia="ja-JP"/>
              </w:rPr>
              <w:t>2018-06</w:t>
            </w:r>
          </w:p>
        </w:tc>
        <w:tc>
          <w:tcPr>
            <w:tcW w:w="800" w:type="dxa"/>
            <w:gridSpan w:val="2"/>
            <w:tcBorders>
              <w:top w:val="single" w:sz="12" w:space="0" w:color="auto"/>
              <w:bottom w:val="single" w:sz="12" w:space="0" w:color="auto"/>
            </w:tcBorders>
            <w:shd w:val="solid" w:color="FFFFFF" w:fill="auto"/>
          </w:tcPr>
          <w:p w14:paraId="5DE9A60E" w14:textId="77777777" w:rsidR="00566F35" w:rsidRDefault="00566F35" w:rsidP="00701D85">
            <w:pPr>
              <w:spacing w:after="0"/>
              <w:rPr>
                <w:iCs/>
                <w:snapToGrid w:val="0"/>
                <w:lang w:eastAsia="ja-JP"/>
              </w:rPr>
            </w:pPr>
            <w:r>
              <w:rPr>
                <w:iCs/>
                <w:snapToGrid w:val="0"/>
                <w:lang w:eastAsia="ja-JP"/>
              </w:rPr>
              <w:t>-</w:t>
            </w:r>
          </w:p>
        </w:tc>
        <w:tc>
          <w:tcPr>
            <w:tcW w:w="1094" w:type="dxa"/>
            <w:gridSpan w:val="2"/>
            <w:tcBorders>
              <w:top w:val="single" w:sz="12" w:space="0" w:color="auto"/>
              <w:bottom w:val="single" w:sz="12" w:space="0" w:color="auto"/>
            </w:tcBorders>
            <w:shd w:val="solid" w:color="FFFFFF" w:fill="auto"/>
          </w:tcPr>
          <w:p w14:paraId="67944352" w14:textId="77777777" w:rsidR="00566F35" w:rsidRDefault="00566F35" w:rsidP="00701D85">
            <w:pPr>
              <w:spacing w:after="0"/>
              <w:rPr>
                <w:iCs/>
                <w:snapToGrid w:val="0"/>
                <w:lang w:eastAsia="ja-JP"/>
              </w:rPr>
            </w:pPr>
            <w:r>
              <w:rPr>
                <w:iCs/>
                <w:snapToGrid w:val="0"/>
                <w:lang w:eastAsia="ja-JP"/>
              </w:rPr>
              <w:t>-</w:t>
            </w:r>
          </w:p>
        </w:tc>
        <w:tc>
          <w:tcPr>
            <w:tcW w:w="567" w:type="dxa"/>
            <w:gridSpan w:val="2"/>
            <w:tcBorders>
              <w:top w:val="single" w:sz="12" w:space="0" w:color="auto"/>
              <w:bottom w:val="single" w:sz="12" w:space="0" w:color="auto"/>
            </w:tcBorders>
            <w:shd w:val="solid" w:color="FFFFFF" w:fill="auto"/>
          </w:tcPr>
          <w:p w14:paraId="3DE791A2" w14:textId="77777777" w:rsidR="00566F35" w:rsidRDefault="00566F35" w:rsidP="00701D85">
            <w:pPr>
              <w:pStyle w:val="TAL"/>
              <w:rPr>
                <w:rFonts w:ascii="Times New Roman" w:hAnsi="Times New Roman"/>
                <w:iCs/>
                <w:snapToGrid w:val="0"/>
                <w:sz w:val="20"/>
                <w:lang w:eastAsia="ja-JP"/>
              </w:rPr>
            </w:pPr>
            <w:r>
              <w:rPr>
                <w:rFonts w:ascii="Times New Roman" w:hAnsi="Times New Roman"/>
                <w:iCs/>
                <w:snapToGrid w:val="0"/>
                <w:sz w:val="20"/>
                <w:lang w:eastAsia="ja-JP"/>
              </w:rPr>
              <w:t>-</w:t>
            </w:r>
          </w:p>
        </w:tc>
        <w:tc>
          <w:tcPr>
            <w:tcW w:w="426" w:type="dxa"/>
            <w:gridSpan w:val="2"/>
            <w:tcBorders>
              <w:top w:val="single" w:sz="12" w:space="0" w:color="auto"/>
              <w:bottom w:val="single" w:sz="12" w:space="0" w:color="auto"/>
            </w:tcBorders>
            <w:shd w:val="solid" w:color="FFFFFF" w:fill="auto"/>
          </w:tcPr>
          <w:p w14:paraId="77CABC74" w14:textId="77777777" w:rsidR="00566F35" w:rsidRDefault="00566F35" w:rsidP="00701D85">
            <w:pPr>
              <w:pStyle w:val="TAL"/>
              <w:rPr>
                <w:rFonts w:ascii="Times New Roman" w:hAnsi="Times New Roman"/>
                <w:iCs/>
                <w:snapToGrid w:val="0"/>
                <w:sz w:val="20"/>
                <w:lang w:eastAsia="ja-JP"/>
              </w:rPr>
            </w:pPr>
            <w:r>
              <w:rPr>
                <w:rFonts w:ascii="Times New Roman" w:hAnsi="Times New Roman"/>
                <w:iCs/>
                <w:snapToGrid w:val="0"/>
                <w:sz w:val="20"/>
                <w:lang w:eastAsia="ja-JP"/>
              </w:rPr>
              <w:t>-</w:t>
            </w:r>
          </w:p>
        </w:tc>
        <w:tc>
          <w:tcPr>
            <w:tcW w:w="426" w:type="dxa"/>
            <w:gridSpan w:val="2"/>
            <w:tcBorders>
              <w:top w:val="single" w:sz="12" w:space="0" w:color="auto"/>
              <w:bottom w:val="single" w:sz="12" w:space="0" w:color="auto"/>
            </w:tcBorders>
            <w:shd w:val="solid" w:color="FFFFFF" w:fill="auto"/>
          </w:tcPr>
          <w:p w14:paraId="37ACAEB8" w14:textId="77777777" w:rsidR="00566F35" w:rsidRDefault="00566F35" w:rsidP="00701D85">
            <w:pPr>
              <w:pStyle w:val="TAL"/>
              <w:rPr>
                <w:rFonts w:ascii="Times New Roman" w:hAnsi="Times New Roman"/>
                <w:iCs/>
                <w:snapToGrid w:val="0"/>
                <w:sz w:val="20"/>
                <w:lang w:eastAsia="ja-JP"/>
              </w:rPr>
            </w:pPr>
            <w:r>
              <w:rPr>
                <w:rFonts w:ascii="Times New Roman" w:hAnsi="Times New Roman"/>
                <w:iCs/>
                <w:snapToGrid w:val="0"/>
                <w:sz w:val="20"/>
                <w:lang w:eastAsia="ja-JP"/>
              </w:rPr>
              <w:t>-</w:t>
            </w:r>
          </w:p>
        </w:tc>
        <w:tc>
          <w:tcPr>
            <w:tcW w:w="4815" w:type="dxa"/>
            <w:gridSpan w:val="2"/>
            <w:tcBorders>
              <w:top w:val="single" w:sz="12" w:space="0" w:color="auto"/>
              <w:bottom w:val="single" w:sz="12" w:space="0" w:color="auto"/>
            </w:tcBorders>
            <w:shd w:val="solid" w:color="FFFFFF" w:fill="auto"/>
          </w:tcPr>
          <w:p w14:paraId="76B796FE" w14:textId="77777777" w:rsidR="00566F35" w:rsidRPr="006C17A8" w:rsidRDefault="00566F35" w:rsidP="00701D85">
            <w:pPr>
              <w:pStyle w:val="TAL"/>
              <w:rPr>
                <w:rFonts w:ascii="Times New Roman" w:hAnsi="Times New Roman"/>
                <w:iCs/>
                <w:snapToGrid w:val="0"/>
                <w:sz w:val="20"/>
                <w:lang w:eastAsia="ja-JP"/>
              </w:rPr>
            </w:pPr>
            <w:r>
              <w:rPr>
                <w:rFonts w:ascii="Times New Roman" w:hAnsi="Times New Roman"/>
                <w:iCs/>
                <w:snapToGrid w:val="0"/>
                <w:sz w:val="20"/>
                <w:lang w:eastAsia="ja-JP"/>
              </w:rPr>
              <w:t>Update to Rel-15 version (MCC)</w:t>
            </w:r>
          </w:p>
        </w:tc>
        <w:tc>
          <w:tcPr>
            <w:tcW w:w="708" w:type="dxa"/>
            <w:tcBorders>
              <w:top w:val="single" w:sz="12" w:space="0" w:color="auto"/>
              <w:bottom w:val="single" w:sz="12" w:space="0" w:color="auto"/>
            </w:tcBorders>
            <w:shd w:val="solid" w:color="FFFFFF" w:fill="auto"/>
          </w:tcPr>
          <w:p w14:paraId="7C28796B" w14:textId="77777777" w:rsidR="00566F35" w:rsidRPr="001F1C9C" w:rsidRDefault="00566F35" w:rsidP="00701D85">
            <w:pPr>
              <w:pStyle w:val="TAL"/>
              <w:rPr>
                <w:rFonts w:ascii="Times New Roman" w:hAnsi="Times New Roman"/>
                <w:iCs/>
                <w:snapToGrid w:val="0"/>
                <w:sz w:val="20"/>
                <w:lang w:eastAsia="ja-JP"/>
              </w:rPr>
            </w:pPr>
            <w:r w:rsidRPr="001F1C9C">
              <w:rPr>
                <w:rFonts w:ascii="Times New Roman" w:hAnsi="Times New Roman"/>
                <w:iCs/>
                <w:snapToGrid w:val="0"/>
                <w:sz w:val="20"/>
                <w:lang w:eastAsia="ja-JP"/>
              </w:rPr>
              <w:t>15.0.0</w:t>
            </w:r>
          </w:p>
        </w:tc>
      </w:tr>
      <w:tr w:rsidR="00BC2BB9" w:rsidRPr="000024F2" w14:paraId="4607080F" w14:textId="77777777" w:rsidTr="005F5926">
        <w:tc>
          <w:tcPr>
            <w:tcW w:w="803" w:type="dxa"/>
            <w:gridSpan w:val="2"/>
            <w:tcBorders>
              <w:top w:val="single" w:sz="12" w:space="0" w:color="auto"/>
              <w:bottom w:val="single" w:sz="12" w:space="0" w:color="auto"/>
            </w:tcBorders>
            <w:shd w:val="solid" w:color="FFFFFF" w:fill="auto"/>
          </w:tcPr>
          <w:p w14:paraId="669E0133" w14:textId="77777777" w:rsidR="00BC2BB9" w:rsidRPr="001F1C9C" w:rsidRDefault="00BC2BB9" w:rsidP="00227543">
            <w:pPr>
              <w:spacing w:after="0"/>
              <w:rPr>
                <w:iCs/>
                <w:snapToGrid w:val="0"/>
                <w:lang w:eastAsia="ja-JP"/>
              </w:rPr>
            </w:pPr>
            <w:r w:rsidRPr="001F1C9C">
              <w:rPr>
                <w:iCs/>
                <w:snapToGrid w:val="0"/>
                <w:lang w:eastAsia="ja-JP"/>
              </w:rPr>
              <w:t>2018-09</w:t>
            </w:r>
          </w:p>
        </w:tc>
        <w:tc>
          <w:tcPr>
            <w:tcW w:w="800" w:type="dxa"/>
            <w:gridSpan w:val="2"/>
            <w:tcBorders>
              <w:top w:val="single" w:sz="12" w:space="0" w:color="auto"/>
              <w:bottom w:val="single" w:sz="12" w:space="0" w:color="auto"/>
            </w:tcBorders>
            <w:shd w:val="solid" w:color="FFFFFF" w:fill="auto"/>
          </w:tcPr>
          <w:p w14:paraId="56A0FEA8" w14:textId="77777777" w:rsidR="00BC2BB9" w:rsidRPr="001F1C9C" w:rsidRDefault="00BC2BB9" w:rsidP="00227543">
            <w:pPr>
              <w:spacing w:after="0"/>
              <w:rPr>
                <w:iCs/>
                <w:snapToGrid w:val="0"/>
                <w:lang w:eastAsia="ja-JP"/>
              </w:rPr>
            </w:pPr>
            <w:r w:rsidRPr="001F1C9C">
              <w:rPr>
                <w:iCs/>
                <w:snapToGrid w:val="0"/>
                <w:lang w:eastAsia="ja-JP"/>
              </w:rPr>
              <w:t>SA#81</w:t>
            </w:r>
          </w:p>
        </w:tc>
        <w:tc>
          <w:tcPr>
            <w:tcW w:w="1094" w:type="dxa"/>
            <w:gridSpan w:val="2"/>
            <w:tcBorders>
              <w:top w:val="single" w:sz="12" w:space="0" w:color="auto"/>
              <w:bottom w:val="single" w:sz="12" w:space="0" w:color="auto"/>
            </w:tcBorders>
            <w:shd w:val="solid" w:color="FFFFFF" w:fill="auto"/>
          </w:tcPr>
          <w:p w14:paraId="795659E8" w14:textId="77777777" w:rsidR="00BC2BB9" w:rsidRPr="001F1C9C" w:rsidRDefault="00BC2BB9" w:rsidP="00227543">
            <w:pPr>
              <w:spacing w:after="0"/>
              <w:rPr>
                <w:iCs/>
                <w:snapToGrid w:val="0"/>
                <w:lang w:eastAsia="ja-JP"/>
              </w:rPr>
            </w:pPr>
            <w:r w:rsidRPr="001F1C9C">
              <w:rPr>
                <w:iCs/>
                <w:snapToGrid w:val="0"/>
                <w:lang w:eastAsia="ja-JP"/>
              </w:rPr>
              <w:t>SP-180698</w:t>
            </w:r>
          </w:p>
        </w:tc>
        <w:tc>
          <w:tcPr>
            <w:tcW w:w="567" w:type="dxa"/>
            <w:gridSpan w:val="2"/>
            <w:tcBorders>
              <w:top w:val="single" w:sz="12" w:space="0" w:color="auto"/>
              <w:bottom w:val="single" w:sz="12" w:space="0" w:color="auto"/>
            </w:tcBorders>
            <w:shd w:val="solid" w:color="FFFFFF" w:fill="auto"/>
          </w:tcPr>
          <w:p w14:paraId="00C4022F" w14:textId="77777777" w:rsidR="00BC2BB9" w:rsidRDefault="00BC2BB9" w:rsidP="00227543">
            <w:pPr>
              <w:spacing w:after="0"/>
              <w:rPr>
                <w:iCs/>
                <w:snapToGrid w:val="0"/>
                <w:lang w:eastAsia="ja-JP"/>
              </w:rPr>
            </w:pPr>
            <w:r>
              <w:rPr>
                <w:iCs/>
                <w:snapToGrid w:val="0"/>
                <w:lang w:eastAsia="ja-JP"/>
              </w:rPr>
              <w:t>0006</w:t>
            </w:r>
          </w:p>
        </w:tc>
        <w:tc>
          <w:tcPr>
            <w:tcW w:w="426" w:type="dxa"/>
            <w:gridSpan w:val="2"/>
            <w:tcBorders>
              <w:top w:val="single" w:sz="12" w:space="0" w:color="auto"/>
              <w:bottom w:val="single" w:sz="12" w:space="0" w:color="auto"/>
            </w:tcBorders>
            <w:shd w:val="solid" w:color="FFFFFF" w:fill="auto"/>
          </w:tcPr>
          <w:p w14:paraId="7A9483F0" w14:textId="77777777" w:rsidR="00BC2BB9" w:rsidRDefault="00BC2BB9" w:rsidP="00227543">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2E96773D" w14:textId="77777777" w:rsidR="00BC2BB9" w:rsidRDefault="00BC2BB9" w:rsidP="00227543">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5D693780" w14:textId="77777777" w:rsidR="00BC2BB9" w:rsidRDefault="00BC2BB9" w:rsidP="00227543">
            <w:pPr>
              <w:spacing w:after="0"/>
              <w:rPr>
                <w:iCs/>
                <w:snapToGrid w:val="0"/>
                <w:lang w:eastAsia="ja-JP"/>
              </w:rPr>
            </w:pPr>
            <w:r w:rsidRPr="001F1C9C">
              <w:rPr>
                <w:iCs/>
                <w:snapToGrid w:val="0"/>
                <w:lang w:eastAsia="ja-JP"/>
              </w:rPr>
              <w:t>Clarifications for section 4.2.3.2.2 and 4.3.2.1</w:t>
            </w:r>
          </w:p>
        </w:tc>
        <w:tc>
          <w:tcPr>
            <w:tcW w:w="708" w:type="dxa"/>
            <w:tcBorders>
              <w:top w:val="single" w:sz="12" w:space="0" w:color="auto"/>
              <w:bottom w:val="single" w:sz="12" w:space="0" w:color="auto"/>
            </w:tcBorders>
            <w:shd w:val="solid" w:color="FFFFFF" w:fill="auto"/>
          </w:tcPr>
          <w:p w14:paraId="28830943" w14:textId="77777777" w:rsidR="00BC2BB9" w:rsidRPr="001F1C9C" w:rsidRDefault="00BC2BB9" w:rsidP="00701D85">
            <w:pPr>
              <w:pStyle w:val="TAL"/>
              <w:rPr>
                <w:rFonts w:ascii="Times New Roman" w:hAnsi="Times New Roman"/>
                <w:iCs/>
                <w:snapToGrid w:val="0"/>
                <w:sz w:val="20"/>
                <w:lang w:eastAsia="ja-JP"/>
              </w:rPr>
            </w:pPr>
            <w:r w:rsidRPr="001F1C9C">
              <w:rPr>
                <w:rFonts w:ascii="Times New Roman" w:hAnsi="Times New Roman"/>
                <w:iCs/>
                <w:snapToGrid w:val="0"/>
                <w:sz w:val="20"/>
                <w:lang w:eastAsia="ja-JP"/>
              </w:rPr>
              <w:t>15.1.0</w:t>
            </w:r>
          </w:p>
        </w:tc>
      </w:tr>
      <w:tr w:rsidR="005F14F9" w:rsidRPr="000024F2" w14:paraId="1C0BB602" w14:textId="77777777" w:rsidTr="005F5926">
        <w:tc>
          <w:tcPr>
            <w:tcW w:w="803" w:type="dxa"/>
            <w:gridSpan w:val="2"/>
            <w:tcBorders>
              <w:top w:val="single" w:sz="12" w:space="0" w:color="auto"/>
              <w:bottom w:val="single" w:sz="12" w:space="0" w:color="auto"/>
            </w:tcBorders>
            <w:shd w:val="solid" w:color="FFFFFF" w:fill="auto"/>
          </w:tcPr>
          <w:p w14:paraId="16CD148C" w14:textId="77777777" w:rsidR="005F14F9" w:rsidRPr="001F1C9C" w:rsidRDefault="005F14F9" w:rsidP="00227543">
            <w:pPr>
              <w:spacing w:after="0"/>
              <w:rPr>
                <w:iCs/>
                <w:snapToGrid w:val="0"/>
                <w:lang w:eastAsia="ja-JP"/>
              </w:rPr>
            </w:pPr>
            <w:r>
              <w:rPr>
                <w:iCs/>
                <w:snapToGrid w:val="0"/>
                <w:lang w:eastAsia="ja-JP"/>
              </w:rPr>
              <w:t>2018-12</w:t>
            </w:r>
          </w:p>
        </w:tc>
        <w:tc>
          <w:tcPr>
            <w:tcW w:w="800" w:type="dxa"/>
            <w:gridSpan w:val="2"/>
            <w:tcBorders>
              <w:top w:val="single" w:sz="12" w:space="0" w:color="auto"/>
              <w:bottom w:val="single" w:sz="12" w:space="0" w:color="auto"/>
            </w:tcBorders>
            <w:shd w:val="solid" w:color="FFFFFF" w:fill="auto"/>
          </w:tcPr>
          <w:p w14:paraId="549A0451" w14:textId="77777777" w:rsidR="005F14F9" w:rsidRPr="001F1C9C" w:rsidRDefault="005F14F9" w:rsidP="00227543">
            <w:pPr>
              <w:spacing w:after="0"/>
              <w:rPr>
                <w:iCs/>
                <w:snapToGrid w:val="0"/>
                <w:lang w:eastAsia="ja-JP"/>
              </w:rPr>
            </w:pPr>
            <w:r>
              <w:rPr>
                <w:iCs/>
                <w:snapToGrid w:val="0"/>
                <w:lang w:eastAsia="ja-JP"/>
              </w:rPr>
              <w:t>SA#82</w:t>
            </w:r>
          </w:p>
        </w:tc>
        <w:tc>
          <w:tcPr>
            <w:tcW w:w="1094" w:type="dxa"/>
            <w:gridSpan w:val="2"/>
            <w:tcBorders>
              <w:top w:val="single" w:sz="12" w:space="0" w:color="auto"/>
              <w:bottom w:val="single" w:sz="12" w:space="0" w:color="auto"/>
            </w:tcBorders>
            <w:shd w:val="solid" w:color="FFFFFF" w:fill="auto"/>
          </w:tcPr>
          <w:p w14:paraId="33A47FE0" w14:textId="77777777" w:rsidR="005F14F9" w:rsidRPr="001F1C9C" w:rsidRDefault="005F14F9" w:rsidP="00227543">
            <w:pPr>
              <w:spacing w:after="0"/>
              <w:rPr>
                <w:iCs/>
                <w:snapToGrid w:val="0"/>
                <w:lang w:eastAsia="ja-JP"/>
              </w:rPr>
            </w:pPr>
            <w:r>
              <w:rPr>
                <w:iCs/>
                <w:snapToGrid w:val="0"/>
                <w:lang w:eastAsia="ja-JP"/>
              </w:rPr>
              <w:t>SP-181028</w:t>
            </w:r>
          </w:p>
        </w:tc>
        <w:tc>
          <w:tcPr>
            <w:tcW w:w="567" w:type="dxa"/>
            <w:gridSpan w:val="2"/>
            <w:tcBorders>
              <w:top w:val="single" w:sz="12" w:space="0" w:color="auto"/>
              <w:bottom w:val="single" w:sz="12" w:space="0" w:color="auto"/>
            </w:tcBorders>
            <w:shd w:val="solid" w:color="FFFFFF" w:fill="auto"/>
          </w:tcPr>
          <w:p w14:paraId="48CA9628" w14:textId="77777777" w:rsidR="005F14F9" w:rsidRDefault="005F14F9" w:rsidP="00227543">
            <w:pPr>
              <w:spacing w:after="0"/>
              <w:rPr>
                <w:iCs/>
                <w:snapToGrid w:val="0"/>
                <w:lang w:eastAsia="ja-JP"/>
              </w:rPr>
            </w:pPr>
            <w:r>
              <w:rPr>
                <w:iCs/>
                <w:snapToGrid w:val="0"/>
                <w:lang w:eastAsia="ja-JP"/>
              </w:rPr>
              <w:t>0012</w:t>
            </w:r>
          </w:p>
        </w:tc>
        <w:tc>
          <w:tcPr>
            <w:tcW w:w="426" w:type="dxa"/>
            <w:gridSpan w:val="2"/>
            <w:tcBorders>
              <w:top w:val="single" w:sz="12" w:space="0" w:color="auto"/>
              <w:bottom w:val="single" w:sz="12" w:space="0" w:color="auto"/>
            </w:tcBorders>
            <w:shd w:val="solid" w:color="FFFFFF" w:fill="auto"/>
          </w:tcPr>
          <w:p w14:paraId="1EEF57F2" w14:textId="77777777" w:rsidR="005F14F9" w:rsidRDefault="005F14F9" w:rsidP="00227543">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5F0DA977" w14:textId="77777777" w:rsidR="005F14F9" w:rsidRDefault="005F14F9" w:rsidP="00227543">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2A2B302B" w14:textId="77777777" w:rsidR="005F14F9" w:rsidRPr="001F1C9C" w:rsidRDefault="005F14F9" w:rsidP="00227543">
            <w:pPr>
              <w:spacing w:after="0"/>
              <w:rPr>
                <w:iCs/>
                <w:snapToGrid w:val="0"/>
                <w:lang w:eastAsia="ja-JP"/>
              </w:rPr>
            </w:pPr>
            <w:r>
              <w:rPr>
                <w:iCs/>
                <w:snapToGrid w:val="0"/>
                <w:lang w:eastAsia="ja-JP"/>
              </w:rPr>
              <w:t>Update the requirement in 4.2.3.2.2</w:t>
            </w:r>
          </w:p>
        </w:tc>
        <w:tc>
          <w:tcPr>
            <w:tcW w:w="708" w:type="dxa"/>
            <w:tcBorders>
              <w:top w:val="single" w:sz="12" w:space="0" w:color="auto"/>
              <w:bottom w:val="single" w:sz="12" w:space="0" w:color="auto"/>
            </w:tcBorders>
            <w:shd w:val="solid" w:color="FFFFFF" w:fill="auto"/>
          </w:tcPr>
          <w:p w14:paraId="55E3B7B6" w14:textId="77777777" w:rsidR="005F14F9" w:rsidRPr="001F1C9C" w:rsidRDefault="005F14F9" w:rsidP="00701D85">
            <w:pPr>
              <w:pStyle w:val="TAL"/>
              <w:rPr>
                <w:rFonts w:ascii="Times New Roman" w:hAnsi="Times New Roman"/>
                <w:iCs/>
                <w:snapToGrid w:val="0"/>
                <w:sz w:val="20"/>
                <w:lang w:eastAsia="ja-JP"/>
              </w:rPr>
            </w:pPr>
            <w:r>
              <w:rPr>
                <w:rFonts w:ascii="Times New Roman" w:hAnsi="Times New Roman"/>
                <w:iCs/>
                <w:snapToGrid w:val="0"/>
                <w:sz w:val="20"/>
                <w:lang w:eastAsia="ja-JP"/>
              </w:rPr>
              <w:t>15.2.0</w:t>
            </w:r>
          </w:p>
        </w:tc>
      </w:tr>
      <w:tr w:rsidR="00FE2CBB" w:rsidRPr="000024F2" w14:paraId="1E91A1B6" w14:textId="77777777" w:rsidTr="005F5926">
        <w:tc>
          <w:tcPr>
            <w:tcW w:w="803" w:type="dxa"/>
            <w:gridSpan w:val="2"/>
            <w:tcBorders>
              <w:top w:val="single" w:sz="12" w:space="0" w:color="auto"/>
              <w:bottom w:val="single" w:sz="12" w:space="0" w:color="auto"/>
            </w:tcBorders>
            <w:shd w:val="solid" w:color="FFFFFF" w:fill="auto"/>
          </w:tcPr>
          <w:p w14:paraId="08522BFE" w14:textId="77777777" w:rsidR="00FE2CBB" w:rsidRDefault="00FE2CBB" w:rsidP="00227543">
            <w:pPr>
              <w:spacing w:after="0"/>
              <w:rPr>
                <w:iCs/>
                <w:snapToGrid w:val="0"/>
                <w:lang w:eastAsia="ja-JP"/>
              </w:rPr>
            </w:pPr>
            <w:r>
              <w:rPr>
                <w:iCs/>
                <w:snapToGrid w:val="0"/>
                <w:lang w:eastAsia="ja-JP"/>
              </w:rPr>
              <w:t>2018-12</w:t>
            </w:r>
          </w:p>
        </w:tc>
        <w:tc>
          <w:tcPr>
            <w:tcW w:w="800" w:type="dxa"/>
            <w:gridSpan w:val="2"/>
            <w:tcBorders>
              <w:top w:val="single" w:sz="12" w:space="0" w:color="auto"/>
              <w:bottom w:val="single" w:sz="12" w:space="0" w:color="auto"/>
            </w:tcBorders>
            <w:shd w:val="solid" w:color="FFFFFF" w:fill="auto"/>
          </w:tcPr>
          <w:p w14:paraId="536E6AC4" w14:textId="77777777" w:rsidR="00FE2CBB" w:rsidRDefault="00FE2CBB" w:rsidP="00227543">
            <w:pPr>
              <w:spacing w:after="0"/>
              <w:rPr>
                <w:iCs/>
                <w:snapToGrid w:val="0"/>
                <w:lang w:eastAsia="ja-JP"/>
              </w:rPr>
            </w:pPr>
            <w:r>
              <w:rPr>
                <w:iCs/>
                <w:snapToGrid w:val="0"/>
                <w:lang w:eastAsia="ja-JP"/>
              </w:rPr>
              <w:t>SA#82</w:t>
            </w:r>
          </w:p>
        </w:tc>
        <w:tc>
          <w:tcPr>
            <w:tcW w:w="1094" w:type="dxa"/>
            <w:gridSpan w:val="2"/>
            <w:tcBorders>
              <w:top w:val="single" w:sz="12" w:space="0" w:color="auto"/>
              <w:bottom w:val="single" w:sz="12" w:space="0" w:color="auto"/>
            </w:tcBorders>
            <w:shd w:val="solid" w:color="FFFFFF" w:fill="auto"/>
          </w:tcPr>
          <w:p w14:paraId="4E02C395" w14:textId="77777777" w:rsidR="00FE2CBB" w:rsidRDefault="00FE2CBB" w:rsidP="00227543">
            <w:pPr>
              <w:spacing w:after="0"/>
              <w:rPr>
                <w:iCs/>
                <w:snapToGrid w:val="0"/>
                <w:lang w:eastAsia="ja-JP"/>
              </w:rPr>
            </w:pPr>
            <w:r>
              <w:rPr>
                <w:iCs/>
                <w:snapToGrid w:val="0"/>
                <w:lang w:eastAsia="ja-JP"/>
              </w:rPr>
              <w:t>SP-181028</w:t>
            </w:r>
          </w:p>
        </w:tc>
        <w:tc>
          <w:tcPr>
            <w:tcW w:w="567" w:type="dxa"/>
            <w:gridSpan w:val="2"/>
            <w:tcBorders>
              <w:top w:val="single" w:sz="12" w:space="0" w:color="auto"/>
              <w:bottom w:val="single" w:sz="12" w:space="0" w:color="auto"/>
            </w:tcBorders>
            <w:shd w:val="solid" w:color="FFFFFF" w:fill="auto"/>
          </w:tcPr>
          <w:p w14:paraId="5B1617EC" w14:textId="77777777" w:rsidR="00FE2CBB" w:rsidRDefault="00FE2CBB" w:rsidP="00227543">
            <w:pPr>
              <w:spacing w:after="0"/>
              <w:rPr>
                <w:iCs/>
                <w:snapToGrid w:val="0"/>
                <w:lang w:eastAsia="ja-JP"/>
              </w:rPr>
            </w:pPr>
            <w:r>
              <w:rPr>
                <w:iCs/>
                <w:snapToGrid w:val="0"/>
                <w:lang w:eastAsia="ja-JP"/>
              </w:rPr>
              <w:t>0014</w:t>
            </w:r>
          </w:p>
        </w:tc>
        <w:tc>
          <w:tcPr>
            <w:tcW w:w="426" w:type="dxa"/>
            <w:gridSpan w:val="2"/>
            <w:tcBorders>
              <w:top w:val="single" w:sz="12" w:space="0" w:color="auto"/>
              <w:bottom w:val="single" w:sz="12" w:space="0" w:color="auto"/>
            </w:tcBorders>
            <w:shd w:val="solid" w:color="FFFFFF" w:fill="auto"/>
          </w:tcPr>
          <w:p w14:paraId="79A0AF0B" w14:textId="77777777" w:rsidR="00FE2CBB" w:rsidRDefault="00FE2CBB" w:rsidP="00227543">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246831EF" w14:textId="77777777" w:rsidR="00FE2CBB" w:rsidRDefault="00FE2CBB" w:rsidP="00227543">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4C5057E5" w14:textId="77777777" w:rsidR="00FE2CBB" w:rsidRDefault="00FE2CBB" w:rsidP="00227543">
            <w:pPr>
              <w:spacing w:after="0"/>
              <w:rPr>
                <w:iCs/>
                <w:snapToGrid w:val="0"/>
                <w:lang w:eastAsia="ja-JP"/>
              </w:rPr>
            </w:pPr>
            <w:r>
              <w:rPr>
                <w:iCs/>
                <w:snapToGrid w:val="0"/>
                <w:lang w:eastAsia="ja-JP"/>
              </w:rPr>
              <w:t>Formatting issue</w:t>
            </w:r>
          </w:p>
        </w:tc>
        <w:tc>
          <w:tcPr>
            <w:tcW w:w="708" w:type="dxa"/>
            <w:tcBorders>
              <w:top w:val="single" w:sz="12" w:space="0" w:color="auto"/>
              <w:bottom w:val="single" w:sz="12" w:space="0" w:color="auto"/>
            </w:tcBorders>
            <w:shd w:val="solid" w:color="FFFFFF" w:fill="auto"/>
          </w:tcPr>
          <w:p w14:paraId="4148BD44" w14:textId="77777777" w:rsidR="00FE2CBB" w:rsidRDefault="00FE2CBB" w:rsidP="00701D85">
            <w:pPr>
              <w:pStyle w:val="TAL"/>
              <w:rPr>
                <w:rFonts w:ascii="Times New Roman" w:hAnsi="Times New Roman"/>
                <w:iCs/>
                <w:snapToGrid w:val="0"/>
                <w:sz w:val="20"/>
                <w:lang w:eastAsia="ja-JP"/>
              </w:rPr>
            </w:pPr>
            <w:r>
              <w:rPr>
                <w:rFonts w:ascii="Times New Roman" w:hAnsi="Times New Roman"/>
                <w:iCs/>
                <w:snapToGrid w:val="0"/>
                <w:sz w:val="20"/>
                <w:lang w:eastAsia="ja-JP"/>
              </w:rPr>
              <w:t>15.2.0</w:t>
            </w:r>
          </w:p>
        </w:tc>
      </w:tr>
      <w:tr w:rsidR="00322D26" w:rsidRPr="000024F2" w14:paraId="19BE6E67" w14:textId="77777777" w:rsidTr="005F5926">
        <w:tc>
          <w:tcPr>
            <w:tcW w:w="803" w:type="dxa"/>
            <w:gridSpan w:val="2"/>
            <w:tcBorders>
              <w:top w:val="single" w:sz="12" w:space="0" w:color="auto"/>
              <w:bottom w:val="single" w:sz="12" w:space="0" w:color="auto"/>
            </w:tcBorders>
            <w:shd w:val="solid" w:color="FFFFFF" w:fill="auto"/>
          </w:tcPr>
          <w:p w14:paraId="53F58BF2" w14:textId="77777777" w:rsidR="00322D26" w:rsidRDefault="00322D26" w:rsidP="00227543">
            <w:pPr>
              <w:spacing w:after="0"/>
              <w:rPr>
                <w:iCs/>
                <w:snapToGrid w:val="0"/>
                <w:lang w:eastAsia="ja-JP"/>
              </w:rPr>
            </w:pPr>
            <w:r>
              <w:rPr>
                <w:iCs/>
                <w:snapToGrid w:val="0"/>
                <w:lang w:eastAsia="ja-JP"/>
              </w:rPr>
              <w:t>2018-12</w:t>
            </w:r>
          </w:p>
        </w:tc>
        <w:tc>
          <w:tcPr>
            <w:tcW w:w="800" w:type="dxa"/>
            <w:gridSpan w:val="2"/>
            <w:tcBorders>
              <w:top w:val="single" w:sz="12" w:space="0" w:color="auto"/>
              <w:bottom w:val="single" w:sz="12" w:space="0" w:color="auto"/>
            </w:tcBorders>
            <w:shd w:val="solid" w:color="FFFFFF" w:fill="auto"/>
          </w:tcPr>
          <w:p w14:paraId="0E06B209" w14:textId="77777777" w:rsidR="00322D26" w:rsidRDefault="00322D26" w:rsidP="00227543">
            <w:pPr>
              <w:spacing w:after="0"/>
              <w:rPr>
                <w:iCs/>
                <w:snapToGrid w:val="0"/>
                <w:lang w:eastAsia="ja-JP"/>
              </w:rPr>
            </w:pPr>
            <w:r>
              <w:rPr>
                <w:iCs/>
                <w:snapToGrid w:val="0"/>
                <w:lang w:eastAsia="ja-JP"/>
              </w:rPr>
              <w:t>SA#82</w:t>
            </w:r>
          </w:p>
        </w:tc>
        <w:tc>
          <w:tcPr>
            <w:tcW w:w="1094" w:type="dxa"/>
            <w:gridSpan w:val="2"/>
            <w:tcBorders>
              <w:top w:val="single" w:sz="12" w:space="0" w:color="auto"/>
              <w:bottom w:val="single" w:sz="12" w:space="0" w:color="auto"/>
            </w:tcBorders>
            <w:shd w:val="solid" w:color="FFFFFF" w:fill="auto"/>
          </w:tcPr>
          <w:p w14:paraId="31E8C50F" w14:textId="77777777" w:rsidR="00322D26" w:rsidRDefault="00322D26" w:rsidP="00227543">
            <w:pPr>
              <w:spacing w:after="0"/>
              <w:rPr>
                <w:iCs/>
                <w:snapToGrid w:val="0"/>
                <w:lang w:eastAsia="ja-JP"/>
              </w:rPr>
            </w:pPr>
            <w:r>
              <w:rPr>
                <w:iCs/>
                <w:snapToGrid w:val="0"/>
                <w:lang w:eastAsia="ja-JP"/>
              </w:rPr>
              <w:t>SP-181028</w:t>
            </w:r>
          </w:p>
        </w:tc>
        <w:tc>
          <w:tcPr>
            <w:tcW w:w="567" w:type="dxa"/>
            <w:gridSpan w:val="2"/>
            <w:tcBorders>
              <w:top w:val="single" w:sz="12" w:space="0" w:color="auto"/>
              <w:bottom w:val="single" w:sz="12" w:space="0" w:color="auto"/>
            </w:tcBorders>
            <w:shd w:val="solid" w:color="FFFFFF" w:fill="auto"/>
          </w:tcPr>
          <w:p w14:paraId="49DC965B" w14:textId="77777777" w:rsidR="00322D26" w:rsidRDefault="00322D26" w:rsidP="00227543">
            <w:pPr>
              <w:spacing w:after="0"/>
              <w:rPr>
                <w:iCs/>
                <w:snapToGrid w:val="0"/>
                <w:lang w:eastAsia="ja-JP"/>
              </w:rPr>
            </w:pPr>
            <w:r>
              <w:rPr>
                <w:iCs/>
                <w:snapToGrid w:val="0"/>
                <w:lang w:eastAsia="ja-JP"/>
              </w:rPr>
              <w:t>0015</w:t>
            </w:r>
          </w:p>
        </w:tc>
        <w:tc>
          <w:tcPr>
            <w:tcW w:w="426" w:type="dxa"/>
            <w:gridSpan w:val="2"/>
            <w:tcBorders>
              <w:top w:val="single" w:sz="12" w:space="0" w:color="auto"/>
              <w:bottom w:val="single" w:sz="12" w:space="0" w:color="auto"/>
            </w:tcBorders>
            <w:shd w:val="solid" w:color="FFFFFF" w:fill="auto"/>
          </w:tcPr>
          <w:p w14:paraId="2E810CF5" w14:textId="77777777" w:rsidR="00322D26" w:rsidRDefault="00322D26" w:rsidP="00227543">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27DADC10" w14:textId="77777777" w:rsidR="00322D26" w:rsidRDefault="00322D26" w:rsidP="00227543">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239091D" w14:textId="77777777" w:rsidR="00322D26" w:rsidRDefault="00322D26" w:rsidP="00227543">
            <w:pPr>
              <w:spacing w:after="0"/>
              <w:rPr>
                <w:iCs/>
                <w:snapToGrid w:val="0"/>
                <w:lang w:eastAsia="ja-JP"/>
              </w:rPr>
            </w:pPr>
            <w:r>
              <w:rPr>
                <w:iCs/>
                <w:snapToGrid w:val="0"/>
                <w:lang w:eastAsia="ja-JP"/>
              </w:rPr>
              <w:t>Adding missing references in TS 33.117</w:t>
            </w:r>
          </w:p>
        </w:tc>
        <w:tc>
          <w:tcPr>
            <w:tcW w:w="708" w:type="dxa"/>
            <w:tcBorders>
              <w:top w:val="single" w:sz="12" w:space="0" w:color="auto"/>
              <w:bottom w:val="single" w:sz="12" w:space="0" w:color="auto"/>
            </w:tcBorders>
            <w:shd w:val="solid" w:color="FFFFFF" w:fill="auto"/>
          </w:tcPr>
          <w:p w14:paraId="311F52F6" w14:textId="77777777" w:rsidR="00322D26" w:rsidRDefault="00322D26" w:rsidP="00322D26">
            <w:pPr>
              <w:pStyle w:val="TAL"/>
              <w:rPr>
                <w:rFonts w:ascii="Times New Roman" w:hAnsi="Times New Roman"/>
                <w:iCs/>
                <w:snapToGrid w:val="0"/>
                <w:sz w:val="20"/>
                <w:lang w:eastAsia="ja-JP"/>
              </w:rPr>
            </w:pPr>
            <w:r>
              <w:rPr>
                <w:rFonts w:ascii="Times New Roman" w:hAnsi="Times New Roman"/>
                <w:iCs/>
                <w:snapToGrid w:val="0"/>
                <w:sz w:val="20"/>
                <w:lang w:eastAsia="ja-JP"/>
              </w:rPr>
              <w:t>15.2.0</w:t>
            </w:r>
          </w:p>
        </w:tc>
      </w:tr>
      <w:tr w:rsidR="00832FB9" w:rsidRPr="000024F2" w14:paraId="6942AE95" w14:textId="77777777" w:rsidTr="005F5926">
        <w:tc>
          <w:tcPr>
            <w:tcW w:w="803" w:type="dxa"/>
            <w:gridSpan w:val="2"/>
            <w:tcBorders>
              <w:top w:val="single" w:sz="12" w:space="0" w:color="auto"/>
              <w:bottom w:val="single" w:sz="12" w:space="0" w:color="auto"/>
            </w:tcBorders>
            <w:shd w:val="solid" w:color="FFFFFF" w:fill="auto"/>
          </w:tcPr>
          <w:p w14:paraId="399E2063" w14:textId="77777777" w:rsidR="00832FB9" w:rsidRDefault="00832FB9" w:rsidP="00227543">
            <w:pPr>
              <w:spacing w:after="0"/>
              <w:rPr>
                <w:iCs/>
                <w:snapToGrid w:val="0"/>
                <w:lang w:eastAsia="ja-JP"/>
              </w:rPr>
            </w:pPr>
            <w:r>
              <w:rPr>
                <w:iCs/>
                <w:snapToGrid w:val="0"/>
                <w:lang w:eastAsia="ja-JP"/>
              </w:rPr>
              <w:t>2018-12</w:t>
            </w:r>
          </w:p>
        </w:tc>
        <w:tc>
          <w:tcPr>
            <w:tcW w:w="800" w:type="dxa"/>
            <w:gridSpan w:val="2"/>
            <w:tcBorders>
              <w:top w:val="single" w:sz="12" w:space="0" w:color="auto"/>
              <w:bottom w:val="single" w:sz="12" w:space="0" w:color="auto"/>
            </w:tcBorders>
            <w:shd w:val="solid" w:color="FFFFFF" w:fill="auto"/>
          </w:tcPr>
          <w:p w14:paraId="024D4DEF" w14:textId="77777777" w:rsidR="00832FB9" w:rsidRDefault="00832FB9" w:rsidP="00227543">
            <w:pPr>
              <w:spacing w:after="0"/>
              <w:rPr>
                <w:iCs/>
                <w:snapToGrid w:val="0"/>
                <w:lang w:eastAsia="ja-JP"/>
              </w:rPr>
            </w:pPr>
            <w:r>
              <w:rPr>
                <w:iCs/>
                <w:snapToGrid w:val="0"/>
                <w:lang w:eastAsia="ja-JP"/>
              </w:rPr>
              <w:t>SA#82</w:t>
            </w:r>
          </w:p>
        </w:tc>
        <w:tc>
          <w:tcPr>
            <w:tcW w:w="1094" w:type="dxa"/>
            <w:gridSpan w:val="2"/>
            <w:tcBorders>
              <w:top w:val="single" w:sz="12" w:space="0" w:color="auto"/>
              <w:bottom w:val="single" w:sz="12" w:space="0" w:color="auto"/>
            </w:tcBorders>
            <w:shd w:val="solid" w:color="FFFFFF" w:fill="auto"/>
          </w:tcPr>
          <w:p w14:paraId="6AB386BD" w14:textId="77777777" w:rsidR="00832FB9" w:rsidRDefault="00832FB9" w:rsidP="00227543">
            <w:pPr>
              <w:spacing w:after="0"/>
              <w:rPr>
                <w:iCs/>
                <w:snapToGrid w:val="0"/>
                <w:lang w:eastAsia="ja-JP"/>
              </w:rPr>
            </w:pPr>
            <w:r>
              <w:rPr>
                <w:iCs/>
                <w:snapToGrid w:val="0"/>
                <w:lang w:eastAsia="ja-JP"/>
              </w:rPr>
              <w:t>SP-181027</w:t>
            </w:r>
          </w:p>
        </w:tc>
        <w:tc>
          <w:tcPr>
            <w:tcW w:w="567" w:type="dxa"/>
            <w:gridSpan w:val="2"/>
            <w:tcBorders>
              <w:top w:val="single" w:sz="12" w:space="0" w:color="auto"/>
              <w:bottom w:val="single" w:sz="12" w:space="0" w:color="auto"/>
            </w:tcBorders>
            <w:shd w:val="solid" w:color="FFFFFF" w:fill="auto"/>
          </w:tcPr>
          <w:p w14:paraId="0444F45B" w14:textId="77777777" w:rsidR="00832FB9" w:rsidRDefault="00832FB9" w:rsidP="00227543">
            <w:pPr>
              <w:spacing w:after="0"/>
              <w:rPr>
                <w:iCs/>
                <w:snapToGrid w:val="0"/>
                <w:lang w:eastAsia="ja-JP"/>
              </w:rPr>
            </w:pPr>
            <w:r>
              <w:rPr>
                <w:iCs/>
                <w:snapToGrid w:val="0"/>
                <w:lang w:eastAsia="ja-JP"/>
              </w:rPr>
              <w:t>0008</w:t>
            </w:r>
          </w:p>
        </w:tc>
        <w:tc>
          <w:tcPr>
            <w:tcW w:w="426" w:type="dxa"/>
            <w:gridSpan w:val="2"/>
            <w:tcBorders>
              <w:top w:val="single" w:sz="12" w:space="0" w:color="auto"/>
              <w:bottom w:val="single" w:sz="12" w:space="0" w:color="auto"/>
            </w:tcBorders>
            <w:shd w:val="solid" w:color="FFFFFF" w:fill="auto"/>
          </w:tcPr>
          <w:p w14:paraId="645EFC8E" w14:textId="77777777" w:rsidR="00832FB9" w:rsidRDefault="00832FB9" w:rsidP="00227543">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2B0BC7F4" w14:textId="77777777" w:rsidR="00832FB9" w:rsidRDefault="00832FB9" w:rsidP="00227543">
            <w:pPr>
              <w:spacing w:after="0"/>
              <w:rPr>
                <w:iCs/>
                <w:snapToGrid w:val="0"/>
                <w:lang w:eastAsia="ja-JP"/>
              </w:rPr>
            </w:pPr>
            <w:r>
              <w:rPr>
                <w:iCs/>
                <w:snapToGrid w:val="0"/>
                <w:lang w:eastAsia="ja-JP"/>
              </w:rPr>
              <w:t>B</w:t>
            </w:r>
          </w:p>
        </w:tc>
        <w:tc>
          <w:tcPr>
            <w:tcW w:w="4815" w:type="dxa"/>
            <w:gridSpan w:val="2"/>
            <w:tcBorders>
              <w:top w:val="single" w:sz="12" w:space="0" w:color="auto"/>
              <w:bottom w:val="single" w:sz="12" w:space="0" w:color="auto"/>
            </w:tcBorders>
            <w:shd w:val="solid" w:color="FFFFFF" w:fill="auto"/>
          </w:tcPr>
          <w:p w14:paraId="7E02927C" w14:textId="77777777" w:rsidR="00832FB9" w:rsidRDefault="00832FB9" w:rsidP="00227543">
            <w:pPr>
              <w:spacing w:after="0"/>
              <w:rPr>
                <w:iCs/>
                <w:snapToGrid w:val="0"/>
                <w:lang w:eastAsia="ja-JP"/>
              </w:rPr>
            </w:pPr>
            <w:r>
              <w:rPr>
                <w:iCs/>
                <w:snapToGrid w:val="0"/>
                <w:lang w:eastAsia="ja-JP"/>
              </w:rPr>
              <w:t>5G inclusion in TS 33.117</w:t>
            </w:r>
          </w:p>
        </w:tc>
        <w:tc>
          <w:tcPr>
            <w:tcW w:w="708" w:type="dxa"/>
            <w:tcBorders>
              <w:top w:val="single" w:sz="12" w:space="0" w:color="auto"/>
              <w:bottom w:val="single" w:sz="12" w:space="0" w:color="auto"/>
            </w:tcBorders>
            <w:shd w:val="solid" w:color="FFFFFF" w:fill="auto"/>
          </w:tcPr>
          <w:p w14:paraId="43BA9DC0" w14:textId="77777777" w:rsidR="00832FB9" w:rsidRDefault="00832FB9" w:rsidP="00322D26">
            <w:pPr>
              <w:pStyle w:val="TAL"/>
              <w:rPr>
                <w:rFonts w:ascii="Times New Roman" w:hAnsi="Times New Roman"/>
                <w:iCs/>
                <w:snapToGrid w:val="0"/>
                <w:sz w:val="20"/>
                <w:lang w:eastAsia="ja-JP"/>
              </w:rPr>
            </w:pPr>
            <w:r>
              <w:rPr>
                <w:rFonts w:ascii="Times New Roman" w:hAnsi="Times New Roman"/>
                <w:iCs/>
                <w:snapToGrid w:val="0"/>
                <w:sz w:val="20"/>
                <w:lang w:eastAsia="ja-JP"/>
              </w:rPr>
              <w:t>1</w:t>
            </w:r>
            <w:r w:rsidR="007E4CEE">
              <w:rPr>
                <w:rFonts w:ascii="Times New Roman" w:hAnsi="Times New Roman"/>
                <w:iCs/>
                <w:snapToGrid w:val="0"/>
                <w:sz w:val="20"/>
                <w:lang w:eastAsia="ja-JP"/>
              </w:rPr>
              <w:t>6</w:t>
            </w:r>
            <w:r>
              <w:rPr>
                <w:rFonts w:ascii="Times New Roman" w:hAnsi="Times New Roman"/>
                <w:iCs/>
                <w:snapToGrid w:val="0"/>
                <w:sz w:val="20"/>
                <w:lang w:eastAsia="ja-JP"/>
              </w:rPr>
              <w:t>.</w:t>
            </w:r>
            <w:r w:rsidR="007E4CEE">
              <w:rPr>
                <w:rFonts w:ascii="Times New Roman" w:hAnsi="Times New Roman"/>
                <w:iCs/>
                <w:snapToGrid w:val="0"/>
                <w:sz w:val="20"/>
                <w:lang w:eastAsia="ja-JP"/>
              </w:rPr>
              <w:t>0</w:t>
            </w:r>
            <w:r>
              <w:rPr>
                <w:rFonts w:ascii="Times New Roman" w:hAnsi="Times New Roman"/>
                <w:iCs/>
                <w:snapToGrid w:val="0"/>
                <w:sz w:val="20"/>
                <w:lang w:eastAsia="ja-JP"/>
              </w:rPr>
              <w:t>.0</w:t>
            </w:r>
          </w:p>
        </w:tc>
      </w:tr>
      <w:tr w:rsidR="002400EE" w:rsidRPr="000024F2" w14:paraId="31CF94AA" w14:textId="77777777" w:rsidTr="005F5926">
        <w:tc>
          <w:tcPr>
            <w:tcW w:w="803" w:type="dxa"/>
            <w:gridSpan w:val="2"/>
            <w:tcBorders>
              <w:top w:val="single" w:sz="12" w:space="0" w:color="auto"/>
              <w:bottom w:val="single" w:sz="12" w:space="0" w:color="auto"/>
            </w:tcBorders>
            <w:shd w:val="solid" w:color="FFFFFF" w:fill="auto"/>
          </w:tcPr>
          <w:p w14:paraId="3E30702F" w14:textId="77777777" w:rsidR="002400EE" w:rsidRDefault="002400EE" w:rsidP="002400EE">
            <w:pPr>
              <w:spacing w:after="0"/>
              <w:rPr>
                <w:iCs/>
                <w:snapToGrid w:val="0"/>
                <w:lang w:eastAsia="ja-JP"/>
              </w:rPr>
            </w:pPr>
            <w:r>
              <w:rPr>
                <w:iCs/>
                <w:snapToGrid w:val="0"/>
                <w:lang w:eastAsia="ja-JP"/>
              </w:rPr>
              <w:t>2018-12</w:t>
            </w:r>
          </w:p>
        </w:tc>
        <w:tc>
          <w:tcPr>
            <w:tcW w:w="800" w:type="dxa"/>
            <w:gridSpan w:val="2"/>
            <w:tcBorders>
              <w:top w:val="single" w:sz="12" w:space="0" w:color="auto"/>
              <w:bottom w:val="single" w:sz="12" w:space="0" w:color="auto"/>
            </w:tcBorders>
            <w:shd w:val="solid" w:color="FFFFFF" w:fill="auto"/>
          </w:tcPr>
          <w:p w14:paraId="634C7DAF" w14:textId="77777777" w:rsidR="002400EE" w:rsidRDefault="002400EE" w:rsidP="002400EE">
            <w:pPr>
              <w:spacing w:after="0"/>
              <w:rPr>
                <w:iCs/>
                <w:snapToGrid w:val="0"/>
                <w:lang w:eastAsia="ja-JP"/>
              </w:rPr>
            </w:pPr>
            <w:r>
              <w:rPr>
                <w:iCs/>
                <w:snapToGrid w:val="0"/>
                <w:lang w:eastAsia="ja-JP"/>
              </w:rPr>
              <w:t>SA#82</w:t>
            </w:r>
          </w:p>
        </w:tc>
        <w:tc>
          <w:tcPr>
            <w:tcW w:w="1094" w:type="dxa"/>
            <w:gridSpan w:val="2"/>
            <w:tcBorders>
              <w:top w:val="single" w:sz="12" w:space="0" w:color="auto"/>
              <w:bottom w:val="single" w:sz="12" w:space="0" w:color="auto"/>
            </w:tcBorders>
            <w:shd w:val="solid" w:color="FFFFFF" w:fill="auto"/>
          </w:tcPr>
          <w:p w14:paraId="087E8EC6" w14:textId="77777777" w:rsidR="002400EE" w:rsidRDefault="002400EE" w:rsidP="002400EE">
            <w:pPr>
              <w:spacing w:after="0"/>
              <w:rPr>
                <w:iCs/>
                <w:snapToGrid w:val="0"/>
                <w:lang w:eastAsia="ja-JP"/>
              </w:rPr>
            </w:pPr>
            <w:r>
              <w:rPr>
                <w:iCs/>
                <w:snapToGrid w:val="0"/>
                <w:lang w:eastAsia="ja-JP"/>
              </w:rPr>
              <w:t>SP-181027</w:t>
            </w:r>
          </w:p>
        </w:tc>
        <w:tc>
          <w:tcPr>
            <w:tcW w:w="567" w:type="dxa"/>
            <w:gridSpan w:val="2"/>
            <w:tcBorders>
              <w:top w:val="single" w:sz="12" w:space="0" w:color="auto"/>
              <w:bottom w:val="single" w:sz="12" w:space="0" w:color="auto"/>
            </w:tcBorders>
            <w:shd w:val="solid" w:color="FFFFFF" w:fill="auto"/>
          </w:tcPr>
          <w:p w14:paraId="7A38007E" w14:textId="77777777" w:rsidR="002400EE" w:rsidRDefault="002400EE" w:rsidP="002400EE">
            <w:pPr>
              <w:spacing w:after="0"/>
              <w:rPr>
                <w:iCs/>
                <w:snapToGrid w:val="0"/>
                <w:lang w:eastAsia="ja-JP"/>
              </w:rPr>
            </w:pPr>
            <w:r>
              <w:rPr>
                <w:iCs/>
                <w:snapToGrid w:val="0"/>
                <w:lang w:eastAsia="ja-JP"/>
              </w:rPr>
              <w:t>0011</w:t>
            </w:r>
          </w:p>
        </w:tc>
        <w:tc>
          <w:tcPr>
            <w:tcW w:w="426" w:type="dxa"/>
            <w:gridSpan w:val="2"/>
            <w:tcBorders>
              <w:top w:val="single" w:sz="12" w:space="0" w:color="auto"/>
              <w:bottom w:val="single" w:sz="12" w:space="0" w:color="auto"/>
            </w:tcBorders>
            <w:shd w:val="solid" w:color="FFFFFF" w:fill="auto"/>
          </w:tcPr>
          <w:p w14:paraId="5177D550" w14:textId="77777777" w:rsidR="002400EE" w:rsidRDefault="002400EE" w:rsidP="002400EE">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7D3F3B7F" w14:textId="77777777" w:rsidR="002400EE" w:rsidRDefault="002400EE" w:rsidP="002400EE">
            <w:pPr>
              <w:spacing w:after="0"/>
              <w:rPr>
                <w:iCs/>
                <w:snapToGrid w:val="0"/>
                <w:lang w:eastAsia="ja-JP"/>
              </w:rPr>
            </w:pPr>
            <w:r>
              <w:rPr>
                <w:iCs/>
                <w:snapToGrid w:val="0"/>
                <w:lang w:eastAsia="ja-JP"/>
              </w:rPr>
              <w:t>D</w:t>
            </w:r>
          </w:p>
        </w:tc>
        <w:tc>
          <w:tcPr>
            <w:tcW w:w="4815" w:type="dxa"/>
            <w:gridSpan w:val="2"/>
            <w:tcBorders>
              <w:top w:val="single" w:sz="12" w:space="0" w:color="auto"/>
              <w:bottom w:val="single" w:sz="12" w:space="0" w:color="auto"/>
            </w:tcBorders>
            <w:shd w:val="solid" w:color="FFFFFF" w:fill="auto"/>
          </w:tcPr>
          <w:p w14:paraId="7DDA6461" w14:textId="77777777" w:rsidR="002400EE" w:rsidRDefault="002400EE" w:rsidP="002400EE">
            <w:pPr>
              <w:spacing w:after="0"/>
              <w:rPr>
                <w:iCs/>
                <w:snapToGrid w:val="0"/>
                <w:lang w:eastAsia="ja-JP"/>
              </w:rPr>
            </w:pPr>
            <w:r>
              <w:rPr>
                <w:iCs/>
                <w:snapToGrid w:val="0"/>
                <w:lang w:eastAsia="ja-JP"/>
              </w:rPr>
              <w:t>Editorial corrections in TS 33.117</w:t>
            </w:r>
          </w:p>
        </w:tc>
        <w:tc>
          <w:tcPr>
            <w:tcW w:w="708" w:type="dxa"/>
            <w:tcBorders>
              <w:top w:val="single" w:sz="12" w:space="0" w:color="auto"/>
              <w:bottom w:val="single" w:sz="12" w:space="0" w:color="auto"/>
            </w:tcBorders>
            <w:shd w:val="solid" w:color="FFFFFF" w:fill="auto"/>
          </w:tcPr>
          <w:p w14:paraId="3E49D726" w14:textId="77777777" w:rsidR="002400EE" w:rsidRDefault="002400EE" w:rsidP="002400EE">
            <w:pPr>
              <w:pStyle w:val="TAL"/>
              <w:rPr>
                <w:rFonts w:ascii="Times New Roman" w:hAnsi="Times New Roman"/>
                <w:iCs/>
                <w:snapToGrid w:val="0"/>
                <w:sz w:val="20"/>
                <w:lang w:eastAsia="ja-JP"/>
              </w:rPr>
            </w:pPr>
            <w:r>
              <w:rPr>
                <w:rFonts w:ascii="Times New Roman" w:hAnsi="Times New Roman"/>
                <w:iCs/>
                <w:snapToGrid w:val="0"/>
                <w:sz w:val="20"/>
                <w:lang w:eastAsia="ja-JP"/>
              </w:rPr>
              <w:t>16.0.0</w:t>
            </w:r>
          </w:p>
        </w:tc>
      </w:tr>
      <w:tr w:rsidR="002400EE" w:rsidRPr="000024F2" w14:paraId="0F3BF926" w14:textId="77777777" w:rsidTr="005F5926">
        <w:tc>
          <w:tcPr>
            <w:tcW w:w="803" w:type="dxa"/>
            <w:gridSpan w:val="2"/>
            <w:tcBorders>
              <w:top w:val="single" w:sz="12" w:space="0" w:color="auto"/>
              <w:bottom w:val="single" w:sz="12" w:space="0" w:color="auto"/>
            </w:tcBorders>
            <w:shd w:val="solid" w:color="FFFFFF" w:fill="auto"/>
          </w:tcPr>
          <w:p w14:paraId="0386F8A8" w14:textId="77777777" w:rsidR="002400EE" w:rsidRDefault="002400EE" w:rsidP="002400EE">
            <w:pPr>
              <w:spacing w:after="0"/>
              <w:rPr>
                <w:iCs/>
                <w:snapToGrid w:val="0"/>
                <w:lang w:eastAsia="ja-JP"/>
              </w:rPr>
            </w:pPr>
            <w:r>
              <w:rPr>
                <w:iCs/>
                <w:snapToGrid w:val="0"/>
                <w:lang w:eastAsia="ja-JP"/>
              </w:rPr>
              <w:t>2018-03</w:t>
            </w:r>
          </w:p>
        </w:tc>
        <w:tc>
          <w:tcPr>
            <w:tcW w:w="800" w:type="dxa"/>
            <w:gridSpan w:val="2"/>
            <w:tcBorders>
              <w:top w:val="single" w:sz="12" w:space="0" w:color="auto"/>
              <w:bottom w:val="single" w:sz="12" w:space="0" w:color="auto"/>
            </w:tcBorders>
            <w:shd w:val="solid" w:color="FFFFFF" w:fill="auto"/>
          </w:tcPr>
          <w:p w14:paraId="6BFDEFAA" w14:textId="77777777" w:rsidR="002400EE" w:rsidRDefault="002400EE" w:rsidP="002400EE">
            <w:pPr>
              <w:spacing w:after="0"/>
              <w:rPr>
                <w:iCs/>
                <w:snapToGrid w:val="0"/>
                <w:lang w:eastAsia="ja-JP"/>
              </w:rPr>
            </w:pPr>
            <w:r>
              <w:rPr>
                <w:iCs/>
                <w:snapToGrid w:val="0"/>
                <w:lang w:eastAsia="ja-JP"/>
              </w:rPr>
              <w:t>SA#83</w:t>
            </w:r>
          </w:p>
        </w:tc>
        <w:tc>
          <w:tcPr>
            <w:tcW w:w="1094" w:type="dxa"/>
            <w:gridSpan w:val="2"/>
            <w:tcBorders>
              <w:top w:val="single" w:sz="12" w:space="0" w:color="auto"/>
              <w:bottom w:val="single" w:sz="12" w:space="0" w:color="auto"/>
            </w:tcBorders>
            <w:shd w:val="solid" w:color="FFFFFF" w:fill="auto"/>
          </w:tcPr>
          <w:p w14:paraId="07E0342A" w14:textId="77777777" w:rsidR="002400EE" w:rsidRDefault="002400EE" w:rsidP="002400EE">
            <w:pPr>
              <w:spacing w:after="0"/>
              <w:rPr>
                <w:iCs/>
                <w:snapToGrid w:val="0"/>
                <w:lang w:eastAsia="ja-JP"/>
              </w:rPr>
            </w:pPr>
            <w:r>
              <w:rPr>
                <w:iCs/>
                <w:snapToGrid w:val="0"/>
                <w:lang w:eastAsia="ja-JP"/>
              </w:rPr>
              <w:t>SP-190102</w:t>
            </w:r>
          </w:p>
        </w:tc>
        <w:tc>
          <w:tcPr>
            <w:tcW w:w="567" w:type="dxa"/>
            <w:gridSpan w:val="2"/>
            <w:tcBorders>
              <w:top w:val="single" w:sz="12" w:space="0" w:color="auto"/>
              <w:bottom w:val="single" w:sz="12" w:space="0" w:color="auto"/>
            </w:tcBorders>
            <w:shd w:val="solid" w:color="FFFFFF" w:fill="auto"/>
          </w:tcPr>
          <w:p w14:paraId="3F3DD5D9" w14:textId="77777777" w:rsidR="002400EE" w:rsidRDefault="002400EE" w:rsidP="002400EE">
            <w:pPr>
              <w:spacing w:after="0"/>
              <w:rPr>
                <w:iCs/>
                <w:snapToGrid w:val="0"/>
                <w:lang w:eastAsia="ja-JP"/>
              </w:rPr>
            </w:pPr>
            <w:r>
              <w:rPr>
                <w:iCs/>
                <w:snapToGrid w:val="0"/>
                <w:lang w:eastAsia="ja-JP"/>
              </w:rPr>
              <w:t>0020</w:t>
            </w:r>
          </w:p>
        </w:tc>
        <w:tc>
          <w:tcPr>
            <w:tcW w:w="426" w:type="dxa"/>
            <w:gridSpan w:val="2"/>
            <w:tcBorders>
              <w:top w:val="single" w:sz="12" w:space="0" w:color="auto"/>
              <w:bottom w:val="single" w:sz="12" w:space="0" w:color="auto"/>
            </w:tcBorders>
            <w:shd w:val="solid" w:color="FFFFFF" w:fill="auto"/>
          </w:tcPr>
          <w:p w14:paraId="4241AE37" w14:textId="77777777" w:rsidR="002400EE" w:rsidRDefault="002400EE" w:rsidP="002400EE">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6CC53949" w14:textId="77777777" w:rsidR="002400EE" w:rsidRDefault="002400EE" w:rsidP="002400EE">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6533A665" w14:textId="77777777" w:rsidR="002400EE" w:rsidRDefault="002400EE" w:rsidP="002400EE">
            <w:pPr>
              <w:spacing w:after="0"/>
              <w:rPr>
                <w:iCs/>
                <w:snapToGrid w:val="0"/>
                <w:lang w:eastAsia="ja-JP"/>
              </w:rPr>
            </w:pPr>
            <w:r>
              <w:rPr>
                <w:iCs/>
                <w:snapToGrid w:val="0"/>
                <w:lang w:eastAsia="ja-JP"/>
              </w:rPr>
              <w:t xml:space="preserve">Protection from buffer overflows </w:t>
            </w:r>
          </w:p>
        </w:tc>
        <w:tc>
          <w:tcPr>
            <w:tcW w:w="708" w:type="dxa"/>
            <w:tcBorders>
              <w:top w:val="single" w:sz="12" w:space="0" w:color="auto"/>
              <w:bottom w:val="single" w:sz="12" w:space="0" w:color="auto"/>
            </w:tcBorders>
            <w:shd w:val="solid" w:color="FFFFFF" w:fill="auto"/>
          </w:tcPr>
          <w:p w14:paraId="09835AB8" w14:textId="77777777" w:rsidR="002400EE" w:rsidRDefault="002400EE" w:rsidP="002400EE">
            <w:pPr>
              <w:pStyle w:val="TAL"/>
              <w:rPr>
                <w:rFonts w:ascii="Times New Roman" w:hAnsi="Times New Roman"/>
                <w:iCs/>
                <w:snapToGrid w:val="0"/>
                <w:sz w:val="20"/>
                <w:lang w:eastAsia="ja-JP"/>
              </w:rPr>
            </w:pPr>
            <w:r>
              <w:rPr>
                <w:rFonts w:ascii="Times New Roman" w:hAnsi="Times New Roman"/>
                <w:iCs/>
                <w:snapToGrid w:val="0"/>
                <w:sz w:val="20"/>
                <w:lang w:eastAsia="ja-JP"/>
              </w:rPr>
              <w:t>16.1.0</w:t>
            </w:r>
          </w:p>
        </w:tc>
      </w:tr>
      <w:tr w:rsidR="0078115E" w:rsidRPr="000024F2" w14:paraId="6F4F0DF1" w14:textId="77777777" w:rsidTr="005F5926">
        <w:tc>
          <w:tcPr>
            <w:tcW w:w="803" w:type="dxa"/>
            <w:gridSpan w:val="2"/>
            <w:tcBorders>
              <w:top w:val="single" w:sz="12" w:space="0" w:color="auto"/>
              <w:bottom w:val="single" w:sz="12" w:space="0" w:color="auto"/>
            </w:tcBorders>
            <w:shd w:val="solid" w:color="FFFFFF" w:fill="auto"/>
          </w:tcPr>
          <w:p w14:paraId="0AD1D20B" w14:textId="77777777" w:rsidR="0078115E" w:rsidRDefault="0078115E" w:rsidP="0078115E">
            <w:pPr>
              <w:spacing w:after="0"/>
              <w:rPr>
                <w:iCs/>
                <w:snapToGrid w:val="0"/>
                <w:lang w:eastAsia="ja-JP"/>
              </w:rPr>
            </w:pPr>
            <w:r>
              <w:rPr>
                <w:iCs/>
                <w:snapToGrid w:val="0"/>
                <w:lang w:eastAsia="ja-JP"/>
              </w:rPr>
              <w:t>2018-03</w:t>
            </w:r>
          </w:p>
        </w:tc>
        <w:tc>
          <w:tcPr>
            <w:tcW w:w="800" w:type="dxa"/>
            <w:gridSpan w:val="2"/>
            <w:tcBorders>
              <w:top w:val="single" w:sz="12" w:space="0" w:color="auto"/>
              <w:bottom w:val="single" w:sz="12" w:space="0" w:color="auto"/>
            </w:tcBorders>
            <w:shd w:val="solid" w:color="FFFFFF" w:fill="auto"/>
          </w:tcPr>
          <w:p w14:paraId="2E739C0E" w14:textId="77777777" w:rsidR="0078115E" w:rsidRDefault="0078115E" w:rsidP="0078115E">
            <w:pPr>
              <w:spacing w:after="0"/>
              <w:rPr>
                <w:iCs/>
                <w:snapToGrid w:val="0"/>
                <w:lang w:eastAsia="ja-JP"/>
              </w:rPr>
            </w:pPr>
            <w:r>
              <w:rPr>
                <w:iCs/>
                <w:snapToGrid w:val="0"/>
                <w:lang w:eastAsia="ja-JP"/>
              </w:rPr>
              <w:t>SA#83</w:t>
            </w:r>
          </w:p>
        </w:tc>
        <w:tc>
          <w:tcPr>
            <w:tcW w:w="1094" w:type="dxa"/>
            <w:gridSpan w:val="2"/>
            <w:tcBorders>
              <w:top w:val="single" w:sz="12" w:space="0" w:color="auto"/>
              <w:bottom w:val="single" w:sz="12" w:space="0" w:color="auto"/>
            </w:tcBorders>
            <w:shd w:val="solid" w:color="FFFFFF" w:fill="auto"/>
          </w:tcPr>
          <w:p w14:paraId="2436976F" w14:textId="77777777" w:rsidR="0078115E" w:rsidRDefault="0078115E" w:rsidP="0078115E">
            <w:pPr>
              <w:spacing w:after="0"/>
              <w:rPr>
                <w:iCs/>
                <w:snapToGrid w:val="0"/>
                <w:lang w:eastAsia="ja-JP"/>
              </w:rPr>
            </w:pPr>
            <w:r>
              <w:rPr>
                <w:iCs/>
                <w:snapToGrid w:val="0"/>
                <w:lang w:eastAsia="ja-JP"/>
              </w:rPr>
              <w:t>SP-190102</w:t>
            </w:r>
          </w:p>
        </w:tc>
        <w:tc>
          <w:tcPr>
            <w:tcW w:w="567" w:type="dxa"/>
            <w:gridSpan w:val="2"/>
            <w:tcBorders>
              <w:top w:val="single" w:sz="12" w:space="0" w:color="auto"/>
              <w:bottom w:val="single" w:sz="12" w:space="0" w:color="auto"/>
            </w:tcBorders>
            <w:shd w:val="solid" w:color="FFFFFF" w:fill="auto"/>
          </w:tcPr>
          <w:p w14:paraId="5D5C48B3" w14:textId="77777777" w:rsidR="0078115E" w:rsidRDefault="0078115E" w:rsidP="0078115E">
            <w:pPr>
              <w:spacing w:after="0"/>
              <w:rPr>
                <w:iCs/>
                <w:snapToGrid w:val="0"/>
                <w:lang w:eastAsia="ja-JP"/>
              </w:rPr>
            </w:pPr>
            <w:r>
              <w:rPr>
                <w:iCs/>
                <w:snapToGrid w:val="0"/>
                <w:lang w:eastAsia="ja-JP"/>
              </w:rPr>
              <w:t>0030</w:t>
            </w:r>
          </w:p>
        </w:tc>
        <w:tc>
          <w:tcPr>
            <w:tcW w:w="426" w:type="dxa"/>
            <w:gridSpan w:val="2"/>
            <w:tcBorders>
              <w:top w:val="single" w:sz="12" w:space="0" w:color="auto"/>
              <w:bottom w:val="single" w:sz="12" w:space="0" w:color="auto"/>
            </w:tcBorders>
            <w:shd w:val="solid" w:color="FFFFFF" w:fill="auto"/>
          </w:tcPr>
          <w:p w14:paraId="385DF0E4" w14:textId="77777777" w:rsidR="0078115E" w:rsidRDefault="0078115E" w:rsidP="0078115E">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06EF29F5" w14:textId="77777777" w:rsidR="0078115E" w:rsidRDefault="0078115E" w:rsidP="0078115E">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029484A" w14:textId="77777777" w:rsidR="0078115E" w:rsidRDefault="0078115E" w:rsidP="0078115E">
            <w:pPr>
              <w:spacing w:after="0"/>
              <w:rPr>
                <w:iCs/>
                <w:snapToGrid w:val="0"/>
                <w:lang w:eastAsia="ja-JP"/>
              </w:rPr>
            </w:pPr>
            <w:r>
              <w:rPr>
                <w:iCs/>
                <w:snapToGrid w:val="0"/>
                <w:lang w:eastAsia="ja-JP"/>
              </w:rPr>
              <w:t>New proposal on the length of password and other clarifications.</w:t>
            </w:r>
          </w:p>
        </w:tc>
        <w:tc>
          <w:tcPr>
            <w:tcW w:w="708" w:type="dxa"/>
            <w:tcBorders>
              <w:top w:val="single" w:sz="12" w:space="0" w:color="auto"/>
              <w:bottom w:val="single" w:sz="12" w:space="0" w:color="auto"/>
            </w:tcBorders>
            <w:shd w:val="solid" w:color="FFFFFF" w:fill="auto"/>
          </w:tcPr>
          <w:p w14:paraId="6AC6FFC5" w14:textId="77777777" w:rsidR="0078115E" w:rsidRDefault="0078115E" w:rsidP="0078115E">
            <w:pPr>
              <w:pStyle w:val="TAL"/>
              <w:rPr>
                <w:rFonts w:ascii="Times New Roman" w:hAnsi="Times New Roman"/>
                <w:iCs/>
                <w:snapToGrid w:val="0"/>
                <w:sz w:val="20"/>
                <w:lang w:eastAsia="ja-JP"/>
              </w:rPr>
            </w:pPr>
            <w:r>
              <w:rPr>
                <w:rFonts w:ascii="Times New Roman" w:hAnsi="Times New Roman"/>
                <w:iCs/>
                <w:snapToGrid w:val="0"/>
                <w:sz w:val="20"/>
                <w:lang w:eastAsia="ja-JP"/>
              </w:rPr>
              <w:t>16.1.0</w:t>
            </w:r>
          </w:p>
        </w:tc>
      </w:tr>
      <w:tr w:rsidR="00031D2C" w:rsidRPr="000024F2" w14:paraId="6F0E53D7" w14:textId="77777777" w:rsidTr="005F5926">
        <w:tc>
          <w:tcPr>
            <w:tcW w:w="803" w:type="dxa"/>
            <w:gridSpan w:val="2"/>
            <w:tcBorders>
              <w:top w:val="single" w:sz="12" w:space="0" w:color="auto"/>
              <w:bottom w:val="single" w:sz="12" w:space="0" w:color="auto"/>
            </w:tcBorders>
            <w:shd w:val="solid" w:color="FFFFFF" w:fill="auto"/>
          </w:tcPr>
          <w:p w14:paraId="46D6CD9D" w14:textId="77777777" w:rsidR="00031D2C" w:rsidRDefault="00031D2C" w:rsidP="0078115E">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399ACBA3" w14:textId="77777777" w:rsidR="00031D2C" w:rsidRDefault="00031D2C" w:rsidP="0078115E">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0283109F" w14:textId="77777777" w:rsidR="00031D2C" w:rsidRDefault="00031D2C" w:rsidP="0078115E">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79216685" w14:textId="77777777" w:rsidR="00031D2C" w:rsidRDefault="00ED69C4" w:rsidP="0078115E">
            <w:pPr>
              <w:spacing w:after="0"/>
              <w:rPr>
                <w:iCs/>
                <w:snapToGrid w:val="0"/>
                <w:lang w:eastAsia="ja-JP"/>
              </w:rPr>
            </w:pPr>
            <w:r>
              <w:rPr>
                <w:iCs/>
                <w:snapToGrid w:val="0"/>
                <w:lang w:eastAsia="ja-JP"/>
              </w:rPr>
              <w:t>0034</w:t>
            </w:r>
          </w:p>
        </w:tc>
        <w:tc>
          <w:tcPr>
            <w:tcW w:w="426" w:type="dxa"/>
            <w:gridSpan w:val="2"/>
            <w:tcBorders>
              <w:top w:val="single" w:sz="12" w:space="0" w:color="auto"/>
              <w:bottom w:val="single" w:sz="12" w:space="0" w:color="auto"/>
            </w:tcBorders>
            <w:shd w:val="solid" w:color="FFFFFF" w:fill="auto"/>
          </w:tcPr>
          <w:p w14:paraId="1166F674" w14:textId="77777777" w:rsidR="00031D2C" w:rsidRDefault="00ED69C4" w:rsidP="0078115E">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36098D8B" w14:textId="77777777" w:rsidR="00031D2C" w:rsidRDefault="00ED69C4" w:rsidP="0078115E">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787D953" w14:textId="77777777" w:rsidR="00031D2C" w:rsidRDefault="00031D2C" w:rsidP="0078115E">
            <w:pPr>
              <w:spacing w:after="0"/>
              <w:rPr>
                <w:iCs/>
                <w:snapToGrid w:val="0"/>
                <w:lang w:eastAsia="ja-JP"/>
              </w:rPr>
            </w:pPr>
            <w:r w:rsidRPr="00D3544D">
              <w:rPr>
                <w:iCs/>
                <w:snapToGrid w:val="0"/>
                <w:lang w:eastAsia="ja-JP"/>
              </w:rPr>
              <w:fldChar w:fldCharType="begin"/>
            </w:r>
            <w:r w:rsidRPr="00D3544D">
              <w:rPr>
                <w:iCs/>
                <w:snapToGrid w:val="0"/>
                <w:lang w:eastAsia="ja-JP"/>
              </w:rPr>
              <w:instrText xml:space="preserve"> DOCPROPERTY  CrTitle  \* MERGEFORMAT </w:instrText>
            </w:r>
            <w:r w:rsidRPr="00D3544D">
              <w:rPr>
                <w:iCs/>
                <w:snapToGrid w:val="0"/>
                <w:lang w:eastAsia="ja-JP"/>
              </w:rPr>
              <w:fldChar w:fldCharType="separate"/>
            </w:r>
            <w:r w:rsidRPr="00D3544D">
              <w:rPr>
                <w:iCs/>
                <w:snapToGrid w:val="0"/>
                <w:lang w:eastAsia="ja-JP"/>
              </w:rPr>
              <w:t>Corrections on IP packet forwarding</w:t>
            </w:r>
            <w:r w:rsidRPr="00D3544D">
              <w:rPr>
                <w:iCs/>
                <w:snapToGrid w:val="0"/>
                <w:lang w:eastAsia="ja-JP"/>
              </w:rPr>
              <w:fldChar w:fldCharType="end"/>
            </w:r>
          </w:p>
        </w:tc>
        <w:tc>
          <w:tcPr>
            <w:tcW w:w="708" w:type="dxa"/>
            <w:tcBorders>
              <w:top w:val="single" w:sz="12" w:space="0" w:color="auto"/>
              <w:bottom w:val="single" w:sz="12" w:space="0" w:color="auto"/>
            </w:tcBorders>
            <w:shd w:val="solid" w:color="FFFFFF" w:fill="auto"/>
          </w:tcPr>
          <w:p w14:paraId="21A9181A" w14:textId="77777777" w:rsidR="00031D2C" w:rsidRDefault="00031D2C" w:rsidP="0078115E">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6778A2BE" w14:textId="77777777" w:rsidTr="005F5926">
        <w:tc>
          <w:tcPr>
            <w:tcW w:w="803" w:type="dxa"/>
            <w:gridSpan w:val="2"/>
            <w:tcBorders>
              <w:top w:val="single" w:sz="12" w:space="0" w:color="auto"/>
              <w:bottom w:val="single" w:sz="12" w:space="0" w:color="auto"/>
            </w:tcBorders>
            <w:shd w:val="solid" w:color="FFFFFF" w:fill="auto"/>
          </w:tcPr>
          <w:p w14:paraId="13B35A5E"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629E73FB"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73D447FC"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31DA8CA7" w14:textId="77777777" w:rsidR="00F95184" w:rsidRDefault="00F95184" w:rsidP="00F95184">
            <w:pPr>
              <w:spacing w:after="0"/>
              <w:rPr>
                <w:iCs/>
                <w:snapToGrid w:val="0"/>
                <w:lang w:eastAsia="ja-JP"/>
              </w:rPr>
            </w:pPr>
            <w:r>
              <w:rPr>
                <w:iCs/>
                <w:snapToGrid w:val="0"/>
                <w:lang w:eastAsia="ja-JP"/>
              </w:rPr>
              <w:t>0035</w:t>
            </w:r>
          </w:p>
        </w:tc>
        <w:tc>
          <w:tcPr>
            <w:tcW w:w="426" w:type="dxa"/>
            <w:gridSpan w:val="2"/>
            <w:tcBorders>
              <w:top w:val="single" w:sz="12" w:space="0" w:color="auto"/>
              <w:bottom w:val="single" w:sz="12" w:space="0" w:color="auto"/>
            </w:tcBorders>
            <w:shd w:val="solid" w:color="FFFFFF" w:fill="auto"/>
          </w:tcPr>
          <w:p w14:paraId="2852B11F" w14:textId="77777777" w:rsidR="00F95184" w:rsidRDefault="00F95184" w:rsidP="00F95184">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0761AC8F" w14:textId="77777777" w:rsidR="00F95184" w:rsidRDefault="00F95184"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4925A990" w14:textId="77777777" w:rsidR="00F95184" w:rsidRDefault="00F95184" w:rsidP="00F95184">
            <w:pPr>
              <w:spacing w:after="0"/>
              <w:rPr>
                <w:iCs/>
                <w:snapToGrid w:val="0"/>
                <w:lang w:eastAsia="ja-JP"/>
              </w:rPr>
            </w:pPr>
            <w:r>
              <w:rPr>
                <w:noProof/>
                <w:lang w:eastAsia="zh-CN"/>
              </w:rPr>
              <w:t>Clarification on fuzz test run</w:t>
            </w:r>
          </w:p>
        </w:tc>
        <w:tc>
          <w:tcPr>
            <w:tcW w:w="708" w:type="dxa"/>
            <w:tcBorders>
              <w:top w:val="single" w:sz="12" w:space="0" w:color="auto"/>
              <w:bottom w:val="single" w:sz="12" w:space="0" w:color="auto"/>
            </w:tcBorders>
            <w:shd w:val="solid" w:color="FFFFFF" w:fill="auto"/>
          </w:tcPr>
          <w:p w14:paraId="44E6DB52"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2AC2D081" w14:textId="77777777" w:rsidTr="005F5926">
        <w:tc>
          <w:tcPr>
            <w:tcW w:w="803" w:type="dxa"/>
            <w:gridSpan w:val="2"/>
            <w:tcBorders>
              <w:top w:val="single" w:sz="12" w:space="0" w:color="auto"/>
              <w:bottom w:val="single" w:sz="12" w:space="0" w:color="auto"/>
            </w:tcBorders>
            <w:shd w:val="solid" w:color="FFFFFF" w:fill="auto"/>
          </w:tcPr>
          <w:p w14:paraId="1A083794"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4848F977"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329715C2"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692A90E9" w14:textId="77777777" w:rsidR="00F95184" w:rsidRDefault="00F95184" w:rsidP="00F95184">
            <w:pPr>
              <w:spacing w:after="0"/>
              <w:rPr>
                <w:iCs/>
                <w:snapToGrid w:val="0"/>
                <w:lang w:eastAsia="ja-JP"/>
              </w:rPr>
            </w:pPr>
            <w:r>
              <w:rPr>
                <w:iCs/>
                <w:snapToGrid w:val="0"/>
                <w:lang w:eastAsia="ja-JP"/>
              </w:rPr>
              <w:t>0038</w:t>
            </w:r>
          </w:p>
        </w:tc>
        <w:tc>
          <w:tcPr>
            <w:tcW w:w="426" w:type="dxa"/>
            <w:gridSpan w:val="2"/>
            <w:tcBorders>
              <w:top w:val="single" w:sz="12" w:space="0" w:color="auto"/>
              <w:bottom w:val="single" w:sz="12" w:space="0" w:color="auto"/>
            </w:tcBorders>
            <w:shd w:val="solid" w:color="FFFFFF" w:fill="auto"/>
          </w:tcPr>
          <w:p w14:paraId="210627E4" w14:textId="77777777" w:rsidR="00F95184" w:rsidRDefault="00F95184" w:rsidP="00F95184">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0435293A" w14:textId="77777777" w:rsidR="00F95184" w:rsidRDefault="00F95184"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067B4FEB" w14:textId="77777777" w:rsidR="00F95184" w:rsidRDefault="00F95184" w:rsidP="00F95184">
            <w:pPr>
              <w:spacing w:after="0"/>
              <w:rPr>
                <w:iCs/>
                <w:snapToGrid w:val="0"/>
                <w:lang w:eastAsia="ja-JP"/>
              </w:rPr>
            </w:pPr>
            <w:r>
              <w:rPr>
                <w:noProof/>
                <w:lang w:eastAsia="zh-CN"/>
              </w:rPr>
              <w:t>Clarification on the intention of the requirement</w:t>
            </w:r>
          </w:p>
        </w:tc>
        <w:tc>
          <w:tcPr>
            <w:tcW w:w="708" w:type="dxa"/>
            <w:tcBorders>
              <w:top w:val="single" w:sz="12" w:space="0" w:color="auto"/>
              <w:bottom w:val="single" w:sz="12" w:space="0" w:color="auto"/>
            </w:tcBorders>
            <w:shd w:val="solid" w:color="FFFFFF" w:fill="auto"/>
          </w:tcPr>
          <w:p w14:paraId="43B5A68A"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2F54074B" w14:textId="77777777" w:rsidTr="005F5926">
        <w:tc>
          <w:tcPr>
            <w:tcW w:w="803" w:type="dxa"/>
            <w:gridSpan w:val="2"/>
            <w:tcBorders>
              <w:top w:val="single" w:sz="12" w:space="0" w:color="auto"/>
              <w:bottom w:val="single" w:sz="12" w:space="0" w:color="auto"/>
            </w:tcBorders>
            <w:shd w:val="solid" w:color="FFFFFF" w:fill="auto"/>
          </w:tcPr>
          <w:p w14:paraId="0EC5AC93"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507A305C"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7A9E12A9"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1D3EC40C" w14:textId="77777777" w:rsidR="00F95184" w:rsidRDefault="00B8229D" w:rsidP="00F95184">
            <w:pPr>
              <w:spacing w:after="0"/>
              <w:rPr>
                <w:iCs/>
                <w:snapToGrid w:val="0"/>
                <w:lang w:eastAsia="ja-JP"/>
              </w:rPr>
            </w:pPr>
            <w:r>
              <w:rPr>
                <w:iCs/>
                <w:snapToGrid w:val="0"/>
                <w:lang w:eastAsia="ja-JP"/>
              </w:rPr>
              <w:t>0041</w:t>
            </w:r>
          </w:p>
        </w:tc>
        <w:tc>
          <w:tcPr>
            <w:tcW w:w="426" w:type="dxa"/>
            <w:gridSpan w:val="2"/>
            <w:tcBorders>
              <w:top w:val="single" w:sz="12" w:space="0" w:color="auto"/>
              <w:bottom w:val="single" w:sz="12" w:space="0" w:color="auto"/>
            </w:tcBorders>
            <w:shd w:val="solid" w:color="FFFFFF" w:fill="auto"/>
          </w:tcPr>
          <w:p w14:paraId="0BF3D482" w14:textId="77777777" w:rsidR="00F95184" w:rsidRDefault="00B8229D" w:rsidP="00F95184">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242C3208" w14:textId="77777777" w:rsidR="00F95184" w:rsidRDefault="00B8229D"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4E88163A" w14:textId="77777777" w:rsidR="00F95184" w:rsidRDefault="00B8229D" w:rsidP="00F95184">
            <w:pPr>
              <w:spacing w:after="0"/>
              <w:rPr>
                <w:iCs/>
                <w:snapToGrid w:val="0"/>
                <w:lang w:eastAsia="ja-JP"/>
              </w:rPr>
            </w:pPr>
            <w:r w:rsidRPr="00D3544D">
              <w:rPr>
                <w:iCs/>
                <w:snapToGrid w:val="0"/>
                <w:lang w:eastAsia="ja-JP"/>
              </w:rPr>
              <w:t>A document is needed to show the support features in 33.210 and 33.310</w:t>
            </w:r>
          </w:p>
        </w:tc>
        <w:tc>
          <w:tcPr>
            <w:tcW w:w="708" w:type="dxa"/>
            <w:tcBorders>
              <w:top w:val="single" w:sz="12" w:space="0" w:color="auto"/>
              <w:bottom w:val="single" w:sz="12" w:space="0" w:color="auto"/>
            </w:tcBorders>
            <w:shd w:val="solid" w:color="FFFFFF" w:fill="auto"/>
          </w:tcPr>
          <w:p w14:paraId="55C9872F"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33953EAB" w14:textId="77777777" w:rsidTr="005F5926">
        <w:tc>
          <w:tcPr>
            <w:tcW w:w="803" w:type="dxa"/>
            <w:gridSpan w:val="2"/>
            <w:tcBorders>
              <w:top w:val="single" w:sz="12" w:space="0" w:color="auto"/>
              <w:bottom w:val="single" w:sz="12" w:space="0" w:color="auto"/>
            </w:tcBorders>
            <w:shd w:val="solid" w:color="FFFFFF" w:fill="auto"/>
          </w:tcPr>
          <w:p w14:paraId="45A88D54"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6E42BB7C"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111F7A70"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7FA8CDDC" w14:textId="77777777" w:rsidR="00F95184" w:rsidRDefault="00232787" w:rsidP="00F95184">
            <w:pPr>
              <w:spacing w:after="0"/>
              <w:rPr>
                <w:iCs/>
                <w:snapToGrid w:val="0"/>
                <w:lang w:eastAsia="ja-JP"/>
              </w:rPr>
            </w:pPr>
            <w:r>
              <w:rPr>
                <w:iCs/>
                <w:snapToGrid w:val="0"/>
                <w:lang w:eastAsia="ja-JP"/>
              </w:rPr>
              <w:t>0044</w:t>
            </w:r>
          </w:p>
        </w:tc>
        <w:tc>
          <w:tcPr>
            <w:tcW w:w="426" w:type="dxa"/>
            <w:gridSpan w:val="2"/>
            <w:tcBorders>
              <w:top w:val="single" w:sz="12" w:space="0" w:color="auto"/>
              <w:bottom w:val="single" w:sz="12" w:space="0" w:color="auto"/>
            </w:tcBorders>
            <w:shd w:val="solid" w:color="FFFFFF" w:fill="auto"/>
          </w:tcPr>
          <w:p w14:paraId="09EE7373" w14:textId="77777777" w:rsidR="00F95184" w:rsidRDefault="00232787" w:rsidP="00F95184">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1BCFC671" w14:textId="77777777" w:rsidR="00F95184" w:rsidRDefault="00232787"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0CFC915B" w14:textId="77777777" w:rsidR="00F95184" w:rsidRDefault="00232787" w:rsidP="00F95184">
            <w:pPr>
              <w:spacing w:after="0"/>
              <w:rPr>
                <w:iCs/>
                <w:snapToGrid w:val="0"/>
                <w:lang w:eastAsia="ja-JP"/>
              </w:rPr>
            </w:pPr>
            <w:r w:rsidRPr="00D3544D">
              <w:rPr>
                <w:iCs/>
                <w:snapToGrid w:val="0"/>
                <w:lang w:eastAsia="ja-JP"/>
              </w:rPr>
              <w:t>Align account numbers in testcase with the requirement</w:t>
            </w:r>
          </w:p>
        </w:tc>
        <w:tc>
          <w:tcPr>
            <w:tcW w:w="708" w:type="dxa"/>
            <w:tcBorders>
              <w:top w:val="single" w:sz="12" w:space="0" w:color="auto"/>
              <w:bottom w:val="single" w:sz="12" w:space="0" w:color="auto"/>
            </w:tcBorders>
            <w:shd w:val="solid" w:color="FFFFFF" w:fill="auto"/>
          </w:tcPr>
          <w:p w14:paraId="5060FB4B"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1E7BB967" w14:textId="77777777" w:rsidTr="005F5926">
        <w:tc>
          <w:tcPr>
            <w:tcW w:w="803" w:type="dxa"/>
            <w:gridSpan w:val="2"/>
            <w:tcBorders>
              <w:top w:val="single" w:sz="12" w:space="0" w:color="auto"/>
              <w:bottom w:val="single" w:sz="12" w:space="0" w:color="auto"/>
            </w:tcBorders>
            <w:shd w:val="solid" w:color="FFFFFF" w:fill="auto"/>
          </w:tcPr>
          <w:p w14:paraId="7F91F877"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1DF5DEF9"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7C77C61A" w14:textId="77777777" w:rsidR="00F95184" w:rsidRDefault="00F95184" w:rsidP="00F95184">
            <w:pPr>
              <w:spacing w:after="0"/>
              <w:rPr>
                <w:iCs/>
                <w:snapToGrid w:val="0"/>
                <w:lang w:eastAsia="ja-JP"/>
              </w:rPr>
            </w:pPr>
            <w:r>
              <w:rPr>
                <w:iCs/>
                <w:snapToGrid w:val="0"/>
                <w:lang w:eastAsia="ja-JP"/>
              </w:rPr>
              <w:t>SP-1906</w:t>
            </w:r>
            <w:r w:rsidR="008871DE">
              <w:rPr>
                <w:iCs/>
                <w:snapToGrid w:val="0"/>
                <w:lang w:eastAsia="ja-JP"/>
              </w:rPr>
              <w:t>88</w:t>
            </w:r>
          </w:p>
        </w:tc>
        <w:tc>
          <w:tcPr>
            <w:tcW w:w="567" w:type="dxa"/>
            <w:gridSpan w:val="2"/>
            <w:tcBorders>
              <w:top w:val="single" w:sz="12" w:space="0" w:color="auto"/>
              <w:bottom w:val="single" w:sz="12" w:space="0" w:color="auto"/>
            </w:tcBorders>
            <w:shd w:val="solid" w:color="FFFFFF" w:fill="auto"/>
          </w:tcPr>
          <w:p w14:paraId="19F7D6DF" w14:textId="77777777" w:rsidR="00F95184" w:rsidRDefault="008871DE" w:rsidP="00F95184">
            <w:pPr>
              <w:spacing w:after="0"/>
              <w:rPr>
                <w:iCs/>
                <w:snapToGrid w:val="0"/>
                <w:lang w:eastAsia="ja-JP"/>
              </w:rPr>
            </w:pPr>
            <w:r>
              <w:rPr>
                <w:iCs/>
                <w:snapToGrid w:val="0"/>
                <w:lang w:eastAsia="ja-JP"/>
              </w:rPr>
              <w:t>0047</w:t>
            </w:r>
          </w:p>
        </w:tc>
        <w:tc>
          <w:tcPr>
            <w:tcW w:w="426" w:type="dxa"/>
            <w:gridSpan w:val="2"/>
            <w:tcBorders>
              <w:top w:val="single" w:sz="12" w:space="0" w:color="auto"/>
              <w:bottom w:val="single" w:sz="12" w:space="0" w:color="auto"/>
            </w:tcBorders>
            <w:shd w:val="solid" w:color="FFFFFF" w:fill="auto"/>
          </w:tcPr>
          <w:p w14:paraId="53FAF391" w14:textId="77777777" w:rsidR="00F95184" w:rsidRDefault="008871DE" w:rsidP="00F95184">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5D5ED140" w14:textId="77777777" w:rsidR="00F95184" w:rsidRDefault="008871DE" w:rsidP="00F95184">
            <w:pPr>
              <w:spacing w:after="0"/>
              <w:rPr>
                <w:iCs/>
                <w:snapToGrid w:val="0"/>
                <w:lang w:eastAsia="ja-JP"/>
              </w:rPr>
            </w:pPr>
            <w:r>
              <w:rPr>
                <w:iCs/>
                <w:snapToGrid w:val="0"/>
                <w:lang w:eastAsia="ja-JP"/>
              </w:rPr>
              <w:t>B</w:t>
            </w:r>
          </w:p>
        </w:tc>
        <w:tc>
          <w:tcPr>
            <w:tcW w:w="4815" w:type="dxa"/>
            <w:gridSpan w:val="2"/>
            <w:tcBorders>
              <w:top w:val="single" w:sz="12" w:space="0" w:color="auto"/>
              <w:bottom w:val="single" w:sz="12" w:space="0" w:color="auto"/>
            </w:tcBorders>
            <w:shd w:val="solid" w:color="FFFFFF" w:fill="auto"/>
          </w:tcPr>
          <w:p w14:paraId="198E5A58" w14:textId="77777777" w:rsidR="00F95184" w:rsidRDefault="008871DE" w:rsidP="00F95184">
            <w:pPr>
              <w:spacing w:after="0"/>
              <w:rPr>
                <w:iCs/>
                <w:snapToGrid w:val="0"/>
                <w:lang w:eastAsia="ja-JP"/>
              </w:rPr>
            </w:pPr>
            <w:r>
              <w:rPr>
                <w:noProof/>
                <w:lang w:eastAsia="zh-CN"/>
              </w:rPr>
              <w:t>Addition of General SBA/SBI aspects in TS 33.117</w:t>
            </w:r>
          </w:p>
        </w:tc>
        <w:tc>
          <w:tcPr>
            <w:tcW w:w="708" w:type="dxa"/>
            <w:tcBorders>
              <w:top w:val="single" w:sz="12" w:space="0" w:color="auto"/>
              <w:bottom w:val="single" w:sz="12" w:space="0" w:color="auto"/>
            </w:tcBorders>
            <w:shd w:val="solid" w:color="FFFFFF" w:fill="auto"/>
          </w:tcPr>
          <w:p w14:paraId="052CB07F"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0D514C66" w14:textId="77777777" w:rsidTr="005F5926">
        <w:tc>
          <w:tcPr>
            <w:tcW w:w="803" w:type="dxa"/>
            <w:gridSpan w:val="2"/>
            <w:tcBorders>
              <w:top w:val="single" w:sz="12" w:space="0" w:color="auto"/>
              <w:bottom w:val="single" w:sz="12" w:space="0" w:color="auto"/>
            </w:tcBorders>
            <w:shd w:val="solid" w:color="FFFFFF" w:fill="auto"/>
          </w:tcPr>
          <w:p w14:paraId="0B845FEA"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70605006"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39EAE2FA"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031260C6" w14:textId="77777777" w:rsidR="00F95184" w:rsidRDefault="009F462E" w:rsidP="00F95184">
            <w:pPr>
              <w:spacing w:after="0"/>
              <w:rPr>
                <w:iCs/>
                <w:snapToGrid w:val="0"/>
                <w:lang w:eastAsia="ja-JP"/>
              </w:rPr>
            </w:pPr>
            <w:r>
              <w:rPr>
                <w:iCs/>
                <w:snapToGrid w:val="0"/>
                <w:lang w:eastAsia="ja-JP"/>
              </w:rPr>
              <w:t>0052</w:t>
            </w:r>
          </w:p>
        </w:tc>
        <w:tc>
          <w:tcPr>
            <w:tcW w:w="426" w:type="dxa"/>
            <w:gridSpan w:val="2"/>
            <w:tcBorders>
              <w:top w:val="single" w:sz="12" w:space="0" w:color="auto"/>
              <w:bottom w:val="single" w:sz="12" w:space="0" w:color="auto"/>
            </w:tcBorders>
            <w:shd w:val="solid" w:color="FFFFFF" w:fill="auto"/>
          </w:tcPr>
          <w:p w14:paraId="73173822" w14:textId="77777777" w:rsidR="00F95184" w:rsidRDefault="009F462E" w:rsidP="00F95184">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5CD17700" w14:textId="77777777" w:rsidR="00F95184" w:rsidRDefault="009F462E"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6ACF1523" w14:textId="77777777" w:rsidR="00F95184" w:rsidRDefault="009F462E" w:rsidP="00F95184">
            <w:pPr>
              <w:spacing w:after="0"/>
              <w:rPr>
                <w:iCs/>
                <w:snapToGrid w:val="0"/>
                <w:lang w:eastAsia="ja-JP"/>
              </w:rPr>
            </w:pPr>
            <w:r w:rsidRPr="00D3544D">
              <w:rPr>
                <w:iCs/>
                <w:snapToGrid w:val="0"/>
                <w:lang w:eastAsia="ja-JP"/>
              </w:rPr>
              <w:t>Clarification on test cases in TR 33.117</w:t>
            </w:r>
          </w:p>
        </w:tc>
        <w:tc>
          <w:tcPr>
            <w:tcW w:w="708" w:type="dxa"/>
            <w:tcBorders>
              <w:top w:val="single" w:sz="12" w:space="0" w:color="auto"/>
              <w:bottom w:val="single" w:sz="12" w:space="0" w:color="auto"/>
            </w:tcBorders>
            <w:shd w:val="solid" w:color="FFFFFF" w:fill="auto"/>
          </w:tcPr>
          <w:p w14:paraId="256ACD43"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95184" w:rsidRPr="000024F2" w14:paraId="1541C621" w14:textId="77777777" w:rsidTr="005F5926">
        <w:tc>
          <w:tcPr>
            <w:tcW w:w="803" w:type="dxa"/>
            <w:gridSpan w:val="2"/>
            <w:tcBorders>
              <w:top w:val="single" w:sz="12" w:space="0" w:color="auto"/>
              <w:bottom w:val="single" w:sz="12" w:space="0" w:color="auto"/>
            </w:tcBorders>
            <w:shd w:val="solid" w:color="FFFFFF" w:fill="auto"/>
          </w:tcPr>
          <w:p w14:paraId="02EC9C5B" w14:textId="77777777" w:rsidR="00F95184" w:rsidRDefault="00F95184" w:rsidP="00F95184">
            <w:pPr>
              <w:spacing w:after="0"/>
              <w:rPr>
                <w:iCs/>
                <w:snapToGrid w:val="0"/>
                <w:lang w:eastAsia="ja-JP"/>
              </w:rPr>
            </w:pPr>
            <w:r>
              <w:rPr>
                <w:iCs/>
                <w:snapToGrid w:val="0"/>
                <w:lang w:eastAsia="ja-JP"/>
              </w:rPr>
              <w:t>2019-09</w:t>
            </w:r>
          </w:p>
        </w:tc>
        <w:tc>
          <w:tcPr>
            <w:tcW w:w="800" w:type="dxa"/>
            <w:gridSpan w:val="2"/>
            <w:tcBorders>
              <w:top w:val="single" w:sz="12" w:space="0" w:color="auto"/>
              <w:bottom w:val="single" w:sz="12" w:space="0" w:color="auto"/>
            </w:tcBorders>
            <w:shd w:val="solid" w:color="FFFFFF" w:fill="auto"/>
          </w:tcPr>
          <w:p w14:paraId="4A37047B" w14:textId="77777777" w:rsidR="00F95184" w:rsidRDefault="00F95184" w:rsidP="00F95184">
            <w:pPr>
              <w:spacing w:after="0"/>
              <w:rPr>
                <w:iCs/>
                <w:snapToGrid w:val="0"/>
                <w:lang w:eastAsia="ja-JP"/>
              </w:rPr>
            </w:pPr>
            <w:r>
              <w:rPr>
                <w:iCs/>
                <w:snapToGrid w:val="0"/>
                <w:lang w:eastAsia="ja-JP"/>
              </w:rPr>
              <w:t>SA#85</w:t>
            </w:r>
          </w:p>
        </w:tc>
        <w:tc>
          <w:tcPr>
            <w:tcW w:w="1094" w:type="dxa"/>
            <w:gridSpan w:val="2"/>
            <w:tcBorders>
              <w:top w:val="single" w:sz="12" w:space="0" w:color="auto"/>
              <w:bottom w:val="single" w:sz="12" w:space="0" w:color="auto"/>
            </w:tcBorders>
            <w:shd w:val="solid" w:color="FFFFFF" w:fill="auto"/>
          </w:tcPr>
          <w:p w14:paraId="3BB3D015" w14:textId="77777777" w:rsidR="00F95184" w:rsidRDefault="00F95184" w:rsidP="00F95184">
            <w:pPr>
              <w:spacing w:after="0"/>
              <w:rPr>
                <w:iCs/>
                <w:snapToGrid w:val="0"/>
                <w:lang w:eastAsia="ja-JP"/>
              </w:rPr>
            </w:pPr>
            <w:r>
              <w:rPr>
                <w:iCs/>
                <w:snapToGrid w:val="0"/>
                <w:lang w:eastAsia="ja-JP"/>
              </w:rPr>
              <w:t>SP-190677</w:t>
            </w:r>
          </w:p>
        </w:tc>
        <w:tc>
          <w:tcPr>
            <w:tcW w:w="567" w:type="dxa"/>
            <w:gridSpan w:val="2"/>
            <w:tcBorders>
              <w:top w:val="single" w:sz="12" w:space="0" w:color="auto"/>
              <w:bottom w:val="single" w:sz="12" w:space="0" w:color="auto"/>
            </w:tcBorders>
            <w:shd w:val="solid" w:color="FFFFFF" w:fill="auto"/>
          </w:tcPr>
          <w:p w14:paraId="7C428799" w14:textId="77777777" w:rsidR="00F95184" w:rsidRDefault="00E4326A" w:rsidP="00F95184">
            <w:pPr>
              <w:spacing w:after="0"/>
              <w:rPr>
                <w:iCs/>
                <w:snapToGrid w:val="0"/>
                <w:lang w:eastAsia="ja-JP"/>
              </w:rPr>
            </w:pPr>
            <w:r>
              <w:rPr>
                <w:iCs/>
                <w:snapToGrid w:val="0"/>
                <w:lang w:eastAsia="ja-JP"/>
              </w:rPr>
              <w:t>0054</w:t>
            </w:r>
          </w:p>
        </w:tc>
        <w:tc>
          <w:tcPr>
            <w:tcW w:w="426" w:type="dxa"/>
            <w:gridSpan w:val="2"/>
            <w:tcBorders>
              <w:top w:val="single" w:sz="12" w:space="0" w:color="auto"/>
              <w:bottom w:val="single" w:sz="12" w:space="0" w:color="auto"/>
            </w:tcBorders>
            <w:shd w:val="solid" w:color="FFFFFF" w:fill="auto"/>
          </w:tcPr>
          <w:p w14:paraId="1F58EDD9" w14:textId="77777777" w:rsidR="00F95184" w:rsidRDefault="00E4326A" w:rsidP="00F95184">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31A95BA6" w14:textId="77777777" w:rsidR="00F95184" w:rsidRDefault="00E4326A" w:rsidP="00F95184">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492DC386" w14:textId="77777777" w:rsidR="00F95184" w:rsidRDefault="00E4326A" w:rsidP="00F95184">
            <w:pPr>
              <w:spacing w:after="0"/>
              <w:rPr>
                <w:iCs/>
                <w:snapToGrid w:val="0"/>
                <w:lang w:eastAsia="ja-JP"/>
              </w:rPr>
            </w:pPr>
            <w:r>
              <w:rPr>
                <w:noProof/>
                <w:lang w:eastAsia="zh-CN"/>
              </w:rPr>
              <w:t xml:space="preserve">Update testcase of </w:t>
            </w:r>
            <w:r w:rsidRPr="00D56CD8">
              <w:rPr>
                <w:noProof/>
                <w:lang w:eastAsia="zh-CN"/>
              </w:rPr>
              <w:t>4.2.4.1.1.2</w:t>
            </w:r>
            <w:r w:rsidRPr="00D56CD8">
              <w:rPr>
                <w:noProof/>
                <w:lang w:eastAsia="zh-CN"/>
              </w:rPr>
              <w:tab/>
            </w:r>
            <w:r>
              <w:rPr>
                <w:noProof/>
                <w:lang w:eastAsia="zh-CN"/>
              </w:rPr>
              <w:t>and 4.2.4.1.1.3</w:t>
            </w:r>
          </w:p>
        </w:tc>
        <w:tc>
          <w:tcPr>
            <w:tcW w:w="708" w:type="dxa"/>
            <w:tcBorders>
              <w:top w:val="single" w:sz="12" w:space="0" w:color="auto"/>
              <w:bottom w:val="single" w:sz="12" w:space="0" w:color="auto"/>
            </w:tcBorders>
            <w:shd w:val="solid" w:color="FFFFFF" w:fill="auto"/>
          </w:tcPr>
          <w:p w14:paraId="7BB2CBCF" w14:textId="77777777" w:rsidR="00F95184" w:rsidRDefault="00F95184"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16.2.0</w:t>
            </w:r>
          </w:p>
        </w:tc>
      </w:tr>
      <w:tr w:rsidR="00FE369F" w:rsidRPr="000024F2" w14:paraId="35509D72" w14:textId="77777777" w:rsidTr="005F5926">
        <w:tc>
          <w:tcPr>
            <w:tcW w:w="803" w:type="dxa"/>
            <w:gridSpan w:val="2"/>
            <w:tcBorders>
              <w:top w:val="single" w:sz="12" w:space="0" w:color="auto"/>
              <w:bottom w:val="single" w:sz="12" w:space="0" w:color="auto"/>
            </w:tcBorders>
            <w:shd w:val="solid" w:color="FFFFFF" w:fill="auto"/>
          </w:tcPr>
          <w:p w14:paraId="175A9245" w14:textId="77777777" w:rsidR="00FE369F" w:rsidRDefault="00FE369F" w:rsidP="00F95184">
            <w:pPr>
              <w:spacing w:after="0"/>
              <w:rPr>
                <w:iCs/>
                <w:snapToGrid w:val="0"/>
                <w:lang w:eastAsia="ja-JP"/>
              </w:rPr>
            </w:pPr>
            <w:r>
              <w:rPr>
                <w:iCs/>
                <w:snapToGrid w:val="0"/>
                <w:lang w:eastAsia="ja-JP"/>
              </w:rPr>
              <w:t>2019-12</w:t>
            </w:r>
          </w:p>
        </w:tc>
        <w:tc>
          <w:tcPr>
            <w:tcW w:w="800" w:type="dxa"/>
            <w:gridSpan w:val="2"/>
            <w:tcBorders>
              <w:top w:val="single" w:sz="12" w:space="0" w:color="auto"/>
              <w:bottom w:val="single" w:sz="12" w:space="0" w:color="auto"/>
            </w:tcBorders>
            <w:shd w:val="solid" w:color="FFFFFF" w:fill="auto"/>
          </w:tcPr>
          <w:p w14:paraId="08AA0FFA" w14:textId="77777777" w:rsidR="00FE369F" w:rsidRDefault="00FE369F" w:rsidP="00F95184">
            <w:pPr>
              <w:spacing w:after="0"/>
              <w:rPr>
                <w:iCs/>
                <w:snapToGrid w:val="0"/>
                <w:lang w:eastAsia="ja-JP"/>
              </w:rPr>
            </w:pPr>
            <w:r>
              <w:rPr>
                <w:iCs/>
                <w:snapToGrid w:val="0"/>
                <w:lang w:eastAsia="ja-JP"/>
              </w:rPr>
              <w:t>SA#86</w:t>
            </w:r>
          </w:p>
        </w:tc>
        <w:tc>
          <w:tcPr>
            <w:tcW w:w="1094" w:type="dxa"/>
            <w:gridSpan w:val="2"/>
            <w:tcBorders>
              <w:top w:val="single" w:sz="12" w:space="0" w:color="auto"/>
              <w:bottom w:val="single" w:sz="12" w:space="0" w:color="auto"/>
            </w:tcBorders>
            <w:shd w:val="solid" w:color="FFFFFF" w:fill="auto"/>
          </w:tcPr>
          <w:p w14:paraId="7F33920E" w14:textId="77777777" w:rsidR="00FE369F" w:rsidRDefault="00FE369F" w:rsidP="00F95184">
            <w:pPr>
              <w:spacing w:after="0"/>
              <w:rPr>
                <w:iCs/>
                <w:snapToGrid w:val="0"/>
                <w:lang w:eastAsia="ja-JP"/>
              </w:rPr>
            </w:pPr>
            <w:r>
              <w:rPr>
                <w:iCs/>
                <w:snapToGrid w:val="0"/>
                <w:lang w:eastAsia="ja-JP"/>
              </w:rPr>
              <w:t>SP-191138</w:t>
            </w:r>
          </w:p>
        </w:tc>
        <w:tc>
          <w:tcPr>
            <w:tcW w:w="567" w:type="dxa"/>
            <w:gridSpan w:val="2"/>
            <w:tcBorders>
              <w:top w:val="single" w:sz="12" w:space="0" w:color="auto"/>
              <w:bottom w:val="single" w:sz="12" w:space="0" w:color="auto"/>
            </w:tcBorders>
            <w:shd w:val="solid" w:color="FFFFFF" w:fill="auto"/>
          </w:tcPr>
          <w:p w14:paraId="787711AD" w14:textId="77777777" w:rsidR="00FE369F" w:rsidRDefault="00FE369F" w:rsidP="00F95184">
            <w:pPr>
              <w:spacing w:after="0"/>
              <w:rPr>
                <w:iCs/>
                <w:snapToGrid w:val="0"/>
                <w:lang w:eastAsia="ja-JP"/>
              </w:rPr>
            </w:pPr>
            <w:r>
              <w:rPr>
                <w:iCs/>
                <w:snapToGrid w:val="0"/>
                <w:lang w:eastAsia="ja-JP"/>
              </w:rPr>
              <w:t>0055</w:t>
            </w:r>
          </w:p>
        </w:tc>
        <w:tc>
          <w:tcPr>
            <w:tcW w:w="426" w:type="dxa"/>
            <w:gridSpan w:val="2"/>
            <w:tcBorders>
              <w:top w:val="single" w:sz="12" w:space="0" w:color="auto"/>
              <w:bottom w:val="single" w:sz="12" w:space="0" w:color="auto"/>
            </w:tcBorders>
            <w:shd w:val="solid" w:color="FFFFFF" w:fill="auto"/>
          </w:tcPr>
          <w:p w14:paraId="0AEE1DF3" w14:textId="77777777" w:rsidR="00FE369F" w:rsidRDefault="00FE369F" w:rsidP="00F95184">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6BFFAFBE" w14:textId="77777777" w:rsidR="00FE369F" w:rsidRDefault="00FE369F" w:rsidP="00F95184">
            <w:pPr>
              <w:spacing w:after="0"/>
              <w:rPr>
                <w:iCs/>
                <w:snapToGrid w:val="0"/>
                <w:lang w:eastAsia="ja-JP"/>
              </w:rPr>
            </w:pPr>
            <w:r>
              <w:rPr>
                <w:iCs/>
                <w:snapToGrid w:val="0"/>
                <w:lang w:eastAsia="ja-JP"/>
              </w:rPr>
              <w:t>D</w:t>
            </w:r>
          </w:p>
        </w:tc>
        <w:tc>
          <w:tcPr>
            <w:tcW w:w="4815" w:type="dxa"/>
            <w:gridSpan w:val="2"/>
            <w:tcBorders>
              <w:top w:val="single" w:sz="12" w:space="0" w:color="auto"/>
              <w:bottom w:val="single" w:sz="12" w:space="0" w:color="auto"/>
            </w:tcBorders>
            <w:shd w:val="solid" w:color="FFFFFF" w:fill="auto"/>
          </w:tcPr>
          <w:p w14:paraId="4B05FC44" w14:textId="77777777" w:rsidR="00FE369F" w:rsidRDefault="00FE369F" w:rsidP="00F95184">
            <w:pPr>
              <w:spacing w:after="0"/>
              <w:rPr>
                <w:noProof/>
                <w:lang w:eastAsia="zh-CN"/>
              </w:rPr>
            </w:pPr>
            <w:r>
              <w:rPr>
                <w:noProof/>
                <w:lang w:eastAsia="zh-CN"/>
              </w:rPr>
              <w:t>Miscellaneous Editorial clarifications</w:t>
            </w:r>
          </w:p>
        </w:tc>
        <w:tc>
          <w:tcPr>
            <w:tcW w:w="708" w:type="dxa"/>
            <w:tcBorders>
              <w:top w:val="single" w:sz="12" w:space="0" w:color="auto"/>
              <w:bottom w:val="single" w:sz="12" w:space="0" w:color="auto"/>
            </w:tcBorders>
            <w:shd w:val="solid" w:color="FFFFFF" w:fill="auto"/>
          </w:tcPr>
          <w:p w14:paraId="3FAB9A70" w14:textId="77777777" w:rsidR="00FE369F" w:rsidRDefault="00FE369F" w:rsidP="00F95184">
            <w:pPr>
              <w:pStyle w:val="TAL"/>
              <w:rPr>
                <w:rFonts w:ascii="Times New Roman" w:hAnsi="Times New Roman"/>
                <w:iCs/>
                <w:snapToGrid w:val="0"/>
                <w:sz w:val="20"/>
                <w:lang w:eastAsia="ja-JP"/>
              </w:rPr>
            </w:pPr>
            <w:r>
              <w:rPr>
                <w:rFonts w:ascii="Times New Roman" w:hAnsi="Times New Roman"/>
                <w:iCs/>
                <w:snapToGrid w:val="0"/>
                <w:sz w:val="20"/>
                <w:lang w:eastAsia="ja-JP"/>
              </w:rPr>
              <w:t>16.3.0</w:t>
            </w:r>
          </w:p>
        </w:tc>
      </w:tr>
      <w:tr w:rsidR="009D7D28" w:rsidRPr="000024F2" w14:paraId="0FE00F2C" w14:textId="77777777" w:rsidTr="005F5926">
        <w:tc>
          <w:tcPr>
            <w:tcW w:w="803" w:type="dxa"/>
            <w:gridSpan w:val="2"/>
            <w:tcBorders>
              <w:top w:val="single" w:sz="12" w:space="0" w:color="auto"/>
              <w:bottom w:val="single" w:sz="12" w:space="0" w:color="auto"/>
            </w:tcBorders>
            <w:shd w:val="solid" w:color="FFFFFF" w:fill="auto"/>
          </w:tcPr>
          <w:p w14:paraId="70B4E153" w14:textId="77777777" w:rsidR="009D7D28" w:rsidRDefault="009D7D28" w:rsidP="009D7D28">
            <w:pPr>
              <w:spacing w:after="0"/>
              <w:rPr>
                <w:iCs/>
                <w:snapToGrid w:val="0"/>
                <w:lang w:eastAsia="ja-JP"/>
              </w:rPr>
            </w:pPr>
            <w:r>
              <w:rPr>
                <w:iCs/>
                <w:snapToGrid w:val="0"/>
                <w:lang w:eastAsia="ja-JP"/>
              </w:rPr>
              <w:t>2019-12</w:t>
            </w:r>
          </w:p>
        </w:tc>
        <w:tc>
          <w:tcPr>
            <w:tcW w:w="800" w:type="dxa"/>
            <w:gridSpan w:val="2"/>
            <w:tcBorders>
              <w:top w:val="single" w:sz="12" w:space="0" w:color="auto"/>
              <w:bottom w:val="single" w:sz="12" w:space="0" w:color="auto"/>
            </w:tcBorders>
            <w:shd w:val="solid" w:color="FFFFFF" w:fill="auto"/>
          </w:tcPr>
          <w:p w14:paraId="66350EDB" w14:textId="77777777" w:rsidR="009D7D28" w:rsidRDefault="009D7D28" w:rsidP="009D7D28">
            <w:pPr>
              <w:spacing w:after="0"/>
              <w:rPr>
                <w:iCs/>
                <w:snapToGrid w:val="0"/>
                <w:lang w:eastAsia="ja-JP"/>
              </w:rPr>
            </w:pPr>
            <w:r>
              <w:rPr>
                <w:iCs/>
                <w:snapToGrid w:val="0"/>
                <w:lang w:eastAsia="ja-JP"/>
              </w:rPr>
              <w:t>SA#86</w:t>
            </w:r>
          </w:p>
        </w:tc>
        <w:tc>
          <w:tcPr>
            <w:tcW w:w="1094" w:type="dxa"/>
            <w:gridSpan w:val="2"/>
            <w:tcBorders>
              <w:top w:val="single" w:sz="12" w:space="0" w:color="auto"/>
              <w:bottom w:val="single" w:sz="12" w:space="0" w:color="auto"/>
            </w:tcBorders>
            <w:shd w:val="solid" w:color="FFFFFF" w:fill="auto"/>
          </w:tcPr>
          <w:p w14:paraId="1C87E25E" w14:textId="77777777" w:rsidR="009D7D28" w:rsidRDefault="009D7D28" w:rsidP="009D7D28">
            <w:pPr>
              <w:spacing w:after="0"/>
              <w:rPr>
                <w:iCs/>
                <w:snapToGrid w:val="0"/>
                <w:lang w:eastAsia="ja-JP"/>
              </w:rPr>
            </w:pPr>
            <w:r>
              <w:rPr>
                <w:iCs/>
                <w:snapToGrid w:val="0"/>
                <w:lang w:eastAsia="ja-JP"/>
              </w:rPr>
              <w:t>SP-191138</w:t>
            </w:r>
          </w:p>
        </w:tc>
        <w:tc>
          <w:tcPr>
            <w:tcW w:w="567" w:type="dxa"/>
            <w:gridSpan w:val="2"/>
            <w:tcBorders>
              <w:top w:val="single" w:sz="12" w:space="0" w:color="auto"/>
              <w:bottom w:val="single" w:sz="12" w:space="0" w:color="auto"/>
            </w:tcBorders>
            <w:shd w:val="solid" w:color="FFFFFF" w:fill="auto"/>
          </w:tcPr>
          <w:p w14:paraId="2403FED3" w14:textId="77777777" w:rsidR="009D7D28" w:rsidRDefault="009D7D28" w:rsidP="009D7D28">
            <w:pPr>
              <w:spacing w:after="0"/>
              <w:rPr>
                <w:iCs/>
                <w:snapToGrid w:val="0"/>
                <w:lang w:eastAsia="ja-JP"/>
              </w:rPr>
            </w:pPr>
            <w:r>
              <w:rPr>
                <w:iCs/>
                <w:snapToGrid w:val="0"/>
                <w:lang w:eastAsia="ja-JP"/>
              </w:rPr>
              <w:t>0056</w:t>
            </w:r>
          </w:p>
        </w:tc>
        <w:tc>
          <w:tcPr>
            <w:tcW w:w="426" w:type="dxa"/>
            <w:gridSpan w:val="2"/>
            <w:tcBorders>
              <w:top w:val="single" w:sz="12" w:space="0" w:color="auto"/>
              <w:bottom w:val="single" w:sz="12" w:space="0" w:color="auto"/>
            </w:tcBorders>
            <w:shd w:val="solid" w:color="FFFFFF" w:fill="auto"/>
          </w:tcPr>
          <w:p w14:paraId="4853B3DA" w14:textId="77777777" w:rsidR="009D7D28" w:rsidRDefault="009D7D28" w:rsidP="009D7D28">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4E278BCF" w14:textId="77777777" w:rsidR="009D7D28" w:rsidRDefault="009D7D28" w:rsidP="009D7D28">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5E2B6754" w14:textId="77777777" w:rsidR="009D7D28" w:rsidRDefault="009D7D28" w:rsidP="009D7D28">
            <w:pPr>
              <w:spacing w:after="0"/>
              <w:rPr>
                <w:noProof/>
                <w:lang w:eastAsia="zh-CN"/>
              </w:rPr>
            </w:pPr>
            <w:r>
              <w:rPr>
                <w:noProof/>
                <w:lang w:eastAsia="zh-CN"/>
              </w:rPr>
              <w:t xml:space="preserve">Adding abbreviations and corrections for alignment </w:t>
            </w:r>
          </w:p>
        </w:tc>
        <w:tc>
          <w:tcPr>
            <w:tcW w:w="708" w:type="dxa"/>
            <w:tcBorders>
              <w:top w:val="single" w:sz="12" w:space="0" w:color="auto"/>
              <w:bottom w:val="single" w:sz="12" w:space="0" w:color="auto"/>
            </w:tcBorders>
            <w:shd w:val="solid" w:color="FFFFFF" w:fill="auto"/>
          </w:tcPr>
          <w:p w14:paraId="4227E745" w14:textId="77777777" w:rsidR="009D7D28" w:rsidRDefault="009D7D28" w:rsidP="009D7D28">
            <w:pPr>
              <w:pStyle w:val="TAL"/>
              <w:rPr>
                <w:rFonts w:ascii="Times New Roman" w:hAnsi="Times New Roman"/>
                <w:iCs/>
                <w:snapToGrid w:val="0"/>
                <w:sz w:val="20"/>
                <w:lang w:eastAsia="ja-JP"/>
              </w:rPr>
            </w:pPr>
            <w:r>
              <w:rPr>
                <w:rFonts w:ascii="Times New Roman" w:hAnsi="Times New Roman"/>
                <w:iCs/>
                <w:snapToGrid w:val="0"/>
                <w:sz w:val="20"/>
                <w:lang w:eastAsia="ja-JP"/>
              </w:rPr>
              <w:t>16.3.0</w:t>
            </w:r>
          </w:p>
        </w:tc>
      </w:tr>
      <w:tr w:rsidR="00E101DB" w:rsidRPr="000024F2" w14:paraId="7EC3A360" w14:textId="77777777" w:rsidTr="005F5926">
        <w:tc>
          <w:tcPr>
            <w:tcW w:w="803" w:type="dxa"/>
            <w:gridSpan w:val="2"/>
            <w:tcBorders>
              <w:top w:val="single" w:sz="12" w:space="0" w:color="auto"/>
              <w:bottom w:val="single" w:sz="12" w:space="0" w:color="auto"/>
            </w:tcBorders>
            <w:shd w:val="solid" w:color="FFFFFF" w:fill="auto"/>
          </w:tcPr>
          <w:p w14:paraId="21B2BAF1" w14:textId="77777777" w:rsidR="00E101DB" w:rsidRDefault="00E101DB" w:rsidP="009D7D28">
            <w:pPr>
              <w:spacing w:after="0"/>
              <w:rPr>
                <w:iCs/>
                <w:snapToGrid w:val="0"/>
                <w:lang w:eastAsia="ja-JP"/>
              </w:rPr>
            </w:pPr>
            <w:r>
              <w:rPr>
                <w:iCs/>
                <w:snapToGrid w:val="0"/>
                <w:lang w:eastAsia="ja-JP"/>
              </w:rPr>
              <w:t>2020</w:t>
            </w:r>
            <w:r w:rsidR="00FC6CBB">
              <w:rPr>
                <w:iCs/>
                <w:snapToGrid w:val="0"/>
                <w:lang w:eastAsia="ja-JP"/>
              </w:rPr>
              <w:t>-03</w:t>
            </w:r>
          </w:p>
        </w:tc>
        <w:tc>
          <w:tcPr>
            <w:tcW w:w="800" w:type="dxa"/>
            <w:gridSpan w:val="2"/>
            <w:tcBorders>
              <w:top w:val="single" w:sz="12" w:space="0" w:color="auto"/>
              <w:bottom w:val="single" w:sz="12" w:space="0" w:color="auto"/>
            </w:tcBorders>
            <w:shd w:val="solid" w:color="FFFFFF" w:fill="auto"/>
          </w:tcPr>
          <w:p w14:paraId="60BA6C9E" w14:textId="77777777" w:rsidR="00E101DB" w:rsidRDefault="00E101DB" w:rsidP="009D7D28">
            <w:pPr>
              <w:spacing w:after="0"/>
              <w:rPr>
                <w:iCs/>
                <w:snapToGrid w:val="0"/>
                <w:lang w:eastAsia="ja-JP"/>
              </w:rPr>
            </w:pPr>
            <w:r>
              <w:rPr>
                <w:iCs/>
                <w:snapToGrid w:val="0"/>
                <w:lang w:eastAsia="ja-JP"/>
              </w:rPr>
              <w:t>SA#87E</w:t>
            </w:r>
          </w:p>
        </w:tc>
        <w:tc>
          <w:tcPr>
            <w:tcW w:w="1094" w:type="dxa"/>
            <w:gridSpan w:val="2"/>
            <w:tcBorders>
              <w:top w:val="single" w:sz="12" w:space="0" w:color="auto"/>
              <w:bottom w:val="single" w:sz="12" w:space="0" w:color="auto"/>
            </w:tcBorders>
            <w:shd w:val="solid" w:color="FFFFFF" w:fill="auto"/>
          </w:tcPr>
          <w:p w14:paraId="6AE5C4A9" w14:textId="77777777" w:rsidR="00E101DB" w:rsidRDefault="00E101DB" w:rsidP="009D7D28">
            <w:pPr>
              <w:spacing w:after="0"/>
              <w:rPr>
                <w:iCs/>
                <w:snapToGrid w:val="0"/>
                <w:lang w:eastAsia="ja-JP"/>
              </w:rPr>
            </w:pPr>
            <w:r>
              <w:rPr>
                <w:iCs/>
                <w:snapToGrid w:val="0"/>
                <w:lang w:eastAsia="ja-JP"/>
              </w:rPr>
              <w:t>SP-200136</w:t>
            </w:r>
          </w:p>
        </w:tc>
        <w:tc>
          <w:tcPr>
            <w:tcW w:w="567" w:type="dxa"/>
            <w:gridSpan w:val="2"/>
            <w:tcBorders>
              <w:top w:val="single" w:sz="12" w:space="0" w:color="auto"/>
              <w:bottom w:val="single" w:sz="12" w:space="0" w:color="auto"/>
            </w:tcBorders>
            <w:shd w:val="solid" w:color="FFFFFF" w:fill="auto"/>
          </w:tcPr>
          <w:p w14:paraId="0BB66A61" w14:textId="77777777" w:rsidR="00E101DB" w:rsidRDefault="00E101DB" w:rsidP="009D7D28">
            <w:pPr>
              <w:spacing w:after="0"/>
              <w:rPr>
                <w:iCs/>
                <w:snapToGrid w:val="0"/>
                <w:lang w:eastAsia="ja-JP"/>
              </w:rPr>
            </w:pPr>
            <w:r>
              <w:rPr>
                <w:iCs/>
                <w:snapToGrid w:val="0"/>
                <w:lang w:eastAsia="ja-JP"/>
              </w:rPr>
              <w:t>0057</w:t>
            </w:r>
          </w:p>
        </w:tc>
        <w:tc>
          <w:tcPr>
            <w:tcW w:w="426" w:type="dxa"/>
            <w:gridSpan w:val="2"/>
            <w:tcBorders>
              <w:top w:val="single" w:sz="12" w:space="0" w:color="auto"/>
              <w:bottom w:val="single" w:sz="12" w:space="0" w:color="auto"/>
            </w:tcBorders>
            <w:shd w:val="solid" w:color="FFFFFF" w:fill="auto"/>
          </w:tcPr>
          <w:p w14:paraId="701BBCC3" w14:textId="77777777" w:rsidR="00E101DB" w:rsidRDefault="00E101DB" w:rsidP="009D7D28">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73258783" w14:textId="77777777" w:rsidR="00E101DB" w:rsidRDefault="00E101DB" w:rsidP="009D7D28">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01CCA468" w14:textId="77777777" w:rsidR="00E101DB" w:rsidRDefault="00E101DB" w:rsidP="009D7D28">
            <w:pPr>
              <w:spacing w:after="0"/>
              <w:rPr>
                <w:noProof/>
                <w:lang w:eastAsia="zh-CN"/>
              </w:rPr>
            </w:pPr>
            <w:r>
              <w:rPr>
                <w:noProof/>
                <w:lang w:eastAsia="zh-CN"/>
              </w:rPr>
              <w:t>Clarification on the clause 4.3.6.4 according to TS 29.501</w:t>
            </w:r>
          </w:p>
        </w:tc>
        <w:tc>
          <w:tcPr>
            <w:tcW w:w="708" w:type="dxa"/>
            <w:tcBorders>
              <w:top w:val="single" w:sz="12" w:space="0" w:color="auto"/>
              <w:bottom w:val="single" w:sz="12" w:space="0" w:color="auto"/>
            </w:tcBorders>
            <w:shd w:val="solid" w:color="FFFFFF" w:fill="auto"/>
          </w:tcPr>
          <w:p w14:paraId="22CBC7FB" w14:textId="77777777" w:rsidR="00E101DB" w:rsidRDefault="00E101DB" w:rsidP="009D7D28">
            <w:pPr>
              <w:pStyle w:val="TAL"/>
              <w:rPr>
                <w:rFonts w:ascii="Times New Roman" w:hAnsi="Times New Roman"/>
                <w:iCs/>
                <w:snapToGrid w:val="0"/>
                <w:sz w:val="20"/>
                <w:lang w:eastAsia="ja-JP"/>
              </w:rPr>
            </w:pPr>
            <w:r>
              <w:rPr>
                <w:rFonts w:ascii="Times New Roman" w:hAnsi="Times New Roman"/>
                <w:iCs/>
                <w:snapToGrid w:val="0"/>
                <w:sz w:val="20"/>
                <w:lang w:eastAsia="ja-JP"/>
              </w:rPr>
              <w:t>16.4.0</w:t>
            </w:r>
          </w:p>
        </w:tc>
      </w:tr>
      <w:tr w:rsidR="00FC6CBB" w:rsidRPr="000024F2" w14:paraId="73885E76" w14:textId="77777777" w:rsidTr="005F5926">
        <w:tc>
          <w:tcPr>
            <w:tcW w:w="803" w:type="dxa"/>
            <w:gridSpan w:val="2"/>
            <w:tcBorders>
              <w:top w:val="single" w:sz="12" w:space="0" w:color="auto"/>
              <w:bottom w:val="single" w:sz="12" w:space="0" w:color="auto"/>
            </w:tcBorders>
            <w:shd w:val="solid" w:color="FFFFFF" w:fill="auto"/>
          </w:tcPr>
          <w:p w14:paraId="325F9DC0" w14:textId="77777777" w:rsidR="00FC6CBB" w:rsidRDefault="00FC6CBB" w:rsidP="00FC6CBB">
            <w:pPr>
              <w:spacing w:after="0"/>
              <w:rPr>
                <w:iCs/>
                <w:snapToGrid w:val="0"/>
                <w:lang w:eastAsia="ja-JP"/>
              </w:rPr>
            </w:pPr>
            <w:r>
              <w:rPr>
                <w:iCs/>
                <w:snapToGrid w:val="0"/>
                <w:lang w:eastAsia="ja-JP"/>
              </w:rPr>
              <w:t>2020-03</w:t>
            </w:r>
          </w:p>
        </w:tc>
        <w:tc>
          <w:tcPr>
            <w:tcW w:w="800" w:type="dxa"/>
            <w:gridSpan w:val="2"/>
            <w:tcBorders>
              <w:top w:val="single" w:sz="12" w:space="0" w:color="auto"/>
              <w:bottom w:val="single" w:sz="12" w:space="0" w:color="auto"/>
            </w:tcBorders>
            <w:shd w:val="solid" w:color="FFFFFF" w:fill="auto"/>
          </w:tcPr>
          <w:p w14:paraId="19339C9A" w14:textId="77777777" w:rsidR="00FC6CBB" w:rsidRDefault="00FC6CBB" w:rsidP="00FC6CBB">
            <w:pPr>
              <w:spacing w:after="0"/>
              <w:rPr>
                <w:iCs/>
                <w:snapToGrid w:val="0"/>
                <w:lang w:eastAsia="ja-JP"/>
              </w:rPr>
            </w:pPr>
            <w:r>
              <w:rPr>
                <w:iCs/>
                <w:snapToGrid w:val="0"/>
                <w:lang w:eastAsia="ja-JP"/>
              </w:rPr>
              <w:t>SA#87E</w:t>
            </w:r>
          </w:p>
        </w:tc>
        <w:tc>
          <w:tcPr>
            <w:tcW w:w="1094" w:type="dxa"/>
            <w:gridSpan w:val="2"/>
            <w:tcBorders>
              <w:top w:val="single" w:sz="12" w:space="0" w:color="auto"/>
              <w:bottom w:val="single" w:sz="12" w:space="0" w:color="auto"/>
            </w:tcBorders>
            <w:shd w:val="solid" w:color="FFFFFF" w:fill="auto"/>
          </w:tcPr>
          <w:p w14:paraId="6C0B8F38" w14:textId="77777777" w:rsidR="00FC6CBB" w:rsidRDefault="00FC6CBB" w:rsidP="00FC6CBB">
            <w:pPr>
              <w:spacing w:after="0"/>
              <w:rPr>
                <w:iCs/>
                <w:snapToGrid w:val="0"/>
                <w:lang w:eastAsia="ja-JP"/>
              </w:rPr>
            </w:pPr>
            <w:r>
              <w:rPr>
                <w:iCs/>
                <w:snapToGrid w:val="0"/>
                <w:lang w:eastAsia="ja-JP"/>
              </w:rPr>
              <w:t>SP-200136</w:t>
            </w:r>
          </w:p>
        </w:tc>
        <w:tc>
          <w:tcPr>
            <w:tcW w:w="567" w:type="dxa"/>
            <w:gridSpan w:val="2"/>
            <w:tcBorders>
              <w:top w:val="single" w:sz="12" w:space="0" w:color="auto"/>
              <w:bottom w:val="single" w:sz="12" w:space="0" w:color="auto"/>
            </w:tcBorders>
            <w:shd w:val="solid" w:color="FFFFFF" w:fill="auto"/>
          </w:tcPr>
          <w:p w14:paraId="128237EE" w14:textId="77777777" w:rsidR="00FC6CBB" w:rsidRDefault="00FC6CBB" w:rsidP="00FC6CBB">
            <w:pPr>
              <w:spacing w:after="0"/>
              <w:rPr>
                <w:iCs/>
                <w:snapToGrid w:val="0"/>
                <w:lang w:eastAsia="ja-JP"/>
              </w:rPr>
            </w:pPr>
            <w:r>
              <w:rPr>
                <w:iCs/>
                <w:snapToGrid w:val="0"/>
                <w:lang w:eastAsia="ja-JP"/>
              </w:rPr>
              <w:t>0058</w:t>
            </w:r>
          </w:p>
        </w:tc>
        <w:tc>
          <w:tcPr>
            <w:tcW w:w="426" w:type="dxa"/>
            <w:gridSpan w:val="2"/>
            <w:tcBorders>
              <w:top w:val="single" w:sz="12" w:space="0" w:color="auto"/>
              <w:bottom w:val="single" w:sz="12" w:space="0" w:color="auto"/>
            </w:tcBorders>
            <w:shd w:val="solid" w:color="FFFFFF" w:fill="auto"/>
          </w:tcPr>
          <w:p w14:paraId="28A85E2F" w14:textId="77777777" w:rsidR="00FC6CBB" w:rsidRDefault="00FC6CBB" w:rsidP="00FC6CBB">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5E31F7CE" w14:textId="77777777" w:rsidR="00FC6CBB" w:rsidRDefault="00FC6CBB" w:rsidP="00FC6CBB">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3DFC85A8" w14:textId="77777777" w:rsidR="00FC6CBB" w:rsidRDefault="00FC6CBB" w:rsidP="00FC6CBB">
            <w:pPr>
              <w:spacing w:after="0"/>
              <w:rPr>
                <w:noProof/>
                <w:lang w:eastAsia="zh-CN"/>
              </w:rPr>
            </w:pPr>
            <w:r>
              <w:rPr>
                <w:noProof/>
                <w:lang w:eastAsia="zh-CN"/>
              </w:rPr>
              <w:t>Clarification on PLMN ID verification</w:t>
            </w:r>
          </w:p>
        </w:tc>
        <w:tc>
          <w:tcPr>
            <w:tcW w:w="708" w:type="dxa"/>
            <w:tcBorders>
              <w:top w:val="single" w:sz="12" w:space="0" w:color="auto"/>
              <w:bottom w:val="single" w:sz="12" w:space="0" w:color="auto"/>
            </w:tcBorders>
            <w:shd w:val="solid" w:color="FFFFFF" w:fill="auto"/>
          </w:tcPr>
          <w:p w14:paraId="1BA0667C" w14:textId="77777777" w:rsidR="00FC6CBB" w:rsidRDefault="00FC6CBB" w:rsidP="00FC6CBB">
            <w:pPr>
              <w:pStyle w:val="TAL"/>
              <w:rPr>
                <w:rFonts w:ascii="Times New Roman" w:hAnsi="Times New Roman"/>
                <w:iCs/>
                <w:snapToGrid w:val="0"/>
                <w:sz w:val="20"/>
                <w:lang w:eastAsia="ja-JP"/>
              </w:rPr>
            </w:pPr>
            <w:r>
              <w:rPr>
                <w:rFonts w:ascii="Times New Roman" w:hAnsi="Times New Roman"/>
                <w:iCs/>
                <w:snapToGrid w:val="0"/>
                <w:sz w:val="20"/>
                <w:lang w:eastAsia="ja-JP"/>
              </w:rPr>
              <w:t>16.4.0</w:t>
            </w:r>
          </w:p>
        </w:tc>
      </w:tr>
      <w:tr w:rsidR="00694102" w:rsidRPr="000024F2" w14:paraId="565A8E3D" w14:textId="77777777" w:rsidTr="005F5926">
        <w:tc>
          <w:tcPr>
            <w:tcW w:w="803" w:type="dxa"/>
            <w:gridSpan w:val="2"/>
            <w:tcBorders>
              <w:top w:val="single" w:sz="12" w:space="0" w:color="auto"/>
              <w:bottom w:val="single" w:sz="12" w:space="0" w:color="auto"/>
            </w:tcBorders>
            <w:shd w:val="solid" w:color="FFFFFF" w:fill="auto"/>
          </w:tcPr>
          <w:p w14:paraId="519CD6A4" w14:textId="77777777" w:rsidR="00694102" w:rsidRDefault="00694102" w:rsidP="00694102">
            <w:pPr>
              <w:spacing w:after="0"/>
              <w:rPr>
                <w:iCs/>
                <w:snapToGrid w:val="0"/>
                <w:lang w:eastAsia="ja-JP"/>
              </w:rPr>
            </w:pPr>
            <w:r>
              <w:rPr>
                <w:iCs/>
                <w:snapToGrid w:val="0"/>
                <w:lang w:eastAsia="ja-JP"/>
              </w:rPr>
              <w:t>2020-03</w:t>
            </w:r>
          </w:p>
        </w:tc>
        <w:tc>
          <w:tcPr>
            <w:tcW w:w="800" w:type="dxa"/>
            <w:gridSpan w:val="2"/>
            <w:tcBorders>
              <w:top w:val="single" w:sz="12" w:space="0" w:color="auto"/>
              <w:bottom w:val="single" w:sz="12" w:space="0" w:color="auto"/>
            </w:tcBorders>
            <w:shd w:val="solid" w:color="FFFFFF" w:fill="auto"/>
          </w:tcPr>
          <w:p w14:paraId="08E34280" w14:textId="77777777" w:rsidR="00694102" w:rsidRDefault="00694102" w:rsidP="00694102">
            <w:pPr>
              <w:spacing w:after="0"/>
              <w:rPr>
                <w:iCs/>
                <w:snapToGrid w:val="0"/>
                <w:lang w:eastAsia="ja-JP"/>
              </w:rPr>
            </w:pPr>
            <w:r>
              <w:rPr>
                <w:iCs/>
                <w:snapToGrid w:val="0"/>
                <w:lang w:eastAsia="ja-JP"/>
              </w:rPr>
              <w:t>SA#87E</w:t>
            </w:r>
          </w:p>
        </w:tc>
        <w:tc>
          <w:tcPr>
            <w:tcW w:w="1094" w:type="dxa"/>
            <w:gridSpan w:val="2"/>
            <w:tcBorders>
              <w:top w:val="single" w:sz="12" w:space="0" w:color="auto"/>
              <w:bottom w:val="single" w:sz="12" w:space="0" w:color="auto"/>
            </w:tcBorders>
            <w:shd w:val="solid" w:color="FFFFFF" w:fill="auto"/>
          </w:tcPr>
          <w:p w14:paraId="117AD1B7" w14:textId="77777777" w:rsidR="00694102" w:rsidRDefault="00694102" w:rsidP="00694102">
            <w:pPr>
              <w:spacing w:after="0"/>
              <w:rPr>
                <w:iCs/>
                <w:snapToGrid w:val="0"/>
                <w:lang w:eastAsia="ja-JP"/>
              </w:rPr>
            </w:pPr>
          </w:p>
        </w:tc>
        <w:tc>
          <w:tcPr>
            <w:tcW w:w="567" w:type="dxa"/>
            <w:gridSpan w:val="2"/>
            <w:tcBorders>
              <w:top w:val="single" w:sz="12" w:space="0" w:color="auto"/>
              <w:bottom w:val="single" w:sz="12" w:space="0" w:color="auto"/>
            </w:tcBorders>
            <w:shd w:val="solid" w:color="FFFFFF" w:fill="auto"/>
          </w:tcPr>
          <w:p w14:paraId="2FCC0936" w14:textId="77777777" w:rsidR="00694102" w:rsidRDefault="00694102" w:rsidP="00694102">
            <w:pPr>
              <w:spacing w:after="0"/>
              <w:rPr>
                <w:iCs/>
                <w:snapToGrid w:val="0"/>
                <w:lang w:eastAsia="ja-JP"/>
              </w:rPr>
            </w:pPr>
          </w:p>
        </w:tc>
        <w:tc>
          <w:tcPr>
            <w:tcW w:w="426" w:type="dxa"/>
            <w:gridSpan w:val="2"/>
            <w:tcBorders>
              <w:top w:val="single" w:sz="12" w:space="0" w:color="auto"/>
              <w:bottom w:val="single" w:sz="12" w:space="0" w:color="auto"/>
            </w:tcBorders>
            <w:shd w:val="solid" w:color="FFFFFF" w:fill="auto"/>
          </w:tcPr>
          <w:p w14:paraId="418A2B24" w14:textId="77777777" w:rsidR="00694102" w:rsidRDefault="00694102" w:rsidP="00694102">
            <w:pPr>
              <w:spacing w:after="0"/>
              <w:rPr>
                <w:iCs/>
                <w:snapToGrid w:val="0"/>
                <w:lang w:eastAsia="ja-JP"/>
              </w:rPr>
            </w:pPr>
          </w:p>
        </w:tc>
        <w:tc>
          <w:tcPr>
            <w:tcW w:w="426" w:type="dxa"/>
            <w:gridSpan w:val="2"/>
            <w:tcBorders>
              <w:top w:val="single" w:sz="12" w:space="0" w:color="auto"/>
              <w:bottom w:val="single" w:sz="12" w:space="0" w:color="auto"/>
            </w:tcBorders>
            <w:shd w:val="solid" w:color="FFFFFF" w:fill="auto"/>
          </w:tcPr>
          <w:p w14:paraId="6CA5EBB4" w14:textId="77777777" w:rsidR="00694102" w:rsidRDefault="00694102" w:rsidP="00694102">
            <w:pPr>
              <w:spacing w:after="0"/>
              <w:rPr>
                <w:iCs/>
                <w:snapToGrid w:val="0"/>
                <w:lang w:eastAsia="ja-JP"/>
              </w:rPr>
            </w:pPr>
          </w:p>
        </w:tc>
        <w:tc>
          <w:tcPr>
            <w:tcW w:w="4815" w:type="dxa"/>
            <w:gridSpan w:val="2"/>
            <w:tcBorders>
              <w:top w:val="single" w:sz="12" w:space="0" w:color="auto"/>
              <w:bottom w:val="single" w:sz="12" w:space="0" w:color="auto"/>
            </w:tcBorders>
            <w:shd w:val="solid" w:color="FFFFFF" w:fill="auto"/>
          </w:tcPr>
          <w:p w14:paraId="34503A3F" w14:textId="77777777" w:rsidR="00694102" w:rsidRDefault="00694102" w:rsidP="00694102">
            <w:pPr>
              <w:spacing w:after="0"/>
              <w:rPr>
                <w:noProof/>
                <w:lang w:eastAsia="zh-CN"/>
              </w:rPr>
            </w:pPr>
            <w:r>
              <w:rPr>
                <w:noProof/>
                <w:lang w:eastAsia="zh-CN"/>
              </w:rPr>
              <w:t>Correction of version in history table</w:t>
            </w:r>
          </w:p>
        </w:tc>
        <w:tc>
          <w:tcPr>
            <w:tcW w:w="708" w:type="dxa"/>
            <w:tcBorders>
              <w:top w:val="single" w:sz="12" w:space="0" w:color="auto"/>
              <w:bottom w:val="single" w:sz="12" w:space="0" w:color="auto"/>
            </w:tcBorders>
            <w:shd w:val="solid" w:color="FFFFFF" w:fill="auto"/>
          </w:tcPr>
          <w:p w14:paraId="04D7656C" w14:textId="77777777" w:rsidR="00694102" w:rsidRDefault="00694102" w:rsidP="00694102">
            <w:pPr>
              <w:pStyle w:val="TAL"/>
              <w:rPr>
                <w:rFonts w:ascii="Times New Roman" w:hAnsi="Times New Roman"/>
                <w:iCs/>
                <w:snapToGrid w:val="0"/>
                <w:sz w:val="20"/>
                <w:lang w:eastAsia="ja-JP"/>
              </w:rPr>
            </w:pPr>
            <w:r>
              <w:rPr>
                <w:rFonts w:ascii="Times New Roman" w:hAnsi="Times New Roman"/>
                <w:iCs/>
                <w:snapToGrid w:val="0"/>
                <w:sz w:val="20"/>
                <w:lang w:eastAsia="ja-JP"/>
              </w:rPr>
              <w:t>16.4.1</w:t>
            </w:r>
          </w:p>
        </w:tc>
      </w:tr>
      <w:tr w:rsidR="00611CE0" w:rsidRPr="000024F2" w14:paraId="0DB135FE" w14:textId="77777777" w:rsidTr="005F5926">
        <w:tc>
          <w:tcPr>
            <w:tcW w:w="803" w:type="dxa"/>
            <w:gridSpan w:val="2"/>
            <w:tcBorders>
              <w:top w:val="single" w:sz="12" w:space="0" w:color="auto"/>
              <w:bottom w:val="single" w:sz="12" w:space="0" w:color="auto"/>
            </w:tcBorders>
            <w:shd w:val="solid" w:color="FFFFFF" w:fill="auto"/>
          </w:tcPr>
          <w:p w14:paraId="6B0FA83A" w14:textId="77777777" w:rsidR="00611CE0" w:rsidRDefault="00611CE0" w:rsidP="00694102">
            <w:pPr>
              <w:spacing w:after="0"/>
              <w:rPr>
                <w:iCs/>
                <w:snapToGrid w:val="0"/>
                <w:lang w:eastAsia="ja-JP"/>
              </w:rPr>
            </w:pPr>
            <w:r>
              <w:rPr>
                <w:iCs/>
                <w:snapToGrid w:val="0"/>
                <w:lang w:eastAsia="ja-JP"/>
              </w:rPr>
              <w:t>2020-07</w:t>
            </w:r>
          </w:p>
        </w:tc>
        <w:tc>
          <w:tcPr>
            <w:tcW w:w="800" w:type="dxa"/>
            <w:gridSpan w:val="2"/>
            <w:tcBorders>
              <w:top w:val="single" w:sz="12" w:space="0" w:color="auto"/>
              <w:bottom w:val="single" w:sz="12" w:space="0" w:color="auto"/>
            </w:tcBorders>
            <w:shd w:val="solid" w:color="FFFFFF" w:fill="auto"/>
          </w:tcPr>
          <w:p w14:paraId="52B5B2C1" w14:textId="77777777" w:rsidR="00611CE0" w:rsidRDefault="00611CE0" w:rsidP="00694102">
            <w:pPr>
              <w:spacing w:after="0"/>
              <w:rPr>
                <w:iCs/>
                <w:snapToGrid w:val="0"/>
                <w:lang w:eastAsia="ja-JP"/>
              </w:rPr>
            </w:pPr>
            <w:r>
              <w:rPr>
                <w:iCs/>
                <w:snapToGrid w:val="0"/>
                <w:lang w:eastAsia="ja-JP"/>
              </w:rPr>
              <w:t>SA#88E</w:t>
            </w:r>
          </w:p>
        </w:tc>
        <w:tc>
          <w:tcPr>
            <w:tcW w:w="1094" w:type="dxa"/>
            <w:gridSpan w:val="2"/>
            <w:tcBorders>
              <w:top w:val="single" w:sz="12" w:space="0" w:color="auto"/>
              <w:bottom w:val="single" w:sz="12" w:space="0" w:color="auto"/>
            </w:tcBorders>
            <w:shd w:val="solid" w:color="FFFFFF" w:fill="auto"/>
          </w:tcPr>
          <w:p w14:paraId="1F976F5B" w14:textId="77777777" w:rsidR="00611CE0" w:rsidRDefault="00611CE0" w:rsidP="00694102">
            <w:pPr>
              <w:spacing w:after="0"/>
              <w:rPr>
                <w:iCs/>
                <w:snapToGrid w:val="0"/>
                <w:lang w:eastAsia="ja-JP"/>
              </w:rPr>
            </w:pPr>
            <w:r>
              <w:rPr>
                <w:iCs/>
                <w:snapToGrid w:val="0"/>
                <w:lang w:eastAsia="ja-JP"/>
              </w:rPr>
              <w:t>SP-200357</w:t>
            </w:r>
          </w:p>
        </w:tc>
        <w:tc>
          <w:tcPr>
            <w:tcW w:w="567" w:type="dxa"/>
            <w:gridSpan w:val="2"/>
            <w:tcBorders>
              <w:top w:val="single" w:sz="12" w:space="0" w:color="auto"/>
              <w:bottom w:val="single" w:sz="12" w:space="0" w:color="auto"/>
            </w:tcBorders>
            <w:shd w:val="solid" w:color="FFFFFF" w:fill="auto"/>
          </w:tcPr>
          <w:p w14:paraId="0F97B65A" w14:textId="77777777" w:rsidR="00611CE0" w:rsidRDefault="00611CE0" w:rsidP="00694102">
            <w:pPr>
              <w:spacing w:after="0"/>
              <w:rPr>
                <w:iCs/>
                <w:snapToGrid w:val="0"/>
                <w:lang w:eastAsia="ja-JP"/>
              </w:rPr>
            </w:pPr>
            <w:r>
              <w:rPr>
                <w:iCs/>
                <w:snapToGrid w:val="0"/>
                <w:lang w:eastAsia="ja-JP"/>
              </w:rPr>
              <w:t>0059</w:t>
            </w:r>
          </w:p>
        </w:tc>
        <w:tc>
          <w:tcPr>
            <w:tcW w:w="426" w:type="dxa"/>
            <w:gridSpan w:val="2"/>
            <w:tcBorders>
              <w:top w:val="single" w:sz="12" w:space="0" w:color="auto"/>
              <w:bottom w:val="single" w:sz="12" w:space="0" w:color="auto"/>
            </w:tcBorders>
            <w:shd w:val="solid" w:color="FFFFFF" w:fill="auto"/>
          </w:tcPr>
          <w:p w14:paraId="4A3B4854" w14:textId="77777777" w:rsidR="00611CE0" w:rsidRDefault="00611CE0" w:rsidP="00694102">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5F5289BE" w14:textId="77777777" w:rsidR="00611CE0" w:rsidRDefault="00611CE0" w:rsidP="00694102">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7C7B25F2" w14:textId="77777777" w:rsidR="00611CE0" w:rsidRDefault="00611CE0" w:rsidP="00694102">
            <w:pPr>
              <w:spacing w:after="0"/>
              <w:rPr>
                <w:noProof/>
                <w:lang w:eastAsia="zh-CN"/>
              </w:rPr>
            </w:pPr>
            <w:r>
              <w:rPr>
                <w:noProof/>
                <w:lang w:eastAsia="zh-CN"/>
              </w:rPr>
              <w:t>Update the clause 4.2.6.2.4 (R16)</w:t>
            </w:r>
          </w:p>
        </w:tc>
        <w:tc>
          <w:tcPr>
            <w:tcW w:w="708" w:type="dxa"/>
            <w:tcBorders>
              <w:top w:val="single" w:sz="12" w:space="0" w:color="auto"/>
              <w:bottom w:val="single" w:sz="12" w:space="0" w:color="auto"/>
            </w:tcBorders>
            <w:shd w:val="solid" w:color="FFFFFF" w:fill="auto"/>
          </w:tcPr>
          <w:p w14:paraId="1B6BB2A5" w14:textId="77777777" w:rsidR="00611CE0" w:rsidRDefault="00611CE0" w:rsidP="00694102">
            <w:pPr>
              <w:pStyle w:val="TAL"/>
              <w:rPr>
                <w:rFonts w:ascii="Times New Roman" w:hAnsi="Times New Roman"/>
                <w:iCs/>
                <w:snapToGrid w:val="0"/>
                <w:sz w:val="20"/>
                <w:lang w:eastAsia="ja-JP"/>
              </w:rPr>
            </w:pPr>
            <w:r>
              <w:rPr>
                <w:rFonts w:ascii="Times New Roman" w:hAnsi="Times New Roman"/>
                <w:iCs/>
                <w:snapToGrid w:val="0"/>
                <w:sz w:val="20"/>
                <w:lang w:eastAsia="ja-JP"/>
              </w:rPr>
              <w:t>16.5.0</w:t>
            </w:r>
          </w:p>
        </w:tc>
      </w:tr>
      <w:tr w:rsidR="003F28F7" w:rsidRPr="000024F2" w14:paraId="0EA52DE5" w14:textId="77777777" w:rsidTr="005F5926">
        <w:tc>
          <w:tcPr>
            <w:tcW w:w="803" w:type="dxa"/>
            <w:gridSpan w:val="2"/>
            <w:tcBorders>
              <w:top w:val="single" w:sz="12" w:space="0" w:color="auto"/>
              <w:bottom w:val="single" w:sz="12" w:space="0" w:color="auto"/>
            </w:tcBorders>
            <w:shd w:val="solid" w:color="FFFFFF" w:fill="auto"/>
          </w:tcPr>
          <w:p w14:paraId="627100C7" w14:textId="77777777" w:rsidR="003F28F7" w:rsidRDefault="003F28F7" w:rsidP="00694102">
            <w:pPr>
              <w:spacing w:after="0"/>
              <w:rPr>
                <w:iCs/>
                <w:snapToGrid w:val="0"/>
                <w:lang w:eastAsia="ja-JP"/>
              </w:rPr>
            </w:pPr>
            <w:r>
              <w:rPr>
                <w:iCs/>
                <w:snapToGrid w:val="0"/>
                <w:lang w:eastAsia="ja-JP"/>
              </w:rPr>
              <w:t>2020-07</w:t>
            </w:r>
          </w:p>
        </w:tc>
        <w:tc>
          <w:tcPr>
            <w:tcW w:w="800" w:type="dxa"/>
            <w:gridSpan w:val="2"/>
            <w:tcBorders>
              <w:top w:val="single" w:sz="12" w:space="0" w:color="auto"/>
              <w:bottom w:val="single" w:sz="12" w:space="0" w:color="auto"/>
            </w:tcBorders>
            <w:shd w:val="solid" w:color="FFFFFF" w:fill="auto"/>
          </w:tcPr>
          <w:p w14:paraId="2437B247" w14:textId="77777777" w:rsidR="003F28F7" w:rsidRDefault="003F28F7" w:rsidP="00694102">
            <w:pPr>
              <w:spacing w:after="0"/>
              <w:rPr>
                <w:iCs/>
                <w:snapToGrid w:val="0"/>
                <w:lang w:eastAsia="ja-JP"/>
              </w:rPr>
            </w:pPr>
            <w:r>
              <w:rPr>
                <w:iCs/>
                <w:snapToGrid w:val="0"/>
                <w:lang w:eastAsia="ja-JP"/>
              </w:rPr>
              <w:t>SA#88E</w:t>
            </w:r>
          </w:p>
        </w:tc>
        <w:tc>
          <w:tcPr>
            <w:tcW w:w="1094" w:type="dxa"/>
            <w:gridSpan w:val="2"/>
            <w:tcBorders>
              <w:top w:val="single" w:sz="12" w:space="0" w:color="auto"/>
              <w:bottom w:val="single" w:sz="12" w:space="0" w:color="auto"/>
            </w:tcBorders>
            <w:shd w:val="solid" w:color="FFFFFF" w:fill="auto"/>
          </w:tcPr>
          <w:p w14:paraId="07BF1B6C" w14:textId="77777777" w:rsidR="003F28F7" w:rsidRDefault="003F28F7" w:rsidP="00694102">
            <w:pPr>
              <w:spacing w:after="0"/>
              <w:rPr>
                <w:iCs/>
                <w:snapToGrid w:val="0"/>
                <w:lang w:eastAsia="ja-JP"/>
              </w:rPr>
            </w:pPr>
            <w:r>
              <w:rPr>
                <w:iCs/>
                <w:snapToGrid w:val="0"/>
                <w:lang w:eastAsia="ja-JP"/>
              </w:rPr>
              <w:t>SP-200358</w:t>
            </w:r>
          </w:p>
        </w:tc>
        <w:tc>
          <w:tcPr>
            <w:tcW w:w="567" w:type="dxa"/>
            <w:gridSpan w:val="2"/>
            <w:tcBorders>
              <w:top w:val="single" w:sz="12" w:space="0" w:color="auto"/>
              <w:bottom w:val="single" w:sz="12" w:space="0" w:color="auto"/>
            </w:tcBorders>
            <w:shd w:val="solid" w:color="FFFFFF" w:fill="auto"/>
          </w:tcPr>
          <w:p w14:paraId="498BB89A" w14:textId="77777777" w:rsidR="003F28F7" w:rsidRDefault="003F28F7" w:rsidP="00694102">
            <w:pPr>
              <w:spacing w:after="0"/>
              <w:rPr>
                <w:iCs/>
                <w:snapToGrid w:val="0"/>
                <w:lang w:eastAsia="ja-JP"/>
              </w:rPr>
            </w:pPr>
            <w:r>
              <w:rPr>
                <w:iCs/>
                <w:snapToGrid w:val="0"/>
                <w:lang w:eastAsia="ja-JP"/>
              </w:rPr>
              <w:t>0062</w:t>
            </w:r>
          </w:p>
        </w:tc>
        <w:tc>
          <w:tcPr>
            <w:tcW w:w="426" w:type="dxa"/>
            <w:gridSpan w:val="2"/>
            <w:tcBorders>
              <w:top w:val="single" w:sz="12" w:space="0" w:color="auto"/>
              <w:bottom w:val="single" w:sz="12" w:space="0" w:color="auto"/>
            </w:tcBorders>
            <w:shd w:val="solid" w:color="FFFFFF" w:fill="auto"/>
          </w:tcPr>
          <w:p w14:paraId="1035D8E5" w14:textId="77777777" w:rsidR="003F28F7" w:rsidRDefault="003F28F7" w:rsidP="00694102">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7CCE80B6" w14:textId="77777777" w:rsidR="003F28F7" w:rsidRDefault="003F28F7" w:rsidP="00694102">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92CB6D0" w14:textId="77777777" w:rsidR="003F28F7" w:rsidRDefault="003F28F7" w:rsidP="00694102">
            <w:pPr>
              <w:spacing w:after="0"/>
              <w:rPr>
                <w:noProof/>
                <w:lang w:eastAsia="zh-CN"/>
              </w:rPr>
            </w:pPr>
            <w:r>
              <w:rPr>
                <w:noProof/>
                <w:lang w:eastAsia="zh-CN"/>
              </w:rPr>
              <w:t>One more clarification about system handling during overload situations</w:t>
            </w:r>
          </w:p>
        </w:tc>
        <w:tc>
          <w:tcPr>
            <w:tcW w:w="708" w:type="dxa"/>
            <w:tcBorders>
              <w:top w:val="single" w:sz="12" w:space="0" w:color="auto"/>
              <w:bottom w:val="single" w:sz="12" w:space="0" w:color="auto"/>
            </w:tcBorders>
            <w:shd w:val="solid" w:color="FFFFFF" w:fill="auto"/>
          </w:tcPr>
          <w:p w14:paraId="636E043B" w14:textId="77777777" w:rsidR="003F28F7" w:rsidRDefault="003F28F7" w:rsidP="00694102">
            <w:pPr>
              <w:pStyle w:val="TAL"/>
              <w:rPr>
                <w:rFonts w:ascii="Times New Roman" w:hAnsi="Times New Roman"/>
                <w:iCs/>
                <w:snapToGrid w:val="0"/>
                <w:sz w:val="20"/>
                <w:lang w:eastAsia="ja-JP"/>
              </w:rPr>
            </w:pPr>
            <w:r>
              <w:rPr>
                <w:rFonts w:ascii="Times New Roman" w:hAnsi="Times New Roman"/>
                <w:iCs/>
                <w:snapToGrid w:val="0"/>
                <w:sz w:val="20"/>
                <w:lang w:eastAsia="ja-JP"/>
              </w:rPr>
              <w:t>16.5.0</w:t>
            </w:r>
          </w:p>
        </w:tc>
      </w:tr>
      <w:tr w:rsidR="0001484F" w:rsidRPr="000024F2" w14:paraId="6B88356F" w14:textId="77777777" w:rsidTr="005F5926">
        <w:tc>
          <w:tcPr>
            <w:tcW w:w="803" w:type="dxa"/>
            <w:gridSpan w:val="2"/>
            <w:tcBorders>
              <w:top w:val="single" w:sz="12" w:space="0" w:color="auto"/>
              <w:bottom w:val="single" w:sz="12" w:space="0" w:color="auto"/>
            </w:tcBorders>
            <w:shd w:val="solid" w:color="FFFFFF" w:fill="auto"/>
          </w:tcPr>
          <w:p w14:paraId="71DE513A" w14:textId="77777777" w:rsidR="0001484F" w:rsidRDefault="0001484F" w:rsidP="00694102">
            <w:pPr>
              <w:spacing w:after="0"/>
              <w:rPr>
                <w:iCs/>
                <w:snapToGrid w:val="0"/>
                <w:lang w:eastAsia="ja-JP"/>
              </w:rPr>
            </w:pPr>
            <w:r>
              <w:rPr>
                <w:iCs/>
                <w:snapToGrid w:val="0"/>
                <w:lang w:eastAsia="ja-JP"/>
              </w:rPr>
              <w:t>2020-07</w:t>
            </w:r>
          </w:p>
        </w:tc>
        <w:tc>
          <w:tcPr>
            <w:tcW w:w="800" w:type="dxa"/>
            <w:gridSpan w:val="2"/>
            <w:tcBorders>
              <w:top w:val="single" w:sz="12" w:space="0" w:color="auto"/>
              <w:bottom w:val="single" w:sz="12" w:space="0" w:color="auto"/>
            </w:tcBorders>
            <w:shd w:val="solid" w:color="FFFFFF" w:fill="auto"/>
          </w:tcPr>
          <w:p w14:paraId="78DF1042" w14:textId="77777777" w:rsidR="0001484F" w:rsidRDefault="0001484F" w:rsidP="00694102">
            <w:pPr>
              <w:spacing w:after="0"/>
              <w:rPr>
                <w:iCs/>
                <w:snapToGrid w:val="0"/>
                <w:lang w:eastAsia="ja-JP"/>
              </w:rPr>
            </w:pPr>
            <w:r>
              <w:rPr>
                <w:iCs/>
                <w:snapToGrid w:val="0"/>
                <w:lang w:eastAsia="ja-JP"/>
              </w:rPr>
              <w:t>SA#88E</w:t>
            </w:r>
          </w:p>
        </w:tc>
        <w:tc>
          <w:tcPr>
            <w:tcW w:w="1094" w:type="dxa"/>
            <w:gridSpan w:val="2"/>
            <w:tcBorders>
              <w:top w:val="single" w:sz="12" w:space="0" w:color="auto"/>
              <w:bottom w:val="single" w:sz="12" w:space="0" w:color="auto"/>
            </w:tcBorders>
            <w:shd w:val="solid" w:color="FFFFFF" w:fill="auto"/>
          </w:tcPr>
          <w:p w14:paraId="207FAD4A" w14:textId="77777777" w:rsidR="0001484F" w:rsidRDefault="0001484F" w:rsidP="00694102">
            <w:pPr>
              <w:spacing w:after="0"/>
              <w:rPr>
                <w:iCs/>
                <w:snapToGrid w:val="0"/>
                <w:lang w:eastAsia="ja-JP"/>
              </w:rPr>
            </w:pPr>
            <w:r>
              <w:rPr>
                <w:iCs/>
                <w:snapToGrid w:val="0"/>
                <w:lang w:eastAsia="ja-JP"/>
              </w:rPr>
              <w:t>SP-200358</w:t>
            </w:r>
          </w:p>
        </w:tc>
        <w:tc>
          <w:tcPr>
            <w:tcW w:w="567" w:type="dxa"/>
            <w:gridSpan w:val="2"/>
            <w:tcBorders>
              <w:top w:val="single" w:sz="12" w:space="0" w:color="auto"/>
              <w:bottom w:val="single" w:sz="12" w:space="0" w:color="auto"/>
            </w:tcBorders>
            <w:shd w:val="solid" w:color="FFFFFF" w:fill="auto"/>
          </w:tcPr>
          <w:p w14:paraId="5D27A65B" w14:textId="77777777" w:rsidR="0001484F" w:rsidRDefault="0001484F" w:rsidP="00694102">
            <w:pPr>
              <w:spacing w:after="0"/>
              <w:rPr>
                <w:iCs/>
                <w:snapToGrid w:val="0"/>
                <w:lang w:eastAsia="ja-JP"/>
              </w:rPr>
            </w:pPr>
            <w:r>
              <w:rPr>
                <w:iCs/>
                <w:snapToGrid w:val="0"/>
                <w:lang w:eastAsia="ja-JP"/>
              </w:rPr>
              <w:t>0063</w:t>
            </w:r>
          </w:p>
        </w:tc>
        <w:tc>
          <w:tcPr>
            <w:tcW w:w="426" w:type="dxa"/>
            <w:gridSpan w:val="2"/>
            <w:tcBorders>
              <w:top w:val="single" w:sz="12" w:space="0" w:color="auto"/>
              <w:bottom w:val="single" w:sz="12" w:space="0" w:color="auto"/>
            </w:tcBorders>
            <w:shd w:val="solid" w:color="FFFFFF" w:fill="auto"/>
          </w:tcPr>
          <w:p w14:paraId="5525CCEB" w14:textId="77777777" w:rsidR="0001484F" w:rsidRDefault="0001484F" w:rsidP="00694102">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263347BD" w14:textId="77777777" w:rsidR="0001484F" w:rsidRDefault="0001484F" w:rsidP="00694102">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853D483" w14:textId="77777777" w:rsidR="0001484F" w:rsidRDefault="0001484F" w:rsidP="00694102">
            <w:pPr>
              <w:spacing w:after="0"/>
              <w:rPr>
                <w:noProof/>
                <w:lang w:eastAsia="zh-CN"/>
              </w:rPr>
            </w:pPr>
            <w:r>
              <w:rPr>
                <w:noProof/>
                <w:lang w:eastAsia="zh-CN"/>
              </w:rPr>
              <w:t xml:space="preserve">Modification for policy regarding consecutive failed login attempts </w:t>
            </w:r>
          </w:p>
        </w:tc>
        <w:tc>
          <w:tcPr>
            <w:tcW w:w="708" w:type="dxa"/>
            <w:tcBorders>
              <w:top w:val="single" w:sz="12" w:space="0" w:color="auto"/>
              <w:bottom w:val="single" w:sz="12" w:space="0" w:color="auto"/>
            </w:tcBorders>
            <w:shd w:val="solid" w:color="FFFFFF" w:fill="auto"/>
          </w:tcPr>
          <w:p w14:paraId="630C5791" w14:textId="77777777" w:rsidR="0001484F" w:rsidRDefault="0001484F" w:rsidP="00694102">
            <w:pPr>
              <w:pStyle w:val="TAL"/>
              <w:rPr>
                <w:rFonts w:ascii="Times New Roman" w:hAnsi="Times New Roman"/>
                <w:iCs/>
                <w:snapToGrid w:val="0"/>
                <w:sz w:val="20"/>
                <w:lang w:eastAsia="ja-JP"/>
              </w:rPr>
            </w:pPr>
            <w:r>
              <w:rPr>
                <w:rFonts w:ascii="Times New Roman" w:hAnsi="Times New Roman"/>
                <w:iCs/>
                <w:snapToGrid w:val="0"/>
                <w:sz w:val="20"/>
                <w:lang w:eastAsia="ja-JP"/>
              </w:rPr>
              <w:t>16.5.0</w:t>
            </w:r>
          </w:p>
        </w:tc>
      </w:tr>
      <w:tr w:rsidR="00AD28BC" w:rsidRPr="000024F2" w14:paraId="7963AE9B" w14:textId="77777777" w:rsidTr="005F5926">
        <w:tc>
          <w:tcPr>
            <w:tcW w:w="803" w:type="dxa"/>
            <w:gridSpan w:val="2"/>
            <w:tcBorders>
              <w:top w:val="single" w:sz="12" w:space="0" w:color="auto"/>
              <w:bottom w:val="single" w:sz="12" w:space="0" w:color="auto"/>
            </w:tcBorders>
            <w:shd w:val="solid" w:color="FFFFFF" w:fill="auto"/>
          </w:tcPr>
          <w:p w14:paraId="6376C268" w14:textId="77777777" w:rsidR="00AD28BC" w:rsidRDefault="00AD28BC" w:rsidP="00694102">
            <w:pPr>
              <w:spacing w:after="0"/>
              <w:rPr>
                <w:iCs/>
                <w:snapToGrid w:val="0"/>
                <w:lang w:eastAsia="ja-JP"/>
              </w:rPr>
            </w:pPr>
            <w:r>
              <w:rPr>
                <w:iCs/>
                <w:snapToGrid w:val="0"/>
                <w:lang w:eastAsia="ja-JP"/>
              </w:rPr>
              <w:t>2020-07</w:t>
            </w:r>
          </w:p>
        </w:tc>
        <w:tc>
          <w:tcPr>
            <w:tcW w:w="800" w:type="dxa"/>
            <w:gridSpan w:val="2"/>
            <w:tcBorders>
              <w:top w:val="single" w:sz="12" w:space="0" w:color="auto"/>
              <w:bottom w:val="single" w:sz="12" w:space="0" w:color="auto"/>
            </w:tcBorders>
            <w:shd w:val="solid" w:color="FFFFFF" w:fill="auto"/>
          </w:tcPr>
          <w:p w14:paraId="5E0CFCF3" w14:textId="77777777" w:rsidR="00AD28BC" w:rsidRDefault="00AD28BC" w:rsidP="00694102">
            <w:pPr>
              <w:spacing w:after="0"/>
              <w:rPr>
                <w:iCs/>
                <w:snapToGrid w:val="0"/>
                <w:lang w:eastAsia="ja-JP"/>
              </w:rPr>
            </w:pPr>
            <w:r>
              <w:rPr>
                <w:iCs/>
                <w:snapToGrid w:val="0"/>
                <w:lang w:eastAsia="ja-JP"/>
              </w:rPr>
              <w:t>SA#88E</w:t>
            </w:r>
          </w:p>
        </w:tc>
        <w:tc>
          <w:tcPr>
            <w:tcW w:w="1094" w:type="dxa"/>
            <w:gridSpan w:val="2"/>
            <w:tcBorders>
              <w:top w:val="single" w:sz="12" w:space="0" w:color="auto"/>
              <w:bottom w:val="single" w:sz="12" w:space="0" w:color="auto"/>
            </w:tcBorders>
            <w:shd w:val="solid" w:color="FFFFFF" w:fill="auto"/>
          </w:tcPr>
          <w:p w14:paraId="3350E912" w14:textId="77777777" w:rsidR="00AD28BC" w:rsidRDefault="00AD28BC" w:rsidP="00694102">
            <w:pPr>
              <w:spacing w:after="0"/>
              <w:rPr>
                <w:iCs/>
                <w:snapToGrid w:val="0"/>
                <w:lang w:eastAsia="ja-JP"/>
              </w:rPr>
            </w:pPr>
            <w:r>
              <w:rPr>
                <w:iCs/>
                <w:snapToGrid w:val="0"/>
                <w:lang w:eastAsia="ja-JP"/>
              </w:rPr>
              <w:t>SP-200358</w:t>
            </w:r>
          </w:p>
        </w:tc>
        <w:tc>
          <w:tcPr>
            <w:tcW w:w="567" w:type="dxa"/>
            <w:gridSpan w:val="2"/>
            <w:tcBorders>
              <w:top w:val="single" w:sz="12" w:space="0" w:color="auto"/>
              <w:bottom w:val="single" w:sz="12" w:space="0" w:color="auto"/>
            </w:tcBorders>
            <w:shd w:val="solid" w:color="FFFFFF" w:fill="auto"/>
          </w:tcPr>
          <w:p w14:paraId="420A1581" w14:textId="77777777" w:rsidR="00AD28BC" w:rsidRDefault="00AD28BC" w:rsidP="00694102">
            <w:pPr>
              <w:spacing w:after="0"/>
              <w:rPr>
                <w:iCs/>
                <w:snapToGrid w:val="0"/>
                <w:lang w:eastAsia="ja-JP"/>
              </w:rPr>
            </w:pPr>
            <w:r>
              <w:rPr>
                <w:iCs/>
                <w:snapToGrid w:val="0"/>
                <w:lang w:eastAsia="ja-JP"/>
              </w:rPr>
              <w:t>0064</w:t>
            </w:r>
          </w:p>
        </w:tc>
        <w:tc>
          <w:tcPr>
            <w:tcW w:w="426" w:type="dxa"/>
            <w:gridSpan w:val="2"/>
            <w:tcBorders>
              <w:top w:val="single" w:sz="12" w:space="0" w:color="auto"/>
              <w:bottom w:val="single" w:sz="12" w:space="0" w:color="auto"/>
            </w:tcBorders>
            <w:shd w:val="solid" w:color="FFFFFF" w:fill="auto"/>
          </w:tcPr>
          <w:p w14:paraId="17E7D806" w14:textId="77777777" w:rsidR="00AD28BC" w:rsidRDefault="00AD28BC" w:rsidP="00694102">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34570FB5" w14:textId="77777777" w:rsidR="00AD28BC" w:rsidRDefault="00AD28BC" w:rsidP="00694102">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0B026F12" w14:textId="77777777" w:rsidR="00AD28BC" w:rsidRDefault="00AD28BC" w:rsidP="00694102">
            <w:pPr>
              <w:spacing w:after="0"/>
              <w:rPr>
                <w:noProof/>
                <w:lang w:eastAsia="zh-CN"/>
              </w:rPr>
            </w:pPr>
            <w:r>
              <w:rPr>
                <w:noProof/>
                <w:lang w:eastAsia="zh-CN"/>
              </w:rPr>
              <w:t xml:space="preserve">Password structure clarification </w:t>
            </w:r>
          </w:p>
        </w:tc>
        <w:tc>
          <w:tcPr>
            <w:tcW w:w="708" w:type="dxa"/>
            <w:tcBorders>
              <w:top w:val="single" w:sz="12" w:space="0" w:color="auto"/>
              <w:bottom w:val="single" w:sz="12" w:space="0" w:color="auto"/>
            </w:tcBorders>
            <w:shd w:val="solid" w:color="FFFFFF" w:fill="auto"/>
          </w:tcPr>
          <w:p w14:paraId="776BB09F" w14:textId="77777777" w:rsidR="00AD28BC" w:rsidRDefault="00AD28BC" w:rsidP="00694102">
            <w:pPr>
              <w:pStyle w:val="TAL"/>
              <w:rPr>
                <w:rFonts w:ascii="Times New Roman" w:hAnsi="Times New Roman"/>
                <w:iCs/>
                <w:snapToGrid w:val="0"/>
                <w:sz w:val="20"/>
                <w:lang w:eastAsia="ja-JP"/>
              </w:rPr>
            </w:pPr>
            <w:r>
              <w:rPr>
                <w:rFonts w:ascii="Times New Roman" w:hAnsi="Times New Roman"/>
                <w:iCs/>
                <w:snapToGrid w:val="0"/>
                <w:sz w:val="20"/>
                <w:lang w:eastAsia="ja-JP"/>
              </w:rPr>
              <w:t>16.5.0</w:t>
            </w:r>
          </w:p>
        </w:tc>
      </w:tr>
      <w:tr w:rsidR="00586DC7" w:rsidRPr="000024F2" w14:paraId="60645475" w14:textId="77777777" w:rsidTr="005F5926">
        <w:tc>
          <w:tcPr>
            <w:tcW w:w="803" w:type="dxa"/>
            <w:gridSpan w:val="2"/>
            <w:tcBorders>
              <w:top w:val="single" w:sz="12" w:space="0" w:color="auto"/>
              <w:bottom w:val="single" w:sz="12" w:space="0" w:color="auto"/>
            </w:tcBorders>
            <w:shd w:val="solid" w:color="FFFFFF" w:fill="auto"/>
          </w:tcPr>
          <w:p w14:paraId="002E716A" w14:textId="77777777" w:rsidR="00586DC7" w:rsidRDefault="00586DC7" w:rsidP="00586DC7">
            <w:pPr>
              <w:spacing w:after="0"/>
              <w:rPr>
                <w:iCs/>
                <w:snapToGrid w:val="0"/>
                <w:lang w:eastAsia="ja-JP"/>
              </w:rPr>
            </w:pPr>
            <w:r>
              <w:rPr>
                <w:iCs/>
                <w:snapToGrid w:val="0"/>
                <w:lang w:eastAsia="ja-JP"/>
              </w:rPr>
              <w:t>2020-07</w:t>
            </w:r>
          </w:p>
        </w:tc>
        <w:tc>
          <w:tcPr>
            <w:tcW w:w="800" w:type="dxa"/>
            <w:gridSpan w:val="2"/>
            <w:tcBorders>
              <w:top w:val="single" w:sz="12" w:space="0" w:color="auto"/>
              <w:bottom w:val="single" w:sz="12" w:space="0" w:color="auto"/>
            </w:tcBorders>
            <w:shd w:val="solid" w:color="FFFFFF" w:fill="auto"/>
          </w:tcPr>
          <w:p w14:paraId="10C1A1CA" w14:textId="77777777" w:rsidR="00586DC7" w:rsidRDefault="00586DC7" w:rsidP="00586DC7">
            <w:pPr>
              <w:spacing w:after="0"/>
              <w:rPr>
                <w:iCs/>
                <w:snapToGrid w:val="0"/>
                <w:lang w:eastAsia="ja-JP"/>
              </w:rPr>
            </w:pPr>
            <w:r>
              <w:rPr>
                <w:iCs/>
                <w:snapToGrid w:val="0"/>
                <w:lang w:eastAsia="ja-JP"/>
              </w:rPr>
              <w:t>SA#88E</w:t>
            </w:r>
          </w:p>
        </w:tc>
        <w:tc>
          <w:tcPr>
            <w:tcW w:w="1094" w:type="dxa"/>
            <w:gridSpan w:val="2"/>
            <w:tcBorders>
              <w:top w:val="single" w:sz="12" w:space="0" w:color="auto"/>
              <w:bottom w:val="single" w:sz="12" w:space="0" w:color="auto"/>
            </w:tcBorders>
            <w:shd w:val="solid" w:color="FFFFFF" w:fill="auto"/>
          </w:tcPr>
          <w:p w14:paraId="6F687149" w14:textId="77777777" w:rsidR="00586DC7" w:rsidRDefault="00586DC7" w:rsidP="00586DC7">
            <w:pPr>
              <w:spacing w:after="0"/>
              <w:rPr>
                <w:iCs/>
                <w:snapToGrid w:val="0"/>
                <w:lang w:eastAsia="ja-JP"/>
              </w:rPr>
            </w:pPr>
            <w:r>
              <w:rPr>
                <w:iCs/>
                <w:snapToGrid w:val="0"/>
                <w:lang w:eastAsia="ja-JP"/>
              </w:rPr>
              <w:t>SP-200358</w:t>
            </w:r>
          </w:p>
        </w:tc>
        <w:tc>
          <w:tcPr>
            <w:tcW w:w="567" w:type="dxa"/>
            <w:gridSpan w:val="2"/>
            <w:tcBorders>
              <w:top w:val="single" w:sz="12" w:space="0" w:color="auto"/>
              <w:bottom w:val="single" w:sz="12" w:space="0" w:color="auto"/>
            </w:tcBorders>
            <w:shd w:val="solid" w:color="FFFFFF" w:fill="auto"/>
          </w:tcPr>
          <w:p w14:paraId="14CF00DA" w14:textId="77777777" w:rsidR="00586DC7" w:rsidRDefault="00586DC7" w:rsidP="00586DC7">
            <w:pPr>
              <w:spacing w:after="0"/>
              <w:rPr>
                <w:iCs/>
                <w:snapToGrid w:val="0"/>
                <w:lang w:eastAsia="ja-JP"/>
              </w:rPr>
            </w:pPr>
            <w:r>
              <w:rPr>
                <w:iCs/>
                <w:snapToGrid w:val="0"/>
                <w:lang w:eastAsia="ja-JP"/>
              </w:rPr>
              <w:t>0065</w:t>
            </w:r>
          </w:p>
        </w:tc>
        <w:tc>
          <w:tcPr>
            <w:tcW w:w="426" w:type="dxa"/>
            <w:gridSpan w:val="2"/>
            <w:tcBorders>
              <w:top w:val="single" w:sz="12" w:space="0" w:color="auto"/>
              <w:bottom w:val="single" w:sz="12" w:space="0" w:color="auto"/>
            </w:tcBorders>
            <w:shd w:val="solid" w:color="FFFFFF" w:fill="auto"/>
          </w:tcPr>
          <w:p w14:paraId="6460767F" w14:textId="77777777" w:rsidR="00586DC7" w:rsidRDefault="00586DC7" w:rsidP="00586DC7">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63AED507" w14:textId="77777777" w:rsidR="00586DC7" w:rsidRDefault="00586DC7" w:rsidP="00586DC7">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452F6727" w14:textId="77777777" w:rsidR="00586DC7" w:rsidRDefault="00586DC7" w:rsidP="00586DC7">
            <w:pPr>
              <w:spacing w:after="0"/>
              <w:rPr>
                <w:noProof/>
                <w:lang w:eastAsia="zh-CN"/>
              </w:rPr>
            </w:pPr>
            <w:r>
              <w:rPr>
                <w:noProof/>
                <w:lang w:eastAsia="zh-CN"/>
              </w:rPr>
              <w:t>Clarification on the examples of the delay</w:t>
            </w:r>
          </w:p>
        </w:tc>
        <w:tc>
          <w:tcPr>
            <w:tcW w:w="708" w:type="dxa"/>
            <w:tcBorders>
              <w:top w:val="single" w:sz="12" w:space="0" w:color="auto"/>
              <w:bottom w:val="single" w:sz="12" w:space="0" w:color="auto"/>
            </w:tcBorders>
            <w:shd w:val="solid" w:color="FFFFFF" w:fill="auto"/>
          </w:tcPr>
          <w:p w14:paraId="46951570" w14:textId="77777777" w:rsidR="00586DC7" w:rsidRDefault="00586DC7" w:rsidP="00586DC7">
            <w:pPr>
              <w:pStyle w:val="TAL"/>
              <w:rPr>
                <w:rFonts w:ascii="Times New Roman" w:hAnsi="Times New Roman"/>
                <w:iCs/>
                <w:snapToGrid w:val="0"/>
                <w:sz w:val="20"/>
                <w:lang w:eastAsia="ja-JP"/>
              </w:rPr>
            </w:pPr>
            <w:r>
              <w:rPr>
                <w:rFonts w:ascii="Times New Roman" w:hAnsi="Times New Roman"/>
                <w:iCs/>
                <w:snapToGrid w:val="0"/>
                <w:sz w:val="20"/>
                <w:lang w:eastAsia="ja-JP"/>
              </w:rPr>
              <w:t>16.5.0</w:t>
            </w:r>
          </w:p>
        </w:tc>
      </w:tr>
      <w:tr w:rsidR="001F7BF7" w:rsidRPr="000024F2" w14:paraId="10E3D069" w14:textId="77777777" w:rsidTr="005F5926">
        <w:tc>
          <w:tcPr>
            <w:tcW w:w="803" w:type="dxa"/>
            <w:gridSpan w:val="2"/>
            <w:tcBorders>
              <w:top w:val="single" w:sz="12" w:space="0" w:color="auto"/>
              <w:bottom w:val="single" w:sz="12" w:space="0" w:color="auto"/>
            </w:tcBorders>
            <w:shd w:val="solid" w:color="FFFFFF" w:fill="auto"/>
          </w:tcPr>
          <w:p w14:paraId="0409067E" w14:textId="77777777" w:rsidR="001F7BF7" w:rsidRDefault="001F7BF7" w:rsidP="00586DC7">
            <w:pPr>
              <w:spacing w:after="0"/>
              <w:rPr>
                <w:iCs/>
                <w:snapToGrid w:val="0"/>
                <w:lang w:eastAsia="ja-JP"/>
              </w:rPr>
            </w:pPr>
            <w:r>
              <w:rPr>
                <w:iCs/>
                <w:snapToGrid w:val="0"/>
                <w:lang w:eastAsia="ja-JP"/>
              </w:rPr>
              <w:t>2020-12</w:t>
            </w:r>
          </w:p>
        </w:tc>
        <w:tc>
          <w:tcPr>
            <w:tcW w:w="800" w:type="dxa"/>
            <w:gridSpan w:val="2"/>
            <w:tcBorders>
              <w:top w:val="single" w:sz="12" w:space="0" w:color="auto"/>
              <w:bottom w:val="single" w:sz="12" w:space="0" w:color="auto"/>
            </w:tcBorders>
            <w:shd w:val="solid" w:color="FFFFFF" w:fill="auto"/>
          </w:tcPr>
          <w:p w14:paraId="694AB828" w14:textId="77777777" w:rsidR="001F7BF7" w:rsidRDefault="001F7BF7" w:rsidP="00586DC7">
            <w:pPr>
              <w:spacing w:after="0"/>
              <w:rPr>
                <w:iCs/>
                <w:snapToGrid w:val="0"/>
                <w:lang w:eastAsia="ja-JP"/>
              </w:rPr>
            </w:pPr>
            <w:r>
              <w:rPr>
                <w:iCs/>
                <w:snapToGrid w:val="0"/>
                <w:lang w:eastAsia="ja-JP"/>
              </w:rPr>
              <w:t>SA#90e</w:t>
            </w:r>
          </w:p>
        </w:tc>
        <w:tc>
          <w:tcPr>
            <w:tcW w:w="1094" w:type="dxa"/>
            <w:gridSpan w:val="2"/>
            <w:tcBorders>
              <w:top w:val="single" w:sz="12" w:space="0" w:color="auto"/>
              <w:bottom w:val="single" w:sz="12" w:space="0" w:color="auto"/>
            </w:tcBorders>
            <w:shd w:val="solid" w:color="FFFFFF" w:fill="auto"/>
          </w:tcPr>
          <w:p w14:paraId="7287D30F" w14:textId="77777777" w:rsidR="001F7BF7" w:rsidRDefault="001F7BF7" w:rsidP="00586DC7">
            <w:pPr>
              <w:spacing w:after="0"/>
              <w:rPr>
                <w:iCs/>
                <w:snapToGrid w:val="0"/>
                <w:lang w:eastAsia="ja-JP"/>
              </w:rPr>
            </w:pPr>
            <w:r>
              <w:rPr>
                <w:iCs/>
                <w:snapToGrid w:val="0"/>
                <w:lang w:eastAsia="ja-JP"/>
              </w:rPr>
              <w:t>SP-201004</w:t>
            </w:r>
          </w:p>
        </w:tc>
        <w:tc>
          <w:tcPr>
            <w:tcW w:w="567" w:type="dxa"/>
            <w:gridSpan w:val="2"/>
            <w:tcBorders>
              <w:top w:val="single" w:sz="12" w:space="0" w:color="auto"/>
              <w:bottom w:val="single" w:sz="12" w:space="0" w:color="auto"/>
            </w:tcBorders>
            <w:shd w:val="solid" w:color="FFFFFF" w:fill="auto"/>
          </w:tcPr>
          <w:p w14:paraId="5FB8E24E" w14:textId="77777777" w:rsidR="001F7BF7" w:rsidRDefault="001F7BF7" w:rsidP="00586DC7">
            <w:pPr>
              <w:spacing w:after="0"/>
              <w:rPr>
                <w:iCs/>
                <w:snapToGrid w:val="0"/>
                <w:lang w:eastAsia="ja-JP"/>
              </w:rPr>
            </w:pPr>
            <w:r>
              <w:rPr>
                <w:iCs/>
                <w:snapToGrid w:val="0"/>
                <w:lang w:eastAsia="ja-JP"/>
              </w:rPr>
              <w:t>0066</w:t>
            </w:r>
          </w:p>
        </w:tc>
        <w:tc>
          <w:tcPr>
            <w:tcW w:w="426" w:type="dxa"/>
            <w:gridSpan w:val="2"/>
            <w:tcBorders>
              <w:top w:val="single" w:sz="12" w:space="0" w:color="auto"/>
              <w:bottom w:val="single" w:sz="12" w:space="0" w:color="auto"/>
            </w:tcBorders>
            <w:shd w:val="solid" w:color="FFFFFF" w:fill="auto"/>
          </w:tcPr>
          <w:p w14:paraId="52CEADEA" w14:textId="77777777" w:rsidR="001F7BF7" w:rsidRDefault="001F7BF7" w:rsidP="00586DC7">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5DF2D335" w14:textId="77777777" w:rsidR="001F7BF7" w:rsidRDefault="001F7BF7" w:rsidP="00586DC7">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479D72FE" w14:textId="77777777" w:rsidR="001F7BF7" w:rsidRDefault="001F7BF7" w:rsidP="00586DC7">
            <w:pPr>
              <w:spacing w:after="0"/>
              <w:rPr>
                <w:noProof/>
                <w:lang w:eastAsia="zh-CN"/>
              </w:rPr>
            </w:pPr>
            <w:r>
              <w:fldChar w:fldCharType="begin"/>
            </w:r>
            <w:r>
              <w:instrText xml:space="preserve"> DOCPROPERTY  CrTitle  \* MERGEFORMAT </w:instrText>
            </w:r>
            <w:r>
              <w:fldChar w:fldCharType="separate"/>
            </w:r>
            <w:r>
              <w:t xml:space="preserve">Correction of test case for access token verification failure handling in different PLMN </w:t>
            </w:r>
            <w:r>
              <w:fldChar w:fldCharType="end"/>
            </w:r>
          </w:p>
        </w:tc>
        <w:tc>
          <w:tcPr>
            <w:tcW w:w="708" w:type="dxa"/>
            <w:tcBorders>
              <w:top w:val="single" w:sz="12" w:space="0" w:color="auto"/>
              <w:bottom w:val="single" w:sz="12" w:space="0" w:color="auto"/>
            </w:tcBorders>
            <w:shd w:val="solid" w:color="FFFFFF" w:fill="auto"/>
          </w:tcPr>
          <w:p w14:paraId="7E5152D6" w14:textId="77777777" w:rsidR="001F7BF7" w:rsidRDefault="001F7BF7" w:rsidP="00586DC7">
            <w:pPr>
              <w:pStyle w:val="TAL"/>
              <w:rPr>
                <w:rFonts w:ascii="Times New Roman" w:hAnsi="Times New Roman"/>
                <w:iCs/>
                <w:snapToGrid w:val="0"/>
                <w:sz w:val="20"/>
                <w:lang w:eastAsia="ja-JP"/>
              </w:rPr>
            </w:pPr>
            <w:r>
              <w:rPr>
                <w:rFonts w:ascii="Times New Roman" w:hAnsi="Times New Roman"/>
                <w:iCs/>
                <w:snapToGrid w:val="0"/>
                <w:sz w:val="20"/>
                <w:lang w:eastAsia="ja-JP"/>
              </w:rPr>
              <w:t>16.6.0</w:t>
            </w:r>
          </w:p>
        </w:tc>
      </w:tr>
      <w:tr w:rsidR="0040208E" w:rsidRPr="000024F2" w14:paraId="09024E6E" w14:textId="77777777" w:rsidTr="005F5926">
        <w:tc>
          <w:tcPr>
            <w:tcW w:w="803" w:type="dxa"/>
            <w:gridSpan w:val="2"/>
            <w:tcBorders>
              <w:top w:val="single" w:sz="12" w:space="0" w:color="auto"/>
              <w:bottom w:val="single" w:sz="12" w:space="0" w:color="auto"/>
            </w:tcBorders>
            <w:shd w:val="solid" w:color="FFFFFF" w:fill="auto"/>
          </w:tcPr>
          <w:p w14:paraId="0EBEF895" w14:textId="77777777" w:rsidR="0040208E" w:rsidRDefault="0040208E" w:rsidP="00586DC7">
            <w:pPr>
              <w:spacing w:after="0"/>
              <w:rPr>
                <w:iCs/>
                <w:snapToGrid w:val="0"/>
                <w:lang w:eastAsia="ja-JP"/>
              </w:rPr>
            </w:pPr>
            <w:r>
              <w:rPr>
                <w:iCs/>
                <w:snapToGrid w:val="0"/>
                <w:lang w:eastAsia="ja-JP"/>
              </w:rPr>
              <w:t>2021-06</w:t>
            </w:r>
          </w:p>
        </w:tc>
        <w:tc>
          <w:tcPr>
            <w:tcW w:w="800" w:type="dxa"/>
            <w:gridSpan w:val="2"/>
            <w:tcBorders>
              <w:top w:val="single" w:sz="12" w:space="0" w:color="auto"/>
              <w:bottom w:val="single" w:sz="12" w:space="0" w:color="auto"/>
            </w:tcBorders>
            <w:shd w:val="solid" w:color="FFFFFF" w:fill="auto"/>
          </w:tcPr>
          <w:p w14:paraId="4F531497" w14:textId="77777777" w:rsidR="0040208E" w:rsidRDefault="0040208E" w:rsidP="00586DC7">
            <w:pPr>
              <w:spacing w:after="0"/>
              <w:rPr>
                <w:iCs/>
                <w:snapToGrid w:val="0"/>
                <w:lang w:eastAsia="ja-JP"/>
              </w:rPr>
            </w:pPr>
            <w:r>
              <w:rPr>
                <w:iCs/>
                <w:snapToGrid w:val="0"/>
                <w:lang w:eastAsia="ja-JP"/>
              </w:rPr>
              <w:t>SA#92e</w:t>
            </w:r>
          </w:p>
        </w:tc>
        <w:tc>
          <w:tcPr>
            <w:tcW w:w="1094" w:type="dxa"/>
            <w:gridSpan w:val="2"/>
            <w:tcBorders>
              <w:top w:val="single" w:sz="12" w:space="0" w:color="auto"/>
              <w:bottom w:val="single" w:sz="12" w:space="0" w:color="auto"/>
            </w:tcBorders>
            <w:shd w:val="solid" w:color="FFFFFF" w:fill="auto"/>
          </w:tcPr>
          <w:p w14:paraId="4149C1FE" w14:textId="77777777" w:rsidR="0040208E" w:rsidRDefault="0040208E" w:rsidP="00586DC7">
            <w:pPr>
              <w:spacing w:after="0"/>
              <w:rPr>
                <w:iCs/>
                <w:snapToGrid w:val="0"/>
                <w:lang w:eastAsia="ja-JP"/>
              </w:rPr>
            </w:pPr>
            <w:r>
              <w:rPr>
                <w:iCs/>
                <w:snapToGrid w:val="0"/>
                <w:lang w:eastAsia="ja-JP"/>
              </w:rPr>
              <w:t>SP-210446</w:t>
            </w:r>
          </w:p>
        </w:tc>
        <w:tc>
          <w:tcPr>
            <w:tcW w:w="567" w:type="dxa"/>
            <w:gridSpan w:val="2"/>
            <w:tcBorders>
              <w:top w:val="single" w:sz="12" w:space="0" w:color="auto"/>
              <w:bottom w:val="single" w:sz="12" w:space="0" w:color="auto"/>
            </w:tcBorders>
            <w:shd w:val="solid" w:color="FFFFFF" w:fill="auto"/>
          </w:tcPr>
          <w:p w14:paraId="45A3FEA5" w14:textId="77777777" w:rsidR="0040208E" w:rsidRDefault="0040208E" w:rsidP="00586DC7">
            <w:pPr>
              <w:spacing w:after="0"/>
              <w:rPr>
                <w:iCs/>
                <w:snapToGrid w:val="0"/>
                <w:lang w:eastAsia="ja-JP"/>
              </w:rPr>
            </w:pPr>
            <w:r>
              <w:rPr>
                <w:iCs/>
                <w:snapToGrid w:val="0"/>
                <w:lang w:eastAsia="ja-JP"/>
              </w:rPr>
              <w:t>0069</w:t>
            </w:r>
          </w:p>
        </w:tc>
        <w:tc>
          <w:tcPr>
            <w:tcW w:w="426" w:type="dxa"/>
            <w:gridSpan w:val="2"/>
            <w:tcBorders>
              <w:top w:val="single" w:sz="12" w:space="0" w:color="auto"/>
              <w:bottom w:val="single" w:sz="12" w:space="0" w:color="auto"/>
            </w:tcBorders>
            <w:shd w:val="solid" w:color="FFFFFF" w:fill="auto"/>
          </w:tcPr>
          <w:p w14:paraId="3F6CE3D2" w14:textId="77777777" w:rsidR="0040208E" w:rsidRDefault="0040208E" w:rsidP="00586DC7">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4F6CCDFF" w14:textId="77777777" w:rsidR="0040208E" w:rsidRDefault="0040208E" w:rsidP="00586DC7">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C27A042" w14:textId="77777777" w:rsidR="0040208E" w:rsidRDefault="0040208E" w:rsidP="00586DC7">
            <w:pPr>
              <w:spacing w:after="0"/>
              <w:rPr>
                <w:noProof/>
                <w:lang w:eastAsia="zh-CN"/>
              </w:rPr>
            </w:pPr>
            <w:r w:rsidRPr="00D4344A">
              <w:rPr>
                <w:noProof/>
                <w:lang w:eastAsia="zh-CN"/>
              </w:rPr>
              <w:t>Clarification on e</w:t>
            </w:r>
            <w:r>
              <w:rPr>
                <w:noProof/>
                <w:lang w:eastAsia="zh-CN"/>
              </w:rPr>
              <w:t>xternal file system mount restrictions</w:t>
            </w:r>
          </w:p>
        </w:tc>
        <w:tc>
          <w:tcPr>
            <w:tcW w:w="708" w:type="dxa"/>
            <w:tcBorders>
              <w:top w:val="single" w:sz="12" w:space="0" w:color="auto"/>
              <w:bottom w:val="single" w:sz="12" w:space="0" w:color="auto"/>
            </w:tcBorders>
            <w:shd w:val="solid" w:color="FFFFFF" w:fill="auto"/>
          </w:tcPr>
          <w:p w14:paraId="373BB7AE" w14:textId="77777777" w:rsidR="0040208E" w:rsidRDefault="0040208E" w:rsidP="00586DC7">
            <w:pPr>
              <w:pStyle w:val="TAL"/>
              <w:rPr>
                <w:rFonts w:ascii="Times New Roman" w:hAnsi="Times New Roman"/>
                <w:iCs/>
                <w:snapToGrid w:val="0"/>
                <w:sz w:val="20"/>
                <w:lang w:eastAsia="ja-JP"/>
              </w:rPr>
            </w:pPr>
            <w:r>
              <w:rPr>
                <w:rFonts w:ascii="Times New Roman" w:hAnsi="Times New Roman"/>
                <w:iCs/>
                <w:snapToGrid w:val="0"/>
                <w:sz w:val="20"/>
                <w:lang w:eastAsia="ja-JP"/>
              </w:rPr>
              <w:t>16.7.0</w:t>
            </w:r>
          </w:p>
        </w:tc>
      </w:tr>
      <w:tr w:rsidR="005C7B99" w:rsidRPr="000024F2" w14:paraId="01C4702E" w14:textId="77777777" w:rsidTr="005F5926">
        <w:tc>
          <w:tcPr>
            <w:tcW w:w="803" w:type="dxa"/>
            <w:gridSpan w:val="2"/>
            <w:tcBorders>
              <w:top w:val="single" w:sz="12" w:space="0" w:color="auto"/>
              <w:bottom w:val="single" w:sz="12" w:space="0" w:color="auto"/>
            </w:tcBorders>
            <w:shd w:val="solid" w:color="FFFFFF" w:fill="auto"/>
          </w:tcPr>
          <w:p w14:paraId="388778A0" w14:textId="77777777" w:rsidR="005C7B99" w:rsidRDefault="005C7B99" w:rsidP="005C7B99">
            <w:pPr>
              <w:spacing w:after="0"/>
              <w:rPr>
                <w:iCs/>
                <w:snapToGrid w:val="0"/>
                <w:lang w:eastAsia="ja-JP"/>
              </w:rPr>
            </w:pPr>
            <w:r>
              <w:rPr>
                <w:iCs/>
                <w:snapToGrid w:val="0"/>
                <w:lang w:eastAsia="ja-JP"/>
              </w:rPr>
              <w:t>2021-06</w:t>
            </w:r>
          </w:p>
        </w:tc>
        <w:tc>
          <w:tcPr>
            <w:tcW w:w="800" w:type="dxa"/>
            <w:gridSpan w:val="2"/>
            <w:tcBorders>
              <w:top w:val="single" w:sz="12" w:space="0" w:color="auto"/>
              <w:bottom w:val="single" w:sz="12" w:space="0" w:color="auto"/>
            </w:tcBorders>
            <w:shd w:val="solid" w:color="FFFFFF" w:fill="auto"/>
          </w:tcPr>
          <w:p w14:paraId="402B6179" w14:textId="77777777" w:rsidR="005C7B99" w:rsidRDefault="005C7B99" w:rsidP="005C7B99">
            <w:pPr>
              <w:spacing w:after="0"/>
              <w:rPr>
                <w:iCs/>
                <w:snapToGrid w:val="0"/>
                <w:lang w:eastAsia="ja-JP"/>
              </w:rPr>
            </w:pPr>
            <w:r>
              <w:rPr>
                <w:iCs/>
                <w:snapToGrid w:val="0"/>
                <w:lang w:eastAsia="ja-JP"/>
              </w:rPr>
              <w:t>SA#92e</w:t>
            </w:r>
          </w:p>
        </w:tc>
        <w:tc>
          <w:tcPr>
            <w:tcW w:w="1094" w:type="dxa"/>
            <w:gridSpan w:val="2"/>
            <w:tcBorders>
              <w:top w:val="single" w:sz="12" w:space="0" w:color="auto"/>
              <w:bottom w:val="single" w:sz="12" w:space="0" w:color="auto"/>
            </w:tcBorders>
            <w:shd w:val="solid" w:color="FFFFFF" w:fill="auto"/>
          </w:tcPr>
          <w:p w14:paraId="5B474682" w14:textId="77777777" w:rsidR="005C7B99" w:rsidRDefault="005C7B99" w:rsidP="005C7B99">
            <w:pPr>
              <w:spacing w:after="0"/>
              <w:rPr>
                <w:iCs/>
                <w:snapToGrid w:val="0"/>
                <w:lang w:eastAsia="ja-JP"/>
              </w:rPr>
            </w:pPr>
            <w:r>
              <w:rPr>
                <w:iCs/>
                <w:snapToGrid w:val="0"/>
                <w:lang w:eastAsia="ja-JP"/>
              </w:rPr>
              <w:t>SP-210446</w:t>
            </w:r>
          </w:p>
        </w:tc>
        <w:tc>
          <w:tcPr>
            <w:tcW w:w="567" w:type="dxa"/>
            <w:gridSpan w:val="2"/>
            <w:tcBorders>
              <w:top w:val="single" w:sz="12" w:space="0" w:color="auto"/>
              <w:bottom w:val="single" w:sz="12" w:space="0" w:color="auto"/>
            </w:tcBorders>
            <w:shd w:val="solid" w:color="FFFFFF" w:fill="auto"/>
          </w:tcPr>
          <w:p w14:paraId="5868C41D" w14:textId="77777777" w:rsidR="005C7B99" w:rsidRDefault="005C7B99" w:rsidP="005C7B99">
            <w:pPr>
              <w:spacing w:after="0"/>
              <w:rPr>
                <w:iCs/>
                <w:snapToGrid w:val="0"/>
                <w:lang w:eastAsia="ja-JP"/>
              </w:rPr>
            </w:pPr>
            <w:r>
              <w:rPr>
                <w:iCs/>
                <w:snapToGrid w:val="0"/>
                <w:lang w:eastAsia="ja-JP"/>
              </w:rPr>
              <w:t>0072</w:t>
            </w:r>
          </w:p>
        </w:tc>
        <w:tc>
          <w:tcPr>
            <w:tcW w:w="426" w:type="dxa"/>
            <w:gridSpan w:val="2"/>
            <w:tcBorders>
              <w:top w:val="single" w:sz="12" w:space="0" w:color="auto"/>
              <w:bottom w:val="single" w:sz="12" w:space="0" w:color="auto"/>
            </w:tcBorders>
            <w:shd w:val="solid" w:color="FFFFFF" w:fill="auto"/>
          </w:tcPr>
          <w:p w14:paraId="46387309" w14:textId="77777777" w:rsidR="005C7B99" w:rsidRDefault="005C7B99" w:rsidP="005C7B99">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7EA20CB0" w14:textId="77777777" w:rsidR="005C7B99" w:rsidRDefault="005C7B99" w:rsidP="005C7B99">
            <w:pPr>
              <w:spacing w:after="0"/>
              <w:rPr>
                <w:iCs/>
                <w:snapToGrid w:val="0"/>
                <w:lang w:eastAsia="ja-JP"/>
              </w:rPr>
            </w:pPr>
            <w:r>
              <w:rPr>
                <w:iCs/>
                <w:snapToGrid w:val="0"/>
                <w:lang w:eastAsia="ja-JP"/>
              </w:rPr>
              <w:t>B</w:t>
            </w:r>
          </w:p>
        </w:tc>
        <w:tc>
          <w:tcPr>
            <w:tcW w:w="4815" w:type="dxa"/>
            <w:gridSpan w:val="2"/>
            <w:tcBorders>
              <w:top w:val="single" w:sz="12" w:space="0" w:color="auto"/>
              <w:bottom w:val="single" w:sz="12" w:space="0" w:color="auto"/>
            </w:tcBorders>
            <w:shd w:val="solid" w:color="FFFFFF" w:fill="auto"/>
          </w:tcPr>
          <w:p w14:paraId="29CDB5C6" w14:textId="77777777" w:rsidR="005C7B99" w:rsidRPr="005C7B99" w:rsidRDefault="005C7B99" w:rsidP="005C7B99">
            <w:pPr>
              <w:spacing w:after="0"/>
              <w:rPr>
                <w:noProof/>
                <w:lang w:eastAsia="zh-CN"/>
              </w:rPr>
            </w:pPr>
            <w:r>
              <w:rPr>
                <w:noProof/>
                <w:lang w:eastAsia="zh-CN"/>
              </w:rPr>
              <w:t>CR to include new test cases and fix editorial in 33.117</w:t>
            </w:r>
          </w:p>
        </w:tc>
        <w:tc>
          <w:tcPr>
            <w:tcW w:w="708" w:type="dxa"/>
            <w:tcBorders>
              <w:top w:val="single" w:sz="12" w:space="0" w:color="auto"/>
              <w:bottom w:val="single" w:sz="12" w:space="0" w:color="auto"/>
            </w:tcBorders>
            <w:shd w:val="solid" w:color="FFFFFF" w:fill="auto"/>
          </w:tcPr>
          <w:p w14:paraId="53C32DE4" w14:textId="77777777" w:rsidR="005C7B99" w:rsidRDefault="005C7B99" w:rsidP="005C7B99">
            <w:pPr>
              <w:pStyle w:val="TAL"/>
              <w:rPr>
                <w:rFonts w:ascii="Times New Roman" w:hAnsi="Times New Roman"/>
                <w:iCs/>
                <w:snapToGrid w:val="0"/>
                <w:sz w:val="20"/>
                <w:lang w:eastAsia="ja-JP"/>
              </w:rPr>
            </w:pPr>
            <w:r>
              <w:rPr>
                <w:rFonts w:ascii="Times New Roman" w:hAnsi="Times New Roman"/>
                <w:iCs/>
                <w:snapToGrid w:val="0"/>
                <w:sz w:val="20"/>
                <w:lang w:eastAsia="ja-JP"/>
              </w:rPr>
              <w:t>17.0.0</w:t>
            </w:r>
          </w:p>
        </w:tc>
      </w:tr>
      <w:tr w:rsidR="00875BA0" w:rsidRPr="000024F2" w14:paraId="2F2B5205" w14:textId="77777777" w:rsidTr="005F5926">
        <w:tc>
          <w:tcPr>
            <w:tcW w:w="803" w:type="dxa"/>
            <w:gridSpan w:val="2"/>
            <w:tcBorders>
              <w:top w:val="single" w:sz="12" w:space="0" w:color="auto"/>
              <w:bottom w:val="single" w:sz="12" w:space="0" w:color="auto"/>
            </w:tcBorders>
            <w:shd w:val="solid" w:color="FFFFFF" w:fill="auto"/>
          </w:tcPr>
          <w:p w14:paraId="68103AD9" w14:textId="77777777" w:rsidR="00875BA0" w:rsidRDefault="00875BA0" w:rsidP="005C7B99">
            <w:pPr>
              <w:spacing w:after="0"/>
              <w:rPr>
                <w:iCs/>
                <w:snapToGrid w:val="0"/>
                <w:lang w:eastAsia="ja-JP"/>
              </w:rPr>
            </w:pPr>
            <w:r>
              <w:rPr>
                <w:iCs/>
                <w:snapToGrid w:val="0"/>
                <w:lang w:eastAsia="ja-JP"/>
              </w:rPr>
              <w:t>2022-09</w:t>
            </w:r>
          </w:p>
        </w:tc>
        <w:tc>
          <w:tcPr>
            <w:tcW w:w="800" w:type="dxa"/>
            <w:gridSpan w:val="2"/>
            <w:tcBorders>
              <w:top w:val="single" w:sz="12" w:space="0" w:color="auto"/>
              <w:bottom w:val="single" w:sz="12" w:space="0" w:color="auto"/>
            </w:tcBorders>
            <w:shd w:val="solid" w:color="FFFFFF" w:fill="auto"/>
          </w:tcPr>
          <w:p w14:paraId="51AE8222" w14:textId="77777777" w:rsidR="00875BA0" w:rsidRDefault="00875BA0" w:rsidP="005C7B99">
            <w:pPr>
              <w:spacing w:after="0"/>
              <w:rPr>
                <w:iCs/>
                <w:snapToGrid w:val="0"/>
                <w:lang w:eastAsia="ja-JP"/>
              </w:rPr>
            </w:pPr>
            <w:r>
              <w:rPr>
                <w:iCs/>
                <w:snapToGrid w:val="0"/>
                <w:lang w:eastAsia="ja-JP"/>
              </w:rPr>
              <w:t>SA#97e</w:t>
            </w:r>
          </w:p>
        </w:tc>
        <w:tc>
          <w:tcPr>
            <w:tcW w:w="1094" w:type="dxa"/>
            <w:gridSpan w:val="2"/>
            <w:tcBorders>
              <w:top w:val="single" w:sz="12" w:space="0" w:color="auto"/>
              <w:bottom w:val="single" w:sz="12" w:space="0" w:color="auto"/>
            </w:tcBorders>
            <w:shd w:val="solid" w:color="FFFFFF" w:fill="auto"/>
          </w:tcPr>
          <w:p w14:paraId="2EC32107" w14:textId="77777777" w:rsidR="00875BA0" w:rsidRDefault="00875BA0" w:rsidP="005C7B99">
            <w:pPr>
              <w:spacing w:after="0"/>
              <w:rPr>
                <w:iCs/>
                <w:snapToGrid w:val="0"/>
                <w:lang w:eastAsia="ja-JP"/>
              </w:rPr>
            </w:pPr>
            <w:r>
              <w:rPr>
                <w:iCs/>
                <w:snapToGrid w:val="0"/>
                <w:lang w:eastAsia="ja-JP"/>
              </w:rPr>
              <w:t>SP-220887</w:t>
            </w:r>
          </w:p>
        </w:tc>
        <w:tc>
          <w:tcPr>
            <w:tcW w:w="567" w:type="dxa"/>
            <w:gridSpan w:val="2"/>
            <w:tcBorders>
              <w:top w:val="single" w:sz="12" w:space="0" w:color="auto"/>
              <w:bottom w:val="single" w:sz="12" w:space="0" w:color="auto"/>
            </w:tcBorders>
            <w:shd w:val="solid" w:color="FFFFFF" w:fill="auto"/>
          </w:tcPr>
          <w:p w14:paraId="0ED6D8BF" w14:textId="77777777" w:rsidR="00875BA0" w:rsidRDefault="00875BA0" w:rsidP="005C7B99">
            <w:pPr>
              <w:spacing w:after="0"/>
              <w:rPr>
                <w:iCs/>
                <w:snapToGrid w:val="0"/>
                <w:lang w:eastAsia="ja-JP"/>
              </w:rPr>
            </w:pPr>
            <w:r>
              <w:rPr>
                <w:iCs/>
                <w:snapToGrid w:val="0"/>
                <w:lang w:eastAsia="ja-JP"/>
              </w:rPr>
              <w:t>0076</w:t>
            </w:r>
          </w:p>
        </w:tc>
        <w:tc>
          <w:tcPr>
            <w:tcW w:w="426" w:type="dxa"/>
            <w:gridSpan w:val="2"/>
            <w:tcBorders>
              <w:top w:val="single" w:sz="12" w:space="0" w:color="auto"/>
              <w:bottom w:val="single" w:sz="12" w:space="0" w:color="auto"/>
            </w:tcBorders>
            <w:shd w:val="solid" w:color="FFFFFF" w:fill="auto"/>
          </w:tcPr>
          <w:p w14:paraId="6345CAA3" w14:textId="77777777" w:rsidR="00875BA0" w:rsidRDefault="00875BA0" w:rsidP="005C7B99">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077BB259" w14:textId="77777777" w:rsidR="00875BA0" w:rsidRDefault="00875BA0" w:rsidP="005C7B99">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F75BFB9" w14:textId="77777777" w:rsidR="00875BA0" w:rsidRDefault="00875BA0" w:rsidP="005C7B99">
            <w:pPr>
              <w:spacing w:after="0"/>
              <w:rPr>
                <w:noProof/>
                <w:lang w:eastAsia="zh-CN"/>
              </w:rPr>
            </w:pPr>
            <w:r>
              <w:rPr>
                <w:noProof/>
                <w:lang w:eastAsia="zh-CN"/>
              </w:rPr>
              <w:t>Clarification on Execute rights exclusive for CGI/Scripting directory</w:t>
            </w:r>
          </w:p>
        </w:tc>
        <w:tc>
          <w:tcPr>
            <w:tcW w:w="708" w:type="dxa"/>
            <w:tcBorders>
              <w:top w:val="single" w:sz="12" w:space="0" w:color="auto"/>
              <w:bottom w:val="single" w:sz="12" w:space="0" w:color="auto"/>
            </w:tcBorders>
            <w:shd w:val="solid" w:color="FFFFFF" w:fill="auto"/>
          </w:tcPr>
          <w:p w14:paraId="5348E94F" w14:textId="77777777" w:rsidR="00875BA0" w:rsidRDefault="00875BA0" w:rsidP="005C7B99">
            <w:pPr>
              <w:pStyle w:val="TAL"/>
              <w:rPr>
                <w:rFonts w:ascii="Times New Roman" w:hAnsi="Times New Roman"/>
                <w:iCs/>
                <w:snapToGrid w:val="0"/>
                <w:sz w:val="20"/>
                <w:lang w:eastAsia="ja-JP"/>
              </w:rPr>
            </w:pPr>
            <w:r>
              <w:rPr>
                <w:rFonts w:ascii="Times New Roman" w:hAnsi="Times New Roman"/>
                <w:iCs/>
                <w:snapToGrid w:val="0"/>
                <w:sz w:val="20"/>
                <w:lang w:eastAsia="ja-JP"/>
              </w:rPr>
              <w:t>17.1.0</w:t>
            </w:r>
          </w:p>
        </w:tc>
      </w:tr>
      <w:tr w:rsidR="00690978" w:rsidRPr="000024F2" w14:paraId="6A247EB6" w14:textId="77777777" w:rsidTr="005F5926">
        <w:tc>
          <w:tcPr>
            <w:tcW w:w="803" w:type="dxa"/>
            <w:gridSpan w:val="2"/>
            <w:tcBorders>
              <w:top w:val="single" w:sz="12" w:space="0" w:color="auto"/>
              <w:bottom w:val="single" w:sz="12" w:space="0" w:color="auto"/>
            </w:tcBorders>
            <w:shd w:val="solid" w:color="FFFFFF" w:fill="auto"/>
          </w:tcPr>
          <w:p w14:paraId="2BF646E2" w14:textId="77777777" w:rsidR="00690978" w:rsidRDefault="00690978" w:rsidP="00690978">
            <w:pPr>
              <w:spacing w:after="0"/>
              <w:rPr>
                <w:iCs/>
                <w:snapToGrid w:val="0"/>
                <w:lang w:eastAsia="ja-JP"/>
              </w:rPr>
            </w:pPr>
            <w:r>
              <w:rPr>
                <w:iCs/>
                <w:snapToGrid w:val="0"/>
                <w:lang w:eastAsia="ja-JP"/>
              </w:rPr>
              <w:t>2022-09</w:t>
            </w:r>
          </w:p>
        </w:tc>
        <w:tc>
          <w:tcPr>
            <w:tcW w:w="800" w:type="dxa"/>
            <w:gridSpan w:val="2"/>
            <w:tcBorders>
              <w:top w:val="single" w:sz="12" w:space="0" w:color="auto"/>
              <w:bottom w:val="single" w:sz="12" w:space="0" w:color="auto"/>
            </w:tcBorders>
            <w:shd w:val="solid" w:color="FFFFFF" w:fill="auto"/>
          </w:tcPr>
          <w:p w14:paraId="220A275E" w14:textId="77777777" w:rsidR="00690978" w:rsidRDefault="00690978" w:rsidP="00690978">
            <w:pPr>
              <w:spacing w:after="0"/>
              <w:rPr>
                <w:iCs/>
                <w:snapToGrid w:val="0"/>
                <w:lang w:eastAsia="ja-JP"/>
              </w:rPr>
            </w:pPr>
            <w:r>
              <w:rPr>
                <w:iCs/>
                <w:snapToGrid w:val="0"/>
                <w:lang w:eastAsia="ja-JP"/>
              </w:rPr>
              <w:t>SA#97e</w:t>
            </w:r>
          </w:p>
        </w:tc>
        <w:tc>
          <w:tcPr>
            <w:tcW w:w="1094" w:type="dxa"/>
            <w:gridSpan w:val="2"/>
            <w:tcBorders>
              <w:top w:val="single" w:sz="12" w:space="0" w:color="auto"/>
              <w:bottom w:val="single" w:sz="12" w:space="0" w:color="auto"/>
            </w:tcBorders>
            <w:shd w:val="solid" w:color="FFFFFF" w:fill="auto"/>
          </w:tcPr>
          <w:p w14:paraId="7A94FDC3" w14:textId="77777777" w:rsidR="00690978" w:rsidRDefault="00690978" w:rsidP="00690978">
            <w:pPr>
              <w:spacing w:after="0"/>
              <w:rPr>
                <w:iCs/>
                <w:snapToGrid w:val="0"/>
                <w:lang w:eastAsia="ja-JP"/>
              </w:rPr>
            </w:pPr>
            <w:r>
              <w:rPr>
                <w:iCs/>
                <w:snapToGrid w:val="0"/>
                <w:lang w:eastAsia="ja-JP"/>
              </w:rPr>
              <w:t>SP-220887</w:t>
            </w:r>
          </w:p>
        </w:tc>
        <w:tc>
          <w:tcPr>
            <w:tcW w:w="567" w:type="dxa"/>
            <w:gridSpan w:val="2"/>
            <w:tcBorders>
              <w:top w:val="single" w:sz="12" w:space="0" w:color="auto"/>
              <w:bottom w:val="single" w:sz="12" w:space="0" w:color="auto"/>
            </w:tcBorders>
            <w:shd w:val="solid" w:color="FFFFFF" w:fill="auto"/>
          </w:tcPr>
          <w:p w14:paraId="40D82005" w14:textId="77777777" w:rsidR="00690978" w:rsidRDefault="00690978" w:rsidP="00690978">
            <w:pPr>
              <w:spacing w:after="0"/>
              <w:rPr>
                <w:iCs/>
                <w:snapToGrid w:val="0"/>
                <w:lang w:eastAsia="ja-JP"/>
              </w:rPr>
            </w:pPr>
            <w:r>
              <w:rPr>
                <w:iCs/>
                <w:snapToGrid w:val="0"/>
                <w:lang w:eastAsia="ja-JP"/>
              </w:rPr>
              <w:t>0078</w:t>
            </w:r>
          </w:p>
        </w:tc>
        <w:tc>
          <w:tcPr>
            <w:tcW w:w="426" w:type="dxa"/>
            <w:gridSpan w:val="2"/>
            <w:tcBorders>
              <w:top w:val="single" w:sz="12" w:space="0" w:color="auto"/>
              <w:bottom w:val="single" w:sz="12" w:space="0" w:color="auto"/>
            </w:tcBorders>
            <w:shd w:val="solid" w:color="FFFFFF" w:fill="auto"/>
          </w:tcPr>
          <w:p w14:paraId="3E513529" w14:textId="77777777" w:rsidR="00690978" w:rsidRDefault="00690978" w:rsidP="00690978">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4C713B76" w14:textId="77777777" w:rsidR="00690978" w:rsidRDefault="00690978" w:rsidP="00690978">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F030857" w14:textId="77777777" w:rsidR="00690978" w:rsidRDefault="00690978" w:rsidP="00690978">
            <w:pPr>
              <w:spacing w:after="0"/>
              <w:rPr>
                <w:noProof/>
                <w:lang w:eastAsia="zh-CN"/>
              </w:rPr>
            </w:pPr>
            <w:r>
              <w:rPr>
                <w:noProof/>
                <w:lang w:eastAsia="zh-CN"/>
              </w:rPr>
              <w:t>Clarification on Handling of ICMP</w:t>
            </w:r>
          </w:p>
        </w:tc>
        <w:tc>
          <w:tcPr>
            <w:tcW w:w="708" w:type="dxa"/>
            <w:tcBorders>
              <w:top w:val="single" w:sz="12" w:space="0" w:color="auto"/>
              <w:bottom w:val="single" w:sz="12" w:space="0" w:color="auto"/>
            </w:tcBorders>
            <w:shd w:val="solid" w:color="FFFFFF" w:fill="auto"/>
          </w:tcPr>
          <w:p w14:paraId="2263CFB8" w14:textId="77777777" w:rsidR="00690978" w:rsidRDefault="00690978" w:rsidP="00690978">
            <w:pPr>
              <w:pStyle w:val="TAL"/>
              <w:rPr>
                <w:rFonts w:ascii="Times New Roman" w:hAnsi="Times New Roman"/>
                <w:iCs/>
                <w:snapToGrid w:val="0"/>
                <w:sz w:val="20"/>
                <w:lang w:eastAsia="ja-JP"/>
              </w:rPr>
            </w:pPr>
            <w:r>
              <w:rPr>
                <w:rFonts w:ascii="Times New Roman" w:hAnsi="Times New Roman"/>
                <w:iCs/>
                <w:snapToGrid w:val="0"/>
                <w:sz w:val="20"/>
                <w:lang w:eastAsia="ja-JP"/>
              </w:rPr>
              <w:t>17.1.0</w:t>
            </w:r>
          </w:p>
        </w:tc>
      </w:tr>
      <w:tr w:rsidR="004F66BE" w:rsidRPr="000024F2" w14:paraId="35CDC3F2" w14:textId="77777777" w:rsidTr="005F5926">
        <w:tc>
          <w:tcPr>
            <w:tcW w:w="803" w:type="dxa"/>
            <w:gridSpan w:val="2"/>
            <w:tcBorders>
              <w:top w:val="single" w:sz="12" w:space="0" w:color="auto"/>
              <w:bottom w:val="single" w:sz="12" w:space="0" w:color="auto"/>
            </w:tcBorders>
            <w:shd w:val="solid" w:color="FFFFFF" w:fill="auto"/>
          </w:tcPr>
          <w:p w14:paraId="151E0727" w14:textId="77777777" w:rsidR="004F66BE" w:rsidRDefault="004F66BE" w:rsidP="00690978">
            <w:pPr>
              <w:spacing w:after="0"/>
              <w:rPr>
                <w:iCs/>
                <w:snapToGrid w:val="0"/>
                <w:lang w:eastAsia="ja-JP"/>
              </w:rPr>
            </w:pPr>
            <w:r>
              <w:rPr>
                <w:iCs/>
                <w:snapToGrid w:val="0"/>
                <w:lang w:eastAsia="ja-JP"/>
              </w:rPr>
              <w:t>2022-12</w:t>
            </w:r>
          </w:p>
        </w:tc>
        <w:tc>
          <w:tcPr>
            <w:tcW w:w="800" w:type="dxa"/>
            <w:gridSpan w:val="2"/>
            <w:tcBorders>
              <w:top w:val="single" w:sz="12" w:space="0" w:color="auto"/>
              <w:bottom w:val="single" w:sz="12" w:space="0" w:color="auto"/>
            </w:tcBorders>
            <w:shd w:val="solid" w:color="FFFFFF" w:fill="auto"/>
          </w:tcPr>
          <w:p w14:paraId="3C052063" w14:textId="77777777" w:rsidR="004F66BE" w:rsidRDefault="004F66BE" w:rsidP="00690978">
            <w:pPr>
              <w:spacing w:after="0"/>
              <w:rPr>
                <w:iCs/>
                <w:snapToGrid w:val="0"/>
                <w:lang w:eastAsia="ja-JP"/>
              </w:rPr>
            </w:pPr>
            <w:r>
              <w:rPr>
                <w:iCs/>
                <w:snapToGrid w:val="0"/>
                <w:lang w:eastAsia="ja-JP"/>
              </w:rPr>
              <w:t>SA#98e</w:t>
            </w:r>
          </w:p>
        </w:tc>
        <w:tc>
          <w:tcPr>
            <w:tcW w:w="1094" w:type="dxa"/>
            <w:gridSpan w:val="2"/>
            <w:tcBorders>
              <w:top w:val="single" w:sz="12" w:space="0" w:color="auto"/>
              <w:bottom w:val="single" w:sz="12" w:space="0" w:color="auto"/>
            </w:tcBorders>
            <w:shd w:val="solid" w:color="FFFFFF" w:fill="auto"/>
          </w:tcPr>
          <w:p w14:paraId="2BB838CD" w14:textId="77777777" w:rsidR="004F66BE" w:rsidRDefault="004F66BE" w:rsidP="00690978">
            <w:pPr>
              <w:spacing w:after="0"/>
              <w:rPr>
                <w:iCs/>
                <w:snapToGrid w:val="0"/>
                <w:lang w:eastAsia="ja-JP"/>
              </w:rPr>
            </w:pPr>
            <w:r>
              <w:rPr>
                <w:iCs/>
                <w:snapToGrid w:val="0"/>
                <w:lang w:eastAsia="ja-JP"/>
              </w:rPr>
              <w:t>SP-221148</w:t>
            </w:r>
          </w:p>
        </w:tc>
        <w:tc>
          <w:tcPr>
            <w:tcW w:w="567" w:type="dxa"/>
            <w:gridSpan w:val="2"/>
            <w:tcBorders>
              <w:top w:val="single" w:sz="12" w:space="0" w:color="auto"/>
              <w:bottom w:val="single" w:sz="12" w:space="0" w:color="auto"/>
            </w:tcBorders>
            <w:shd w:val="solid" w:color="FFFFFF" w:fill="auto"/>
          </w:tcPr>
          <w:p w14:paraId="5567EB36" w14:textId="77777777" w:rsidR="004F66BE" w:rsidRDefault="004F66BE" w:rsidP="00690978">
            <w:pPr>
              <w:spacing w:after="0"/>
              <w:rPr>
                <w:iCs/>
                <w:snapToGrid w:val="0"/>
                <w:lang w:eastAsia="ja-JP"/>
              </w:rPr>
            </w:pPr>
            <w:r>
              <w:rPr>
                <w:iCs/>
                <w:snapToGrid w:val="0"/>
                <w:lang w:eastAsia="ja-JP"/>
              </w:rPr>
              <w:t>0092</w:t>
            </w:r>
          </w:p>
        </w:tc>
        <w:tc>
          <w:tcPr>
            <w:tcW w:w="426" w:type="dxa"/>
            <w:gridSpan w:val="2"/>
            <w:tcBorders>
              <w:top w:val="single" w:sz="12" w:space="0" w:color="auto"/>
              <w:bottom w:val="single" w:sz="12" w:space="0" w:color="auto"/>
            </w:tcBorders>
            <w:shd w:val="solid" w:color="FFFFFF" w:fill="auto"/>
          </w:tcPr>
          <w:p w14:paraId="0EB74F30" w14:textId="77777777" w:rsidR="004F66BE" w:rsidRDefault="004F66BE" w:rsidP="00690978">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29658C60" w14:textId="77777777" w:rsidR="004F66BE" w:rsidRDefault="004F66BE" w:rsidP="00690978">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37C71199" w14:textId="77777777" w:rsidR="004F66BE" w:rsidRDefault="004F66BE" w:rsidP="00690978">
            <w:pPr>
              <w:spacing w:after="0"/>
              <w:rPr>
                <w:noProof/>
                <w:lang w:eastAsia="zh-CN"/>
              </w:rPr>
            </w:pPr>
            <w:r>
              <w:rPr>
                <w:noProof/>
                <w:lang w:eastAsia="zh-CN"/>
              </w:rPr>
              <w:t>Clarification on TC_ IP_MULTICAST_HANDLING</w:t>
            </w:r>
          </w:p>
        </w:tc>
        <w:tc>
          <w:tcPr>
            <w:tcW w:w="708" w:type="dxa"/>
            <w:tcBorders>
              <w:top w:val="single" w:sz="12" w:space="0" w:color="auto"/>
              <w:bottom w:val="single" w:sz="12" w:space="0" w:color="auto"/>
            </w:tcBorders>
            <w:shd w:val="solid" w:color="FFFFFF" w:fill="auto"/>
          </w:tcPr>
          <w:p w14:paraId="6AFAE270" w14:textId="77777777" w:rsidR="004F66BE" w:rsidRDefault="004F66BE" w:rsidP="00690978">
            <w:pPr>
              <w:pStyle w:val="TAL"/>
              <w:rPr>
                <w:rFonts w:ascii="Times New Roman" w:hAnsi="Times New Roman"/>
                <w:iCs/>
                <w:snapToGrid w:val="0"/>
                <w:sz w:val="20"/>
                <w:lang w:eastAsia="ja-JP"/>
              </w:rPr>
            </w:pPr>
            <w:r>
              <w:rPr>
                <w:rFonts w:ascii="Times New Roman" w:hAnsi="Times New Roman"/>
                <w:iCs/>
                <w:snapToGrid w:val="0"/>
                <w:sz w:val="20"/>
                <w:lang w:eastAsia="ja-JP"/>
              </w:rPr>
              <w:t>17.2.0</w:t>
            </w:r>
          </w:p>
        </w:tc>
      </w:tr>
      <w:tr w:rsidR="004F66BE" w:rsidRPr="000024F2" w14:paraId="384A6942" w14:textId="77777777" w:rsidTr="005F5926">
        <w:tc>
          <w:tcPr>
            <w:tcW w:w="803" w:type="dxa"/>
            <w:gridSpan w:val="2"/>
            <w:tcBorders>
              <w:top w:val="single" w:sz="12" w:space="0" w:color="auto"/>
              <w:bottom w:val="single" w:sz="12" w:space="0" w:color="auto"/>
            </w:tcBorders>
            <w:shd w:val="solid" w:color="FFFFFF" w:fill="auto"/>
          </w:tcPr>
          <w:p w14:paraId="31E2EC10" w14:textId="77777777" w:rsidR="004F66BE" w:rsidRDefault="004F66BE" w:rsidP="004F66BE">
            <w:pPr>
              <w:spacing w:after="0"/>
              <w:rPr>
                <w:iCs/>
                <w:snapToGrid w:val="0"/>
                <w:lang w:eastAsia="ja-JP"/>
              </w:rPr>
            </w:pPr>
            <w:r>
              <w:rPr>
                <w:iCs/>
                <w:snapToGrid w:val="0"/>
                <w:lang w:eastAsia="ja-JP"/>
              </w:rPr>
              <w:t>2022-12</w:t>
            </w:r>
          </w:p>
        </w:tc>
        <w:tc>
          <w:tcPr>
            <w:tcW w:w="800" w:type="dxa"/>
            <w:gridSpan w:val="2"/>
            <w:tcBorders>
              <w:top w:val="single" w:sz="12" w:space="0" w:color="auto"/>
              <w:bottom w:val="single" w:sz="12" w:space="0" w:color="auto"/>
            </w:tcBorders>
            <w:shd w:val="solid" w:color="FFFFFF" w:fill="auto"/>
          </w:tcPr>
          <w:p w14:paraId="6986F0C9" w14:textId="77777777" w:rsidR="004F66BE" w:rsidRDefault="004F66BE" w:rsidP="004F66BE">
            <w:pPr>
              <w:spacing w:after="0"/>
              <w:rPr>
                <w:iCs/>
                <w:snapToGrid w:val="0"/>
                <w:lang w:eastAsia="ja-JP"/>
              </w:rPr>
            </w:pPr>
            <w:r>
              <w:rPr>
                <w:iCs/>
                <w:snapToGrid w:val="0"/>
                <w:lang w:eastAsia="ja-JP"/>
              </w:rPr>
              <w:t>SA#98e</w:t>
            </w:r>
          </w:p>
        </w:tc>
        <w:tc>
          <w:tcPr>
            <w:tcW w:w="1094" w:type="dxa"/>
            <w:gridSpan w:val="2"/>
            <w:tcBorders>
              <w:top w:val="single" w:sz="12" w:space="0" w:color="auto"/>
              <w:bottom w:val="single" w:sz="12" w:space="0" w:color="auto"/>
            </w:tcBorders>
            <w:shd w:val="solid" w:color="FFFFFF" w:fill="auto"/>
          </w:tcPr>
          <w:p w14:paraId="78D03A17" w14:textId="77777777" w:rsidR="004F66BE" w:rsidRDefault="004F66BE" w:rsidP="004F66BE">
            <w:pPr>
              <w:spacing w:after="0"/>
              <w:rPr>
                <w:iCs/>
                <w:snapToGrid w:val="0"/>
                <w:lang w:eastAsia="ja-JP"/>
              </w:rPr>
            </w:pPr>
            <w:r>
              <w:rPr>
                <w:iCs/>
                <w:snapToGrid w:val="0"/>
                <w:lang w:eastAsia="ja-JP"/>
              </w:rPr>
              <w:t>SP-221148</w:t>
            </w:r>
          </w:p>
        </w:tc>
        <w:tc>
          <w:tcPr>
            <w:tcW w:w="567" w:type="dxa"/>
            <w:gridSpan w:val="2"/>
            <w:tcBorders>
              <w:top w:val="single" w:sz="12" w:space="0" w:color="auto"/>
              <w:bottom w:val="single" w:sz="12" w:space="0" w:color="auto"/>
            </w:tcBorders>
            <w:shd w:val="solid" w:color="FFFFFF" w:fill="auto"/>
          </w:tcPr>
          <w:p w14:paraId="675173D9" w14:textId="77777777" w:rsidR="004F66BE" w:rsidRDefault="004F66BE" w:rsidP="004F66BE">
            <w:pPr>
              <w:spacing w:after="0"/>
              <w:rPr>
                <w:iCs/>
                <w:snapToGrid w:val="0"/>
                <w:lang w:eastAsia="ja-JP"/>
              </w:rPr>
            </w:pPr>
            <w:r>
              <w:rPr>
                <w:iCs/>
                <w:snapToGrid w:val="0"/>
                <w:lang w:eastAsia="ja-JP"/>
              </w:rPr>
              <w:t>0094</w:t>
            </w:r>
          </w:p>
        </w:tc>
        <w:tc>
          <w:tcPr>
            <w:tcW w:w="426" w:type="dxa"/>
            <w:gridSpan w:val="2"/>
            <w:tcBorders>
              <w:top w:val="single" w:sz="12" w:space="0" w:color="auto"/>
              <w:bottom w:val="single" w:sz="12" w:space="0" w:color="auto"/>
            </w:tcBorders>
            <w:shd w:val="solid" w:color="FFFFFF" w:fill="auto"/>
          </w:tcPr>
          <w:p w14:paraId="3AD63076" w14:textId="77777777" w:rsidR="004F66BE" w:rsidRDefault="004F66BE" w:rsidP="004F66BE">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460DF689" w14:textId="77777777" w:rsidR="004F66BE" w:rsidRDefault="004F66BE" w:rsidP="004F66BE">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0B7AD2E" w14:textId="77777777" w:rsidR="004F66BE" w:rsidRDefault="004F66BE" w:rsidP="004F66BE">
            <w:pPr>
              <w:spacing w:after="0"/>
              <w:rPr>
                <w:noProof/>
                <w:lang w:eastAsia="zh-CN"/>
              </w:rPr>
            </w:pPr>
            <w:r>
              <w:rPr>
                <w:noProof/>
                <w:lang w:eastAsia="zh-CN"/>
              </w:rPr>
              <w:t>Clarification on IP_FWD_DISABLING</w:t>
            </w:r>
          </w:p>
        </w:tc>
        <w:tc>
          <w:tcPr>
            <w:tcW w:w="708" w:type="dxa"/>
            <w:tcBorders>
              <w:top w:val="single" w:sz="12" w:space="0" w:color="auto"/>
              <w:bottom w:val="single" w:sz="12" w:space="0" w:color="auto"/>
            </w:tcBorders>
            <w:shd w:val="solid" w:color="FFFFFF" w:fill="auto"/>
          </w:tcPr>
          <w:p w14:paraId="417B7528" w14:textId="77777777" w:rsidR="004F66BE" w:rsidRDefault="004F66BE" w:rsidP="004F66BE">
            <w:pPr>
              <w:pStyle w:val="TAL"/>
              <w:rPr>
                <w:rFonts w:ascii="Times New Roman" w:hAnsi="Times New Roman"/>
                <w:iCs/>
                <w:snapToGrid w:val="0"/>
                <w:sz w:val="20"/>
                <w:lang w:eastAsia="ja-JP"/>
              </w:rPr>
            </w:pPr>
            <w:r>
              <w:rPr>
                <w:rFonts w:ascii="Times New Roman" w:hAnsi="Times New Roman"/>
                <w:iCs/>
                <w:snapToGrid w:val="0"/>
                <w:sz w:val="20"/>
                <w:lang w:eastAsia="ja-JP"/>
              </w:rPr>
              <w:t>17.2.0</w:t>
            </w:r>
          </w:p>
        </w:tc>
      </w:tr>
      <w:tr w:rsidR="00965EF7" w:rsidRPr="000024F2" w14:paraId="06D6B4EE" w14:textId="77777777" w:rsidTr="005F5926">
        <w:tc>
          <w:tcPr>
            <w:tcW w:w="803" w:type="dxa"/>
            <w:gridSpan w:val="2"/>
            <w:tcBorders>
              <w:top w:val="single" w:sz="12" w:space="0" w:color="auto"/>
              <w:bottom w:val="single" w:sz="12" w:space="0" w:color="auto"/>
            </w:tcBorders>
            <w:shd w:val="solid" w:color="FFFFFF" w:fill="auto"/>
          </w:tcPr>
          <w:p w14:paraId="19B4C7C5" w14:textId="77777777" w:rsidR="00965EF7" w:rsidRDefault="00965EF7" w:rsidP="004F66BE">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47608C49" w14:textId="77777777" w:rsidR="00965EF7" w:rsidRDefault="00965EF7" w:rsidP="004F66BE">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5DF29D71" w14:textId="77777777" w:rsidR="00965EF7" w:rsidRDefault="00965EF7" w:rsidP="004F66BE">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3F8ED87C" w14:textId="77777777" w:rsidR="00965EF7" w:rsidRDefault="00965EF7" w:rsidP="004F66BE">
            <w:pPr>
              <w:spacing w:after="0"/>
              <w:rPr>
                <w:iCs/>
                <w:snapToGrid w:val="0"/>
                <w:lang w:eastAsia="ja-JP"/>
              </w:rPr>
            </w:pPr>
            <w:r>
              <w:rPr>
                <w:iCs/>
                <w:snapToGrid w:val="0"/>
                <w:lang w:eastAsia="ja-JP"/>
              </w:rPr>
              <w:t>0098</w:t>
            </w:r>
          </w:p>
        </w:tc>
        <w:tc>
          <w:tcPr>
            <w:tcW w:w="426" w:type="dxa"/>
            <w:gridSpan w:val="2"/>
            <w:tcBorders>
              <w:top w:val="single" w:sz="12" w:space="0" w:color="auto"/>
              <w:bottom w:val="single" w:sz="12" w:space="0" w:color="auto"/>
            </w:tcBorders>
            <w:shd w:val="solid" w:color="FFFFFF" w:fill="auto"/>
          </w:tcPr>
          <w:p w14:paraId="6613DE1E" w14:textId="77777777" w:rsidR="00965EF7" w:rsidRDefault="00965EF7" w:rsidP="004F66BE">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233D1345" w14:textId="77777777" w:rsidR="00965EF7" w:rsidRDefault="00965EF7" w:rsidP="004F66BE">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791906E5" w14:textId="77777777" w:rsidR="00965EF7" w:rsidRDefault="00965EF7" w:rsidP="004F66BE">
            <w:pPr>
              <w:spacing w:after="0"/>
              <w:rPr>
                <w:noProof/>
                <w:lang w:eastAsia="zh-CN"/>
              </w:rPr>
            </w:pPr>
            <w:r>
              <w:rPr>
                <w:noProof/>
                <w:lang w:eastAsia="zh-CN"/>
              </w:rPr>
              <w:t>Clarification of authorization verification</w:t>
            </w:r>
          </w:p>
        </w:tc>
        <w:tc>
          <w:tcPr>
            <w:tcW w:w="708" w:type="dxa"/>
            <w:tcBorders>
              <w:top w:val="single" w:sz="12" w:space="0" w:color="auto"/>
              <w:bottom w:val="single" w:sz="12" w:space="0" w:color="auto"/>
            </w:tcBorders>
            <w:shd w:val="solid" w:color="FFFFFF" w:fill="auto"/>
          </w:tcPr>
          <w:p w14:paraId="502A6E4F" w14:textId="77777777" w:rsidR="00965EF7" w:rsidRDefault="00965EF7" w:rsidP="004F66BE">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A37497" w:rsidRPr="000024F2" w14:paraId="212BB17E" w14:textId="77777777" w:rsidTr="005F5926">
        <w:tc>
          <w:tcPr>
            <w:tcW w:w="803" w:type="dxa"/>
            <w:gridSpan w:val="2"/>
            <w:tcBorders>
              <w:top w:val="single" w:sz="12" w:space="0" w:color="auto"/>
              <w:bottom w:val="single" w:sz="12" w:space="0" w:color="auto"/>
            </w:tcBorders>
            <w:shd w:val="solid" w:color="FFFFFF" w:fill="auto"/>
          </w:tcPr>
          <w:p w14:paraId="75E7B4F9" w14:textId="77777777" w:rsidR="00A37497" w:rsidRDefault="00A37497" w:rsidP="004F66BE">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55169C3B" w14:textId="77777777" w:rsidR="00A37497" w:rsidRDefault="00A37497" w:rsidP="004F66BE">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5F74734D" w14:textId="77777777" w:rsidR="00A37497" w:rsidRDefault="00A37497" w:rsidP="004F66BE">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11783215" w14:textId="77777777" w:rsidR="00A37497" w:rsidRDefault="00A37497" w:rsidP="004F66BE">
            <w:pPr>
              <w:spacing w:after="0"/>
              <w:rPr>
                <w:iCs/>
                <w:snapToGrid w:val="0"/>
                <w:lang w:eastAsia="ja-JP"/>
              </w:rPr>
            </w:pPr>
            <w:r>
              <w:rPr>
                <w:iCs/>
                <w:snapToGrid w:val="0"/>
                <w:lang w:eastAsia="ja-JP"/>
              </w:rPr>
              <w:t>0099</w:t>
            </w:r>
          </w:p>
        </w:tc>
        <w:tc>
          <w:tcPr>
            <w:tcW w:w="426" w:type="dxa"/>
            <w:gridSpan w:val="2"/>
            <w:tcBorders>
              <w:top w:val="single" w:sz="12" w:space="0" w:color="auto"/>
              <w:bottom w:val="single" w:sz="12" w:space="0" w:color="auto"/>
            </w:tcBorders>
            <w:shd w:val="solid" w:color="FFFFFF" w:fill="auto"/>
          </w:tcPr>
          <w:p w14:paraId="4B2612B0" w14:textId="77777777" w:rsidR="00A37497" w:rsidRDefault="00A37497" w:rsidP="004F66BE">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0EA7D996" w14:textId="77777777" w:rsidR="00A37497" w:rsidRDefault="00A37497" w:rsidP="004F66BE">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5852F554" w14:textId="77777777" w:rsidR="00A37497" w:rsidRDefault="00A37497" w:rsidP="004F66BE">
            <w:pPr>
              <w:spacing w:after="0"/>
              <w:rPr>
                <w:noProof/>
                <w:lang w:eastAsia="zh-CN"/>
              </w:rPr>
            </w:pPr>
            <w:r>
              <w:rPr>
                <w:noProof/>
                <w:lang w:eastAsia="zh-CN"/>
              </w:rPr>
              <w:t>Clarification of brute force mitigation mechanism verification</w:t>
            </w:r>
          </w:p>
        </w:tc>
        <w:tc>
          <w:tcPr>
            <w:tcW w:w="708" w:type="dxa"/>
            <w:tcBorders>
              <w:top w:val="single" w:sz="12" w:space="0" w:color="auto"/>
              <w:bottom w:val="single" w:sz="12" w:space="0" w:color="auto"/>
            </w:tcBorders>
            <w:shd w:val="solid" w:color="FFFFFF" w:fill="auto"/>
          </w:tcPr>
          <w:p w14:paraId="019A8D4F" w14:textId="77777777" w:rsidR="00A37497" w:rsidRDefault="00A37497" w:rsidP="004F66BE">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872E8B" w:rsidRPr="000024F2" w14:paraId="10773E19" w14:textId="77777777" w:rsidTr="005F5926">
        <w:tc>
          <w:tcPr>
            <w:tcW w:w="803" w:type="dxa"/>
            <w:gridSpan w:val="2"/>
            <w:tcBorders>
              <w:top w:val="single" w:sz="12" w:space="0" w:color="auto"/>
              <w:bottom w:val="single" w:sz="12" w:space="0" w:color="auto"/>
            </w:tcBorders>
            <w:shd w:val="solid" w:color="FFFFFF" w:fill="auto"/>
          </w:tcPr>
          <w:p w14:paraId="2445058B" w14:textId="77777777" w:rsidR="00872E8B" w:rsidRDefault="00872E8B" w:rsidP="00872E8B">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06F27184" w14:textId="77777777" w:rsidR="00872E8B" w:rsidRDefault="00872E8B" w:rsidP="00872E8B">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1DF97FC7" w14:textId="77777777" w:rsidR="00872E8B" w:rsidRDefault="00872E8B" w:rsidP="00872E8B">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07A7B493" w14:textId="77777777" w:rsidR="00872E8B" w:rsidRDefault="00872E8B" w:rsidP="00872E8B">
            <w:pPr>
              <w:spacing w:after="0"/>
              <w:rPr>
                <w:iCs/>
                <w:snapToGrid w:val="0"/>
                <w:lang w:eastAsia="ja-JP"/>
              </w:rPr>
            </w:pPr>
            <w:r>
              <w:rPr>
                <w:iCs/>
                <w:snapToGrid w:val="0"/>
                <w:lang w:eastAsia="ja-JP"/>
              </w:rPr>
              <w:t>0101</w:t>
            </w:r>
          </w:p>
        </w:tc>
        <w:tc>
          <w:tcPr>
            <w:tcW w:w="426" w:type="dxa"/>
            <w:gridSpan w:val="2"/>
            <w:tcBorders>
              <w:top w:val="single" w:sz="12" w:space="0" w:color="auto"/>
              <w:bottom w:val="single" w:sz="12" w:space="0" w:color="auto"/>
            </w:tcBorders>
            <w:shd w:val="solid" w:color="FFFFFF" w:fill="auto"/>
          </w:tcPr>
          <w:p w14:paraId="47C71ADF" w14:textId="77777777" w:rsidR="00872E8B" w:rsidRDefault="00872E8B" w:rsidP="00872E8B">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3C5EA654" w14:textId="77777777" w:rsidR="00872E8B" w:rsidRDefault="00872E8B" w:rsidP="00872E8B">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61FC76D" w14:textId="77777777" w:rsidR="00872E8B" w:rsidRDefault="00872E8B" w:rsidP="00872E8B">
            <w:pPr>
              <w:spacing w:after="0"/>
              <w:rPr>
                <w:noProof/>
                <w:lang w:eastAsia="zh-CN"/>
              </w:rPr>
            </w:pPr>
            <w:r>
              <w:rPr>
                <w:noProof/>
                <w:lang w:eastAsia="zh-CN"/>
              </w:rPr>
              <w:t>Clarification of service reachability restriction verification</w:t>
            </w:r>
          </w:p>
        </w:tc>
        <w:tc>
          <w:tcPr>
            <w:tcW w:w="708" w:type="dxa"/>
            <w:tcBorders>
              <w:top w:val="single" w:sz="12" w:space="0" w:color="auto"/>
              <w:bottom w:val="single" w:sz="12" w:space="0" w:color="auto"/>
            </w:tcBorders>
            <w:shd w:val="solid" w:color="FFFFFF" w:fill="auto"/>
          </w:tcPr>
          <w:p w14:paraId="5C324B15" w14:textId="77777777" w:rsidR="00872E8B" w:rsidRDefault="00872E8B" w:rsidP="00872E8B">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1D3C10" w:rsidRPr="000024F2" w14:paraId="134C170C" w14:textId="77777777" w:rsidTr="005F5926">
        <w:tc>
          <w:tcPr>
            <w:tcW w:w="803" w:type="dxa"/>
            <w:gridSpan w:val="2"/>
            <w:tcBorders>
              <w:top w:val="single" w:sz="12" w:space="0" w:color="auto"/>
              <w:bottom w:val="single" w:sz="12" w:space="0" w:color="auto"/>
            </w:tcBorders>
            <w:shd w:val="solid" w:color="FFFFFF" w:fill="auto"/>
          </w:tcPr>
          <w:p w14:paraId="4995F3E9" w14:textId="77777777" w:rsidR="001D3C10" w:rsidRDefault="001D3C10" w:rsidP="001D3C10">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18BB1FA4" w14:textId="77777777" w:rsidR="001D3C10" w:rsidRDefault="001D3C10" w:rsidP="001D3C10">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5DB9A2EE" w14:textId="77777777" w:rsidR="001D3C10" w:rsidRDefault="001D3C10" w:rsidP="001D3C10">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35AC61D3" w14:textId="77777777" w:rsidR="001D3C10" w:rsidRDefault="001D3C10" w:rsidP="001D3C10">
            <w:pPr>
              <w:spacing w:after="0"/>
              <w:rPr>
                <w:iCs/>
                <w:snapToGrid w:val="0"/>
                <w:lang w:eastAsia="ja-JP"/>
              </w:rPr>
            </w:pPr>
            <w:r>
              <w:rPr>
                <w:iCs/>
                <w:snapToGrid w:val="0"/>
                <w:lang w:eastAsia="ja-JP"/>
              </w:rPr>
              <w:t>0102</w:t>
            </w:r>
          </w:p>
        </w:tc>
        <w:tc>
          <w:tcPr>
            <w:tcW w:w="426" w:type="dxa"/>
            <w:gridSpan w:val="2"/>
            <w:tcBorders>
              <w:top w:val="single" w:sz="12" w:space="0" w:color="auto"/>
              <w:bottom w:val="single" w:sz="12" w:space="0" w:color="auto"/>
            </w:tcBorders>
            <w:shd w:val="solid" w:color="FFFFFF" w:fill="auto"/>
          </w:tcPr>
          <w:p w14:paraId="31319B91" w14:textId="77777777" w:rsidR="001D3C10" w:rsidRDefault="001D3C10" w:rsidP="001D3C10">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5729E131" w14:textId="77777777" w:rsidR="001D3C10" w:rsidRDefault="001D3C10" w:rsidP="001D3C10">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7CB0F4A1" w14:textId="77777777" w:rsidR="001D3C10" w:rsidRDefault="001D3C10" w:rsidP="001D3C10">
            <w:pPr>
              <w:spacing w:after="0"/>
              <w:rPr>
                <w:noProof/>
                <w:lang w:eastAsia="zh-CN"/>
              </w:rPr>
            </w:pPr>
            <w:r>
              <w:rPr>
                <w:noProof/>
                <w:lang w:eastAsia="zh-CN"/>
              </w:rPr>
              <w:t>Clarification of auto-launch verification</w:t>
            </w:r>
          </w:p>
        </w:tc>
        <w:tc>
          <w:tcPr>
            <w:tcW w:w="708" w:type="dxa"/>
            <w:tcBorders>
              <w:top w:val="single" w:sz="12" w:space="0" w:color="auto"/>
              <w:bottom w:val="single" w:sz="12" w:space="0" w:color="auto"/>
            </w:tcBorders>
            <w:shd w:val="solid" w:color="FFFFFF" w:fill="auto"/>
          </w:tcPr>
          <w:p w14:paraId="2BA5D0E8" w14:textId="77777777" w:rsidR="001D3C10" w:rsidRDefault="001D3C10" w:rsidP="001D3C10">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BA1FC7" w:rsidRPr="000024F2" w14:paraId="2AD63F63" w14:textId="77777777" w:rsidTr="005F5926">
        <w:tc>
          <w:tcPr>
            <w:tcW w:w="803" w:type="dxa"/>
            <w:gridSpan w:val="2"/>
            <w:tcBorders>
              <w:top w:val="single" w:sz="12" w:space="0" w:color="auto"/>
              <w:bottom w:val="single" w:sz="12" w:space="0" w:color="auto"/>
            </w:tcBorders>
            <w:shd w:val="solid" w:color="FFFFFF" w:fill="auto"/>
          </w:tcPr>
          <w:p w14:paraId="691CD4C4" w14:textId="77777777" w:rsidR="00BA1FC7" w:rsidRDefault="00BA1FC7" w:rsidP="00BA1FC7">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121B3FE4" w14:textId="77777777" w:rsidR="00BA1FC7" w:rsidRDefault="00BA1FC7" w:rsidP="00BA1FC7">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3A6EDBC1" w14:textId="77777777" w:rsidR="00BA1FC7" w:rsidRDefault="00BA1FC7" w:rsidP="00BA1FC7">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49F1515B" w14:textId="77777777" w:rsidR="00BA1FC7" w:rsidRDefault="00BA1FC7" w:rsidP="00BA1FC7">
            <w:pPr>
              <w:spacing w:after="0"/>
              <w:rPr>
                <w:iCs/>
                <w:snapToGrid w:val="0"/>
                <w:lang w:eastAsia="ja-JP"/>
              </w:rPr>
            </w:pPr>
            <w:r>
              <w:rPr>
                <w:iCs/>
                <w:snapToGrid w:val="0"/>
                <w:lang w:eastAsia="ja-JP"/>
              </w:rPr>
              <w:t>0103</w:t>
            </w:r>
          </w:p>
        </w:tc>
        <w:tc>
          <w:tcPr>
            <w:tcW w:w="426" w:type="dxa"/>
            <w:gridSpan w:val="2"/>
            <w:tcBorders>
              <w:top w:val="single" w:sz="12" w:space="0" w:color="auto"/>
              <w:bottom w:val="single" w:sz="12" w:space="0" w:color="auto"/>
            </w:tcBorders>
            <w:shd w:val="solid" w:color="FFFFFF" w:fill="auto"/>
          </w:tcPr>
          <w:p w14:paraId="49CAEC85" w14:textId="77777777" w:rsidR="00BA1FC7" w:rsidRDefault="00BA1FC7" w:rsidP="00BA1FC7">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08E089B4" w14:textId="77777777" w:rsidR="00BA1FC7" w:rsidRDefault="00BA1FC7" w:rsidP="00BA1FC7">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290F7AA2" w14:textId="77777777" w:rsidR="00BA1FC7" w:rsidRDefault="00BA1FC7" w:rsidP="00BA1FC7">
            <w:pPr>
              <w:spacing w:after="0"/>
              <w:rPr>
                <w:noProof/>
                <w:lang w:eastAsia="zh-CN"/>
              </w:rPr>
            </w:pPr>
            <w:r>
              <w:rPr>
                <w:noProof/>
                <w:lang w:eastAsia="zh-CN"/>
              </w:rPr>
              <w:t>Clarification of SYN Flood attack prevention test</w:t>
            </w:r>
          </w:p>
        </w:tc>
        <w:tc>
          <w:tcPr>
            <w:tcW w:w="708" w:type="dxa"/>
            <w:tcBorders>
              <w:top w:val="single" w:sz="12" w:space="0" w:color="auto"/>
              <w:bottom w:val="single" w:sz="12" w:space="0" w:color="auto"/>
            </w:tcBorders>
            <w:shd w:val="solid" w:color="FFFFFF" w:fill="auto"/>
          </w:tcPr>
          <w:p w14:paraId="51E07430" w14:textId="77777777" w:rsidR="00BA1FC7" w:rsidRDefault="00BA1FC7" w:rsidP="00BA1FC7">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C11681" w:rsidRPr="000024F2" w14:paraId="2EAB4C90" w14:textId="77777777" w:rsidTr="005F5926">
        <w:tc>
          <w:tcPr>
            <w:tcW w:w="803" w:type="dxa"/>
            <w:gridSpan w:val="2"/>
            <w:tcBorders>
              <w:top w:val="single" w:sz="12" w:space="0" w:color="auto"/>
              <w:bottom w:val="single" w:sz="12" w:space="0" w:color="auto"/>
            </w:tcBorders>
            <w:shd w:val="solid" w:color="FFFFFF" w:fill="auto"/>
          </w:tcPr>
          <w:p w14:paraId="784A8CA8" w14:textId="77777777" w:rsidR="00C11681" w:rsidRDefault="00C11681" w:rsidP="00C11681">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5F03051C" w14:textId="77777777" w:rsidR="00C11681" w:rsidRDefault="00C11681" w:rsidP="00C11681">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11E7FB96" w14:textId="77777777" w:rsidR="00C11681" w:rsidRDefault="00C11681" w:rsidP="00C11681">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0BAB5900" w14:textId="77777777" w:rsidR="00C11681" w:rsidRDefault="00C11681" w:rsidP="00C11681">
            <w:pPr>
              <w:spacing w:after="0"/>
              <w:rPr>
                <w:iCs/>
                <w:snapToGrid w:val="0"/>
                <w:lang w:eastAsia="ja-JP"/>
              </w:rPr>
            </w:pPr>
            <w:r>
              <w:rPr>
                <w:iCs/>
                <w:snapToGrid w:val="0"/>
                <w:lang w:eastAsia="ja-JP"/>
              </w:rPr>
              <w:t>0105</w:t>
            </w:r>
          </w:p>
        </w:tc>
        <w:tc>
          <w:tcPr>
            <w:tcW w:w="426" w:type="dxa"/>
            <w:gridSpan w:val="2"/>
            <w:tcBorders>
              <w:top w:val="single" w:sz="12" w:space="0" w:color="auto"/>
              <w:bottom w:val="single" w:sz="12" w:space="0" w:color="auto"/>
            </w:tcBorders>
            <w:shd w:val="solid" w:color="FFFFFF" w:fill="auto"/>
          </w:tcPr>
          <w:p w14:paraId="47820E9F" w14:textId="77777777" w:rsidR="00C11681" w:rsidRDefault="00C11681" w:rsidP="00C11681">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6377B763" w14:textId="77777777" w:rsidR="00C11681" w:rsidRDefault="00C11681" w:rsidP="00C11681">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02C331B4" w14:textId="77777777" w:rsidR="00C11681" w:rsidRDefault="00C11681" w:rsidP="00C11681">
            <w:pPr>
              <w:spacing w:after="0"/>
              <w:rPr>
                <w:noProof/>
                <w:lang w:eastAsia="zh-CN"/>
              </w:rPr>
            </w:pPr>
            <w:r>
              <w:rPr>
                <w:noProof/>
                <w:lang w:eastAsia="zh-CN"/>
              </w:rPr>
              <w:t>Clarification of CGI/Scripting component directory check</w:t>
            </w:r>
          </w:p>
        </w:tc>
        <w:tc>
          <w:tcPr>
            <w:tcW w:w="708" w:type="dxa"/>
            <w:tcBorders>
              <w:top w:val="single" w:sz="12" w:space="0" w:color="auto"/>
              <w:bottom w:val="single" w:sz="12" w:space="0" w:color="auto"/>
            </w:tcBorders>
            <w:shd w:val="solid" w:color="FFFFFF" w:fill="auto"/>
          </w:tcPr>
          <w:p w14:paraId="1556669D" w14:textId="77777777" w:rsidR="00C11681" w:rsidRDefault="00C11681" w:rsidP="00C11681">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C47BBB" w:rsidRPr="000024F2" w14:paraId="139DBA8F" w14:textId="77777777" w:rsidTr="005F5926">
        <w:tc>
          <w:tcPr>
            <w:tcW w:w="803" w:type="dxa"/>
            <w:gridSpan w:val="2"/>
            <w:tcBorders>
              <w:top w:val="single" w:sz="12" w:space="0" w:color="auto"/>
              <w:bottom w:val="single" w:sz="12" w:space="0" w:color="auto"/>
            </w:tcBorders>
            <w:shd w:val="solid" w:color="FFFFFF" w:fill="auto"/>
          </w:tcPr>
          <w:p w14:paraId="7CA4EB47" w14:textId="77777777" w:rsidR="00C47BBB" w:rsidRDefault="00C47BBB" w:rsidP="00C47BBB">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5DE3011F" w14:textId="77777777" w:rsidR="00C47BBB" w:rsidRDefault="00C47BBB" w:rsidP="00C47BBB">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68AEE5B0" w14:textId="77777777" w:rsidR="00C47BBB" w:rsidRDefault="00C47BBB" w:rsidP="00C47BBB">
            <w:pPr>
              <w:spacing w:after="0"/>
              <w:rPr>
                <w:iCs/>
                <w:snapToGrid w:val="0"/>
                <w:lang w:eastAsia="ja-JP"/>
              </w:rPr>
            </w:pPr>
            <w:r>
              <w:rPr>
                <w:iCs/>
                <w:snapToGrid w:val="0"/>
                <w:lang w:eastAsia="ja-JP"/>
              </w:rPr>
              <w:t>SP-230137</w:t>
            </w:r>
          </w:p>
        </w:tc>
        <w:tc>
          <w:tcPr>
            <w:tcW w:w="567" w:type="dxa"/>
            <w:gridSpan w:val="2"/>
            <w:tcBorders>
              <w:top w:val="single" w:sz="12" w:space="0" w:color="auto"/>
              <w:bottom w:val="single" w:sz="12" w:space="0" w:color="auto"/>
            </w:tcBorders>
            <w:shd w:val="solid" w:color="FFFFFF" w:fill="auto"/>
          </w:tcPr>
          <w:p w14:paraId="18AE9291" w14:textId="77777777" w:rsidR="00C47BBB" w:rsidRDefault="00C47BBB" w:rsidP="00C47BBB">
            <w:pPr>
              <w:spacing w:after="0"/>
              <w:rPr>
                <w:iCs/>
                <w:snapToGrid w:val="0"/>
                <w:lang w:eastAsia="ja-JP"/>
              </w:rPr>
            </w:pPr>
            <w:r>
              <w:rPr>
                <w:iCs/>
                <w:snapToGrid w:val="0"/>
                <w:lang w:eastAsia="ja-JP"/>
              </w:rPr>
              <w:t>0106</w:t>
            </w:r>
          </w:p>
        </w:tc>
        <w:tc>
          <w:tcPr>
            <w:tcW w:w="426" w:type="dxa"/>
            <w:gridSpan w:val="2"/>
            <w:tcBorders>
              <w:top w:val="single" w:sz="12" w:space="0" w:color="auto"/>
              <w:bottom w:val="single" w:sz="12" w:space="0" w:color="auto"/>
            </w:tcBorders>
            <w:shd w:val="solid" w:color="FFFFFF" w:fill="auto"/>
          </w:tcPr>
          <w:p w14:paraId="7C39814A" w14:textId="77777777" w:rsidR="00C47BBB" w:rsidRDefault="00C47BBB" w:rsidP="00C47BBB">
            <w:pPr>
              <w:spacing w:after="0"/>
              <w:rPr>
                <w:iCs/>
                <w:snapToGrid w:val="0"/>
                <w:lang w:eastAsia="ja-JP"/>
              </w:rPr>
            </w:pPr>
            <w:r>
              <w:rPr>
                <w:iCs/>
                <w:snapToGrid w:val="0"/>
                <w:lang w:eastAsia="ja-JP"/>
              </w:rPr>
              <w:t>2</w:t>
            </w:r>
          </w:p>
        </w:tc>
        <w:tc>
          <w:tcPr>
            <w:tcW w:w="426" w:type="dxa"/>
            <w:gridSpan w:val="2"/>
            <w:tcBorders>
              <w:top w:val="single" w:sz="12" w:space="0" w:color="auto"/>
              <w:bottom w:val="single" w:sz="12" w:space="0" w:color="auto"/>
            </w:tcBorders>
            <w:shd w:val="solid" w:color="FFFFFF" w:fill="auto"/>
          </w:tcPr>
          <w:p w14:paraId="4521F210" w14:textId="77777777" w:rsidR="00C47BBB" w:rsidRDefault="00C47BBB" w:rsidP="00C47BBB">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42502528" w14:textId="77777777" w:rsidR="00C47BBB" w:rsidRDefault="00C47BBB" w:rsidP="00C47BBB">
            <w:pPr>
              <w:spacing w:after="0"/>
              <w:rPr>
                <w:noProof/>
                <w:lang w:eastAsia="zh-CN"/>
              </w:rPr>
            </w:pPr>
            <w:r>
              <w:rPr>
                <w:noProof/>
                <w:lang w:eastAsia="zh-CN"/>
              </w:rPr>
              <w:t>Clarification of SSI System Command Execution test</w:t>
            </w:r>
          </w:p>
        </w:tc>
        <w:tc>
          <w:tcPr>
            <w:tcW w:w="708" w:type="dxa"/>
            <w:tcBorders>
              <w:top w:val="single" w:sz="12" w:space="0" w:color="auto"/>
              <w:bottom w:val="single" w:sz="12" w:space="0" w:color="auto"/>
            </w:tcBorders>
            <w:shd w:val="solid" w:color="FFFFFF" w:fill="auto"/>
          </w:tcPr>
          <w:p w14:paraId="17AE451A" w14:textId="77777777" w:rsidR="00C47BBB" w:rsidRDefault="00C47BBB" w:rsidP="00C47BBB">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A41DC3" w:rsidRPr="000024F2" w14:paraId="453036C0" w14:textId="77777777" w:rsidTr="005F5926">
        <w:tc>
          <w:tcPr>
            <w:tcW w:w="803" w:type="dxa"/>
            <w:gridSpan w:val="2"/>
            <w:tcBorders>
              <w:top w:val="single" w:sz="12" w:space="0" w:color="auto"/>
              <w:bottom w:val="single" w:sz="12" w:space="0" w:color="auto"/>
            </w:tcBorders>
            <w:shd w:val="solid" w:color="FFFFFF" w:fill="auto"/>
          </w:tcPr>
          <w:p w14:paraId="250AB7B3" w14:textId="77777777" w:rsidR="00A41DC3" w:rsidRDefault="00A41DC3" w:rsidP="00C47BBB">
            <w:pPr>
              <w:spacing w:after="0"/>
              <w:rPr>
                <w:iCs/>
                <w:snapToGrid w:val="0"/>
                <w:lang w:eastAsia="ja-JP"/>
              </w:rPr>
            </w:pPr>
            <w:r>
              <w:rPr>
                <w:iCs/>
                <w:snapToGrid w:val="0"/>
                <w:lang w:eastAsia="ja-JP"/>
              </w:rPr>
              <w:t>2023-03</w:t>
            </w:r>
          </w:p>
        </w:tc>
        <w:tc>
          <w:tcPr>
            <w:tcW w:w="800" w:type="dxa"/>
            <w:gridSpan w:val="2"/>
            <w:tcBorders>
              <w:top w:val="single" w:sz="12" w:space="0" w:color="auto"/>
              <w:bottom w:val="single" w:sz="12" w:space="0" w:color="auto"/>
            </w:tcBorders>
            <w:shd w:val="solid" w:color="FFFFFF" w:fill="auto"/>
          </w:tcPr>
          <w:p w14:paraId="273606E6" w14:textId="77777777" w:rsidR="00A41DC3" w:rsidRDefault="00A41DC3" w:rsidP="00C47BBB">
            <w:pPr>
              <w:spacing w:after="0"/>
              <w:rPr>
                <w:iCs/>
                <w:snapToGrid w:val="0"/>
                <w:lang w:eastAsia="ja-JP"/>
              </w:rPr>
            </w:pPr>
            <w:r>
              <w:rPr>
                <w:iCs/>
                <w:snapToGrid w:val="0"/>
                <w:lang w:eastAsia="ja-JP"/>
              </w:rPr>
              <w:t>SA#99</w:t>
            </w:r>
          </w:p>
        </w:tc>
        <w:tc>
          <w:tcPr>
            <w:tcW w:w="1094" w:type="dxa"/>
            <w:gridSpan w:val="2"/>
            <w:tcBorders>
              <w:top w:val="single" w:sz="12" w:space="0" w:color="auto"/>
              <w:bottom w:val="single" w:sz="12" w:space="0" w:color="auto"/>
            </w:tcBorders>
            <w:shd w:val="solid" w:color="FFFFFF" w:fill="auto"/>
          </w:tcPr>
          <w:p w14:paraId="5EB37A39" w14:textId="77777777" w:rsidR="00A41DC3" w:rsidRDefault="00A41DC3" w:rsidP="00C47BBB">
            <w:pPr>
              <w:spacing w:after="0"/>
              <w:rPr>
                <w:iCs/>
                <w:snapToGrid w:val="0"/>
                <w:lang w:eastAsia="ja-JP"/>
              </w:rPr>
            </w:pPr>
            <w:r>
              <w:rPr>
                <w:iCs/>
                <w:snapToGrid w:val="0"/>
                <w:lang w:eastAsia="ja-JP"/>
              </w:rPr>
              <w:t>SP-230138</w:t>
            </w:r>
          </w:p>
        </w:tc>
        <w:tc>
          <w:tcPr>
            <w:tcW w:w="567" w:type="dxa"/>
            <w:gridSpan w:val="2"/>
            <w:tcBorders>
              <w:top w:val="single" w:sz="12" w:space="0" w:color="auto"/>
              <w:bottom w:val="single" w:sz="12" w:space="0" w:color="auto"/>
            </w:tcBorders>
            <w:shd w:val="solid" w:color="FFFFFF" w:fill="auto"/>
          </w:tcPr>
          <w:p w14:paraId="2664C04A" w14:textId="77777777" w:rsidR="00A41DC3" w:rsidRDefault="00A41DC3" w:rsidP="00C47BBB">
            <w:pPr>
              <w:spacing w:after="0"/>
              <w:rPr>
                <w:iCs/>
                <w:snapToGrid w:val="0"/>
                <w:lang w:eastAsia="ja-JP"/>
              </w:rPr>
            </w:pPr>
            <w:r>
              <w:rPr>
                <w:iCs/>
                <w:snapToGrid w:val="0"/>
                <w:lang w:eastAsia="ja-JP"/>
              </w:rPr>
              <w:t>0108</w:t>
            </w:r>
          </w:p>
        </w:tc>
        <w:tc>
          <w:tcPr>
            <w:tcW w:w="426" w:type="dxa"/>
            <w:gridSpan w:val="2"/>
            <w:tcBorders>
              <w:top w:val="single" w:sz="12" w:space="0" w:color="auto"/>
              <w:bottom w:val="single" w:sz="12" w:space="0" w:color="auto"/>
            </w:tcBorders>
            <w:shd w:val="solid" w:color="FFFFFF" w:fill="auto"/>
          </w:tcPr>
          <w:p w14:paraId="023199B9" w14:textId="77777777" w:rsidR="00A41DC3" w:rsidRDefault="00A41DC3" w:rsidP="00C47BBB">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43E30295" w14:textId="77777777" w:rsidR="00A41DC3" w:rsidRDefault="00A41DC3" w:rsidP="00C47BBB">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76E6E6B2" w14:textId="77777777" w:rsidR="00A41DC3" w:rsidRDefault="00A41DC3" w:rsidP="00C47BBB">
            <w:pPr>
              <w:spacing w:after="0"/>
              <w:rPr>
                <w:noProof/>
                <w:lang w:eastAsia="zh-CN"/>
              </w:rPr>
            </w:pPr>
            <w:r>
              <w:rPr>
                <w:noProof/>
                <w:lang w:eastAsia="zh-CN"/>
              </w:rPr>
              <w:t>Clarification on unused HTTP methods</w:t>
            </w:r>
          </w:p>
        </w:tc>
        <w:tc>
          <w:tcPr>
            <w:tcW w:w="708" w:type="dxa"/>
            <w:tcBorders>
              <w:top w:val="single" w:sz="12" w:space="0" w:color="auto"/>
              <w:bottom w:val="single" w:sz="12" w:space="0" w:color="auto"/>
            </w:tcBorders>
            <w:shd w:val="solid" w:color="FFFFFF" w:fill="auto"/>
          </w:tcPr>
          <w:p w14:paraId="132D1FF8" w14:textId="77777777" w:rsidR="00A41DC3" w:rsidRDefault="00A41DC3" w:rsidP="00C47BBB">
            <w:pPr>
              <w:pStyle w:val="TAL"/>
              <w:rPr>
                <w:rFonts w:ascii="Times New Roman" w:hAnsi="Times New Roman"/>
                <w:iCs/>
                <w:snapToGrid w:val="0"/>
                <w:sz w:val="20"/>
                <w:lang w:eastAsia="ja-JP"/>
              </w:rPr>
            </w:pPr>
            <w:r>
              <w:rPr>
                <w:rFonts w:ascii="Times New Roman" w:hAnsi="Times New Roman"/>
                <w:iCs/>
                <w:snapToGrid w:val="0"/>
                <w:sz w:val="20"/>
                <w:lang w:eastAsia="ja-JP"/>
              </w:rPr>
              <w:t>17.3.0</w:t>
            </w:r>
          </w:p>
        </w:tc>
      </w:tr>
      <w:tr w:rsidR="00480834" w:rsidRPr="000024F2" w14:paraId="55DF58AF" w14:textId="77777777" w:rsidTr="005F5926">
        <w:tc>
          <w:tcPr>
            <w:tcW w:w="803" w:type="dxa"/>
            <w:gridSpan w:val="2"/>
            <w:tcBorders>
              <w:top w:val="single" w:sz="12" w:space="0" w:color="auto"/>
              <w:bottom w:val="single" w:sz="12" w:space="0" w:color="auto"/>
            </w:tcBorders>
            <w:shd w:val="solid" w:color="FFFFFF" w:fill="auto"/>
          </w:tcPr>
          <w:p w14:paraId="65B12C6E" w14:textId="77777777" w:rsidR="00480834" w:rsidRDefault="00480834" w:rsidP="00C47BBB">
            <w:pPr>
              <w:spacing w:after="0"/>
              <w:rPr>
                <w:iCs/>
                <w:snapToGrid w:val="0"/>
                <w:lang w:eastAsia="ja-JP"/>
              </w:rPr>
            </w:pPr>
            <w:r>
              <w:rPr>
                <w:iCs/>
                <w:snapToGrid w:val="0"/>
                <w:lang w:eastAsia="ja-JP"/>
              </w:rPr>
              <w:t>2023-06</w:t>
            </w:r>
          </w:p>
        </w:tc>
        <w:tc>
          <w:tcPr>
            <w:tcW w:w="800" w:type="dxa"/>
            <w:gridSpan w:val="2"/>
            <w:tcBorders>
              <w:top w:val="single" w:sz="12" w:space="0" w:color="auto"/>
              <w:bottom w:val="single" w:sz="12" w:space="0" w:color="auto"/>
            </w:tcBorders>
            <w:shd w:val="solid" w:color="FFFFFF" w:fill="auto"/>
          </w:tcPr>
          <w:p w14:paraId="59025924" w14:textId="77777777" w:rsidR="00480834" w:rsidRDefault="00480834" w:rsidP="00C47BBB">
            <w:pPr>
              <w:spacing w:after="0"/>
              <w:rPr>
                <w:iCs/>
                <w:snapToGrid w:val="0"/>
                <w:lang w:eastAsia="ja-JP"/>
              </w:rPr>
            </w:pPr>
            <w:r>
              <w:rPr>
                <w:iCs/>
                <w:snapToGrid w:val="0"/>
                <w:lang w:eastAsia="ja-JP"/>
              </w:rPr>
              <w:t>SA#100</w:t>
            </w:r>
          </w:p>
        </w:tc>
        <w:tc>
          <w:tcPr>
            <w:tcW w:w="1094" w:type="dxa"/>
            <w:gridSpan w:val="2"/>
            <w:tcBorders>
              <w:top w:val="single" w:sz="12" w:space="0" w:color="auto"/>
              <w:bottom w:val="single" w:sz="12" w:space="0" w:color="auto"/>
            </w:tcBorders>
            <w:shd w:val="solid" w:color="FFFFFF" w:fill="auto"/>
          </w:tcPr>
          <w:p w14:paraId="4A22AA78" w14:textId="77777777" w:rsidR="00480834" w:rsidRDefault="00480834" w:rsidP="00C47BBB">
            <w:pPr>
              <w:spacing w:after="0"/>
              <w:rPr>
                <w:iCs/>
                <w:snapToGrid w:val="0"/>
                <w:lang w:eastAsia="ja-JP"/>
              </w:rPr>
            </w:pPr>
            <w:r>
              <w:rPr>
                <w:iCs/>
                <w:snapToGrid w:val="0"/>
                <w:lang w:eastAsia="ja-JP"/>
              </w:rPr>
              <w:t>SP-230604</w:t>
            </w:r>
          </w:p>
        </w:tc>
        <w:tc>
          <w:tcPr>
            <w:tcW w:w="567" w:type="dxa"/>
            <w:gridSpan w:val="2"/>
            <w:tcBorders>
              <w:top w:val="single" w:sz="12" w:space="0" w:color="auto"/>
              <w:bottom w:val="single" w:sz="12" w:space="0" w:color="auto"/>
            </w:tcBorders>
            <w:shd w:val="solid" w:color="FFFFFF" w:fill="auto"/>
          </w:tcPr>
          <w:p w14:paraId="2EF2A91E" w14:textId="77777777" w:rsidR="00480834" w:rsidRDefault="00480834" w:rsidP="00C47BBB">
            <w:pPr>
              <w:spacing w:after="0"/>
              <w:rPr>
                <w:iCs/>
                <w:snapToGrid w:val="0"/>
                <w:lang w:eastAsia="ja-JP"/>
              </w:rPr>
            </w:pPr>
            <w:r>
              <w:rPr>
                <w:iCs/>
                <w:snapToGrid w:val="0"/>
                <w:lang w:eastAsia="ja-JP"/>
              </w:rPr>
              <w:t>0112</w:t>
            </w:r>
          </w:p>
        </w:tc>
        <w:tc>
          <w:tcPr>
            <w:tcW w:w="426" w:type="dxa"/>
            <w:gridSpan w:val="2"/>
            <w:tcBorders>
              <w:top w:val="single" w:sz="12" w:space="0" w:color="auto"/>
              <w:bottom w:val="single" w:sz="12" w:space="0" w:color="auto"/>
            </w:tcBorders>
            <w:shd w:val="solid" w:color="FFFFFF" w:fill="auto"/>
          </w:tcPr>
          <w:p w14:paraId="2E4EB07A" w14:textId="77777777" w:rsidR="00480834" w:rsidRDefault="00480834" w:rsidP="00C47BBB">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1BD5043A" w14:textId="77777777" w:rsidR="00480834" w:rsidRDefault="00480834" w:rsidP="00C47BBB">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560FD89F" w14:textId="77777777" w:rsidR="00480834" w:rsidRDefault="00480834" w:rsidP="00C47BBB">
            <w:pPr>
              <w:spacing w:after="0"/>
              <w:rPr>
                <w:noProof/>
                <w:lang w:eastAsia="zh-CN"/>
              </w:rPr>
            </w:pPr>
            <w:r>
              <w:rPr>
                <w:noProof/>
                <w:lang w:eastAsia="zh-CN"/>
              </w:rPr>
              <w:t>Clarification of hashing</w:t>
            </w:r>
          </w:p>
        </w:tc>
        <w:tc>
          <w:tcPr>
            <w:tcW w:w="708" w:type="dxa"/>
            <w:tcBorders>
              <w:top w:val="single" w:sz="12" w:space="0" w:color="auto"/>
              <w:bottom w:val="single" w:sz="12" w:space="0" w:color="auto"/>
            </w:tcBorders>
            <w:shd w:val="solid" w:color="FFFFFF" w:fill="auto"/>
          </w:tcPr>
          <w:p w14:paraId="38F62467" w14:textId="77777777" w:rsidR="00480834" w:rsidRDefault="00480834" w:rsidP="00C47BBB">
            <w:pPr>
              <w:pStyle w:val="TAL"/>
              <w:rPr>
                <w:rFonts w:ascii="Times New Roman" w:hAnsi="Times New Roman"/>
                <w:iCs/>
                <w:snapToGrid w:val="0"/>
                <w:sz w:val="20"/>
                <w:lang w:eastAsia="ja-JP"/>
              </w:rPr>
            </w:pPr>
            <w:r>
              <w:rPr>
                <w:rFonts w:ascii="Times New Roman" w:hAnsi="Times New Roman"/>
                <w:iCs/>
                <w:snapToGrid w:val="0"/>
                <w:sz w:val="20"/>
                <w:lang w:eastAsia="ja-JP"/>
              </w:rPr>
              <w:t>18.0.0</w:t>
            </w:r>
          </w:p>
        </w:tc>
      </w:tr>
      <w:tr w:rsidR="00570B45" w:rsidRPr="000024F2" w14:paraId="58D0A51B" w14:textId="77777777" w:rsidTr="005F5926">
        <w:tc>
          <w:tcPr>
            <w:tcW w:w="803" w:type="dxa"/>
            <w:gridSpan w:val="2"/>
            <w:tcBorders>
              <w:top w:val="single" w:sz="12" w:space="0" w:color="auto"/>
              <w:bottom w:val="single" w:sz="12" w:space="0" w:color="auto"/>
            </w:tcBorders>
            <w:shd w:val="solid" w:color="FFFFFF" w:fill="auto"/>
          </w:tcPr>
          <w:p w14:paraId="745A2689" w14:textId="77777777" w:rsidR="00570B45" w:rsidRDefault="00570B45" w:rsidP="00C47BBB">
            <w:pPr>
              <w:spacing w:after="0"/>
              <w:rPr>
                <w:iCs/>
                <w:snapToGrid w:val="0"/>
                <w:lang w:eastAsia="ja-JP"/>
              </w:rPr>
            </w:pPr>
            <w:r>
              <w:rPr>
                <w:iCs/>
                <w:snapToGrid w:val="0"/>
                <w:lang w:eastAsia="ja-JP"/>
              </w:rPr>
              <w:t>2023-06</w:t>
            </w:r>
          </w:p>
        </w:tc>
        <w:tc>
          <w:tcPr>
            <w:tcW w:w="800" w:type="dxa"/>
            <w:gridSpan w:val="2"/>
            <w:tcBorders>
              <w:top w:val="single" w:sz="12" w:space="0" w:color="auto"/>
              <w:bottom w:val="single" w:sz="12" w:space="0" w:color="auto"/>
            </w:tcBorders>
            <w:shd w:val="solid" w:color="FFFFFF" w:fill="auto"/>
          </w:tcPr>
          <w:p w14:paraId="4185445D" w14:textId="77777777" w:rsidR="00570B45" w:rsidRDefault="00570B45" w:rsidP="00C47BBB">
            <w:pPr>
              <w:spacing w:after="0"/>
              <w:rPr>
                <w:iCs/>
                <w:snapToGrid w:val="0"/>
                <w:lang w:eastAsia="ja-JP"/>
              </w:rPr>
            </w:pPr>
            <w:r>
              <w:rPr>
                <w:iCs/>
                <w:snapToGrid w:val="0"/>
                <w:lang w:eastAsia="ja-JP"/>
              </w:rPr>
              <w:t>SA#100</w:t>
            </w:r>
          </w:p>
        </w:tc>
        <w:tc>
          <w:tcPr>
            <w:tcW w:w="1094" w:type="dxa"/>
            <w:gridSpan w:val="2"/>
            <w:tcBorders>
              <w:top w:val="single" w:sz="12" w:space="0" w:color="auto"/>
              <w:bottom w:val="single" w:sz="12" w:space="0" w:color="auto"/>
            </w:tcBorders>
            <w:shd w:val="solid" w:color="FFFFFF" w:fill="auto"/>
          </w:tcPr>
          <w:p w14:paraId="309C8186" w14:textId="77777777" w:rsidR="00570B45" w:rsidRDefault="00570B45" w:rsidP="00C47BBB">
            <w:pPr>
              <w:spacing w:after="0"/>
              <w:rPr>
                <w:iCs/>
                <w:snapToGrid w:val="0"/>
                <w:lang w:eastAsia="ja-JP"/>
              </w:rPr>
            </w:pPr>
            <w:r>
              <w:rPr>
                <w:iCs/>
                <w:snapToGrid w:val="0"/>
                <w:lang w:eastAsia="ja-JP"/>
              </w:rPr>
              <w:t>SP-230604</w:t>
            </w:r>
          </w:p>
        </w:tc>
        <w:tc>
          <w:tcPr>
            <w:tcW w:w="567" w:type="dxa"/>
            <w:gridSpan w:val="2"/>
            <w:tcBorders>
              <w:top w:val="single" w:sz="12" w:space="0" w:color="auto"/>
              <w:bottom w:val="single" w:sz="12" w:space="0" w:color="auto"/>
            </w:tcBorders>
            <w:shd w:val="solid" w:color="FFFFFF" w:fill="auto"/>
          </w:tcPr>
          <w:p w14:paraId="7F21AE12" w14:textId="77777777" w:rsidR="00570B45" w:rsidRDefault="00570B45" w:rsidP="00C47BBB">
            <w:pPr>
              <w:spacing w:after="0"/>
              <w:rPr>
                <w:iCs/>
                <w:snapToGrid w:val="0"/>
                <w:lang w:eastAsia="ja-JP"/>
              </w:rPr>
            </w:pPr>
            <w:r>
              <w:rPr>
                <w:iCs/>
                <w:snapToGrid w:val="0"/>
                <w:lang w:eastAsia="ja-JP"/>
              </w:rPr>
              <w:t>0113</w:t>
            </w:r>
          </w:p>
        </w:tc>
        <w:tc>
          <w:tcPr>
            <w:tcW w:w="426" w:type="dxa"/>
            <w:gridSpan w:val="2"/>
            <w:tcBorders>
              <w:top w:val="single" w:sz="12" w:space="0" w:color="auto"/>
              <w:bottom w:val="single" w:sz="12" w:space="0" w:color="auto"/>
            </w:tcBorders>
            <w:shd w:val="solid" w:color="FFFFFF" w:fill="auto"/>
          </w:tcPr>
          <w:p w14:paraId="4A1FD1D0" w14:textId="77777777" w:rsidR="00570B45" w:rsidRDefault="00570B45" w:rsidP="00C47BBB">
            <w:pPr>
              <w:spacing w:after="0"/>
              <w:rPr>
                <w:iCs/>
                <w:snapToGrid w:val="0"/>
                <w:lang w:eastAsia="ja-JP"/>
              </w:rPr>
            </w:pPr>
            <w:r>
              <w:rPr>
                <w:iCs/>
                <w:snapToGrid w:val="0"/>
                <w:lang w:eastAsia="ja-JP"/>
              </w:rPr>
              <w:t>2</w:t>
            </w:r>
          </w:p>
        </w:tc>
        <w:tc>
          <w:tcPr>
            <w:tcW w:w="426" w:type="dxa"/>
            <w:gridSpan w:val="2"/>
            <w:tcBorders>
              <w:top w:val="single" w:sz="12" w:space="0" w:color="auto"/>
              <w:bottom w:val="single" w:sz="12" w:space="0" w:color="auto"/>
            </w:tcBorders>
            <w:shd w:val="solid" w:color="FFFFFF" w:fill="auto"/>
          </w:tcPr>
          <w:p w14:paraId="41C0FA58" w14:textId="77777777" w:rsidR="00570B45" w:rsidRDefault="00570B45" w:rsidP="00C47BBB">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2350DD62" w14:textId="77777777" w:rsidR="00570B45" w:rsidRDefault="00570B45" w:rsidP="00C47BBB">
            <w:pPr>
              <w:spacing w:after="0"/>
              <w:rPr>
                <w:noProof/>
                <w:lang w:eastAsia="zh-CN"/>
              </w:rPr>
            </w:pPr>
            <w:r>
              <w:rPr>
                <w:noProof/>
                <w:lang w:eastAsia="zh-CN"/>
              </w:rPr>
              <w:t>Clarification of privilege escalation methods to check for</w:t>
            </w:r>
          </w:p>
        </w:tc>
        <w:tc>
          <w:tcPr>
            <w:tcW w:w="708" w:type="dxa"/>
            <w:tcBorders>
              <w:top w:val="single" w:sz="12" w:space="0" w:color="auto"/>
              <w:bottom w:val="single" w:sz="12" w:space="0" w:color="auto"/>
            </w:tcBorders>
            <w:shd w:val="solid" w:color="FFFFFF" w:fill="auto"/>
          </w:tcPr>
          <w:p w14:paraId="7049C327" w14:textId="77777777" w:rsidR="00570B45" w:rsidRDefault="00570B45" w:rsidP="00C47BBB">
            <w:pPr>
              <w:pStyle w:val="TAL"/>
              <w:rPr>
                <w:rFonts w:ascii="Times New Roman" w:hAnsi="Times New Roman"/>
                <w:iCs/>
                <w:snapToGrid w:val="0"/>
                <w:sz w:val="20"/>
                <w:lang w:eastAsia="ja-JP"/>
              </w:rPr>
            </w:pPr>
            <w:r>
              <w:rPr>
                <w:rFonts w:ascii="Times New Roman" w:hAnsi="Times New Roman"/>
                <w:iCs/>
                <w:snapToGrid w:val="0"/>
                <w:sz w:val="20"/>
                <w:lang w:eastAsia="ja-JP"/>
              </w:rPr>
              <w:t>18.0.0</w:t>
            </w:r>
          </w:p>
        </w:tc>
      </w:tr>
      <w:tr w:rsidR="00570B45" w:rsidRPr="000024F2" w14:paraId="081F9050" w14:textId="77777777" w:rsidTr="005F5926">
        <w:tc>
          <w:tcPr>
            <w:tcW w:w="803" w:type="dxa"/>
            <w:gridSpan w:val="2"/>
            <w:tcBorders>
              <w:top w:val="single" w:sz="12" w:space="0" w:color="auto"/>
              <w:bottom w:val="single" w:sz="12" w:space="0" w:color="auto"/>
            </w:tcBorders>
            <w:shd w:val="solid" w:color="FFFFFF" w:fill="auto"/>
          </w:tcPr>
          <w:p w14:paraId="575AD30D" w14:textId="77777777" w:rsidR="00570B45" w:rsidRDefault="00570B45" w:rsidP="00570B45">
            <w:pPr>
              <w:spacing w:after="0"/>
              <w:rPr>
                <w:iCs/>
                <w:snapToGrid w:val="0"/>
                <w:lang w:eastAsia="ja-JP"/>
              </w:rPr>
            </w:pPr>
            <w:r>
              <w:rPr>
                <w:iCs/>
                <w:snapToGrid w:val="0"/>
                <w:lang w:eastAsia="ja-JP"/>
              </w:rPr>
              <w:t>2023-06</w:t>
            </w:r>
          </w:p>
        </w:tc>
        <w:tc>
          <w:tcPr>
            <w:tcW w:w="800" w:type="dxa"/>
            <w:gridSpan w:val="2"/>
            <w:tcBorders>
              <w:top w:val="single" w:sz="12" w:space="0" w:color="auto"/>
              <w:bottom w:val="single" w:sz="12" w:space="0" w:color="auto"/>
            </w:tcBorders>
            <w:shd w:val="solid" w:color="FFFFFF" w:fill="auto"/>
          </w:tcPr>
          <w:p w14:paraId="525F762F" w14:textId="77777777" w:rsidR="00570B45" w:rsidRDefault="00570B45" w:rsidP="00570B45">
            <w:pPr>
              <w:spacing w:after="0"/>
              <w:rPr>
                <w:iCs/>
                <w:snapToGrid w:val="0"/>
                <w:lang w:eastAsia="ja-JP"/>
              </w:rPr>
            </w:pPr>
            <w:r>
              <w:rPr>
                <w:iCs/>
                <w:snapToGrid w:val="0"/>
                <w:lang w:eastAsia="ja-JP"/>
              </w:rPr>
              <w:t>SA#100</w:t>
            </w:r>
          </w:p>
        </w:tc>
        <w:tc>
          <w:tcPr>
            <w:tcW w:w="1094" w:type="dxa"/>
            <w:gridSpan w:val="2"/>
            <w:tcBorders>
              <w:top w:val="single" w:sz="12" w:space="0" w:color="auto"/>
              <w:bottom w:val="single" w:sz="12" w:space="0" w:color="auto"/>
            </w:tcBorders>
            <w:shd w:val="solid" w:color="FFFFFF" w:fill="auto"/>
          </w:tcPr>
          <w:p w14:paraId="3345C876" w14:textId="77777777" w:rsidR="00570B45" w:rsidRDefault="00570B45" w:rsidP="00570B45">
            <w:pPr>
              <w:spacing w:after="0"/>
              <w:rPr>
                <w:iCs/>
                <w:snapToGrid w:val="0"/>
                <w:lang w:eastAsia="ja-JP"/>
              </w:rPr>
            </w:pPr>
            <w:r>
              <w:rPr>
                <w:iCs/>
                <w:snapToGrid w:val="0"/>
                <w:lang w:eastAsia="ja-JP"/>
              </w:rPr>
              <w:t>SP-230604</w:t>
            </w:r>
          </w:p>
        </w:tc>
        <w:tc>
          <w:tcPr>
            <w:tcW w:w="567" w:type="dxa"/>
            <w:gridSpan w:val="2"/>
            <w:tcBorders>
              <w:top w:val="single" w:sz="12" w:space="0" w:color="auto"/>
              <w:bottom w:val="single" w:sz="12" w:space="0" w:color="auto"/>
            </w:tcBorders>
            <w:shd w:val="solid" w:color="FFFFFF" w:fill="auto"/>
          </w:tcPr>
          <w:p w14:paraId="1728131D" w14:textId="77777777" w:rsidR="00570B45" w:rsidRDefault="00570B45" w:rsidP="00570B45">
            <w:pPr>
              <w:spacing w:after="0"/>
              <w:rPr>
                <w:iCs/>
                <w:snapToGrid w:val="0"/>
                <w:lang w:eastAsia="ja-JP"/>
              </w:rPr>
            </w:pPr>
            <w:r>
              <w:rPr>
                <w:iCs/>
                <w:snapToGrid w:val="0"/>
                <w:lang w:eastAsia="ja-JP"/>
              </w:rPr>
              <w:t>0114</w:t>
            </w:r>
          </w:p>
        </w:tc>
        <w:tc>
          <w:tcPr>
            <w:tcW w:w="426" w:type="dxa"/>
            <w:gridSpan w:val="2"/>
            <w:tcBorders>
              <w:top w:val="single" w:sz="12" w:space="0" w:color="auto"/>
              <w:bottom w:val="single" w:sz="12" w:space="0" w:color="auto"/>
            </w:tcBorders>
            <w:shd w:val="solid" w:color="FFFFFF" w:fill="auto"/>
          </w:tcPr>
          <w:p w14:paraId="7771F482" w14:textId="77777777" w:rsidR="00570B45" w:rsidRDefault="00570B45" w:rsidP="00570B45">
            <w:pPr>
              <w:spacing w:after="0"/>
              <w:rPr>
                <w:iCs/>
                <w:snapToGrid w:val="0"/>
                <w:lang w:eastAsia="ja-JP"/>
              </w:rPr>
            </w:pPr>
            <w:r>
              <w:rPr>
                <w:iCs/>
                <w:snapToGrid w:val="0"/>
                <w:lang w:eastAsia="ja-JP"/>
              </w:rPr>
              <w:t>2</w:t>
            </w:r>
          </w:p>
        </w:tc>
        <w:tc>
          <w:tcPr>
            <w:tcW w:w="426" w:type="dxa"/>
            <w:gridSpan w:val="2"/>
            <w:tcBorders>
              <w:top w:val="single" w:sz="12" w:space="0" w:color="auto"/>
              <w:bottom w:val="single" w:sz="12" w:space="0" w:color="auto"/>
            </w:tcBorders>
            <w:shd w:val="solid" w:color="FFFFFF" w:fill="auto"/>
          </w:tcPr>
          <w:p w14:paraId="69BE092C" w14:textId="77777777" w:rsidR="00570B45" w:rsidRDefault="00570B45" w:rsidP="00570B45">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3A72D731" w14:textId="77777777" w:rsidR="00570B45" w:rsidRDefault="00570B45" w:rsidP="00570B45">
            <w:pPr>
              <w:spacing w:after="0"/>
              <w:rPr>
                <w:noProof/>
                <w:lang w:eastAsia="zh-CN"/>
              </w:rPr>
            </w:pPr>
            <w:r>
              <w:rPr>
                <w:noProof/>
                <w:lang w:eastAsia="zh-CN"/>
              </w:rPr>
              <w:t>Clarification of privilege verification</w:t>
            </w:r>
          </w:p>
        </w:tc>
        <w:tc>
          <w:tcPr>
            <w:tcW w:w="708" w:type="dxa"/>
            <w:tcBorders>
              <w:top w:val="single" w:sz="12" w:space="0" w:color="auto"/>
              <w:bottom w:val="single" w:sz="12" w:space="0" w:color="auto"/>
            </w:tcBorders>
            <w:shd w:val="solid" w:color="FFFFFF" w:fill="auto"/>
          </w:tcPr>
          <w:p w14:paraId="62B65674" w14:textId="77777777" w:rsidR="00570B45" w:rsidRDefault="00570B45" w:rsidP="00570B45">
            <w:pPr>
              <w:pStyle w:val="TAL"/>
              <w:rPr>
                <w:rFonts w:ascii="Times New Roman" w:hAnsi="Times New Roman"/>
                <w:iCs/>
                <w:snapToGrid w:val="0"/>
                <w:sz w:val="20"/>
                <w:lang w:eastAsia="ja-JP"/>
              </w:rPr>
            </w:pPr>
            <w:r>
              <w:rPr>
                <w:rFonts w:ascii="Times New Roman" w:hAnsi="Times New Roman"/>
                <w:iCs/>
                <w:snapToGrid w:val="0"/>
                <w:sz w:val="20"/>
                <w:lang w:eastAsia="ja-JP"/>
              </w:rPr>
              <w:t>18.0.0</w:t>
            </w:r>
          </w:p>
        </w:tc>
      </w:tr>
      <w:tr w:rsidR="00FE48E0" w:rsidRPr="000024F2" w14:paraId="30CEF1E8" w14:textId="77777777" w:rsidTr="005F5926">
        <w:tc>
          <w:tcPr>
            <w:tcW w:w="803" w:type="dxa"/>
            <w:gridSpan w:val="2"/>
            <w:tcBorders>
              <w:top w:val="single" w:sz="12" w:space="0" w:color="auto"/>
              <w:bottom w:val="single" w:sz="12" w:space="0" w:color="auto"/>
            </w:tcBorders>
            <w:shd w:val="solid" w:color="FFFFFF" w:fill="auto"/>
          </w:tcPr>
          <w:p w14:paraId="3DEFFD51" w14:textId="77777777" w:rsidR="00FE48E0" w:rsidRDefault="00FE48E0" w:rsidP="00FE48E0">
            <w:pPr>
              <w:spacing w:after="0"/>
              <w:rPr>
                <w:iCs/>
                <w:snapToGrid w:val="0"/>
                <w:lang w:eastAsia="ja-JP"/>
              </w:rPr>
            </w:pPr>
            <w:r>
              <w:rPr>
                <w:iCs/>
                <w:snapToGrid w:val="0"/>
                <w:lang w:eastAsia="ja-JP"/>
              </w:rPr>
              <w:t>2023-06</w:t>
            </w:r>
          </w:p>
        </w:tc>
        <w:tc>
          <w:tcPr>
            <w:tcW w:w="800" w:type="dxa"/>
            <w:gridSpan w:val="2"/>
            <w:tcBorders>
              <w:top w:val="single" w:sz="12" w:space="0" w:color="auto"/>
              <w:bottom w:val="single" w:sz="12" w:space="0" w:color="auto"/>
            </w:tcBorders>
            <w:shd w:val="solid" w:color="FFFFFF" w:fill="auto"/>
          </w:tcPr>
          <w:p w14:paraId="3AD5E55E" w14:textId="77777777" w:rsidR="00FE48E0" w:rsidRDefault="00FE48E0" w:rsidP="00FE48E0">
            <w:pPr>
              <w:spacing w:after="0"/>
              <w:rPr>
                <w:iCs/>
                <w:snapToGrid w:val="0"/>
                <w:lang w:eastAsia="ja-JP"/>
              </w:rPr>
            </w:pPr>
            <w:r>
              <w:rPr>
                <w:iCs/>
                <w:snapToGrid w:val="0"/>
                <w:lang w:eastAsia="ja-JP"/>
              </w:rPr>
              <w:t>SA#100</w:t>
            </w:r>
          </w:p>
        </w:tc>
        <w:tc>
          <w:tcPr>
            <w:tcW w:w="1094" w:type="dxa"/>
            <w:gridSpan w:val="2"/>
            <w:tcBorders>
              <w:top w:val="single" w:sz="12" w:space="0" w:color="auto"/>
              <w:bottom w:val="single" w:sz="12" w:space="0" w:color="auto"/>
            </w:tcBorders>
            <w:shd w:val="solid" w:color="FFFFFF" w:fill="auto"/>
          </w:tcPr>
          <w:p w14:paraId="3ACD11ED" w14:textId="77777777" w:rsidR="00FE48E0" w:rsidRDefault="00FE48E0" w:rsidP="00FE48E0">
            <w:pPr>
              <w:spacing w:after="0"/>
              <w:rPr>
                <w:iCs/>
                <w:snapToGrid w:val="0"/>
                <w:lang w:eastAsia="ja-JP"/>
              </w:rPr>
            </w:pPr>
            <w:r>
              <w:rPr>
                <w:iCs/>
                <w:snapToGrid w:val="0"/>
                <w:lang w:eastAsia="ja-JP"/>
              </w:rPr>
              <w:t>SP-230604</w:t>
            </w:r>
          </w:p>
        </w:tc>
        <w:tc>
          <w:tcPr>
            <w:tcW w:w="567" w:type="dxa"/>
            <w:gridSpan w:val="2"/>
            <w:tcBorders>
              <w:top w:val="single" w:sz="12" w:space="0" w:color="auto"/>
              <w:bottom w:val="single" w:sz="12" w:space="0" w:color="auto"/>
            </w:tcBorders>
            <w:shd w:val="solid" w:color="FFFFFF" w:fill="auto"/>
          </w:tcPr>
          <w:p w14:paraId="68359593" w14:textId="77777777" w:rsidR="00FE48E0" w:rsidRDefault="00FE48E0" w:rsidP="00FE48E0">
            <w:pPr>
              <w:spacing w:after="0"/>
              <w:rPr>
                <w:iCs/>
                <w:snapToGrid w:val="0"/>
                <w:lang w:eastAsia="ja-JP"/>
              </w:rPr>
            </w:pPr>
            <w:r>
              <w:rPr>
                <w:iCs/>
                <w:snapToGrid w:val="0"/>
                <w:lang w:eastAsia="ja-JP"/>
              </w:rPr>
              <w:t>0115</w:t>
            </w:r>
          </w:p>
        </w:tc>
        <w:tc>
          <w:tcPr>
            <w:tcW w:w="426" w:type="dxa"/>
            <w:gridSpan w:val="2"/>
            <w:tcBorders>
              <w:top w:val="single" w:sz="12" w:space="0" w:color="auto"/>
              <w:bottom w:val="single" w:sz="12" w:space="0" w:color="auto"/>
            </w:tcBorders>
            <w:shd w:val="solid" w:color="FFFFFF" w:fill="auto"/>
          </w:tcPr>
          <w:p w14:paraId="6AB8187E" w14:textId="77777777" w:rsidR="00FE48E0" w:rsidRDefault="00FE48E0" w:rsidP="00FE48E0">
            <w:pPr>
              <w:spacing w:after="0"/>
              <w:rPr>
                <w:iCs/>
                <w:snapToGrid w:val="0"/>
                <w:lang w:eastAsia="ja-JP"/>
              </w:rPr>
            </w:pPr>
            <w:r>
              <w:rPr>
                <w:iCs/>
                <w:snapToGrid w:val="0"/>
                <w:lang w:eastAsia="ja-JP"/>
              </w:rPr>
              <w:t>1</w:t>
            </w:r>
          </w:p>
        </w:tc>
        <w:tc>
          <w:tcPr>
            <w:tcW w:w="426" w:type="dxa"/>
            <w:gridSpan w:val="2"/>
            <w:tcBorders>
              <w:top w:val="single" w:sz="12" w:space="0" w:color="auto"/>
              <w:bottom w:val="single" w:sz="12" w:space="0" w:color="auto"/>
            </w:tcBorders>
            <w:shd w:val="solid" w:color="FFFFFF" w:fill="auto"/>
          </w:tcPr>
          <w:p w14:paraId="33908FC9" w14:textId="77777777" w:rsidR="00FE48E0" w:rsidRDefault="00FE48E0" w:rsidP="00FE48E0">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4BE8EF14" w14:textId="77777777" w:rsidR="00FE48E0" w:rsidRDefault="00FE48E0" w:rsidP="00FE48E0">
            <w:pPr>
              <w:spacing w:after="0"/>
              <w:rPr>
                <w:noProof/>
                <w:lang w:eastAsia="zh-CN"/>
              </w:rPr>
            </w:pPr>
            <w:r>
              <w:rPr>
                <w:noProof/>
                <w:lang w:eastAsia="zh-CN"/>
              </w:rPr>
              <w:t>SCAS release reference corrections</w:t>
            </w:r>
          </w:p>
        </w:tc>
        <w:tc>
          <w:tcPr>
            <w:tcW w:w="708" w:type="dxa"/>
            <w:tcBorders>
              <w:top w:val="single" w:sz="12" w:space="0" w:color="auto"/>
              <w:bottom w:val="single" w:sz="12" w:space="0" w:color="auto"/>
            </w:tcBorders>
            <w:shd w:val="solid" w:color="FFFFFF" w:fill="auto"/>
          </w:tcPr>
          <w:p w14:paraId="4228C308" w14:textId="77777777" w:rsidR="00FE48E0" w:rsidRDefault="00FE48E0" w:rsidP="00FE48E0">
            <w:pPr>
              <w:pStyle w:val="TAL"/>
              <w:rPr>
                <w:rFonts w:ascii="Times New Roman" w:hAnsi="Times New Roman"/>
                <w:iCs/>
                <w:snapToGrid w:val="0"/>
                <w:sz w:val="20"/>
                <w:lang w:eastAsia="ja-JP"/>
              </w:rPr>
            </w:pPr>
            <w:r>
              <w:rPr>
                <w:rFonts w:ascii="Times New Roman" w:hAnsi="Times New Roman"/>
                <w:iCs/>
                <w:snapToGrid w:val="0"/>
                <w:sz w:val="20"/>
                <w:lang w:eastAsia="ja-JP"/>
              </w:rPr>
              <w:t>18.0.0</w:t>
            </w:r>
          </w:p>
        </w:tc>
      </w:tr>
      <w:tr w:rsidR="00B6083A" w:rsidRPr="000024F2" w14:paraId="3B7E29B2" w14:textId="77777777" w:rsidTr="005F5926">
        <w:tc>
          <w:tcPr>
            <w:tcW w:w="803" w:type="dxa"/>
            <w:gridSpan w:val="2"/>
            <w:tcBorders>
              <w:top w:val="single" w:sz="12" w:space="0" w:color="auto"/>
              <w:bottom w:val="single" w:sz="12" w:space="0" w:color="auto"/>
            </w:tcBorders>
            <w:shd w:val="solid" w:color="FFFFFF" w:fill="auto"/>
          </w:tcPr>
          <w:p w14:paraId="0E232F9F" w14:textId="77777777" w:rsidR="00B6083A" w:rsidRDefault="00B6083A" w:rsidP="00B6083A">
            <w:pPr>
              <w:spacing w:after="0"/>
              <w:rPr>
                <w:iCs/>
                <w:snapToGrid w:val="0"/>
                <w:lang w:eastAsia="ja-JP"/>
              </w:rPr>
            </w:pPr>
            <w:r>
              <w:rPr>
                <w:iCs/>
                <w:snapToGrid w:val="0"/>
                <w:lang w:eastAsia="ja-JP"/>
              </w:rPr>
              <w:t>2023-06</w:t>
            </w:r>
          </w:p>
        </w:tc>
        <w:tc>
          <w:tcPr>
            <w:tcW w:w="800" w:type="dxa"/>
            <w:gridSpan w:val="2"/>
            <w:tcBorders>
              <w:top w:val="single" w:sz="12" w:space="0" w:color="auto"/>
              <w:bottom w:val="single" w:sz="12" w:space="0" w:color="auto"/>
            </w:tcBorders>
            <w:shd w:val="solid" w:color="FFFFFF" w:fill="auto"/>
          </w:tcPr>
          <w:p w14:paraId="76E68E2C" w14:textId="77777777" w:rsidR="00B6083A" w:rsidRDefault="00B6083A" w:rsidP="00B6083A">
            <w:pPr>
              <w:spacing w:after="0"/>
              <w:rPr>
                <w:iCs/>
                <w:snapToGrid w:val="0"/>
                <w:lang w:eastAsia="ja-JP"/>
              </w:rPr>
            </w:pPr>
            <w:r>
              <w:rPr>
                <w:iCs/>
                <w:snapToGrid w:val="0"/>
                <w:lang w:eastAsia="ja-JP"/>
              </w:rPr>
              <w:t>SA#100</w:t>
            </w:r>
          </w:p>
        </w:tc>
        <w:tc>
          <w:tcPr>
            <w:tcW w:w="1094" w:type="dxa"/>
            <w:gridSpan w:val="2"/>
            <w:tcBorders>
              <w:top w:val="single" w:sz="12" w:space="0" w:color="auto"/>
              <w:bottom w:val="single" w:sz="12" w:space="0" w:color="auto"/>
            </w:tcBorders>
            <w:shd w:val="solid" w:color="FFFFFF" w:fill="auto"/>
          </w:tcPr>
          <w:p w14:paraId="05E91CA8" w14:textId="77777777" w:rsidR="00B6083A" w:rsidRDefault="00B6083A" w:rsidP="00B6083A">
            <w:pPr>
              <w:spacing w:after="0"/>
              <w:rPr>
                <w:iCs/>
                <w:snapToGrid w:val="0"/>
                <w:lang w:eastAsia="ja-JP"/>
              </w:rPr>
            </w:pPr>
            <w:r>
              <w:rPr>
                <w:iCs/>
                <w:snapToGrid w:val="0"/>
                <w:lang w:eastAsia="ja-JP"/>
              </w:rPr>
              <w:t>SP-230604</w:t>
            </w:r>
          </w:p>
        </w:tc>
        <w:tc>
          <w:tcPr>
            <w:tcW w:w="567" w:type="dxa"/>
            <w:gridSpan w:val="2"/>
            <w:tcBorders>
              <w:top w:val="single" w:sz="12" w:space="0" w:color="auto"/>
              <w:bottom w:val="single" w:sz="12" w:space="0" w:color="auto"/>
            </w:tcBorders>
            <w:shd w:val="solid" w:color="FFFFFF" w:fill="auto"/>
          </w:tcPr>
          <w:p w14:paraId="5AFD1772" w14:textId="77777777" w:rsidR="00B6083A" w:rsidRDefault="00B6083A" w:rsidP="00B6083A">
            <w:pPr>
              <w:spacing w:after="0"/>
              <w:rPr>
                <w:iCs/>
                <w:snapToGrid w:val="0"/>
                <w:lang w:eastAsia="ja-JP"/>
              </w:rPr>
            </w:pPr>
            <w:r>
              <w:rPr>
                <w:iCs/>
                <w:snapToGrid w:val="0"/>
                <w:lang w:eastAsia="ja-JP"/>
              </w:rPr>
              <w:t>0120</w:t>
            </w:r>
          </w:p>
        </w:tc>
        <w:tc>
          <w:tcPr>
            <w:tcW w:w="426" w:type="dxa"/>
            <w:gridSpan w:val="2"/>
            <w:tcBorders>
              <w:top w:val="single" w:sz="12" w:space="0" w:color="auto"/>
              <w:bottom w:val="single" w:sz="12" w:space="0" w:color="auto"/>
            </w:tcBorders>
            <w:shd w:val="solid" w:color="FFFFFF" w:fill="auto"/>
          </w:tcPr>
          <w:p w14:paraId="3A795604" w14:textId="77777777" w:rsidR="00B6083A" w:rsidRDefault="00B6083A" w:rsidP="00B6083A">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5BE5BCFB" w14:textId="77777777" w:rsidR="00B6083A" w:rsidRDefault="00B6083A" w:rsidP="00B6083A">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178FC7BF" w14:textId="77777777" w:rsidR="00B6083A" w:rsidRDefault="00B6083A" w:rsidP="00B6083A">
            <w:pPr>
              <w:spacing w:after="0"/>
              <w:rPr>
                <w:noProof/>
                <w:lang w:eastAsia="zh-CN"/>
              </w:rPr>
            </w:pPr>
            <w:r>
              <w:rPr>
                <w:noProof/>
                <w:lang w:eastAsia="zh-CN"/>
              </w:rPr>
              <w:t>SCAS updates to the general catalogue for Release 17 features</w:t>
            </w:r>
          </w:p>
        </w:tc>
        <w:tc>
          <w:tcPr>
            <w:tcW w:w="708" w:type="dxa"/>
            <w:tcBorders>
              <w:top w:val="single" w:sz="12" w:space="0" w:color="auto"/>
              <w:bottom w:val="single" w:sz="12" w:space="0" w:color="auto"/>
            </w:tcBorders>
            <w:shd w:val="solid" w:color="FFFFFF" w:fill="auto"/>
          </w:tcPr>
          <w:p w14:paraId="01EEA6B5" w14:textId="77777777" w:rsidR="00B6083A" w:rsidRDefault="00B6083A" w:rsidP="00B6083A">
            <w:pPr>
              <w:pStyle w:val="TAL"/>
              <w:rPr>
                <w:rFonts w:ascii="Times New Roman" w:hAnsi="Times New Roman"/>
                <w:iCs/>
                <w:snapToGrid w:val="0"/>
                <w:sz w:val="20"/>
                <w:lang w:eastAsia="ja-JP"/>
              </w:rPr>
            </w:pPr>
            <w:r>
              <w:rPr>
                <w:rFonts w:ascii="Times New Roman" w:hAnsi="Times New Roman"/>
                <w:iCs/>
                <w:snapToGrid w:val="0"/>
                <w:sz w:val="20"/>
                <w:lang w:eastAsia="ja-JP"/>
              </w:rPr>
              <w:t>18.0.0</w:t>
            </w:r>
          </w:p>
        </w:tc>
      </w:tr>
      <w:tr w:rsidR="00AE05AC" w:rsidRPr="000024F2" w14:paraId="4AABCB89" w14:textId="77777777" w:rsidTr="005F5926">
        <w:tc>
          <w:tcPr>
            <w:tcW w:w="803" w:type="dxa"/>
            <w:gridSpan w:val="2"/>
            <w:tcBorders>
              <w:top w:val="single" w:sz="12" w:space="0" w:color="auto"/>
              <w:bottom w:val="single" w:sz="12" w:space="0" w:color="auto"/>
            </w:tcBorders>
            <w:shd w:val="solid" w:color="FFFFFF" w:fill="auto"/>
          </w:tcPr>
          <w:p w14:paraId="7212777E" w14:textId="77777777" w:rsidR="00AE05AC" w:rsidRDefault="00AE05AC" w:rsidP="00B6083A">
            <w:pPr>
              <w:spacing w:after="0"/>
              <w:rPr>
                <w:iCs/>
                <w:snapToGrid w:val="0"/>
                <w:lang w:eastAsia="ja-JP"/>
              </w:rPr>
            </w:pPr>
            <w:r>
              <w:rPr>
                <w:iCs/>
                <w:snapToGrid w:val="0"/>
                <w:lang w:eastAsia="ja-JP"/>
              </w:rPr>
              <w:t>2023-09</w:t>
            </w:r>
          </w:p>
        </w:tc>
        <w:tc>
          <w:tcPr>
            <w:tcW w:w="800" w:type="dxa"/>
            <w:gridSpan w:val="2"/>
            <w:tcBorders>
              <w:top w:val="single" w:sz="12" w:space="0" w:color="auto"/>
              <w:bottom w:val="single" w:sz="12" w:space="0" w:color="auto"/>
            </w:tcBorders>
            <w:shd w:val="solid" w:color="FFFFFF" w:fill="auto"/>
          </w:tcPr>
          <w:p w14:paraId="497F07D9" w14:textId="77777777" w:rsidR="00AE05AC" w:rsidRDefault="00AE05AC" w:rsidP="00B6083A">
            <w:pPr>
              <w:spacing w:after="0"/>
              <w:rPr>
                <w:iCs/>
                <w:snapToGrid w:val="0"/>
                <w:lang w:eastAsia="ja-JP"/>
              </w:rPr>
            </w:pPr>
            <w:r>
              <w:rPr>
                <w:iCs/>
                <w:snapToGrid w:val="0"/>
                <w:lang w:eastAsia="ja-JP"/>
              </w:rPr>
              <w:t>SA#101</w:t>
            </w:r>
          </w:p>
        </w:tc>
        <w:tc>
          <w:tcPr>
            <w:tcW w:w="1094" w:type="dxa"/>
            <w:gridSpan w:val="2"/>
            <w:tcBorders>
              <w:top w:val="single" w:sz="12" w:space="0" w:color="auto"/>
              <w:bottom w:val="single" w:sz="12" w:space="0" w:color="auto"/>
            </w:tcBorders>
            <w:shd w:val="solid" w:color="FFFFFF" w:fill="auto"/>
          </w:tcPr>
          <w:p w14:paraId="295CD90A" w14:textId="77777777" w:rsidR="00AE05AC" w:rsidRDefault="00AE05AC" w:rsidP="00B6083A">
            <w:pPr>
              <w:spacing w:after="0"/>
              <w:rPr>
                <w:iCs/>
                <w:snapToGrid w:val="0"/>
                <w:lang w:eastAsia="ja-JP"/>
              </w:rPr>
            </w:pPr>
            <w:r>
              <w:rPr>
                <w:iCs/>
                <w:snapToGrid w:val="0"/>
                <w:lang w:eastAsia="ja-JP"/>
              </w:rPr>
              <w:t>SP-230904</w:t>
            </w:r>
          </w:p>
        </w:tc>
        <w:tc>
          <w:tcPr>
            <w:tcW w:w="567" w:type="dxa"/>
            <w:gridSpan w:val="2"/>
            <w:tcBorders>
              <w:top w:val="single" w:sz="12" w:space="0" w:color="auto"/>
              <w:bottom w:val="single" w:sz="12" w:space="0" w:color="auto"/>
            </w:tcBorders>
            <w:shd w:val="solid" w:color="FFFFFF" w:fill="auto"/>
          </w:tcPr>
          <w:p w14:paraId="69FF19DD" w14:textId="77777777" w:rsidR="00AE05AC" w:rsidRDefault="00AE05AC" w:rsidP="00B6083A">
            <w:pPr>
              <w:spacing w:after="0"/>
              <w:rPr>
                <w:iCs/>
                <w:snapToGrid w:val="0"/>
                <w:lang w:eastAsia="ja-JP"/>
              </w:rPr>
            </w:pPr>
            <w:r>
              <w:rPr>
                <w:iCs/>
                <w:snapToGrid w:val="0"/>
                <w:lang w:eastAsia="ja-JP"/>
              </w:rPr>
              <w:t>0125</w:t>
            </w:r>
          </w:p>
        </w:tc>
        <w:tc>
          <w:tcPr>
            <w:tcW w:w="426" w:type="dxa"/>
            <w:gridSpan w:val="2"/>
            <w:tcBorders>
              <w:top w:val="single" w:sz="12" w:space="0" w:color="auto"/>
              <w:bottom w:val="single" w:sz="12" w:space="0" w:color="auto"/>
            </w:tcBorders>
            <w:shd w:val="solid" w:color="FFFFFF" w:fill="auto"/>
          </w:tcPr>
          <w:p w14:paraId="7A902D31" w14:textId="77777777" w:rsidR="00AE05AC" w:rsidRDefault="00AE05AC" w:rsidP="00B6083A">
            <w:pPr>
              <w:spacing w:after="0"/>
              <w:rPr>
                <w:iCs/>
                <w:snapToGrid w:val="0"/>
                <w:lang w:eastAsia="ja-JP"/>
              </w:rPr>
            </w:pPr>
            <w:r>
              <w:rPr>
                <w:iCs/>
                <w:snapToGrid w:val="0"/>
                <w:lang w:eastAsia="ja-JP"/>
              </w:rPr>
              <w:t>-</w:t>
            </w:r>
          </w:p>
        </w:tc>
        <w:tc>
          <w:tcPr>
            <w:tcW w:w="426" w:type="dxa"/>
            <w:gridSpan w:val="2"/>
            <w:tcBorders>
              <w:top w:val="single" w:sz="12" w:space="0" w:color="auto"/>
              <w:bottom w:val="single" w:sz="12" w:space="0" w:color="auto"/>
            </w:tcBorders>
            <w:shd w:val="solid" w:color="FFFFFF" w:fill="auto"/>
          </w:tcPr>
          <w:p w14:paraId="08229EF3" w14:textId="77777777" w:rsidR="00AE05AC" w:rsidRDefault="00AE05AC" w:rsidP="00B6083A">
            <w:pPr>
              <w:spacing w:after="0"/>
              <w:rPr>
                <w:iCs/>
                <w:snapToGrid w:val="0"/>
                <w:lang w:eastAsia="ja-JP"/>
              </w:rPr>
            </w:pPr>
            <w:r>
              <w:rPr>
                <w:iCs/>
                <w:snapToGrid w:val="0"/>
                <w:lang w:eastAsia="ja-JP"/>
              </w:rPr>
              <w:t>F</w:t>
            </w:r>
          </w:p>
        </w:tc>
        <w:tc>
          <w:tcPr>
            <w:tcW w:w="4815" w:type="dxa"/>
            <w:gridSpan w:val="2"/>
            <w:tcBorders>
              <w:top w:val="single" w:sz="12" w:space="0" w:color="auto"/>
              <w:bottom w:val="single" w:sz="12" w:space="0" w:color="auto"/>
            </w:tcBorders>
            <w:shd w:val="solid" w:color="FFFFFF" w:fill="auto"/>
          </w:tcPr>
          <w:p w14:paraId="3338845B" w14:textId="77777777" w:rsidR="00AE05AC" w:rsidRDefault="00AE05AC" w:rsidP="00B6083A">
            <w:pPr>
              <w:spacing w:after="0"/>
              <w:rPr>
                <w:noProof/>
                <w:lang w:eastAsia="zh-CN"/>
              </w:rPr>
            </w:pPr>
            <w:r>
              <w:rPr>
                <w:noProof/>
                <w:lang w:eastAsia="zh-CN"/>
              </w:rPr>
              <w:t>Adding a missing requirement name</w:t>
            </w:r>
          </w:p>
        </w:tc>
        <w:tc>
          <w:tcPr>
            <w:tcW w:w="708" w:type="dxa"/>
            <w:tcBorders>
              <w:top w:val="single" w:sz="12" w:space="0" w:color="auto"/>
              <w:bottom w:val="single" w:sz="12" w:space="0" w:color="auto"/>
            </w:tcBorders>
            <w:shd w:val="solid" w:color="FFFFFF" w:fill="auto"/>
          </w:tcPr>
          <w:p w14:paraId="1A3A53C1" w14:textId="77777777" w:rsidR="00AE05AC" w:rsidRDefault="00AE05AC" w:rsidP="00B6083A">
            <w:pPr>
              <w:pStyle w:val="TAL"/>
              <w:rPr>
                <w:rFonts w:ascii="Times New Roman" w:hAnsi="Times New Roman"/>
                <w:iCs/>
                <w:snapToGrid w:val="0"/>
                <w:sz w:val="20"/>
                <w:lang w:eastAsia="ja-JP"/>
              </w:rPr>
            </w:pPr>
            <w:r>
              <w:rPr>
                <w:rFonts w:ascii="Times New Roman" w:hAnsi="Times New Roman"/>
                <w:iCs/>
                <w:snapToGrid w:val="0"/>
                <w:sz w:val="20"/>
                <w:lang w:eastAsia="ja-JP"/>
              </w:rPr>
              <w:t>18.1.0</w:t>
            </w:r>
          </w:p>
        </w:tc>
      </w:tr>
      <w:tr w:rsidR="00D51DE8" w:rsidRPr="000024F2" w14:paraId="794FABC8" w14:textId="77777777" w:rsidTr="005F5926">
        <w:tc>
          <w:tcPr>
            <w:tcW w:w="803" w:type="dxa"/>
            <w:gridSpan w:val="2"/>
            <w:tcBorders>
              <w:top w:val="single" w:sz="12" w:space="0" w:color="auto"/>
              <w:bottom w:val="single" w:sz="12" w:space="0" w:color="auto"/>
            </w:tcBorders>
            <w:shd w:val="solid" w:color="FFFFFF" w:fill="auto"/>
          </w:tcPr>
          <w:p w14:paraId="3BAC17FE" w14:textId="77777777" w:rsidR="00D51DE8" w:rsidRDefault="00D51DE8" w:rsidP="00B6083A">
            <w:pPr>
              <w:spacing w:after="0"/>
              <w:rPr>
                <w:iCs/>
                <w:snapToGrid w:val="0"/>
                <w:lang w:eastAsia="ja-JP"/>
              </w:rPr>
            </w:pPr>
            <w:r>
              <w:rPr>
                <w:iCs/>
                <w:snapToGrid w:val="0"/>
                <w:lang w:eastAsia="ja-JP"/>
              </w:rPr>
              <w:t>2023-09</w:t>
            </w:r>
          </w:p>
        </w:tc>
        <w:tc>
          <w:tcPr>
            <w:tcW w:w="800" w:type="dxa"/>
            <w:gridSpan w:val="2"/>
            <w:tcBorders>
              <w:top w:val="single" w:sz="12" w:space="0" w:color="auto"/>
              <w:bottom w:val="single" w:sz="12" w:space="0" w:color="auto"/>
            </w:tcBorders>
            <w:shd w:val="solid" w:color="FFFFFF" w:fill="auto"/>
          </w:tcPr>
          <w:p w14:paraId="54214137" w14:textId="77777777" w:rsidR="00D51DE8" w:rsidRDefault="00D51DE8" w:rsidP="00B6083A">
            <w:pPr>
              <w:spacing w:after="0"/>
              <w:rPr>
                <w:iCs/>
                <w:snapToGrid w:val="0"/>
                <w:lang w:eastAsia="ja-JP"/>
              </w:rPr>
            </w:pPr>
            <w:r>
              <w:rPr>
                <w:iCs/>
                <w:snapToGrid w:val="0"/>
                <w:lang w:eastAsia="ja-JP"/>
              </w:rPr>
              <w:t>SA#101</w:t>
            </w:r>
          </w:p>
        </w:tc>
        <w:tc>
          <w:tcPr>
            <w:tcW w:w="1094" w:type="dxa"/>
            <w:gridSpan w:val="2"/>
            <w:tcBorders>
              <w:top w:val="single" w:sz="12" w:space="0" w:color="auto"/>
              <w:bottom w:val="single" w:sz="12" w:space="0" w:color="auto"/>
            </w:tcBorders>
            <w:shd w:val="solid" w:color="FFFFFF" w:fill="auto"/>
          </w:tcPr>
          <w:p w14:paraId="1ACFC1EF" w14:textId="77777777" w:rsidR="00D51DE8" w:rsidRDefault="00D51DE8" w:rsidP="00B6083A">
            <w:pPr>
              <w:spacing w:after="0"/>
              <w:rPr>
                <w:iCs/>
                <w:snapToGrid w:val="0"/>
                <w:lang w:eastAsia="ja-JP"/>
              </w:rPr>
            </w:pPr>
            <w:r>
              <w:rPr>
                <w:iCs/>
                <w:snapToGrid w:val="0"/>
                <w:lang w:eastAsia="ja-JP"/>
              </w:rPr>
              <w:t>SP-230888</w:t>
            </w:r>
          </w:p>
        </w:tc>
        <w:tc>
          <w:tcPr>
            <w:tcW w:w="567" w:type="dxa"/>
            <w:gridSpan w:val="2"/>
            <w:tcBorders>
              <w:top w:val="single" w:sz="12" w:space="0" w:color="auto"/>
              <w:bottom w:val="single" w:sz="12" w:space="0" w:color="auto"/>
            </w:tcBorders>
            <w:shd w:val="solid" w:color="FFFFFF" w:fill="auto"/>
          </w:tcPr>
          <w:p w14:paraId="2F4FB755" w14:textId="77777777" w:rsidR="00D51DE8" w:rsidRDefault="00D51DE8" w:rsidP="00B6083A">
            <w:pPr>
              <w:spacing w:after="0"/>
              <w:rPr>
                <w:iCs/>
                <w:snapToGrid w:val="0"/>
                <w:lang w:eastAsia="ja-JP"/>
              </w:rPr>
            </w:pPr>
            <w:r>
              <w:rPr>
                <w:iCs/>
                <w:snapToGrid w:val="0"/>
                <w:lang w:eastAsia="ja-JP"/>
              </w:rPr>
              <w:t>0126</w:t>
            </w:r>
          </w:p>
        </w:tc>
        <w:tc>
          <w:tcPr>
            <w:tcW w:w="426" w:type="dxa"/>
            <w:gridSpan w:val="2"/>
            <w:tcBorders>
              <w:top w:val="single" w:sz="12" w:space="0" w:color="auto"/>
              <w:bottom w:val="single" w:sz="12" w:space="0" w:color="auto"/>
            </w:tcBorders>
            <w:shd w:val="solid" w:color="FFFFFF" w:fill="auto"/>
          </w:tcPr>
          <w:p w14:paraId="2038F2A0" w14:textId="77777777" w:rsidR="00D51DE8" w:rsidRDefault="00D51DE8" w:rsidP="00B6083A">
            <w:pPr>
              <w:spacing w:after="0"/>
              <w:rPr>
                <w:iCs/>
                <w:snapToGrid w:val="0"/>
                <w:lang w:eastAsia="ja-JP"/>
              </w:rPr>
            </w:pPr>
          </w:p>
        </w:tc>
        <w:tc>
          <w:tcPr>
            <w:tcW w:w="426" w:type="dxa"/>
            <w:gridSpan w:val="2"/>
            <w:tcBorders>
              <w:top w:val="single" w:sz="12" w:space="0" w:color="auto"/>
              <w:bottom w:val="single" w:sz="12" w:space="0" w:color="auto"/>
            </w:tcBorders>
            <w:shd w:val="solid" w:color="FFFFFF" w:fill="auto"/>
          </w:tcPr>
          <w:p w14:paraId="43C0A730" w14:textId="77777777" w:rsidR="00D51DE8" w:rsidRDefault="00D51DE8" w:rsidP="00B6083A">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50DAA5B7" w14:textId="77777777" w:rsidR="00D51DE8" w:rsidRDefault="00D51DE8" w:rsidP="00B6083A">
            <w:pPr>
              <w:spacing w:after="0"/>
              <w:rPr>
                <w:noProof/>
                <w:lang w:eastAsia="zh-CN"/>
              </w:rPr>
            </w:pPr>
            <w:r>
              <w:rPr>
                <w:noProof/>
                <w:lang w:eastAsia="zh-CN"/>
              </w:rPr>
              <w:t>Interface Robustness</w:t>
            </w:r>
          </w:p>
        </w:tc>
        <w:tc>
          <w:tcPr>
            <w:tcW w:w="708" w:type="dxa"/>
            <w:tcBorders>
              <w:top w:val="single" w:sz="12" w:space="0" w:color="auto"/>
              <w:bottom w:val="single" w:sz="12" w:space="0" w:color="auto"/>
            </w:tcBorders>
            <w:shd w:val="solid" w:color="FFFFFF" w:fill="auto"/>
          </w:tcPr>
          <w:p w14:paraId="6F14500B" w14:textId="77777777" w:rsidR="00D51DE8" w:rsidRDefault="00D51DE8" w:rsidP="00B6083A">
            <w:pPr>
              <w:pStyle w:val="TAL"/>
              <w:rPr>
                <w:rFonts w:ascii="Times New Roman" w:hAnsi="Times New Roman"/>
                <w:iCs/>
                <w:snapToGrid w:val="0"/>
                <w:sz w:val="20"/>
                <w:lang w:eastAsia="ja-JP"/>
              </w:rPr>
            </w:pPr>
            <w:r>
              <w:rPr>
                <w:rFonts w:ascii="Times New Roman" w:hAnsi="Times New Roman"/>
                <w:iCs/>
                <w:snapToGrid w:val="0"/>
                <w:sz w:val="20"/>
                <w:lang w:eastAsia="ja-JP"/>
              </w:rPr>
              <w:t>18.1.0</w:t>
            </w:r>
          </w:p>
        </w:tc>
      </w:tr>
      <w:tr w:rsidR="00530194" w:rsidRPr="000024F2" w14:paraId="73E57A02" w14:textId="77777777" w:rsidTr="005F5926">
        <w:tc>
          <w:tcPr>
            <w:tcW w:w="803" w:type="dxa"/>
            <w:gridSpan w:val="2"/>
            <w:tcBorders>
              <w:top w:val="single" w:sz="12" w:space="0" w:color="auto"/>
              <w:bottom w:val="single" w:sz="12" w:space="0" w:color="auto"/>
            </w:tcBorders>
            <w:shd w:val="solid" w:color="FFFFFF" w:fill="auto"/>
          </w:tcPr>
          <w:p w14:paraId="007E062E" w14:textId="77777777" w:rsidR="00BE3A71" w:rsidRDefault="00BE3A71" w:rsidP="00BE3A71">
            <w:pPr>
              <w:spacing w:after="0"/>
              <w:rPr>
                <w:iCs/>
                <w:snapToGrid w:val="0"/>
                <w:lang w:eastAsia="ja-JP"/>
              </w:rPr>
            </w:pPr>
            <w:r>
              <w:rPr>
                <w:iCs/>
                <w:snapToGrid w:val="0"/>
                <w:lang w:eastAsia="ja-JP"/>
              </w:rPr>
              <w:t>2023-09</w:t>
            </w:r>
          </w:p>
        </w:tc>
        <w:tc>
          <w:tcPr>
            <w:tcW w:w="800" w:type="dxa"/>
            <w:gridSpan w:val="2"/>
            <w:tcBorders>
              <w:top w:val="single" w:sz="12" w:space="0" w:color="auto"/>
              <w:bottom w:val="single" w:sz="12" w:space="0" w:color="auto"/>
            </w:tcBorders>
            <w:shd w:val="solid" w:color="FFFFFF" w:fill="auto"/>
          </w:tcPr>
          <w:p w14:paraId="7DBFC330" w14:textId="77777777" w:rsidR="00BE3A71" w:rsidRDefault="00BE3A71" w:rsidP="00BE3A71">
            <w:pPr>
              <w:spacing w:after="0"/>
              <w:rPr>
                <w:iCs/>
                <w:snapToGrid w:val="0"/>
                <w:lang w:eastAsia="ja-JP"/>
              </w:rPr>
            </w:pPr>
            <w:r>
              <w:rPr>
                <w:iCs/>
                <w:snapToGrid w:val="0"/>
                <w:lang w:eastAsia="ja-JP"/>
              </w:rPr>
              <w:t>SA#101</w:t>
            </w:r>
          </w:p>
        </w:tc>
        <w:tc>
          <w:tcPr>
            <w:tcW w:w="1094" w:type="dxa"/>
            <w:gridSpan w:val="2"/>
            <w:tcBorders>
              <w:top w:val="single" w:sz="12" w:space="0" w:color="auto"/>
              <w:bottom w:val="single" w:sz="12" w:space="0" w:color="auto"/>
            </w:tcBorders>
            <w:shd w:val="solid" w:color="FFFFFF" w:fill="auto"/>
          </w:tcPr>
          <w:p w14:paraId="40AFF649" w14:textId="77777777" w:rsidR="00BE3A71" w:rsidRDefault="00BE3A71" w:rsidP="00BE3A71">
            <w:pPr>
              <w:spacing w:after="0"/>
              <w:rPr>
                <w:iCs/>
                <w:snapToGrid w:val="0"/>
                <w:lang w:eastAsia="ja-JP"/>
              </w:rPr>
            </w:pPr>
            <w:r>
              <w:rPr>
                <w:iCs/>
                <w:snapToGrid w:val="0"/>
                <w:lang w:eastAsia="ja-JP"/>
              </w:rPr>
              <w:t>SP-230888</w:t>
            </w:r>
          </w:p>
        </w:tc>
        <w:tc>
          <w:tcPr>
            <w:tcW w:w="567" w:type="dxa"/>
            <w:gridSpan w:val="2"/>
            <w:tcBorders>
              <w:top w:val="single" w:sz="12" w:space="0" w:color="auto"/>
              <w:bottom w:val="single" w:sz="12" w:space="0" w:color="auto"/>
            </w:tcBorders>
            <w:shd w:val="solid" w:color="FFFFFF" w:fill="auto"/>
          </w:tcPr>
          <w:p w14:paraId="39881879" w14:textId="77777777" w:rsidR="00BE3A71" w:rsidRDefault="00BE3A71" w:rsidP="00BE3A71">
            <w:pPr>
              <w:spacing w:after="0"/>
              <w:rPr>
                <w:iCs/>
                <w:snapToGrid w:val="0"/>
                <w:lang w:eastAsia="ja-JP"/>
              </w:rPr>
            </w:pPr>
            <w:r>
              <w:rPr>
                <w:iCs/>
                <w:snapToGrid w:val="0"/>
                <w:lang w:eastAsia="ja-JP"/>
              </w:rPr>
              <w:t>0127</w:t>
            </w:r>
          </w:p>
        </w:tc>
        <w:tc>
          <w:tcPr>
            <w:tcW w:w="426" w:type="dxa"/>
            <w:gridSpan w:val="2"/>
            <w:tcBorders>
              <w:top w:val="single" w:sz="12" w:space="0" w:color="auto"/>
              <w:bottom w:val="single" w:sz="12" w:space="0" w:color="auto"/>
            </w:tcBorders>
            <w:shd w:val="solid" w:color="FFFFFF" w:fill="auto"/>
          </w:tcPr>
          <w:p w14:paraId="351FBE83" w14:textId="77777777" w:rsidR="00BE3A71" w:rsidRDefault="00BE3A71" w:rsidP="00BE3A71">
            <w:pPr>
              <w:spacing w:after="0"/>
              <w:rPr>
                <w:iCs/>
                <w:snapToGrid w:val="0"/>
                <w:lang w:eastAsia="ja-JP"/>
              </w:rPr>
            </w:pPr>
          </w:p>
        </w:tc>
        <w:tc>
          <w:tcPr>
            <w:tcW w:w="426" w:type="dxa"/>
            <w:gridSpan w:val="2"/>
            <w:tcBorders>
              <w:top w:val="single" w:sz="12" w:space="0" w:color="auto"/>
              <w:bottom w:val="single" w:sz="12" w:space="0" w:color="auto"/>
            </w:tcBorders>
            <w:shd w:val="solid" w:color="FFFFFF" w:fill="auto"/>
          </w:tcPr>
          <w:p w14:paraId="1DDC784A" w14:textId="77777777" w:rsidR="00BE3A71" w:rsidRDefault="00BE3A71" w:rsidP="00BE3A71">
            <w:pPr>
              <w:spacing w:after="0"/>
              <w:rPr>
                <w:iCs/>
                <w:snapToGrid w:val="0"/>
                <w:lang w:eastAsia="ja-JP"/>
              </w:rPr>
            </w:pPr>
            <w:r>
              <w:rPr>
                <w:iCs/>
                <w:snapToGrid w:val="0"/>
                <w:lang w:eastAsia="ja-JP"/>
              </w:rPr>
              <w:t>A</w:t>
            </w:r>
          </w:p>
        </w:tc>
        <w:tc>
          <w:tcPr>
            <w:tcW w:w="4815" w:type="dxa"/>
            <w:gridSpan w:val="2"/>
            <w:tcBorders>
              <w:top w:val="single" w:sz="12" w:space="0" w:color="auto"/>
              <w:bottom w:val="single" w:sz="12" w:space="0" w:color="auto"/>
            </w:tcBorders>
            <w:shd w:val="solid" w:color="FFFFFF" w:fill="auto"/>
          </w:tcPr>
          <w:p w14:paraId="2DFF7A69" w14:textId="77777777" w:rsidR="00BE3A71" w:rsidRDefault="00BE3A71" w:rsidP="00BE3A71">
            <w:pPr>
              <w:spacing w:after="0"/>
              <w:rPr>
                <w:noProof/>
                <w:lang w:eastAsia="zh-CN"/>
              </w:rPr>
            </w:pPr>
            <w:r>
              <w:rPr>
                <w:noProof/>
                <w:lang w:eastAsia="zh-CN"/>
              </w:rPr>
              <w:t>Privileged Users</w:t>
            </w:r>
          </w:p>
        </w:tc>
        <w:tc>
          <w:tcPr>
            <w:tcW w:w="708" w:type="dxa"/>
            <w:tcBorders>
              <w:top w:val="single" w:sz="12" w:space="0" w:color="auto"/>
              <w:bottom w:val="single" w:sz="12" w:space="0" w:color="auto"/>
            </w:tcBorders>
            <w:shd w:val="solid" w:color="FFFFFF" w:fill="auto"/>
          </w:tcPr>
          <w:p w14:paraId="3D07EB95" w14:textId="77777777" w:rsidR="00BE3A71" w:rsidRDefault="00BE3A71" w:rsidP="00BE3A71">
            <w:pPr>
              <w:pStyle w:val="TAL"/>
              <w:rPr>
                <w:rFonts w:ascii="Times New Roman" w:hAnsi="Times New Roman"/>
                <w:iCs/>
                <w:snapToGrid w:val="0"/>
                <w:sz w:val="20"/>
                <w:lang w:eastAsia="ja-JP"/>
              </w:rPr>
            </w:pPr>
            <w:r>
              <w:rPr>
                <w:rFonts w:ascii="Times New Roman" w:hAnsi="Times New Roman"/>
                <w:iCs/>
                <w:snapToGrid w:val="0"/>
                <w:sz w:val="20"/>
                <w:lang w:eastAsia="ja-JP"/>
              </w:rPr>
              <w:t>18.1.0</w:t>
            </w:r>
          </w:p>
        </w:tc>
      </w:tr>
      <w:tr w:rsidR="00530194" w:rsidRPr="000024F2" w14:paraId="4F93ADB7"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586987C" w14:textId="77777777" w:rsidR="0082151E" w:rsidRDefault="0082151E" w:rsidP="00BE3A71">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5794AD54" w14:textId="77777777" w:rsidR="0082151E" w:rsidRDefault="0082151E" w:rsidP="00BE3A71">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7DCA5903" w14:textId="77777777" w:rsidR="0082151E" w:rsidRDefault="0082151E" w:rsidP="00BE3A71">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56C5BEB3" w14:textId="77777777" w:rsidR="0082151E" w:rsidRDefault="0082151E" w:rsidP="00BE3A71">
            <w:pPr>
              <w:spacing w:after="0"/>
              <w:rPr>
                <w:iCs/>
                <w:snapToGrid w:val="0"/>
                <w:lang w:eastAsia="ja-JP"/>
              </w:rPr>
            </w:pPr>
            <w:r>
              <w:rPr>
                <w:iCs/>
                <w:snapToGrid w:val="0"/>
                <w:lang w:eastAsia="ja-JP"/>
              </w:rPr>
              <w:t>0128</w:t>
            </w:r>
          </w:p>
        </w:tc>
        <w:tc>
          <w:tcPr>
            <w:tcW w:w="427" w:type="dxa"/>
            <w:gridSpan w:val="2"/>
            <w:tcBorders>
              <w:top w:val="single" w:sz="12" w:space="0" w:color="auto"/>
              <w:bottom w:val="single" w:sz="12" w:space="0" w:color="auto"/>
            </w:tcBorders>
            <w:shd w:val="solid" w:color="FFFFFF" w:fill="auto"/>
          </w:tcPr>
          <w:p w14:paraId="7B31C78B" w14:textId="77777777" w:rsidR="0082151E" w:rsidRDefault="0082151E" w:rsidP="00BE3A71">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3FC11CA0" w14:textId="77777777" w:rsidR="0082151E" w:rsidRDefault="0082151E" w:rsidP="00BE3A71">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E740D26" w14:textId="77777777" w:rsidR="0082151E" w:rsidRDefault="0082151E" w:rsidP="00BE3A71">
            <w:pPr>
              <w:spacing w:after="0"/>
              <w:rPr>
                <w:noProof/>
                <w:lang w:eastAsia="zh-CN"/>
              </w:rPr>
            </w:pPr>
            <w:r>
              <w:rPr>
                <w:noProof/>
                <w:lang w:eastAsia="zh-CN"/>
              </w:rPr>
              <w:t>Clarification on SCAS Modal Text</w:t>
            </w:r>
          </w:p>
        </w:tc>
        <w:tc>
          <w:tcPr>
            <w:tcW w:w="708" w:type="dxa"/>
            <w:tcBorders>
              <w:top w:val="single" w:sz="12" w:space="0" w:color="auto"/>
              <w:bottom w:val="single" w:sz="12" w:space="0" w:color="auto"/>
            </w:tcBorders>
            <w:shd w:val="solid" w:color="FFFFFF" w:fill="auto"/>
          </w:tcPr>
          <w:p w14:paraId="752961A3" w14:textId="77777777" w:rsidR="0082151E" w:rsidRDefault="0082151E" w:rsidP="00BE3A71">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30194" w:rsidRPr="000024F2" w14:paraId="648E9DF2"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6F7C16ED" w14:textId="77777777" w:rsidR="009B521A" w:rsidRDefault="009B521A" w:rsidP="009B521A">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06886CF3" w14:textId="77777777" w:rsidR="009B521A" w:rsidRDefault="009B521A" w:rsidP="009B521A">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3AC85AA7" w14:textId="77777777" w:rsidR="009B521A" w:rsidRDefault="009B521A" w:rsidP="009B521A">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334A913C" w14:textId="77777777" w:rsidR="009B521A" w:rsidRDefault="009B521A" w:rsidP="009B521A">
            <w:pPr>
              <w:spacing w:after="0"/>
              <w:rPr>
                <w:iCs/>
                <w:snapToGrid w:val="0"/>
                <w:lang w:eastAsia="ja-JP"/>
              </w:rPr>
            </w:pPr>
            <w:r>
              <w:rPr>
                <w:iCs/>
                <w:snapToGrid w:val="0"/>
                <w:lang w:eastAsia="ja-JP"/>
              </w:rPr>
              <w:t>0129</w:t>
            </w:r>
          </w:p>
        </w:tc>
        <w:tc>
          <w:tcPr>
            <w:tcW w:w="427" w:type="dxa"/>
            <w:gridSpan w:val="2"/>
            <w:tcBorders>
              <w:top w:val="single" w:sz="12" w:space="0" w:color="auto"/>
              <w:bottom w:val="single" w:sz="12" w:space="0" w:color="auto"/>
            </w:tcBorders>
            <w:shd w:val="solid" w:color="FFFFFF" w:fill="auto"/>
          </w:tcPr>
          <w:p w14:paraId="4EB27919" w14:textId="77777777" w:rsidR="009B521A" w:rsidRDefault="009B521A" w:rsidP="009B521A">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FDC86CE" w14:textId="77777777" w:rsidR="009B521A" w:rsidRDefault="009B521A" w:rsidP="009B521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3A2C54B1" w14:textId="77777777" w:rsidR="009B521A" w:rsidRDefault="009B521A" w:rsidP="009B521A">
            <w:pPr>
              <w:spacing w:after="0"/>
              <w:rPr>
                <w:noProof/>
                <w:lang w:eastAsia="zh-CN"/>
              </w:rPr>
            </w:pPr>
            <w:r>
              <w:rPr>
                <w:noProof/>
                <w:lang w:eastAsia="zh-CN"/>
              </w:rPr>
              <w:t>Clarification on SCAS Definitions and abbreviations</w:t>
            </w:r>
          </w:p>
        </w:tc>
        <w:tc>
          <w:tcPr>
            <w:tcW w:w="708" w:type="dxa"/>
            <w:tcBorders>
              <w:top w:val="single" w:sz="12" w:space="0" w:color="auto"/>
              <w:bottom w:val="single" w:sz="12" w:space="0" w:color="auto"/>
            </w:tcBorders>
            <w:shd w:val="solid" w:color="FFFFFF" w:fill="auto"/>
          </w:tcPr>
          <w:p w14:paraId="51B9EB8F" w14:textId="77777777" w:rsidR="009B521A" w:rsidRDefault="009B521A" w:rsidP="009B521A">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30194" w:rsidRPr="000024F2" w14:paraId="31B69DAD"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E4E3451" w14:textId="77777777" w:rsidR="00D43B8A" w:rsidRDefault="00D43B8A" w:rsidP="00D43B8A">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2939D461" w14:textId="77777777" w:rsidR="00D43B8A" w:rsidRDefault="00D43B8A" w:rsidP="00D43B8A">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2A95559F" w14:textId="77777777" w:rsidR="00D43B8A" w:rsidRDefault="00D43B8A" w:rsidP="00D43B8A">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3E027A12" w14:textId="77777777" w:rsidR="00D43B8A" w:rsidRDefault="00D43B8A" w:rsidP="00D43B8A">
            <w:pPr>
              <w:spacing w:after="0"/>
              <w:rPr>
                <w:iCs/>
                <w:snapToGrid w:val="0"/>
                <w:lang w:eastAsia="ja-JP"/>
              </w:rPr>
            </w:pPr>
            <w:r>
              <w:rPr>
                <w:iCs/>
                <w:snapToGrid w:val="0"/>
                <w:lang w:eastAsia="ja-JP"/>
              </w:rPr>
              <w:t>0130</w:t>
            </w:r>
          </w:p>
        </w:tc>
        <w:tc>
          <w:tcPr>
            <w:tcW w:w="427" w:type="dxa"/>
            <w:gridSpan w:val="2"/>
            <w:tcBorders>
              <w:top w:val="single" w:sz="12" w:space="0" w:color="auto"/>
              <w:bottom w:val="single" w:sz="12" w:space="0" w:color="auto"/>
            </w:tcBorders>
            <w:shd w:val="solid" w:color="FFFFFF" w:fill="auto"/>
          </w:tcPr>
          <w:p w14:paraId="0011DF0F" w14:textId="77777777" w:rsidR="00D43B8A" w:rsidRDefault="00D43B8A" w:rsidP="00D43B8A">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48A6DFBF" w14:textId="77777777" w:rsidR="00D43B8A" w:rsidRDefault="00D43B8A" w:rsidP="00D43B8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4E27D0D" w14:textId="77777777" w:rsidR="00D43B8A" w:rsidRDefault="00D43B8A" w:rsidP="00D43B8A">
            <w:pPr>
              <w:spacing w:after="0"/>
              <w:rPr>
                <w:noProof/>
                <w:lang w:eastAsia="zh-CN"/>
              </w:rPr>
            </w:pPr>
            <w:r>
              <w:rPr>
                <w:noProof/>
                <w:lang w:eastAsia="zh-CN"/>
              </w:rPr>
              <w:t>Evidence correction for 33.117</w:t>
            </w:r>
          </w:p>
        </w:tc>
        <w:tc>
          <w:tcPr>
            <w:tcW w:w="708" w:type="dxa"/>
            <w:tcBorders>
              <w:top w:val="single" w:sz="12" w:space="0" w:color="auto"/>
              <w:bottom w:val="single" w:sz="12" w:space="0" w:color="auto"/>
            </w:tcBorders>
            <w:shd w:val="solid" w:color="FFFFFF" w:fill="auto"/>
          </w:tcPr>
          <w:p w14:paraId="3FE43AF5" w14:textId="77777777" w:rsidR="00D43B8A" w:rsidRDefault="00D43B8A" w:rsidP="00D43B8A">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30194" w:rsidRPr="000024F2" w14:paraId="0499BA1A"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5CBB310" w14:textId="77777777" w:rsidR="00BC1C03" w:rsidRDefault="00BC1C03" w:rsidP="00BC1C03">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32A15603" w14:textId="77777777" w:rsidR="00BC1C03" w:rsidRDefault="00BC1C03" w:rsidP="00BC1C03">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726D8BD3" w14:textId="77777777" w:rsidR="00BC1C03" w:rsidRDefault="00BC1C03" w:rsidP="00BC1C03">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6F9A1C94" w14:textId="77777777" w:rsidR="00BC1C03" w:rsidRDefault="00BC1C03" w:rsidP="00BC1C03">
            <w:pPr>
              <w:spacing w:after="0"/>
              <w:rPr>
                <w:iCs/>
                <w:snapToGrid w:val="0"/>
                <w:lang w:eastAsia="ja-JP"/>
              </w:rPr>
            </w:pPr>
            <w:r>
              <w:rPr>
                <w:iCs/>
                <w:snapToGrid w:val="0"/>
                <w:lang w:eastAsia="ja-JP"/>
              </w:rPr>
              <w:t>0131</w:t>
            </w:r>
          </w:p>
        </w:tc>
        <w:tc>
          <w:tcPr>
            <w:tcW w:w="427" w:type="dxa"/>
            <w:gridSpan w:val="2"/>
            <w:tcBorders>
              <w:top w:val="single" w:sz="12" w:space="0" w:color="auto"/>
              <w:bottom w:val="single" w:sz="12" w:space="0" w:color="auto"/>
            </w:tcBorders>
            <w:shd w:val="solid" w:color="FFFFFF" w:fill="auto"/>
          </w:tcPr>
          <w:p w14:paraId="06474E95" w14:textId="77777777" w:rsidR="00BC1C03" w:rsidRDefault="00BC1C03" w:rsidP="00BC1C03">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789E647F" w14:textId="77777777" w:rsidR="00BC1C03" w:rsidRDefault="00BC1C03" w:rsidP="00BC1C0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F824914" w14:textId="77777777" w:rsidR="00BC1C03" w:rsidRDefault="00BC1C03" w:rsidP="00BC1C03">
            <w:pPr>
              <w:spacing w:after="0"/>
              <w:rPr>
                <w:noProof/>
                <w:lang w:eastAsia="zh-CN"/>
              </w:rPr>
            </w:pPr>
            <w:r>
              <w:rPr>
                <w:noProof/>
                <w:lang w:eastAsia="zh-CN"/>
              </w:rPr>
              <w:t>Basic Editorial Updates to TS 33.117</w:t>
            </w:r>
          </w:p>
        </w:tc>
        <w:tc>
          <w:tcPr>
            <w:tcW w:w="708" w:type="dxa"/>
            <w:tcBorders>
              <w:top w:val="single" w:sz="12" w:space="0" w:color="auto"/>
              <w:bottom w:val="single" w:sz="12" w:space="0" w:color="auto"/>
            </w:tcBorders>
            <w:shd w:val="solid" w:color="FFFFFF" w:fill="auto"/>
          </w:tcPr>
          <w:p w14:paraId="743A88A9" w14:textId="77777777" w:rsidR="00BC1C03" w:rsidRDefault="00BC1C03" w:rsidP="00BC1C03">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30194" w:rsidRPr="000024F2" w14:paraId="5315B2AC"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188530EB" w14:textId="77777777" w:rsidR="00474E1F" w:rsidRDefault="00474E1F" w:rsidP="00474E1F">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48B2670F" w14:textId="77777777" w:rsidR="00474E1F" w:rsidRDefault="00474E1F" w:rsidP="00474E1F">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7F28936C" w14:textId="77777777" w:rsidR="00474E1F" w:rsidRDefault="00474E1F" w:rsidP="00474E1F">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52AC826E" w14:textId="77777777" w:rsidR="00474E1F" w:rsidRDefault="00474E1F" w:rsidP="00474E1F">
            <w:pPr>
              <w:spacing w:after="0"/>
              <w:rPr>
                <w:iCs/>
                <w:snapToGrid w:val="0"/>
                <w:lang w:eastAsia="ja-JP"/>
              </w:rPr>
            </w:pPr>
            <w:r>
              <w:rPr>
                <w:iCs/>
                <w:snapToGrid w:val="0"/>
                <w:lang w:eastAsia="ja-JP"/>
              </w:rPr>
              <w:t>0132</w:t>
            </w:r>
          </w:p>
        </w:tc>
        <w:tc>
          <w:tcPr>
            <w:tcW w:w="427" w:type="dxa"/>
            <w:gridSpan w:val="2"/>
            <w:tcBorders>
              <w:top w:val="single" w:sz="12" w:space="0" w:color="auto"/>
              <w:bottom w:val="single" w:sz="12" w:space="0" w:color="auto"/>
            </w:tcBorders>
            <w:shd w:val="solid" w:color="FFFFFF" w:fill="auto"/>
          </w:tcPr>
          <w:p w14:paraId="3F149AE4" w14:textId="77777777" w:rsidR="00474E1F" w:rsidRDefault="00474E1F" w:rsidP="00474E1F">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1486EA02" w14:textId="77777777" w:rsidR="00474E1F" w:rsidRDefault="00474E1F" w:rsidP="00474E1F">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16CC05A7" w14:textId="77777777" w:rsidR="00474E1F" w:rsidRDefault="00474E1F" w:rsidP="00474E1F">
            <w:pPr>
              <w:spacing w:after="0"/>
              <w:rPr>
                <w:noProof/>
                <w:lang w:eastAsia="zh-CN"/>
              </w:rPr>
            </w:pPr>
            <w:r>
              <w:rPr>
                <w:noProof/>
                <w:lang w:eastAsia="zh-CN"/>
              </w:rPr>
              <w:t>Disclaimer for Indirect Communication</w:t>
            </w:r>
          </w:p>
        </w:tc>
        <w:tc>
          <w:tcPr>
            <w:tcW w:w="708" w:type="dxa"/>
            <w:tcBorders>
              <w:top w:val="single" w:sz="12" w:space="0" w:color="auto"/>
              <w:bottom w:val="single" w:sz="12" w:space="0" w:color="auto"/>
            </w:tcBorders>
            <w:shd w:val="solid" w:color="FFFFFF" w:fill="auto"/>
          </w:tcPr>
          <w:p w14:paraId="2C01909D" w14:textId="77777777" w:rsidR="00474E1F" w:rsidRDefault="00474E1F" w:rsidP="00474E1F">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30194" w:rsidRPr="000024F2" w14:paraId="7ED9C879"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2744FF2" w14:textId="77777777" w:rsidR="00474E1F" w:rsidRDefault="00474E1F" w:rsidP="00474E1F">
            <w:pPr>
              <w:spacing w:after="0"/>
              <w:rPr>
                <w:iCs/>
                <w:snapToGrid w:val="0"/>
                <w:lang w:eastAsia="ja-JP"/>
              </w:rPr>
            </w:pPr>
            <w:r>
              <w:rPr>
                <w:iCs/>
                <w:snapToGrid w:val="0"/>
                <w:lang w:eastAsia="ja-JP"/>
              </w:rPr>
              <w:t>2023-12</w:t>
            </w:r>
          </w:p>
        </w:tc>
        <w:tc>
          <w:tcPr>
            <w:tcW w:w="991" w:type="dxa"/>
            <w:gridSpan w:val="2"/>
            <w:tcBorders>
              <w:top w:val="single" w:sz="12" w:space="0" w:color="auto"/>
              <w:bottom w:val="single" w:sz="12" w:space="0" w:color="auto"/>
            </w:tcBorders>
            <w:shd w:val="solid" w:color="FFFFFF" w:fill="auto"/>
          </w:tcPr>
          <w:p w14:paraId="432BBA20" w14:textId="77777777" w:rsidR="00474E1F" w:rsidRDefault="00474E1F" w:rsidP="00474E1F">
            <w:pPr>
              <w:spacing w:after="0"/>
              <w:rPr>
                <w:iCs/>
                <w:snapToGrid w:val="0"/>
                <w:lang w:eastAsia="ja-JP"/>
              </w:rPr>
            </w:pPr>
            <w:r>
              <w:rPr>
                <w:iCs/>
                <w:snapToGrid w:val="0"/>
                <w:lang w:eastAsia="ja-JP"/>
              </w:rPr>
              <w:t>SA#102</w:t>
            </w:r>
          </w:p>
        </w:tc>
        <w:tc>
          <w:tcPr>
            <w:tcW w:w="912" w:type="dxa"/>
            <w:gridSpan w:val="2"/>
            <w:tcBorders>
              <w:top w:val="single" w:sz="12" w:space="0" w:color="auto"/>
              <w:bottom w:val="single" w:sz="12" w:space="0" w:color="auto"/>
            </w:tcBorders>
            <w:shd w:val="solid" w:color="FFFFFF" w:fill="auto"/>
          </w:tcPr>
          <w:p w14:paraId="7F9034D7" w14:textId="77777777" w:rsidR="00474E1F" w:rsidRDefault="00474E1F" w:rsidP="00474E1F">
            <w:pPr>
              <w:spacing w:after="0"/>
              <w:rPr>
                <w:iCs/>
                <w:snapToGrid w:val="0"/>
                <w:lang w:eastAsia="ja-JP"/>
              </w:rPr>
            </w:pPr>
            <w:r>
              <w:rPr>
                <w:iCs/>
                <w:snapToGrid w:val="0"/>
                <w:lang w:eastAsia="ja-JP"/>
              </w:rPr>
              <w:t>SP-231339</w:t>
            </w:r>
          </w:p>
        </w:tc>
        <w:tc>
          <w:tcPr>
            <w:tcW w:w="570" w:type="dxa"/>
            <w:gridSpan w:val="2"/>
            <w:tcBorders>
              <w:top w:val="single" w:sz="12" w:space="0" w:color="auto"/>
              <w:bottom w:val="single" w:sz="12" w:space="0" w:color="auto"/>
            </w:tcBorders>
            <w:shd w:val="solid" w:color="FFFFFF" w:fill="auto"/>
          </w:tcPr>
          <w:p w14:paraId="5A481D6E" w14:textId="77777777" w:rsidR="00474E1F" w:rsidRDefault="00474E1F" w:rsidP="00474E1F">
            <w:pPr>
              <w:spacing w:after="0"/>
              <w:rPr>
                <w:iCs/>
                <w:snapToGrid w:val="0"/>
                <w:lang w:eastAsia="ja-JP"/>
              </w:rPr>
            </w:pPr>
            <w:r>
              <w:rPr>
                <w:iCs/>
                <w:snapToGrid w:val="0"/>
                <w:lang w:eastAsia="ja-JP"/>
              </w:rPr>
              <w:t>0133</w:t>
            </w:r>
          </w:p>
        </w:tc>
        <w:tc>
          <w:tcPr>
            <w:tcW w:w="427" w:type="dxa"/>
            <w:gridSpan w:val="2"/>
            <w:tcBorders>
              <w:top w:val="single" w:sz="12" w:space="0" w:color="auto"/>
              <w:bottom w:val="single" w:sz="12" w:space="0" w:color="auto"/>
            </w:tcBorders>
            <w:shd w:val="solid" w:color="FFFFFF" w:fill="auto"/>
          </w:tcPr>
          <w:p w14:paraId="1B9DF295" w14:textId="77777777" w:rsidR="00474E1F" w:rsidRDefault="00474E1F" w:rsidP="00474E1F">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15700E01" w14:textId="77777777" w:rsidR="00474E1F" w:rsidRDefault="00474E1F" w:rsidP="00474E1F">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6D607F8" w14:textId="77777777" w:rsidR="00474E1F" w:rsidRDefault="00474E1F" w:rsidP="00474E1F">
            <w:pPr>
              <w:spacing w:after="0"/>
              <w:rPr>
                <w:noProof/>
                <w:lang w:eastAsia="zh-CN"/>
              </w:rPr>
            </w:pPr>
            <w:r>
              <w:rPr>
                <w:noProof/>
                <w:lang w:eastAsia="zh-CN"/>
              </w:rPr>
              <w:t>Inconsistent use of terms</w:t>
            </w:r>
          </w:p>
        </w:tc>
        <w:tc>
          <w:tcPr>
            <w:tcW w:w="708" w:type="dxa"/>
            <w:tcBorders>
              <w:top w:val="single" w:sz="12" w:space="0" w:color="auto"/>
              <w:bottom w:val="single" w:sz="12" w:space="0" w:color="auto"/>
            </w:tcBorders>
            <w:shd w:val="solid" w:color="FFFFFF" w:fill="auto"/>
          </w:tcPr>
          <w:p w14:paraId="5BFC7322" w14:textId="77777777" w:rsidR="00474E1F" w:rsidRDefault="00474E1F" w:rsidP="00474E1F">
            <w:pPr>
              <w:pStyle w:val="TAL"/>
              <w:rPr>
                <w:rFonts w:ascii="Times New Roman" w:hAnsi="Times New Roman"/>
                <w:iCs/>
                <w:snapToGrid w:val="0"/>
                <w:sz w:val="20"/>
                <w:lang w:eastAsia="ja-JP"/>
              </w:rPr>
            </w:pPr>
            <w:r>
              <w:rPr>
                <w:rFonts w:ascii="Times New Roman" w:hAnsi="Times New Roman"/>
                <w:iCs/>
                <w:snapToGrid w:val="0"/>
                <w:sz w:val="20"/>
                <w:lang w:eastAsia="ja-JP"/>
              </w:rPr>
              <w:t>18.2.0</w:t>
            </w:r>
          </w:p>
        </w:tc>
      </w:tr>
      <w:tr w:rsidR="005F5926" w:rsidRPr="000024F2" w14:paraId="5724FBCD"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3ECC418" w14:textId="77777777" w:rsidR="005F5926" w:rsidRDefault="005F5926" w:rsidP="00474E1F">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D2B8331" w14:textId="77777777" w:rsidR="005F5926" w:rsidRDefault="005F5926" w:rsidP="00474E1F">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7954CAA9" w14:textId="77777777" w:rsidR="005F5926" w:rsidRDefault="001F0C45" w:rsidP="00474E1F">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44EFA9C2" w14:textId="77777777" w:rsidR="005F5926" w:rsidRDefault="005F5926" w:rsidP="00474E1F">
            <w:pPr>
              <w:spacing w:after="0"/>
              <w:rPr>
                <w:iCs/>
                <w:snapToGrid w:val="0"/>
                <w:lang w:eastAsia="ja-JP"/>
              </w:rPr>
            </w:pPr>
            <w:r>
              <w:rPr>
                <w:iCs/>
                <w:snapToGrid w:val="0"/>
                <w:lang w:eastAsia="ja-JP"/>
              </w:rPr>
              <w:t>0134</w:t>
            </w:r>
          </w:p>
        </w:tc>
        <w:tc>
          <w:tcPr>
            <w:tcW w:w="427" w:type="dxa"/>
            <w:gridSpan w:val="2"/>
            <w:tcBorders>
              <w:top w:val="single" w:sz="12" w:space="0" w:color="auto"/>
              <w:bottom w:val="single" w:sz="12" w:space="0" w:color="auto"/>
            </w:tcBorders>
            <w:shd w:val="solid" w:color="FFFFFF" w:fill="auto"/>
          </w:tcPr>
          <w:p w14:paraId="395054C3" w14:textId="77777777" w:rsidR="005F5926" w:rsidRDefault="005F5926" w:rsidP="00474E1F">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9D09C26" w14:textId="77777777" w:rsidR="005F5926" w:rsidRDefault="005F5926" w:rsidP="00474E1F">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33033971" w14:textId="77777777" w:rsidR="005F5926" w:rsidRDefault="005F5926" w:rsidP="00474E1F">
            <w:pPr>
              <w:spacing w:after="0"/>
              <w:rPr>
                <w:noProof/>
                <w:lang w:eastAsia="zh-CN"/>
              </w:rPr>
            </w:pPr>
            <w:r>
              <w:rPr>
                <w:noProof/>
                <w:lang w:eastAsia="zh-CN"/>
              </w:rPr>
              <w:t>GSMA clarification: no unused software</w:t>
            </w:r>
          </w:p>
        </w:tc>
        <w:tc>
          <w:tcPr>
            <w:tcW w:w="708" w:type="dxa"/>
            <w:tcBorders>
              <w:top w:val="single" w:sz="12" w:space="0" w:color="auto"/>
              <w:bottom w:val="single" w:sz="12" w:space="0" w:color="auto"/>
            </w:tcBorders>
            <w:shd w:val="solid" w:color="FFFFFF" w:fill="auto"/>
          </w:tcPr>
          <w:p w14:paraId="1DBF8383" w14:textId="77777777" w:rsidR="005F5926" w:rsidRDefault="005F5926" w:rsidP="00474E1F">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8C0F6B" w:rsidRPr="000024F2" w14:paraId="2385C9F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0DCBEB1" w14:textId="77777777" w:rsidR="008C0F6B" w:rsidRDefault="008C0F6B" w:rsidP="008C0F6B">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F8C5042" w14:textId="77777777" w:rsidR="008C0F6B" w:rsidRDefault="008C0F6B" w:rsidP="008C0F6B">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74EFEA83" w14:textId="77777777" w:rsidR="008C0F6B" w:rsidRDefault="008C0F6B" w:rsidP="008C0F6B">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33048B37" w14:textId="77777777" w:rsidR="008C0F6B" w:rsidRDefault="008C0F6B" w:rsidP="008C0F6B">
            <w:pPr>
              <w:spacing w:after="0"/>
              <w:rPr>
                <w:iCs/>
                <w:snapToGrid w:val="0"/>
                <w:lang w:eastAsia="ja-JP"/>
              </w:rPr>
            </w:pPr>
            <w:r>
              <w:rPr>
                <w:iCs/>
                <w:snapToGrid w:val="0"/>
                <w:lang w:eastAsia="ja-JP"/>
              </w:rPr>
              <w:t>0135</w:t>
            </w:r>
          </w:p>
        </w:tc>
        <w:tc>
          <w:tcPr>
            <w:tcW w:w="427" w:type="dxa"/>
            <w:gridSpan w:val="2"/>
            <w:tcBorders>
              <w:top w:val="single" w:sz="12" w:space="0" w:color="auto"/>
              <w:bottom w:val="single" w:sz="12" w:space="0" w:color="auto"/>
            </w:tcBorders>
            <w:shd w:val="solid" w:color="FFFFFF" w:fill="auto"/>
          </w:tcPr>
          <w:p w14:paraId="505D9EE9" w14:textId="77777777" w:rsidR="008C0F6B" w:rsidRDefault="008C0F6B" w:rsidP="008C0F6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2A639FF" w14:textId="77777777" w:rsidR="008C0F6B" w:rsidRDefault="008C0F6B" w:rsidP="008C0F6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E0BADF3" w14:textId="77777777" w:rsidR="008C0F6B" w:rsidRDefault="008C0F6B" w:rsidP="008C0F6B">
            <w:pPr>
              <w:spacing w:after="0"/>
              <w:rPr>
                <w:noProof/>
                <w:lang w:eastAsia="zh-CN"/>
              </w:rPr>
            </w:pPr>
            <w:r>
              <w:rPr>
                <w:noProof/>
                <w:lang w:eastAsia="zh-CN"/>
              </w:rPr>
              <w:t>GSMA clarification: no unused functions</w:t>
            </w:r>
          </w:p>
        </w:tc>
        <w:tc>
          <w:tcPr>
            <w:tcW w:w="708" w:type="dxa"/>
            <w:tcBorders>
              <w:top w:val="single" w:sz="12" w:space="0" w:color="auto"/>
              <w:bottom w:val="single" w:sz="12" w:space="0" w:color="auto"/>
            </w:tcBorders>
            <w:shd w:val="solid" w:color="FFFFFF" w:fill="auto"/>
          </w:tcPr>
          <w:p w14:paraId="111D139B" w14:textId="77777777" w:rsidR="008C0F6B" w:rsidRDefault="008C0F6B" w:rsidP="008C0F6B">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B25A4C" w:rsidRPr="000024F2" w14:paraId="3BD4F841"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EA30750" w14:textId="77777777" w:rsidR="00B25A4C" w:rsidRDefault="00B25A4C" w:rsidP="00B25A4C">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F5C7370" w14:textId="77777777" w:rsidR="00B25A4C" w:rsidRDefault="00B25A4C" w:rsidP="00B25A4C">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8C54E55" w14:textId="77777777" w:rsidR="00B25A4C" w:rsidRDefault="00B25A4C" w:rsidP="00B25A4C">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145AC0AA" w14:textId="77777777" w:rsidR="00B25A4C" w:rsidRDefault="00B25A4C" w:rsidP="00B25A4C">
            <w:pPr>
              <w:spacing w:after="0"/>
              <w:rPr>
                <w:iCs/>
                <w:snapToGrid w:val="0"/>
                <w:lang w:eastAsia="ja-JP"/>
              </w:rPr>
            </w:pPr>
            <w:r>
              <w:rPr>
                <w:iCs/>
                <w:snapToGrid w:val="0"/>
                <w:lang w:eastAsia="ja-JP"/>
              </w:rPr>
              <w:t>0136</w:t>
            </w:r>
          </w:p>
        </w:tc>
        <w:tc>
          <w:tcPr>
            <w:tcW w:w="427" w:type="dxa"/>
            <w:gridSpan w:val="2"/>
            <w:tcBorders>
              <w:top w:val="single" w:sz="12" w:space="0" w:color="auto"/>
              <w:bottom w:val="single" w:sz="12" w:space="0" w:color="auto"/>
            </w:tcBorders>
            <w:shd w:val="solid" w:color="FFFFFF" w:fill="auto"/>
          </w:tcPr>
          <w:p w14:paraId="789DEC8E" w14:textId="77777777" w:rsidR="00B25A4C" w:rsidRDefault="00B25A4C" w:rsidP="00B25A4C">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D8909A2" w14:textId="77777777" w:rsidR="00B25A4C" w:rsidRDefault="00B25A4C" w:rsidP="00B25A4C">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D43640A" w14:textId="77777777" w:rsidR="00B25A4C" w:rsidRDefault="00B25A4C" w:rsidP="00B25A4C">
            <w:pPr>
              <w:spacing w:after="0"/>
              <w:rPr>
                <w:noProof/>
                <w:lang w:eastAsia="zh-CN"/>
              </w:rPr>
            </w:pPr>
            <w:r>
              <w:rPr>
                <w:noProof/>
                <w:lang w:eastAsia="zh-CN"/>
              </w:rPr>
              <w:t>GSMA clarification: no unsupported components</w:t>
            </w:r>
          </w:p>
        </w:tc>
        <w:tc>
          <w:tcPr>
            <w:tcW w:w="708" w:type="dxa"/>
            <w:tcBorders>
              <w:top w:val="single" w:sz="12" w:space="0" w:color="auto"/>
              <w:bottom w:val="single" w:sz="12" w:space="0" w:color="auto"/>
            </w:tcBorders>
            <w:shd w:val="solid" w:color="FFFFFF" w:fill="auto"/>
          </w:tcPr>
          <w:p w14:paraId="4D61CBD1" w14:textId="77777777" w:rsidR="00B25A4C" w:rsidRDefault="00B25A4C" w:rsidP="00B25A4C">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4365D2" w:rsidRPr="000024F2" w14:paraId="4F85DC1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4449B98" w14:textId="77777777" w:rsidR="004365D2" w:rsidRDefault="004365D2" w:rsidP="004365D2">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7120916" w14:textId="77777777" w:rsidR="004365D2" w:rsidRDefault="004365D2" w:rsidP="004365D2">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59F35600" w14:textId="77777777" w:rsidR="004365D2" w:rsidRDefault="004365D2" w:rsidP="004365D2">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7372300" w14:textId="77777777" w:rsidR="004365D2" w:rsidRDefault="004365D2" w:rsidP="004365D2">
            <w:pPr>
              <w:spacing w:after="0"/>
              <w:rPr>
                <w:iCs/>
                <w:snapToGrid w:val="0"/>
                <w:lang w:eastAsia="ja-JP"/>
              </w:rPr>
            </w:pPr>
            <w:r>
              <w:rPr>
                <w:iCs/>
                <w:snapToGrid w:val="0"/>
                <w:lang w:eastAsia="ja-JP"/>
              </w:rPr>
              <w:t>0137</w:t>
            </w:r>
          </w:p>
        </w:tc>
        <w:tc>
          <w:tcPr>
            <w:tcW w:w="427" w:type="dxa"/>
            <w:gridSpan w:val="2"/>
            <w:tcBorders>
              <w:top w:val="single" w:sz="12" w:space="0" w:color="auto"/>
              <w:bottom w:val="single" w:sz="12" w:space="0" w:color="auto"/>
            </w:tcBorders>
            <w:shd w:val="solid" w:color="FFFFFF" w:fill="auto"/>
          </w:tcPr>
          <w:p w14:paraId="4946B182" w14:textId="77777777" w:rsidR="004365D2" w:rsidRDefault="004365D2" w:rsidP="004365D2">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814A164" w14:textId="77777777" w:rsidR="004365D2" w:rsidRDefault="004365D2" w:rsidP="004365D2">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A805904" w14:textId="77777777" w:rsidR="004365D2" w:rsidRDefault="004365D2" w:rsidP="004365D2">
            <w:pPr>
              <w:spacing w:after="0"/>
              <w:rPr>
                <w:noProof/>
                <w:lang w:eastAsia="zh-CN"/>
              </w:rPr>
            </w:pPr>
            <w:r>
              <w:rPr>
                <w:noProof/>
                <w:lang w:eastAsia="zh-CN"/>
              </w:rPr>
              <w:t>GSMA clarification: Filesystem Authorization privileges</w:t>
            </w:r>
          </w:p>
        </w:tc>
        <w:tc>
          <w:tcPr>
            <w:tcW w:w="708" w:type="dxa"/>
            <w:tcBorders>
              <w:top w:val="single" w:sz="12" w:space="0" w:color="auto"/>
              <w:bottom w:val="single" w:sz="12" w:space="0" w:color="auto"/>
            </w:tcBorders>
            <w:shd w:val="solid" w:color="FFFFFF" w:fill="auto"/>
          </w:tcPr>
          <w:p w14:paraId="78E3A034" w14:textId="77777777" w:rsidR="004365D2" w:rsidRDefault="004365D2" w:rsidP="004365D2">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DF74D5" w:rsidRPr="000024F2" w14:paraId="6211D663"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D59E354" w14:textId="77777777" w:rsidR="00DF74D5" w:rsidRDefault="00DF74D5" w:rsidP="00DF74D5">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C730074" w14:textId="77777777" w:rsidR="00DF74D5" w:rsidRDefault="00DF74D5" w:rsidP="00DF74D5">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2E55468" w14:textId="77777777" w:rsidR="00DF74D5" w:rsidRDefault="00DF74D5" w:rsidP="00DF74D5">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72E3F3B1" w14:textId="77777777" w:rsidR="00DF74D5" w:rsidRDefault="00DF74D5" w:rsidP="00DF74D5">
            <w:pPr>
              <w:spacing w:after="0"/>
              <w:rPr>
                <w:iCs/>
                <w:snapToGrid w:val="0"/>
                <w:lang w:eastAsia="ja-JP"/>
              </w:rPr>
            </w:pPr>
            <w:r>
              <w:rPr>
                <w:iCs/>
                <w:snapToGrid w:val="0"/>
                <w:lang w:eastAsia="ja-JP"/>
              </w:rPr>
              <w:t>0138</w:t>
            </w:r>
          </w:p>
        </w:tc>
        <w:tc>
          <w:tcPr>
            <w:tcW w:w="427" w:type="dxa"/>
            <w:gridSpan w:val="2"/>
            <w:tcBorders>
              <w:top w:val="single" w:sz="12" w:space="0" w:color="auto"/>
              <w:bottom w:val="single" w:sz="12" w:space="0" w:color="auto"/>
            </w:tcBorders>
            <w:shd w:val="solid" w:color="FFFFFF" w:fill="auto"/>
          </w:tcPr>
          <w:p w14:paraId="2E08CC4E" w14:textId="77777777" w:rsidR="00DF74D5" w:rsidRDefault="00DF74D5" w:rsidP="00DF74D5">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292A1AE" w14:textId="77777777" w:rsidR="00DF74D5" w:rsidRDefault="00DF74D5" w:rsidP="00DF74D5">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E5165C7" w14:textId="77777777" w:rsidR="00DF74D5" w:rsidRDefault="00DF74D5" w:rsidP="00DF74D5">
            <w:pPr>
              <w:spacing w:after="0"/>
              <w:rPr>
                <w:noProof/>
                <w:lang w:eastAsia="zh-CN"/>
              </w:rPr>
            </w:pPr>
            <w:r>
              <w:rPr>
                <w:noProof/>
                <w:lang w:eastAsia="zh-CN"/>
              </w:rPr>
              <w:t>Test Case on Password Storage Support (TC_PSW_STOR_SUPPORT)</w:t>
            </w:r>
          </w:p>
        </w:tc>
        <w:tc>
          <w:tcPr>
            <w:tcW w:w="708" w:type="dxa"/>
            <w:tcBorders>
              <w:top w:val="single" w:sz="12" w:space="0" w:color="auto"/>
              <w:bottom w:val="single" w:sz="12" w:space="0" w:color="auto"/>
            </w:tcBorders>
            <w:shd w:val="solid" w:color="FFFFFF" w:fill="auto"/>
          </w:tcPr>
          <w:p w14:paraId="43BA6DC4" w14:textId="77777777" w:rsidR="00DF74D5" w:rsidRDefault="00DF74D5" w:rsidP="00DF74D5">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2F1C8C" w:rsidRPr="000024F2" w14:paraId="470DCB1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615A7A2A" w14:textId="77777777" w:rsidR="002F1C8C" w:rsidRDefault="002F1C8C" w:rsidP="002F1C8C">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70D942B" w14:textId="77777777" w:rsidR="002F1C8C" w:rsidRDefault="002F1C8C" w:rsidP="002F1C8C">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EFA1994" w14:textId="77777777" w:rsidR="002F1C8C" w:rsidRDefault="002F1C8C" w:rsidP="002F1C8C">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2BB40215" w14:textId="77777777" w:rsidR="002F1C8C" w:rsidRDefault="002F1C8C" w:rsidP="002F1C8C">
            <w:pPr>
              <w:spacing w:after="0"/>
              <w:rPr>
                <w:iCs/>
                <w:snapToGrid w:val="0"/>
                <w:lang w:eastAsia="ja-JP"/>
              </w:rPr>
            </w:pPr>
            <w:r>
              <w:rPr>
                <w:iCs/>
                <w:snapToGrid w:val="0"/>
                <w:lang w:eastAsia="ja-JP"/>
              </w:rPr>
              <w:t>0139</w:t>
            </w:r>
          </w:p>
        </w:tc>
        <w:tc>
          <w:tcPr>
            <w:tcW w:w="427" w:type="dxa"/>
            <w:gridSpan w:val="2"/>
            <w:tcBorders>
              <w:top w:val="single" w:sz="12" w:space="0" w:color="auto"/>
              <w:bottom w:val="single" w:sz="12" w:space="0" w:color="auto"/>
            </w:tcBorders>
            <w:shd w:val="solid" w:color="FFFFFF" w:fill="auto"/>
          </w:tcPr>
          <w:p w14:paraId="33C0A5C3" w14:textId="77777777" w:rsidR="002F1C8C" w:rsidRDefault="002F1C8C" w:rsidP="002F1C8C">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0A40448" w14:textId="77777777" w:rsidR="002F1C8C" w:rsidRDefault="002F1C8C" w:rsidP="002F1C8C">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F44FAD9" w14:textId="77777777" w:rsidR="002F1C8C" w:rsidRDefault="002F1C8C" w:rsidP="002F1C8C">
            <w:pPr>
              <w:spacing w:after="0"/>
              <w:rPr>
                <w:noProof/>
                <w:lang w:eastAsia="zh-CN"/>
              </w:rPr>
            </w:pPr>
            <w:r>
              <w:rPr>
                <w:noProof/>
                <w:lang w:eastAsia="zh-CN"/>
              </w:rPr>
              <w:t>GSMA review - Test Case on No Default Content (TC_NO_DEFAULT_CONTENT)</w:t>
            </w:r>
          </w:p>
        </w:tc>
        <w:tc>
          <w:tcPr>
            <w:tcW w:w="708" w:type="dxa"/>
            <w:tcBorders>
              <w:top w:val="single" w:sz="12" w:space="0" w:color="auto"/>
              <w:bottom w:val="single" w:sz="12" w:space="0" w:color="auto"/>
            </w:tcBorders>
            <w:shd w:val="solid" w:color="FFFFFF" w:fill="auto"/>
          </w:tcPr>
          <w:p w14:paraId="0458359F" w14:textId="77777777" w:rsidR="002F1C8C" w:rsidRDefault="002F1C8C" w:rsidP="002F1C8C">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813754" w:rsidRPr="000024F2" w14:paraId="2CDF1606"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73648DA" w14:textId="77777777" w:rsidR="00813754" w:rsidRDefault="00813754" w:rsidP="00813754">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895BA98" w14:textId="77777777" w:rsidR="00813754" w:rsidRDefault="00813754" w:rsidP="00813754">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3244C89" w14:textId="77777777" w:rsidR="00813754" w:rsidRDefault="00813754" w:rsidP="00813754">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4298EC3A" w14:textId="77777777" w:rsidR="00813754" w:rsidRDefault="00813754" w:rsidP="00813754">
            <w:pPr>
              <w:spacing w:after="0"/>
              <w:rPr>
                <w:iCs/>
                <w:snapToGrid w:val="0"/>
                <w:lang w:eastAsia="ja-JP"/>
              </w:rPr>
            </w:pPr>
            <w:r>
              <w:rPr>
                <w:iCs/>
                <w:snapToGrid w:val="0"/>
                <w:lang w:eastAsia="ja-JP"/>
              </w:rPr>
              <w:t>0140</w:t>
            </w:r>
          </w:p>
        </w:tc>
        <w:tc>
          <w:tcPr>
            <w:tcW w:w="427" w:type="dxa"/>
            <w:gridSpan w:val="2"/>
            <w:tcBorders>
              <w:top w:val="single" w:sz="12" w:space="0" w:color="auto"/>
              <w:bottom w:val="single" w:sz="12" w:space="0" w:color="auto"/>
            </w:tcBorders>
            <w:shd w:val="solid" w:color="FFFFFF" w:fill="auto"/>
          </w:tcPr>
          <w:p w14:paraId="7FAB3958" w14:textId="77777777" w:rsidR="00813754" w:rsidRDefault="00813754" w:rsidP="00813754">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6C3E1B9" w14:textId="77777777" w:rsidR="00813754" w:rsidRDefault="00813754" w:rsidP="00813754">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3B760AF" w14:textId="77777777" w:rsidR="00813754" w:rsidRDefault="00813754" w:rsidP="00813754">
            <w:pPr>
              <w:spacing w:after="0"/>
              <w:rPr>
                <w:noProof/>
                <w:lang w:eastAsia="zh-CN"/>
              </w:rPr>
            </w:pPr>
            <w:r>
              <w:rPr>
                <w:noProof/>
                <w:lang w:eastAsia="zh-CN"/>
              </w:rPr>
              <w:t>GSMA Review - Test Case on No Directory Listings (TC_NO_DIRECTORY_LISTINGS)</w:t>
            </w:r>
          </w:p>
        </w:tc>
        <w:tc>
          <w:tcPr>
            <w:tcW w:w="708" w:type="dxa"/>
            <w:tcBorders>
              <w:top w:val="single" w:sz="12" w:space="0" w:color="auto"/>
              <w:bottom w:val="single" w:sz="12" w:space="0" w:color="auto"/>
            </w:tcBorders>
            <w:shd w:val="solid" w:color="FFFFFF" w:fill="auto"/>
          </w:tcPr>
          <w:p w14:paraId="2D04D153" w14:textId="77777777" w:rsidR="00813754" w:rsidRDefault="00813754" w:rsidP="00813754">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3F2FAA" w:rsidRPr="000024F2" w14:paraId="27658D85"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55CB8DA" w14:textId="77777777" w:rsidR="003F2FAA" w:rsidRDefault="003F2FAA" w:rsidP="003F2FAA">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12C4069" w14:textId="77777777" w:rsidR="003F2FAA" w:rsidRDefault="003F2FAA" w:rsidP="003F2FAA">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9AFE558" w14:textId="77777777" w:rsidR="003F2FAA" w:rsidRDefault="003F2FAA" w:rsidP="003F2FAA">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5BFE3BB5" w14:textId="77777777" w:rsidR="003F2FAA" w:rsidRDefault="003F2FAA" w:rsidP="003F2FAA">
            <w:pPr>
              <w:spacing w:after="0"/>
              <w:rPr>
                <w:iCs/>
                <w:snapToGrid w:val="0"/>
                <w:lang w:eastAsia="ja-JP"/>
              </w:rPr>
            </w:pPr>
            <w:r>
              <w:rPr>
                <w:iCs/>
                <w:snapToGrid w:val="0"/>
                <w:lang w:eastAsia="ja-JP"/>
              </w:rPr>
              <w:t>0141</w:t>
            </w:r>
          </w:p>
        </w:tc>
        <w:tc>
          <w:tcPr>
            <w:tcW w:w="427" w:type="dxa"/>
            <w:gridSpan w:val="2"/>
            <w:tcBorders>
              <w:top w:val="single" w:sz="12" w:space="0" w:color="auto"/>
              <w:bottom w:val="single" w:sz="12" w:space="0" w:color="auto"/>
            </w:tcBorders>
            <w:shd w:val="solid" w:color="FFFFFF" w:fill="auto"/>
          </w:tcPr>
          <w:p w14:paraId="43456752" w14:textId="77777777" w:rsidR="003F2FAA" w:rsidRDefault="003F2FAA" w:rsidP="003F2FAA">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8998317" w14:textId="77777777" w:rsidR="003F2FAA" w:rsidRDefault="003F2FAA" w:rsidP="003F2FA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1446DC14" w14:textId="77777777" w:rsidR="003F2FAA" w:rsidRDefault="003F2FAA" w:rsidP="003F2FAA">
            <w:pPr>
              <w:spacing w:after="0"/>
              <w:rPr>
                <w:noProof/>
                <w:lang w:eastAsia="zh-CN"/>
              </w:rPr>
            </w:pPr>
            <w:r>
              <w:rPr>
                <w:noProof/>
                <w:lang w:eastAsia="zh-CN"/>
              </w:rPr>
              <w:t>GSMA review - Test Case on No Web Server Header Info (TC_NO_WEB_SERVER_ HEADER_INFORMATION)</w:t>
            </w:r>
          </w:p>
        </w:tc>
        <w:tc>
          <w:tcPr>
            <w:tcW w:w="708" w:type="dxa"/>
            <w:tcBorders>
              <w:top w:val="single" w:sz="12" w:space="0" w:color="auto"/>
              <w:bottom w:val="single" w:sz="12" w:space="0" w:color="auto"/>
            </w:tcBorders>
            <w:shd w:val="solid" w:color="FFFFFF" w:fill="auto"/>
          </w:tcPr>
          <w:p w14:paraId="7D75B31E" w14:textId="77777777" w:rsidR="003F2FAA" w:rsidRDefault="003F2FAA" w:rsidP="003F2FAA">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B53CB" w:rsidRPr="000024F2" w14:paraId="26D081A8"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DF2F876" w14:textId="77777777" w:rsidR="00FB53CB" w:rsidRDefault="00FB53CB" w:rsidP="003F2FAA">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D32BC34" w14:textId="77777777" w:rsidR="00FB53CB" w:rsidRDefault="00FB53CB" w:rsidP="003F2FAA">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E6B021D" w14:textId="77777777" w:rsidR="00FB53CB" w:rsidRDefault="00FB53CB" w:rsidP="003F2FAA">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7A3CE9AC" w14:textId="77777777" w:rsidR="00FB53CB" w:rsidRDefault="00FB53CB" w:rsidP="003F2FAA">
            <w:pPr>
              <w:spacing w:after="0"/>
              <w:rPr>
                <w:iCs/>
                <w:snapToGrid w:val="0"/>
                <w:lang w:eastAsia="ja-JP"/>
              </w:rPr>
            </w:pPr>
            <w:r>
              <w:rPr>
                <w:iCs/>
                <w:snapToGrid w:val="0"/>
                <w:lang w:eastAsia="ja-JP"/>
              </w:rPr>
              <w:t>0142</w:t>
            </w:r>
          </w:p>
        </w:tc>
        <w:tc>
          <w:tcPr>
            <w:tcW w:w="427" w:type="dxa"/>
            <w:gridSpan w:val="2"/>
            <w:tcBorders>
              <w:top w:val="single" w:sz="12" w:space="0" w:color="auto"/>
              <w:bottom w:val="single" w:sz="12" w:space="0" w:color="auto"/>
            </w:tcBorders>
            <w:shd w:val="solid" w:color="FFFFFF" w:fill="auto"/>
          </w:tcPr>
          <w:p w14:paraId="0DDD7535" w14:textId="77777777" w:rsidR="00FB53CB" w:rsidRDefault="00FB53CB" w:rsidP="003F2FAA">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3E62057" w14:textId="77777777" w:rsidR="00FB53CB" w:rsidRDefault="00FB53CB" w:rsidP="003F2FA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E7351EB" w14:textId="77777777" w:rsidR="00FB53CB" w:rsidRDefault="00FB53CB" w:rsidP="003F2FAA">
            <w:pPr>
              <w:spacing w:after="0"/>
              <w:rPr>
                <w:noProof/>
                <w:lang w:eastAsia="zh-CN"/>
              </w:rPr>
            </w:pPr>
            <w:r>
              <w:rPr>
                <w:noProof/>
                <w:lang w:eastAsia="zh-CN"/>
              </w:rPr>
              <w:t>GSMA review - Test Case on No Web Server Error Pages Info (TC_NO_WEB_SERVER_ERROR_ PAGES_INFORMATION)</w:t>
            </w:r>
          </w:p>
        </w:tc>
        <w:tc>
          <w:tcPr>
            <w:tcW w:w="708" w:type="dxa"/>
            <w:tcBorders>
              <w:top w:val="single" w:sz="12" w:space="0" w:color="auto"/>
              <w:bottom w:val="single" w:sz="12" w:space="0" w:color="auto"/>
            </w:tcBorders>
            <w:shd w:val="solid" w:color="FFFFFF" w:fill="auto"/>
          </w:tcPr>
          <w:p w14:paraId="191A7393" w14:textId="77777777" w:rsidR="00FB53CB" w:rsidRDefault="00FB53CB" w:rsidP="003F2FAA">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B53CB" w:rsidRPr="000024F2" w14:paraId="766FC60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80AC6CD" w14:textId="77777777" w:rsidR="00FB53CB" w:rsidRDefault="00FB53CB" w:rsidP="003F2FAA">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407965DD" w14:textId="77777777" w:rsidR="00FB53CB" w:rsidRDefault="00FB53CB" w:rsidP="003F2FAA">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C459C64" w14:textId="77777777" w:rsidR="00FB53CB" w:rsidRDefault="00FB53CB" w:rsidP="003F2FAA">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58D5848" w14:textId="77777777" w:rsidR="00FB53CB" w:rsidRDefault="00FB53CB" w:rsidP="003F2FAA">
            <w:pPr>
              <w:spacing w:after="0"/>
              <w:rPr>
                <w:iCs/>
                <w:snapToGrid w:val="0"/>
                <w:lang w:eastAsia="ja-JP"/>
              </w:rPr>
            </w:pPr>
            <w:r>
              <w:rPr>
                <w:iCs/>
                <w:snapToGrid w:val="0"/>
                <w:lang w:eastAsia="ja-JP"/>
              </w:rPr>
              <w:t>0143</w:t>
            </w:r>
          </w:p>
        </w:tc>
        <w:tc>
          <w:tcPr>
            <w:tcW w:w="427" w:type="dxa"/>
            <w:gridSpan w:val="2"/>
            <w:tcBorders>
              <w:top w:val="single" w:sz="12" w:space="0" w:color="auto"/>
              <w:bottom w:val="single" w:sz="12" w:space="0" w:color="auto"/>
            </w:tcBorders>
            <w:shd w:val="solid" w:color="FFFFFF" w:fill="auto"/>
          </w:tcPr>
          <w:p w14:paraId="7A80A595" w14:textId="77777777" w:rsidR="00FB53CB" w:rsidRDefault="00FB53CB" w:rsidP="003F2FAA">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45D46C2" w14:textId="77777777" w:rsidR="00FB53CB" w:rsidRDefault="00FB53CB" w:rsidP="003F2FA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9703D3D" w14:textId="77777777" w:rsidR="00FB53CB" w:rsidRDefault="00FB53CB" w:rsidP="003F2FAA">
            <w:pPr>
              <w:spacing w:after="0"/>
              <w:rPr>
                <w:noProof/>
                <w:lang w:eastAsia="zh-CN"/>
              </w:rPr>
            </w:pPr>
            <w:r>
              <w:rPr>
                <w:noProof/>
                <w:lang w:eastAsia="zh-CN"/>
              </w:rPr>
              <w:t>GSMA review - Test Case on No Web Server File Type Mappings (TC_NO_WEB_SERVER_FILE_TYPE MAPPINGS)</w:t>
            </w:r>
          </w:p>
        </w:tc>
        <w:tc>
          <w:tcPr>
            <w:tcW w:w="708" w:type="dxa"/>
            <w:tcBorders>
              <w:top w:val="single" w:sz="12" w:space="0" w:color="auto"/>
              <w:bottom w:val="single" w:sz="12" w:space="0" w:color="auto"/>
            </w:tcBorders>
            <w:shd w:val="solid" w:color="FFFFFF" w:fill="auto"/>
          </w:tcPr>
          <w:p w14:paraId="61EA5946" w14:textId="77777777" w:rsidR="00FB53CB" w:rsidRDefault="00FB53CB" w:rsidP="003F2FAA">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755E9B" w:rsidRPr="000024F2" w14:paraId="7C65F1A4"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90D7840" w14:textId="77777777" w:rsidR="00755E9B" w:rsidRDefault="00755E9B" w:rsidP="003F2FAA">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4CB0A96" w14:textId="77777777" w:rsidR="00755E9B" w:rsidRDefault="00755E9B" w:rsidP="003F2FAA">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C620672" w14:textId="77777777" w:rsidR="00755E9B" w:rsidRDefault="00755E9B" w:rsidP="003F2FAA">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279DF0BF" w14:textId="77777777" w:rsidR="00755E9B" w:rsidRDefault="00755E9B" w:rsidP="003F2FAA">
            <w:pPr>
              <w:spacing w:after="0"/>
              <w:rPr>
                <w:iCs/>
                <w:snapToGrid w:val="0"/>
                <w:lang w:eastAsia="ja-JP"/>
              </w:rPr>
            </w:pPr>
            <w:r>
              <w:rPr>
                <w:iCs/>
                <w:snapToGrid w:val="0"/>
                <w:lang w:eastAsia="ja-JP"/>
              </w:rPr>
              <w:t>0144</w:t>
            </w:r>
          </w:p>
        </w:tc>
        <w:tc>
          <w:tcPr>
            <w:tcW w:w="427" w:type="dxa"/>
            <w:gridSpan w:val="2"/>
            <w:tcBorders>
              <w:top w:val="single" w:sz="12" w:space="0" w:color="auto"/>
              <w:bottom w:val="single" w:sz="12" w:space="0" w:color="auto"/>
            </w:tcBorders>
            <w:shd w:val="solid" w:color="FFFFFF" w:fill="auto"/>
          </w:tcPr>
          <w:p w14:paraId="7129A51A" w14:textId="77777777" w:rsidR="00755E9B" w:rsidRDefault="00755E9B" w:rsidP="003F2FAA">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5AFCEDA" w14:textId="77777777" w:rsidR="00755E9B" w:rsidRDefault="00755E9B" w:rsidP="003F2FAA">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49F7D81" w14:textId="77777777" w:rsidR="00755E9B" w:rsidRDefault="00755E9B" w:rsidP="003F2FAA">
            <w:pPr>
              <w:spacing w:after="0"/>
              <w:rPr>
                <w:noProof/>
                <w:lang w:eastAsia="zh-CN"/>
              </w:rPr>
            </w:pPr>
            <w:r>
              <w:rPr>
                <w:noProof/>
                <w:lang w:eastAsia="zh-CN"/>
              </w:rPr>
              <w:t>Assessment tool definition</w:t>
            </w:r>
          </w:p>
        </w:tc>
        <w:tc>
          <w:tcPr>
            <w:tcW w:w="708" w:type="dxa"/>
            <w:tcBorders>
              <w:top w:val="single" w:sz="12" w:space="0" w:color="auto"/>
              <w:bottom w:val="single" w:sz="12" w:space="0" w:color="auto"/>
            </w:tcBorders>
            <w:shd w:val="solid" w:color="FFFFFF" w:fill="auto"/>
          </w:tcPr>
          <w:p w14:paraId="159E7E74" w14:textId="77777777" w:rsidR="00755E9B" w:rsidRDefault="00755E9B" w:rsidP="003F2FAA">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A75409" w:rsidRPr="000024F2" w14:paraId="640ED49E"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6DF4280C" w14:textId="77777777" w:rsidR="00A75409" w:rsidRDefault="00A75409"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4AB13DC8" w14:textId="77777777" w:rsidR="00A75409" w:rsidRDefault="00A75409"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C9C1161" w14:textId="77777777" w:rsidR="00A75409" w:rsidRDefault="00A75409"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5A53630B" w14:textId="77777777" w:rsidR="00A75409" w:rsidRDefault="00A75409" w:rsidP="00A75409">
            <w:pPr>
              <w:spacing w:after="0"/>
              <w:rPr>
                <w:iCs/>
                <w:snapToGrid w:val="0"/>
                <w:lang w:eastAsia="ja-JP"/>
              </w:rPr>
            </w:pPr>
            <w:r>
              <w:rPr>
                <w:iCs/>
                <w:snapToGrid w:val="0"/>
                <w:lang w:eastAsia="ja-JP"/>
              </w:rPr>
              <w:t>0146</w:t>
            </w:r>
          </w:p>
        </w:tc>
        <w:tc>
          <w:tcPr>
            <w:tcW w:w="427" w:type="dxa"/>
            <w:gridSpan w:val="2"/>
            <w:tcBorders>
              <w:top w:val="single" w:sz="12" w:space="0" w:color="auto"/>
              <w:bottom w:val="single" w:sz="12" w:space="0" w:color="auto"/>
            </w:tcBorders>
            <w:shd w:val="solid" w:color="FFFFFF" w:fill="auto"/>
          </w:tcPr>
          <w:p w14:paraId="4C0B8EA9" w14:textId="77777777" w:rsidR="00A75409" w:rsidRDefault="00A75409"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26CD849" w14:textId="77777777" w:rsidR="00A75409" w:rsidRDefault="00A75409"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4B26221" w14:textId="77777777" w:rsidR="00A75409" w:rsidRDefault="00A75409" w:rsidP="00A75409">
            <w:pPr>
              <w:spacing w:after="0"/>
              <w:rPr>
                <w:noProof/>
                <w:lang w:eastAsia="zh-CN"/>
              </w:rPr>
            </w:pPr>
            <w:r>
              <w:rPr>
                <w:noProof/>
                <w:lang w:eastAsia="zh-CN"/>
              </w:rPr>
              <w:t>No automatic launch of removable media [TC_NO_AUTO_LAUNCH_OF_REMOVABLE_MEDIA]</w:t>
            </w:r>
          </w:p>
        </w:tc>
        <w:tc>
          <w:tcPr>
            <w:tcW w:w="708" w:type="dxa"/>
            <w:tcBorders>
              <w:top w:val="single" w:sz="12" w:space="0" w:color="auto"/>
              <w:bottom w:val="single" w:sz="12" w:space="0" w:color="auto"/>
            </w:tcBorders>
            <w:shd w:val="solid" w:color="FFFFFF" w:fill="auto"/>
          </w:tcPr>
          <w:p w14:paraId="5A6B5E55" w14:textId="77777777" w:rsidR="00A75409" w:rsidRDefault="00A75409"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A75409" w:rsidRPr="000024F2" w14:paraId="162C6620"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7FFA743" w14:textId="77777777" w:rsidR="00A75409" w:rsidRDefault="00A75409"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5C08478" w14:textId="77777777" w:rsidR="00A75409" w:rsidRDefault="00A75409"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5A69BE1" w14:textId="77777777" w:rsidR="00A75409" w:rsidRDefault="00A75409"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33B6C7A1" w14:textId="77777777" w:rsidR="00A75409" w:rsidRDefault="00A75409" w:rsidP="00A75409">
            <w:pPr>
              <w:spacing w:after="0"/>
              <w:rPr>
                <w:iCs/>
                <w:snapToGrid w:val="0"/>
                <w:lang w:eastAsia="ja-JP"/>
              </w:rPr>
            </w:pPr>
            <w:r>
              <w:rPr>
                <w:iCs/>
                <w:snapToGrid w:val="0"/>
                <w:lang w:eastAsia="ja-JP"/>
              </w:rPr>
              <w:t>0147</w:t>
            </w:r>
          </w:p>
        </w:tc>
        <w:tc>
          <w:tcPr>
            <w:tcW w:w="427" w:type="dxa"/>
            <w:gridSpan w:val="2"/>
            <w:tcBorders>
              <w:top w:val="single" w:sz="12" w:space="0" w:color="auto"/>
              <w:bottom w:val="single" w:sz="12" w:space="0" w:color="auto"/>
            </w:tcBorders>
            <w:shd w:val="solid" w:color="FFFFFF" w:fill="auto"/>
          </w:tcPr>
          <w:p w14:paraId="06152A82" w14:textId="77777777" w:rsidR="00A75409" w:rsidRDefault="00A75409"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50C677C" w14:textId="77777777" w:rsidR="00A75409" w:rsidRDefault="00A75409"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7EAEAF7" w14:textId="77777777" w:rsidR="00A75409" w:rsidRDefault="00A75409" w:rsidP="00A75409">
            <w:pPr>
              <w:spacing w:after="0"/>
              <w:rPr>
                <w:noProof/>
                <w:lang w:eastAsia="zh-CN"/>
              </w:rPr>
            </w:pPr>
            <w:r>
              <w:rPr>
                <w:noProof/>
                <w:lang w:eastAsia="zh-CN"/>
              </w:rPr>
              <w:t>Syn Flood Prevention [TC_SYN_FLOOD_PREVENTION]</w:t>
            </w:r>
          </w:p>
        </w:tc>
        <w:tc>
          <w:tcPr>
            <w:tcW w:w="708" w:type="dxa"/>
            <w:tcBorders>
              <w:top w:val="single" w:sz="12" w:space="0" w:color="auto"/>
              <w:bottom w:val="single" w:sz="12" w:space="0" w:color="auto"/>
            </w:tcBorders>
            <w:shd w:val="solid" w:color="FFFFFF" w:fill="auto"/>
          </w:tcPr>
          <w:p w14:paraId="0A450DBB" w14:textId="77777777" w:rsidR="00A75409" w:rsidRDefault="00A75409"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C513EC" w:rsidRPr="000024F2" w14:paraId="07348BF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0568D07" w14:textId="77777777" w:rsidR="00C513EC" w:rsidRDefault="00C513EC"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36D103F" w14:textId="77777777" w:rsidR="00C513EC" w:rsidRDefault="00C513EC"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A151E66" w14:textId="77777777" w:rsidR="00C513EC" w:rsidRDefault="00C513EC"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373BFCE8" w14:textId="77777777" w:rsidR="00C513EC" w:rsidRDefault="00C513EC" w:rsidP="00A75409">
            <w:pPr>
              <w:spacing w:after="0"/>
              <w:rPr>
                <w:iCs/>
                <w:snapToGrid w:val="0"/>
                <w:lang w:eastAsia="ja-JP"/>
              </w:rPr>
            </w:pPr>
            <w:r>
              <w:rPr>
                <w:iCs/>
                <w:snapToGrid w:val="0"/>
                <w:lang w:eastAsia="ja-JP"/>
              </w:rPr>
              <w:t>0149</w:t>
            </w:r>
          </w:p>
        </w:tc>
        <w:tc>
          <w:tcPr>
            <w:tcW w:w="427" w:type="dxa"/>
            <w:gridSpan w:val="2"/>
            <w:tcBorders>
              <w:top w:val="single" w:sz="12" w:space="0" w:color="auto"/>
              <w:bottom w:val="single" w:sz="12" w:space="0" w:color="auto"/>
            </w:tcBorders>
            <w:shd w:val="solid" w:color="FFFFFF" w:fill="auto"/>
          </w:tcPr>
          <w:p w14:paraId="13621F8F" w14:textId="77777777" w:rsidR="00C513EC" w:rsidRDefault="00C513EC"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6616B2B" w14:textId="77777777" w:rsidR="00C513EC" w:rsidRDefault="00C513EC" w:rsidP="00A75409">
            <w:pPr>
              <w:spacing w:after="0"/>
              <w:rPr>
                <w:iCs/>
                <w:snapToGrid w:val="0"/>
                <w:lang w:eastAsia="ja-JP"/>
              </w:rPr>
            </w:pPr>
            <w:r>
              <w:rPr>
                <w:iCs/>
                <w:snapToGrid w:val="0"/>
                <w:lang w:eastAsia="ja-JP"/>
              </w:rPr>
              <w:t>B</w:t>
            </w:r>
          </w:p>
        </w:tc>
        <w:tc>
          <w:tcPr>
            <w:tcW w:w="4752" w:type="dxa"/>
            <w:tcBorders>
              <w:top w:val="single" w:sz="12" w:space="0" w:color="auto"/>
              <w:bottom w:val="single" w:sz="12" w:space="0" w:color="auto"/>
            </w:tcBorders>
            <w:shd w:val="solid" w:color="FFFFFF" w:fill="auto"/>
          </w:tcPr>
          <w:p w14:paraId="52592FA1" w14:textId="77777777" w:rsidR="00C513EC" w:rsidRDefault="00C513EC" w:rsidP="00A75409">
            <w:pPr>
              <w:spacing w:after="0"/>
              <w:rPr>
                <w:noProof/>
                <w:lang w:eastAsia="zh-CN"/>
              </w:rPr>
            </w:pPr>
            <w:r>
              <w:rPr>
                <w:noProof/>
                <w:lang w:eastAsia="zh-CN"/>
              </w:rPr>
              <w:t>Clarification of bootable memory device test</w:t>
            </w:r>
          </w:p>
        </w:tc>
        <w:tc>
          <w:tcPr>
            <w:tcW w:w="708" w:type="dxa"/>
            <w:tcBorders>
              <w:top w:val="single" w:sz="12" w:space="0" w:color="auto"/>
              <w:bottom w:val="single" w:sz="12" w:space="0" w:color="auto"/>
            </w:tcBorders>
            <w:shd w:val="solid" w:color="FFFFFF" w:fill="auto"/>
          </w:tcPr>
          <w:p w14:paraId="4285199E" w14:textId="77777777" w:rsidR="00C513EC" w:rsidRDefault="00C513EC"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5B381E" w:rsidRPr="000024F2" w14:paraId="0275EC22"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5EADDE6" w14:textId="77777777" w:rsidR="005B381E" w:rsidRDefault="005B381E"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E4F7F7F" w14:textId="77777777" w:rsidR="005B381E" w:rsidRDefault="005B381E"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6ADAF4CA" w14:textId="77777777" w:rsidR="005B381E" w:rsidRDefault="005B381E"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CEDD86D" w14:textId="77777777" w:rsidR="005B381E" w:rsidRDefault="005B381E" w:rsidP="00A75409">
            <w:pPr>
              <w:spacing w:after="0"/>
              <w:rPr>
                <w:iCs/>
                <w:snapToGrid w:val="0"/>
                <w:lang w:eastAsia="ja-JP"/>
              </w:rPr>
            </w:pPr>
            <w:r>
              <w:rPr>
                <w:iCs/>
                <w:snapToGrid w:val="0"/>
                <w:lang w:eastAsia="ja-JP"/>
              </w:rPr>
              <w:t>0150</w:t>
            </w:r>
          </w:p>
        </w:tc>
        <w:tc>
          <w:tcPr>
            <w:tcW w:w="427" w:type="dxa"/>
            <w:gridSpan w:val="2"/>
            <w:tcBorders>
              <w:top w:val="single" w:sz="12" w:space="0" w:color="auto"/>
              <w:bottom w:val="single" w:sz="12" w:space="0" w:color="auto"/>
            </w:tcBorders>
            <w:shd w:val="solid" w:color="FFFFFF" w:fill="auto"/>
          </w:tcPr>
          <w:p w14:paraId="7B94AEED" w14:textId="77777777" w:rsidR="005B381E" w:rsidRDefault="005B381E"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1207B881" w14:textId="77777777" w:rsidR="005B381E" w:rsidRDefault="005B381E"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D3DF0D3" w14:textId="77777777" w:rsidR="005B381E" w:rsidRDefault="005B381E" w:rsidP="00A75409">
            <w:pPr>
              <w:spacing w:after="0"/>
              <w:rPr>
                <w:noProof/>
                <w:lang w:eastAsia="zh-CN"/>
              </w:rPr>
            </w:pPr>
            <w:r>
              <w:rPr>
                <w:noProof/>
                <w:lang w:eastAsia="zh-CN"/>
              </w:rPr>
              <w:t>Clarifications to Basic Vulnerability test cases</w:t>
            </w:r>
          </w:p>
        </w:tc>
        <w:tc>
          <w:tcPr>
            <w:tcW w:w="708" w:type="dxa"/>
            <w:tcBorders>
              <w:top w:val="single" w:sz="12" w:space="0" w:color="auto"/>
              <w:bottom w:val="single" w:sz="12" w:space="0" w:color="auto"/>
            </w:tcBorders>
            <w:shd w:val="solid" w:color="FFFFFF" w:fill="auto"/>
          </w:tcPr>
          <w:p w14:paraId="5C4C9ED3" w14:textId="77777777" w:rsidR="005B381E" w:rsidRDefault="005B381E"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396536" w:rsidRPr="000024F2" w14:paraId="6340FF72"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0F081EA" w14:textId="77777777" w:rsidR="00396536" w:rsidRDefault="00396536"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5B48BE9" w14:textId="77777777" w:rsidR="00396536" w:rsidRDefault="00396536"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A681FF7" w14:textId="77777777" w:rsidR="00396536" w:rsidRDefault="00396536"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279F0183" w14:textId="77777777" w:rsidR="00396536" w:rsidRDefault="00396536" w:rsidP="00A75409">
            <w:pPr>
              <w:spacing w:after="0"/>
              <w:rPr>
                <w:iCs/>
                <w:snapToGrid w:val="0"/>
                <w:lang w:eastAsia="ja-JP"/>
              </w:rPr>
            </w:pPr>
            <w:r>
              <w:rPr>
                <w:iCs/>
                <w:snapToGrid w:val="0"/>
                <w:lang w:eastAsia="ja-JP"/>
              </w:rPr>
              <w:t>0151</w:t>
            </w:r>
          </w:p>
        </w:tc>
        <w:tc>
          <w:tcPr>
            <w:tcW w:w="427" w:type="dxa"/>
            <w:gridSpan w:val="2"/>
            <w:tcBorders>
              <w:top w:val="single" w:sz="12" w:space="0" w:color="auto"/>
              <w:bottom w:val="single" w:sz="12" w:space="0" w:color="auto"/>
            </w:tcBorders>
            <w:shd w:val="solid" w:color="FFFFFF" w:fill="auto"/>
          </w:tcPr>
          <w:p w14:paraId="1A09D852" w14:textId="77777777" w:rsidR="00396536" w:rsidRDefault="00396536"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6BC75D5" w14:textId="77777777" w:rsidR="00396536" w:rsidRDefault="00396536"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7011269" w14:textId="77777777" w:rsidR="00396536" w:rsidRDefault="00396536" w:rsidP="00A75409">
            <w:pPr>
              <w:spacing w:after="0"/>
              <w:rPr>
                <w:noProof/>
                <w:lang w:eastAsia="zh-CN"/>
              </w:rPr>
            </w:pPr>
            <w:r>
              <w:rPr>
                <w:noProof/>
                <w:lang w:eastAsia="zh-CN"/>
              </w:rPr>
              <w:t>Update to the clause 4.2.2.2.2 - Protection at the transport layer</w:t>
            </w:r>
          </w:p>
        </w:tc>
        <w:tc>
          <w:tcPr>
            <w:tcW w:w="708" w:type="dxa"/>
            <w:tcBorders>
              <w:top w:val="single" w:sz="12" w:space="0" w:color="auto"/>
              <w:bottom w:val="single" w:sz="12" w:space="0" w:color="auto"/>
            </w:tcBorders>
            <w:shd w:val="solid" w:color="FFFFFF" w:fill="auto"/>
          </w:tcPr>
          <w:p w14:paraId="4F2BED72" w14:textId="77777777" w:rsidR="00396536" w:rsidRDefault="00396536"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396536" w:rsidRPr="000024F2" w14:paraId="0B60FF07"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F94B671" w14:textId="77777777" w:rsidR="00396536" w:rsidRDefault="00396536"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727FAD3" w14:textId="77777777" w:rsidR="00396536" w:rsidRDefault="00396536"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73CE2819" w14:textId="77777777" w:rsidR="00396536" w:rsidRDefault="00396536"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46E530CE" w14:textId="77777777" w:rsidR="00396536" w:rsidRDefault="00396536" w:rsidP="00A75409">
            <w:pPr>
              <w:spacing w:after="0"/>
              <w:rPr>
                <w:iCs/>
                <w:snapToGrid w:val="0"/>
                <w:lang w:eastAsia="ja-JP"/>
              </w:rPr>
            </w:pPr>
            <w:r>
              <w:rPr>
                <w:iCs/>
                <w:snapToGrid w:val="0"/>
                <w:lang w:eastAsia="ja-JP"/>
              </w:rPr>
              <w:t>0152</w:t>
            </w:r>
          </w:p>
        </w:tc>
        <w:tc>
          <w:tcPr>
            <w:tcW w:w="427" w:type="dxa"/>
            <w:gridSpan w:val="2"/>
            <w:tcBorders>
              <w:top w:val="single" w:sz="12" w:space="0" w:color="auto"/>
              <w:bottom w:val="single" w:sz="12" w:space="0" w:color="auto"/>
            </w:tcBorders>
            <w:shd w:val="solid" w:color="FFFFFF" w:fill="auto"/>
          </w:tcPr>
          <w:p w14:paraId="618E3410" w14:textId="77777777" w:rsidR="00396536" w:rsidRDefault="00396536"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77032DD" w14:textId="77777777" w:rsidR="00396536" w:rsidRDefault="00396536"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165C1517" w14:textId="77777777" w:rsidR="00396536" w:rsidRDefault="00396536" w:rsidP="00A75409">
            <w:pPr>
              <w:spacing w:after="0"/>
              <w:rPr>
                <w:noProof/>
                <w:lang w:eastAsia="zh-CN"/>
              </w:rPr>
            </w:pPr>
            <w:r>
              <w:rPr>
                <w:noProof/>
                <w:lang w:eastAsia="zh-CN"/>
              </w:rPr>
              <w:t>Update to the clause 4.2.3.2.4 - Protecting data and information in transfer</w:t>
            </w:r>
          </w:p>
        </w:tc>
        <w:tc>
          <w:tcPr>
            <w:tcW w:w="708" w:type="dxa"/>
            <w:tcBorders>
              <w:top w:val="single" w:sz="12" w:space="0" w:color="auto"/>
              <w:bottom w:val="single" w:sz="12" w:space="0" w:color="auto"/>
            </w:tcBorders>
            <w:shd w:val="solid" w:color="FFFFFF" w:fill="auto"/>
          </w:tcPr>
          <w:p w14:paraId="65A1CDCC" w14:textId="77777777" w:rsidR="00396536" w:rsidRDefault="00396536"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396536" w:rsidRPr="000024F2" w14:paraId="2AD95CC6"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32462F2" w14:textId="77777777" w:rsidR="00396536" w:rsidRDefault="00396536"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45F4A89E" w14:textId="77777777" w:rsidR="00396536" w:rsidRDefault="00396536"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55F592E8" w14:textId="77777777" w:rsidR="00396536" w:rsidRDefault="00396536"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4911C27F" w14:textId="77777777" w:rsidR="00396536" w:rsidRDefault="00396536" w:rsidP="00A75409">
            <w:pPr>
              <w:spacing w:after="0"/>
              <w:rPr>
                <w:iCs/>
                <w:snapToGrid w:val="0"/>
                <w:lang w:eastAsia="ja-JP"/>
              </w:rPr>
            </w:pPr>
            <w:r>
              <w:rPr>
                <w:iCs/>
                <w:snapToGrid w:val="0"/>
                <w:lang w:eastAsia="ja-JP"/>
              </w:rPr>
              <w:t>0153</w:t>
            </w:r>
          </w:p>
        </w:tc>
        <w:tc>
          <w:tcPr>
            <w:tcW w:w="427" w:type="dxa"/>
            <w:gridSpan w:val="2"/>
            <w:tcBorders>
              <w:top w:val="single" w:sz="12" w:space="0" w:color="auto"/>
              <w:bottom w:val="single" w:sz="12" w:space="0" w:color="auto"/>
            </w:tcBorders>
            <w:shd w:val="solid" w:color="FFFFFF" w:fill="auto"/>
          </w:tcPr>
          <w:p w14:paraId="495F5169" w14:textId="77777777" w:rsidR="00396536" w:rsidRDefault="00396536"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8C309BA" w14:textId="77777777" w:rsidR="00396536" w:rsidRDefault="00396536"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1D590395" w14:textId="77777777" w:rsidR="00396536" w:rsidRDefault="00396536" w:rsidP="00A75409">
            <w:pPr>
              <w:spacing w:after="0"/>
              <w:rPr>
                <w:noProof/>
                <w:lang w:eastAsia="zh-CN"/>
              </w:rPr>
            </w:pPr>
            <w:r>
              <w:rPr>
                <w:noProof/>
                <w:lang w:eastAsia="zh-CN"/>
              </w:rPr>
              <w:t xml:space="preserve">Update to the clause 4.2.3.3.2 - Boot from intended memory devices only </w:t>
            </w:r>
          </w:p>
        </w:tc>
        <w:tc>
          <w:tcPr>
            <w:tcW w:w="708" w:type="dxa"/>
            <w:tcBorders>
              <w:top w:val="single" w:sz="12" w:space="0" w:color="auto"/>
              <w:bottom w:val="single" w:sz="12" w:space="0" w:color="auto"/>
            </w:tcBorders>
            <w:shd w:val="solid" w:color="FFFFFF" w:fill="auto"/>
          </w:tcPr>
          <w:p w14:paraId="7AEB2AE4" w14:textId="77777777" w:rsidR="00396536" w:rsidRDefault="00396536"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7B65E8" w:rsidRPr="000024F2" w14:paraId="31F04A53"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6FC8D9CA" w14:textId="77777777" w:rsidR="007B65E8" w:rsidRDefault="007B65E8"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7580DA0" w14:textId="77777777" w:rsidR="007B65E8" w:rsidRDefault="007B65E8"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580F74B0" w14:textId="77777777" w:rsidR="007B65E8" w:rsidRDefault="007B65E8"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3FC5B4D" w14:textId="77777777" w:rsidR="007B65E8" w:rsidRDefault="007B65E8" w:rsidP="00A75409">
            <w:pPr>
              <w:spacing w:after="0"/>
              <w:rPr>
                <w:iCs/>
                <w:snapToGrid w:val="0"/>
                <w:lang w:eastAsia="ja-JP"/>
              </w:rPr>
            </w:pPr>
            <w:r>
              <w:rPr>
                <w:iCs/>
                <w:snapToGrid w:val="0"/>
                <w:lang w:eastAsia="ja-JP"/>
              </w:rPr>
              <w:t>0154</w:t>
            </w:r>
          </w:p>
        </w:tc>
        <w:tc>
          <w:tcPr>
            <w:tcW w:w="427" w:type="dxa"/>
            <w:gridSpan w:val="2"/>
            <w:tcBorders>
              <w:top w:val="single" w:sz="12" w:space="0" w:color="auto"/>
              <w:bottom w:val="single" w:sz="12" w:space="0" w:color="auto"/>
            </w:tcBorders>
            <w:shd w:val="solid" w:color="FFFFFF" w:fill="auto"/>
          </w:tcPr>
          <w:p w14:paraId="6347913B" w14:textId="77777777" w:rsidR="007B65E8" w:rsidRDefault="007B65E8"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4B9B72BA" w14:textId="77777777" w:rsidR="007B65E8" w:rsidRDefault="007B65E8"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58D31CC" w14:textId="77777777" w:rsidR="007B65E8" w:rsidRDefault="007B65E8" w:rsidP="00A75409">
            <w:pPr>
              <w:spacing w:after="0"/>
              <w:rPr>
                <w:noProof/>
                <w:lang w:eastAsia="zh-CN"/>
              </w:rPr>
            </w:pPr>
            <w:r>
              <w:rPr>
                <w:noProof/>
                <w:lang w:eastAsia="zh-CN"/>
              </w:rPr>
              <w:t>Update to the clause 4.2.3.4.1.1 - System functions shall not be used without successful authentication and authorization</w:t>
            </w:r>
          </w:p>
        </w:tc>
        <w:tc>
          <w:tcPr>
            <w:tcW w:w="708" w:type="dxa"/>
            <w:tcBorders>
              <w:top w:val="single" w:sz="12" w:space="0" w:color="auto"/>
              <w:bottom w:val="single" w:sz="12" w:space="0" w:color="auto"/>
            </w:tcBorders>
            <w:shd w:val="solid" w:color="FFFFFF" w:fill="auto"/>
          </w:tcPr>
          <w:p w14:paraId="34BC2BFD" w14:textId="77777777" w:rsidR="007B65E8" w:rsidRDefault="007B65E8"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46263F" w:rsidRPr="000024F2" w14:paraId="2F7FE92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6A601B94" w14:textId="77777777" w:rsidR="0046263F" w:rsidRDefault="0046263F"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40EFD46" w14:textId="77777777" w:rsidR="0046263F" w:rsidRDefault="0046263F"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E17073F" w14:textId="77777777" w:rsidR="0046263F" w:rsidRDefault="0046263F"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47DEB27" w14:textId="77777777" w:rsidR="0046263F" w:rsidRDefault="0046263F" w:rsidP="00A75409">
            <w:pPr>
              <w:spacing w:after="0"/>
              <w:rPr>
                <w:iCs/>
                <w:snapToGrid w:val="0"/>
                <w:lang w:eastAsia="ja-JP"/>
              </w:rPr>
            </w:pPr>
            <w:r>
              <w:rPr>
                <w:iCs/>
                <w:snapToGrid w:val="0"/>
                <w:lang w:eastAsia="ja-JP"/>
              </w:rPr>
              <w:t>0155</w:t>
            </w:r>
          </w:p>
        </w:tc>
        <w:tc>
          <w:tcPr>
            <w:tcW w:w="427" w:type="dxa"/>
            <w:gridSpan w:val="2"/>
            <w:tcBorders>
              <w:top w:val="single" w:sz="12" w:space="0" w:color="auto"/>
              <w:bottom w:val="single" w:sz="12" w:space="0" w:color="auto"/>
            </w:tcBorders>
            <w:shd w:val="solid" w:color="FFFFFF" w:fill="auto"/>
          </w:tcPr>
          <w:p w14:paraId="4DB32D41" w14:textId="77777777" w:rsidR="0046263F" w:rsidRDefault="0046263F"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DDBFAA4" w14:textId="77777777" w:rsidR="0046263F" w:rsidRDefault="0046263F"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B2B523A" w14:textId="77777777" w:rsidR="0046263F" w:rsidRDefault="0046263F" w:rsidP="00A75409">
            <w:pPr>
              <w:spacing w:after="0"/>
              <w:rPr>
                <w:noProof/>
                <w:lang w:eastAsia="zh-CN"/>
              </w:rPr>
            </w:pPr>
            <w:r>
              <w:rPr>
                <w:noProof/>
                <w:lang w:eastAsia="zh-CN"/>
              </w:rPr>
              <w:t xml:space="preserve">Update to the clause 4.2.3.4.3.1 - Password Structure </w:t>
            </w:r>
          </w:p>
        </w:tc>
        <w:tc>
          <w:tcPr>
            <w:tcW w:w="708" w:type="dxa"/>
            <w:tcBorders>
              <w:top w:val="single" w:sz="12" w:space="0" w:color="auto"/>
              <w:bottom w:val="single" w:sz="12" w:space="0" w:color="auto"/>
            </w:tcBorders>
            <w:shd w:val="solid" w:color="FFFFFF" w:fill="auto"/>
          </w:tcPr>
          <w:p w14:paraId="37FE3D3C" w14:textId="77777777" w:rsidR="0046263F" w:rsidRDefault="0046263F"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11E90" w:rsidRPr="000024F2" w14:paraId="23880E84"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921875D" w14:textId="77777777" w:rsidR="00F11E90" w:rsidRDefault="00F11E90"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652EC13" w14:textId="77777777" w:rsidR="00F11E90" w:rsidRDefault="00F11E90"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66378751" w14:textId="77777777" w:rsidR="00F11E90" w:rsidRDefault="00F11E90"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7B4F1659" w14:textId="77777777" w:rsidR="00F11E90" w:rsidRDefault="00F11E90" w:rsidP="00A75409">
            <w:pPr>
              <w:spacing w:after="0"/>
              <w:rPr>
                <w:iCs/>
                <w:snapToGrid w:val="0"/>
                <w:lang w:eastAsia="ja-JP"/>
              </w:rPr>
            </w:pPr>
            <w:r>
              <w:rPr>
                <w:iCs/>
                <w:snapToGrid w:val="0"/>
                <w:lang w:eastAsia="ja-JP"/>
              </w:rPr>
              <w:t>0156</w:t>
            </w:r>
          </w:p>
        </w:tc>
        <w:tc>
          <w:tcPr>
            <w:tcW w:w="427" w:type="dxa"/>
            <w:gridSpan w:val="2"/>
            <w:tcBorders>
              <w:top w:val="single" w:sz="12" w:space="0" w:color="auto"/>
              <w:bottom w:val="single" w:sz="12" w:space="0" w:color="auto"/>
            </w:tcBorders>
            <w:shd w:val="solid" w:color="FFFFFF" w:fill="auto"/>
          </w:tcPr>
          <w:p w14:paraId="24195210" w14:textId="77777777" w:rsidR="00F11E90" w:rsidRDefault="00F11E90"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A6E01DB" w14:textId="77777777" w:rsidR="00F11E90" w:rsidRDefault="00F11E90"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94A2ACA" w14:textId="77777777" w:rsidR="00F11E90" w:rsidRDefault="00F11E90" w:rsidP="00A75409">
            <w:pPr>
              <w:spacing w:after="0"/>
              <w:rPr>
                <w:noProof/>
                <w:lang w:eastAsia="zh-CN"/>
              </w:rPr>
            </w:pPr>
            <w:r>
              <w:rPr>
                <w:noProof/>
                <w:lang w:eastAsia="zh-CN"/>
              </w:rPr>
              <w:t>Updates threat references to TS 33.117 - clauses 4.2.2 to 4.2.3</w:t>
            </w:r>
          </w:p>
        </w:tc>
        <w:tc>
          <w:tcPr>
            <w:tcW w:w="708" w:type="dxa"/>
            <w:tcBorders>
              <w:top w:val="single" w:sz="12" w:space="0" w:color="auto"/>
              <w:bottom w:val="single" w:sz="12" w:space="0" w:color="auto"/>
            </w:tcBorders>
            <w:shd w:val="solid" w:color="FFFFFF" w:fill="auto"/>
          </w:tcPr>
          <w:p w14:paraId="5D586784" w14:textId="77777777" w:rsidR="00F11E90" w:rsidRDefault="00F11E90"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51491E" w:rsidRPr="000024F2" w14:paraId="6329CAE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5A1B672" w14:textId="77777777" w:rsidR="0051491E" w:rsidRDefault="0051491E"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7E0FAC0" w14:textId="77777777" w:rsidR="0051491E" w:rsidRDefault="0051491E"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D00483B" w14:textId="77777777" w:rsidR="0051491E" w:rsidRDefault="0051491E"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7EDFC6E9" w14:textId="77777777" w:rsidR="0051491E" w:rsidRDefault="0051491E" w:rsidP="00A75409">
            <w:pPr>
              <w:spacing w:after="0"/>
              <w:rPr>
                <w:iCs/>
                <w:snapToGrid w:val="0"/>
                <w:lang w:eastAsia="ja-JP"/>
              </w:rPr>
            </w:pPr>
            <w:r>
              <w:rPr>
                <w:iCs/>
                <w:snapToGrid w:val="0"/>
                <w:lang w:eastAsia="ja-JP"/>
              </w:rPr>
              <w:t>0157</w:t>
            </w:r>
          </w:p>
        </w:tc>
        <w:tc>
          <w:tcPr>
            <w:tcW w:w="427" w:type="dxa"/>
            <w:gridSpan w:val="2"/>
            <w:tcBorders>
              <w:top w:val="single" w:sz="12" w:space="0" w:color="auto"/>
              <w:bottom w:val="single" w:sz="12" w:space="0" w:color="auto"/>
            </w:tcBorders>
            <w:shd w:val="solid" w:color="FFFFFF" w:fill="auto"/>
          </w:tcPr>
          <w:p w14:paraId="69DEE3C9" w14:textId="77777777" w:rsidR="0051491E" w:rsidRDefault="0051491E"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6D57BB3" w14:textId="77777777" w:rsidR="0051491E" w:rsidRDefault="0051491E"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6F74828" w14:textId="77777777" w:rsidR="0051491E" w:rsidRDefault="0051491E" w:rsidP="00A75409">
            <w:pPr>
              <w:spacing w:after="0"/>
              <w:rPr>
                <w:noProof/>
                <w:lang w:eastAsia="zh-CN"/>
              </w:rPr>
            </w:pPr>
            <w:r>
              <w:rPr>
                <w:noProof/>
                <w:lang w:eastAsia="zh-CN"/>
              </w:rPr>
              <w:t>Updates threat references to TS 33.117 - clauses 4.2.4 to 4.2.6</w:t>
            </w:r>
          </w:p>
        </w:tc>
        <w:tc>
          <w:tcPr>
            <w:tcW w:w="708" w:type="dxa"/>
            <w:tcBorders>
              <w:top w:val="single" w:sz="12" w:space="0" w:color="auto"/>
              <w:bottom w:val="single" w:sz="12" w:space="0" w:color="auto"/>
            </w:tcBorders>
            <w:shd w:val="solid" w:color="FFFFFF" w:fill="auto"/>
          </w:tcPr>
          <w:p w14:paraId="37982755" w14:textId="77777777" w:rsidR="0051491E" w:rsidRDefault="0051491E"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3A30E9" w:rsidRPr="000024F2" w14:paraId="35C3A61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55B119C" w14:textId="77777777" w:rsidR="003A30E9" w:rsidRDefault="003A30E9"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1BF5EE5" w14:textId="77777777" w:rsidR="003A30E9" w:rsidRDefault="003A30E9"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5A84D22" w14:textId="77777777" w:rsidR="003A30E9" w:rsidRDefault="003A30E9" w:rsidP="00A75409">
            <w:pPr>
              <w:spacing w:after="0"/>
              <w:rPr>
                <w:iCs/>
                <w:snapToGrid w:val="0"/>
                <w:lang w:eastAsia="ja-JP"/>
              </w:rPr>
            </w:pPr>
            <w:r>
              <w:rPr>
                <w:iCs/>
                <w:snapToGrid w:val="0"/>
                <w:lang w:eastAsia="ja-JP"/>
              </w:rPr>
              <w:t>SP-240365</w:t>
            </w:r>
          </w:p>
        </w:tc>
        <w:tc>
          <w:tcPr>
            <w:tcW w:w="570" w:type="dxa"/>
            <w:gridSpan w:val="2"/>
            <w:tcBorders>
              <w:top w:val="single" w:sz="12" w:space="0" w:color="auto"/>
              <w:bottom w:val="single" w:sz="12" w:space="0" w:color="auto"/>
            </w:tcBorders>
            <w:shd w:val="solid" w:color="FFFFFF" w:fill="auto"/>
          </w:tcPr>
          <w:p w14:paraId="64A3F84D" w14:textId="77777777" w:rsidR="003A30E9" w:rsidRDefault="003A30E9" w:rsidP="00A75409">
            <w:pPr>
              <w:spacing w:after="0"/>
              <w:rPr>
                <w:iCs/>
                <w:snapToGrid w:val="0"/>
                <w:lang w:eastAsia="ja-JP"/>
              </w:rPr>
            </w:pPr>
            <w:r>
              <w:rPr>
                <w:iCs/>
                <w:snapToGrid w:val="0"/>
                <w:lang w:eastAsia="ja-JP"/>
              </w:rPr>
              <w:t>0158</w:t>
            </w:r>
          </w:p>
        </w:tc>
        <w:tc>
          <w:tcPr>
            <w:tcW w:w="427" w:type="dxa"/>
            <w:gridSpan w:val="2"/>
            <w:tcBorders>
              <w:top w:val="single" w:sz="12" w:space="0" w:color="auto"/>
              <w:bottom w:val="single" w:sz="12" w:space="0" w:color="auto"/>
            </w:tcBorders>
            <w:shd w:val="solid" w:color="FFFFFF" w:fill="auto"/>
          </w:tcPr>
          <w:p w14:paraId="017991D8" w14:textId="77777777" w:rsidR="003A30E9" w:rsidRDefault="003A30E9" w:rsidP="00A75409">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2FDCC637" w14:textId="77777777" w:rsidR="003A30E9" w:rsidRDefault="003A30E9"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3ACEF0B" w14:textId="77777777" w:rsidR="003A30E9" w:rsidRDefault="003A30E9" w:rsidP="00A75409">
            <w:pPr>
              <w:spacing w:after="0"/>
              <w:rPr>
                <w:noProof/>
                <w:lang w:eastAsia="zh-CN"/>
              </w:rPr>
            </w:pPr>
            <w:r>
              <w:rPr>
                <w:noProof/>
                <w:lang w:eastAsia="zh-CN"/>
              </w:rPr>
              <w:t>Updates threat references to TS 33.117 - clauses 4.3.2</w:t>
            </w:r>
          </w:p>
        </w:tc>
        <w:tc>
          <w:tcPr>
            <w:tcW w:w="708" w:type="dxa"/>
            <w:tcBorders>
              <w:top w:val="single" w:sz="12" w:space="0" w:color="auto"/>
              <w:bottom w:val="single" w:sz="12" w:space="0" w:color="auto"/>
            </w:tcBorders>
            <w:shd w:val="solid" w:color="FFFFFF" w:fill="auto"/>
          </w:tcPr>
          <w:p w14:paraId="5C5B4DC7" w14:textId="77777777" w:rsidR="003A30E9" w:rsidRDefault="003A30E9"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126FE9" w:rsidRPr="000024F2" w14:paraId="373D8B2E"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DC83958" w14:textId="77777777" w:rsidR="00126FE9" w:rsidRDefault="00126FE9"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54CAF25" w14:textId="77777777" w:rsidR="00126FE9" w:rsidRDefault="00126FE9"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9E817E7" w14:textId="77777777" w:rsidR="00126FE9" w:rsidRDefault="00126FE9"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77E9BD53" w14:textId="77777777" w:rsidR="00126FE9" w:rsidRDefault="00126FE9" w:rsidP="00A75409">
            <w:pPr>
              <w:spacing w:after="0"/>
              <w:rPr>
                <w:iCs/>
                <w:snapToGrid w:val="0"/>
                <w:lang w:eastAsia="ja-JP"/>
              </w:rPr>
            </w:pPr>
            <w:r>
              <w:rPr>
                <w:iCs/>
                <w:snapToGrid w:val="0"/>
                <w:lang w:eastAsia="ja-JP"/>
              </w:rPr>
              <w:t>0159</w:t>
            </w:r>
          </w:p>
        </w:tc>
        <w:tc>
          <w:tcPr>
            <w:tcW w:w="427" w:type="dxa"/>
            <w:gridSpan w:val="2"/>
            <w:tcBorders>
              <w:top w:val="single" w:sz="12" w:space="0" w:color="auto"/>
              <w:bottom w:val="single" w:sz="12" w:space="0" w:color="auto"/>
            </w:tcBorders>
            <w:shd w:val="solid" w:color="FFFFFF" w:fill="auto"/>
          </w:tcPr>
          <w:p w14:paraId="5D111322" w14:textId="77777777" w:rsidR="00126FE9" w:rsidRDefault="00126FE9" w:rsidP="00A75409">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7317F476" w14:textId="77777777" w:rsidR="00126FE9" w:rsidRDefault="00126FE9"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90A4F65" w14:textId="77777777" w:rsidR="00126FE9" w:rsidRDefault="00126FE9" w:rsidP="00A75409">
            <w:pPr>
              <w:spacing w:after="0"/>
              <w:rPr>
                <w:noProof/>
                <w:lang w:eastAsia="zh-CN"/>
              </w:rPr>
            </w:pPr>
            <w:r>
              <w:rPr>
                <w:noProof/>
                <w:lang w:eastAsia="zh-CN"/>
              </w:rPr>
              <w:t>Updates threat references to TS 33.117 - clauses 4.3.3</w:t>
            </w:r>
          </w:p>
        </w:tc>
        <w:tc>
          <w:tcPr>
            <w:tcW w:w="708" w:type="dxa"/>
            <w:tcBorders>
              <w:top w:val="single" w:sz="12" w:space="0" w:color="auto"/>
              <w:bottom w:val="single" w:sz="12" w:space="0" w:color="auto"/>
            </w:tcBorders>
            <w:shd w:val="solid" w:color="FFFFFF" w:fill="auto"/>
          </w:tcPr>
          <w:p w14:paraId="1B94D1B3" w14:textId="77777777" w:rsidR="00126FE9" w:rsidRDefault="00126FE9"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1468CA" w:rsidRPr="000024F2" w14:paraId="374FB8E5"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F1144AB" w14:textId="77777777" w:rsidR="001468CA" w:rsidRDefault="001468CA"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4842F9B" w14:textId="77777777" w:rsidR="001468CA" w:rsidRDefault="001468CA"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3E234532" w14:textId="77777777" w:rsidR="001468CA" w:rsidRDefault="001468CA"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6A225A9D" w14:textId="77777777" w:rsidR="001468CA" w:rsidRDefault="001468CA" w:rsidP="00A75409">
            <w:pPr>
              <w:spacing w:after="0"/>
              <w:rPr>
                <w:iCs/>
                <w:snapToGrid w:val="0"/>
                <w:lang w:eastAsia="ja-JP"/>
              </w:rPr>
            </w:pPr>
            <w:r>
              <w:rPr>
                <w:iCs/>
                <w:snapToGrid w:val="0"/>
                <w:lang w:eastAsia="ja-JP"/>
              </w:rPr>
              <w:t>0160</w:t>
            </w:r>
          </w:p>
        </w:tc>
        <w:tc>
          <w:tcPr>
            <w:tcW w:w="427" w:type="dxa"/>
            <w:gridSpan w:val="2"/>
            <w:tcBorders>
              <w:top w:val="single" w:sz="12" w:space="0" w:color="auto"/>
              <w:bottom w:val="single" w:sz="12" w:space="0" w:color="auto"/>
            </w:tcBorders>
            <w:shd w:val="solid" w:color="FFFFFF" w:fill="auto"/>
          </w:tcPr>
          <w:p w14:paraId="42FB35DE" w14:textId="77777777" w:rsidR="001468CA" w:rsidRDefault="001468CA"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A4E50A7" w14:textId="77777777" w:rsidR="001468CA" w:rsidRDefault="001468CA"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978E9B0" w14:textId="77777777" w:rsidR="001468CA" w:rsidRDefault="001468CA" w:rsidP="00A75409">
            <w:pPr>
              <w:spacing w:after="0"/>
              <w:rPr>
                <w:noProof/>
                <w:lang w:eastAsia="zh-CN"/>
              </w:rPr>
            </w:pPr>
            <w:r>
              <w:rPr>
                <w:noProof/>
                <w:lang w:eastAsia="zh-CN"/>
              </w:rPr>
              <w:t>Updates threat references to TS 33.117 - clauses 4.3.4 to 4.3.5</w:t>
            </w:r>
          </w:p>
        </w:tc>
        <w:tc>
          <w:tcPr>
            <w:tcW w:w="708" w:type="dxa"/>
            <w:tcBorders>
              <w:top w:val="single" w:sz="12" w:space="0" w:color="auto"/>
              <w:bottom w:val="single" w:sz="12" w:space="0" w:color="auto"/>
            </w:tcBorders>
            <w:shd w:val="solid" w:color="FFFFFF" w:fill="auto"/>
          </w:tcPr>
          <w:p w14:paraId="5EA9E8AA" w14:textId="77777777" w:rsidR="001468CA" w:rsidRDefault="001468CA"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191251" w:rsidRPr="000024F2" w14:paraId="2C6882A8"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874FBB1" w14:textId="77777777" w:rsidR="00191251" w:rsidRDefault="00191251"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AE86841" w14:textId="77777777" w:rsidR="00191251" w:rsidRDefault="00191251"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0F44CE0" w14:textId="77777777" w:rsidR="00191251" w:rsidRDefault="00191251"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0735D6E4" w14:textId="77777777" w:rsidR="00191251" w:rsidRDefault="00191251" w:rsidP="00A75409">
            <w:pPr>
              <w:spacing w:after="0"/>
              <w:rPr>
                <w:iCs/>
                <w:snapToGrid w:val="0"/>
                <w:lang w:eastAsia="ja-JP"/>
              </w:rPr>
            </w:pPr>
            <w:r>
              <w:rPr>
                <w:iCs/>
                <w:snapToGrid w:val="0"/>
                <w:lang w:eastAsia="ja-JP"/>
              </w:rPr>
              <w:t>0161</w:t>
            </w:r>
          </w:p>
        </w:tc>
        <w:tc>
          <w:tcPr>
            <w:tcW w:w="427" w:type="dxa"/>
            <w:gridSpan w:val="2"/>
            <w:tcBorders>
              <w:top w:val="single" w:sz="12" w:space="0" w:color="auto"/>
              <w:bottom w:val="single" w:sz="12" w:space="0" w:color="auto"/>
            </w:tcBorders>
            <w:shd w:val="solid" w:color="FFFFFF" w:fill="auto"/>
          </w:tcPr>
          <w:p w14:paraId="37818E11" w14:textId="77777777" w:rsidR="00191251" w:rsidRDefault="00191251"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0340695" w14:textId="77777777" w:rsidR="00191251" w:rsidRDefault="00191251"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6ED44E3" w14:textId="77777777" w:rsidR="00191251" w:rsidRDefault="00191251" w:rsidP="00A75409">
            <w:pPr>
              <w:spacing w:after="0"/>
              <w:rPr>
                <w:noProof/>
                <w:lang w:eastAsia="zh-CN"/>
              </w:rPr>
            </w:pPr>
            <w:r>
              <w:rPr>
                <w:noProof/>
                <w:lang w:eastAsia="zh-CN"/>
              </w:rPr>
              <w:t>Updates threat references to TS 33.117 - clause 4.4.2 to 4.4.4</w:t>
            </w:r>
          </w:p>
        </w:tc>
        <w:tc>
          <w:tcPr>
            <w:tcW w:w="708" w:type="dxa"/>
            <w:tcBorders>
              <w:top w:val="single" w:sz="12" w:space="0" w:color="auto"/>
              <w:bottom w:val="single" w:sz="12" w:space="0" w:color="auto"/>
            </w:tcBorders>
            <w:shd w:val="solid" w:color="FFFFFF" w:fill="auto"/>
          </w:tcPr>
          <w:p w14:paraId="3778B29A" w14:textId="77777777" w:rsidR="00191251" w:rsidRDefault="00191251"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E35363" w:rsidRPr="000024F2" w14:paraId="14994B80"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0693029" w14:textId="77777777" w:rsidR="00E35363" w:rsidRDefault="00E35363"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E697987" w14:textId="77777777" w:rsidR="00E35363" w:rsidRDefault="00E35363"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F67E158" w14:textId="77777777" w:rsidR="00E35363" w:rsidRDefault="00E35363"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F3CDABD" w14:textId="77777777" w:rsidR="00E35363" w:rsidRDefault="00E35363" w:rsidP="00A75409">
            <w:pPr>
              <w:spacing w:after="0"/>
              <w:rPr>
                <w:iCs/>
                <w:snapToGrid w:val="0"/>
                <w:lang w:eastAsia="ja-JP"/>
              </w:rPr>
            </w:pPr>
            <w:r>
              <w:rPr>
                <w:iCs/>
                <w:snapToGrid w:val="0"/>
                <w:lang w:eastAsia="ja-JP"/>
              </w:rPr>
              <w:t>0162</w:t>
            </w:r>
          </w:p>
        </w:tc>
        <w:tc>
          <w:tcPr>
            <w:tcW w:w="427" w:type="dxa"/>
            <w:gridSpan w:val="2"/>
            <w:tcBorders>
              <w:top w:val="single" w:sz="12" w:space="0" w:color="auto"/>
              <w:bottom w:val="single" w:sz="12" w:space="0" w:color="auto"/>
            </w:tcBorders>
            <w:shd w:val="solid" w:color="FFFFFF" w:fill="auto"/>
          </w:tcPr>
          <w:p w14:paraId="3CA06279" w14:textId="77777777" w:rsidR="00E35363" w:rsidRDefault="00E35363"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FEE7F51" w14:textId="77777777" w:rsidR="00E35363" w:rsidRDefault="00E35363"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B972B95" w14:textId="77777777" w:rsidR="00E35363" w:rsidRDefault="00E35363" w:rsidP="00A75409">
            <w:pPr>
              <w:spacing w:after="0"/>
              <w:rPr>
                <w:noProof/>
                <w:lang w:eastAsia="zh-CN"/>
              </w:rPr>
            </w:pPr>
            <w:r>
              <w:rPr>
                <w:noProof/>
                <w:lang w:eastAsia="zh-CN"/>
              </w:rPr>
              <w:t>Addressing subjective comments from GSMA and comments in BSI AIS-N2to 4.2.4.1.2.1</w:t>
            </w:r>
          </w:p>
        </w:tc>
        <w:tc>
          <w:tcPr>
            <w:tcW w:w="708" w:type="dxa"/>
            <w:tcBorders>
              <w:top w:val="single" w:sz="12" w:space="0" w:color="auto"/>
              <w:bottom w:val="single" w:sz="12" w:space="0" w:color="auto"/>
            </w:tcBorders>
            <w:shd w:val="solid" w:color="FFFFFF" w:fill="auto"/>
          </w:tcPr>
          <w:p w14:paraId="616FAEFF" w14:textId="77777777" w:rsidR="00E35363" w:rsidRDefault="00E35363"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E35363" w:rsidRPr="000024F2" w14:paraId="7678F501"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7F21F54" w14:textId="77777777" w:rsidR="00E35363" w:rsidRDefault="00E35363"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EA8AB55" w14:textId="77777777" w:rsidR="00E35363" w:rsidRDefault="00E35363"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7C1E992" w14:textId="77777777" w:rsidR="00E35363" w:rsidRDefault="00E35363"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52A4C19" w14:textId="77777777" w:rsidR="00E35363" w:rsidRDefault="00E35363" w:rsidP="00A75409">
            <w:pPr>
              <w:spacing w:after="0"/>
              <w:rPr>
                <w:iCs/>
                <w:snapToGrid w:val="0"/>
                <w:lang w:eastAsia="ja-JP"/>
              </w:rPr>
            </w:pPr>
            <w:r>
              <w:rPr>
                <w:iCs/>
                <w:snapToGrid w:val="0"/>
                <w:lang w:eastAsia="ja-JP"/>
              </w:rPr>
              <w:t>0163</w:t>
            </w:r>
          </w:p>
        </w:tc>
        <w:tc>
          <w:tcPr>
            <w:tcW w:w="427" w:type="dxa"/>
            <w:gridSpan w:val="2"/>
            <w:tcBorders>
              <w:top w:val="single" w:sz="12" w:space="0" w:color="auto"/>
              <w:bottom w:val="single" w:sz="12" w:space="0" w:color="auto"/>
            </w:tcBorders>
            <w:shd w:val="solid" w:color="FFFFFF" w:fill="auto"/>
          </w:tcPr>
          <w:p w14:paraId="52B62E8D" w14:textId="77777777" w:rsidR="00E35363" w:rsidRDefault="00E35363"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224BE66" w14:textId="77777777" w:rsidR="00E35363" w:rsidRDefault="00E35363"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6A92D77" w14:textId="77777777" w:rsidR="00E35363" w:rsidRDefault="00E35363" w:rsidP="00A75409">
            <w:pPr>
              <w:spacing w:after="0"/>
              <w:rPr>
                <w:noProof/>
                <w:lang w:eastAsia="zh-CN"/>
              </w:rPr>
            </w:pPr>
            <w:r>
              <w:rPr>
                <w:noProof/>
                <w:lang w:eastAsia="zh-CN"/>
              </w:rPr>
              <w:t>Adding expected format of evidence to clause 4.2.4.2.2</w:t>
            </w:r>
          </w:p>
        </w:tc>
        <w:tc>
          <w:tcPr>
            <w:tcW w:w="708" w:type="dxa"/>
            <w:tcBorders>
              <w:top w:val="single" w:sz="12" w:space="0" w:color="auto"/>
              <w:bottom w:val="single" w:sz="12" w:space="0" w:color="auto"/>
            </w:tcBorders>
            <w:shd w:val="solid" w:color="FFFFFF" w:fill="auto"/>
          </w:tcPr>
          <w:p w14:paraId="634202F9" w14:textId="77777777" w:rsidR="00E35363" w:rsidRDefault="00E35363"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741764" w:rsidRPr="000024F2" w14:paraId="329301F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195C0C72" w14:textId="77777777" w:rsidR="00741764" w:rsidRDefault="00741764"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B56263C" w14:textId="77777777" w:rsidR="00741764" w:rsidRDefault="00741764"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3305CE2C" w14:textId="77777777" w:rsidR="00741764" w:rsidRDefault="00741764"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00C349ED" w14:textId="77777777" w:rsidR="00741764" w:rsidRDefault="00741764" w:rsidP="00A75409">
            <w:pPr>
              <w:spacing w:after="0"/>
              <w:rPr>
                <w:iCs/>
                <w:snapToGrid w:val="0"/>
                <w:lang w:eastAsia="ja-JP"/>
              </w:rPr>
            </w:pPr>
            <w:r>
              <w:rPr>
                <w:iCs/>
                <w:snapToGrid w:val="0"/>
                <w:lang w:eastAsia="ja-JP"/>
              </w:rPr>
              <w:t>0164</w:t>
            </w:r>
          </w:p>
        </w:tc>
        <w:tc>
          <w:tcPr>
            <w:tcW w:w="427" w:type="dxa"/>
            <w:gridSpan w:val="2"/>
            <w:tcBorders>
              <w:top w:val="single" w:sz="12" w:space="0" w:color="auto"/>
              <w:bottom w:val="single" w:sz="12" w:space="0" w:color="auto"/>
            </w:tcBorders>
            <w:shd w:val="solid" w:color="FFFFFF" w:fill="auto"/>
          </w:tcPr>
          <w:p w14:paraId="5EF7B7B4" w14:textId="77777777" w:rsidR="00741764" w:rsidRDefault="00741764"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04F4D7B" w14:textId="77777777" w:rsidR="00741764" w:rsidRDefault="00741764"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D5C4BDC" w14:textId="77777777" w:rsidR="00741764" w:rsidRDefault="00741764" w:rsidP="00A75409">
            <w:pPr>
              <w:spacing w:after="0"/>
              <w:rPr>
                <w:noProof/>
                <w:lang w:eastAsia="zh-CN"/>
              </w:rPr>
            </w:pPr>
            <w:r>
              <w:rPr>
                <w:noProof/>
                <w:lang w:eastAsia="zh-CN"/>
              </w:rPr>
              <w:t>Address GSMA comments and add pre-condition excution steps and evidence to 4.2.5.3</w:t>
            </w:r>
          </w:p>
        </w:tc>
        <w:tc>
          <w:tcPr>
            <w:tcW w:w="708" w:type="dxa"/>
            <w:tcBorders>
              <w:top w:val="single" w:sz="12" w:space="0" w:color="auto"/>
              <w:bottom w:val="single" w:sz="12" w:space="0" w:color="auto"/>
            </w:tcBorders>
            <w:shd w:val="solid" w:color="FFFFFF" w:fill="auto"/>
          </w:tcPr>
          <w:p w14:paraId="38D73181" w14:textId="77777777" w:rsidR="00741764" w:rsidRDefault="00741764"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1E1F46" w:rsidRPr="000024F2" w14:paraId="1BC9D3E9"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CC06F33" w14:textId="77777777" w:rsidR="001E1F46" w:rsidRDefault="001E1F46"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D76D005" w14:textId="77777777" w:rsidR="001E1F46" w:rsidRDefault="001E1F46"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2171726" w14:textId="77777777" w:rsidR="001E1F46" w:rsidRDefault="001E1F46"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6ADFE3A5" w14:textId="77777777" w:rsidR="001E1F46" w:rsidRDefault="001E1F46" w:rsidP="00A75409">
            <w:pPr>
              <w:spacing w:after="0"/>
              <w:rPr>
                <w:iCs/>
                <w:snapToGrid w:val="0"/>
                <w:lang w:eastAsia="ja-JP"/>
              </w:rPr>
            </w:pPr>
            <w:r>
              <w:rPr>
                <w:iCs/>
                <w:snapToGrid w:val="0"/>
                <w:lang w:eastAsia="ja-JP"/>
              </w:rPr>
              <w:t>0165</w:t>
            </w:r>
          </w:p>
        </w:tc>
        <w:tc>
          <w:tcPr>
            <w:tcW w:w="427" w:type="dxa"/>
            <w:gridSpan w:val="2"/>
            <w:tcBorders>
              <w:top w:val="single" w:sz="12" w:space="0" w:color="auto"/>
              <w:bottom w:val="single" w:sz="12" w:space="0" w:color="auto"/>
            </w:tcBorders>
            <w:shd w:val="solid" w:color="FFFFFF" w:fill="auto"/>
          </w:tcPr>
          <w:p w14:paraId="2A2D1ECA" w14:textId="77777777" w:rsidR="001E1F46" w:rsidRDefault="001E1F46"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002E9F3" w14:textId="77777777" w:rsidR="001E1F46" w:rsidRDefault="001E1F46"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AD5DC75" w14:textId="77777777" w:rsidR="001E1F46" w:rsidRDefault="001E1F46" w:rsidP="00A75409">
            <w:pPr>
              <w:spacing w:after="0"/>
              <w:rPr>
                <w:noProof/>
                <w:lang w:eastAsia="zh-CN"/>
              </w:rPr>
            </w:pPr>
            <w:r>
              <w:rPr>
                <w:noProof/>
                <w:lang w:eastAsia="zh-CN"/>
              </w:rPr>
              <w:t>Add evidence to clause 4.2.6.2.1</w:t>
            </w:r>
          </w:p>
        </w:tc>
        <w:tc>
          <w:tcPr>
            <w:tcW w:w="708" w:type="dxa"/>
            <w:tcBorders>
              <w:top w:val="single" w:sz="12" w:space="0" w:color="auto"/>
              <w:bottom w:val="single" w:sz="12" w:space="0" w:color="auto"/>
            </w:tcBorders>
            <w:shd w:val="solid" w:color="FFFFFF" w:fill="auto"/>
          </w:tcPr>
          <w:p w14:paraId="69772B6D" w14:textId="77777777" w:rsidR="001E1F46" w:rsidRDefault="001E1F46"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72561F" w:rsidRPr="000024F2" w14:paraId="720A0016"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8D346EC" w14:textId="77777777" w:rsidR="0072561F" w:rsidRDefault="0072561F"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4C5484D4" w14:textId="77777777" w:rsidR="0072561F" w:rsidRDefault="0072561F"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6178A296" w14:textId="77777777" w:rsidR="0072561F" w:rsidRDefault="0072561F"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6C025212" w14:textId="77777777" w:rsidR="0072561F" w:rsidRDefault="0072561F" w:rsidP="00A75409">
            <w:pPr>
              <w:spacing w:after="0"/>
              <w:rPr>
                <w:iCs/>
                <w:snapToGrid w:val="0"/>
                <w:lang w:eastAsia="ja-JP"/>
              </w:rPr>
            </w:pPr>
            <w:r>
              <w:rPr>
                <w:iCs/>
                <w:snapToGrid w:val="0"/>
                <w:lang w:eastAsia="ja-JP"/>
              </w:rPr>
              <w:t>0166</w:t>
            </w:r>
          </w:p>
        </w:tc>
        <w:tc>
          <w:tcPr>
            <w:tcW w:w="427" w:type="dxa"/>
            <w:gridSpan w:val="2"/>
            <w:tcBorders>
              <w:top w:val="single" w:sz="12" w:space="0" w:color="auto"/>
              <w:bottom w:val="single" w:sz="12" w:space="0" w:color="auto"/>
            </w:tcBorders>
            <w:shd w:val="solid" w:color="FFFFFF" w:fill="auto"/>
          </w:tcPr>
          <w:p w14:paraId="301366DD" w14:textId="77777777" w:rsidR="0072561F" w:rsidRDefault="0072561F"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35DFC88" w14:textId="77777777" w:rsidR="0072561F" w:rsidRDefault="0072561F"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7ADDBD9" w14:textId="77777777" w:rsidR="0072561F" w:rsidRDefault="0072561F" w:rsidP="00A75409">
            <w:pPr>
              <w:spacing w:after="0"/>
              <w:rPr>
                <w:noProof/>
                <w:lang w:eastAsia="zh-CN"/>
              </w:rPr>
            </w:pPr>
            <w:r>
              <w:rPr>
                <w:noProof/>
                <w:lang w:eastAsia="zh-CN"/>
              </w:rPr>
              <w:t>Addressing subjective comments from GSMA and comments in BSI AIS-N2 to 4.3.2.1</w:t>
            </w:r>
          </w:p>
        </w:tc>
        <w:tc>
          <w:tcPr>
            <w:tcW w:w="708" w:type="dxa"/>
            <w:tcBorders>
              <w:top w:val="single" w:sz="12" w:space="0" w:color="auto"/>
              <w:bottom w:val="single" w:sz="12" w:space="0" w:color="auto"/>
            </w:tcBorders>
            <w:shd w:val="solid" w:color="FFFFFF" w:fill="auto"/>
          </w:tcPr>
          <w:p w14:paraId="63D80A24" w14:textId="77777777" w:rsidR="0072561F" w:rsidRDefault="0072561F"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0C746A" w:rsidRPr="000024F2" w14:paraId="4321660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04B2333F" w14:textId="77777777" w:rsidR="000C746A" w:rsidRDefault="000C746A"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4364B70D" w14:textId="77777777" w:rsidR="000C746A" w:rsidRDefault="000C746A"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9CF4C49" w14:textId="77777777" w:rsidR="000C746A" w:rsidRDefault="000C746A"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70AE48D6" w14:textId="77777777" w:rsidR="000C746A" w:rsidRDefault="000C746A" w:rsidP="00A75409">
            <w:pPr>
              <w:spacing w:after="0"/>
              <w:rPr>
                <w:iCs/>
                <w:snapToGrid w:val="0"/>
                <w:lang w:eastAsia="ja-JP"/>
              </w:rPr>
            </w:pPr>
            <w:r>
              <w:rPr>
                <w:iCs/>
                <w:snapToGrid w:val="0"/>
                <w:lang w:eastAsia="ja-JP"/>
              </w:rPr>
              <w:t>0167</w:t>
            </w:r>
          </w:p>
        </w:tc>
        <w:tc>
          <w:tcPr>
            <w:tcW w:w="427" w:type="dxa"/>
            <w:gridSpan w:val="2"/>
            <w:tcBorders>
              <w:top w:val="single" w:sz="12" w:space="0" w:color="auto"/>
              <w:bottom w:val="single" w:sz="12" w:space="0" w:color="auto"/>
            </w:tcBorders>
            <w:shd w:val="solid" w:color="FFFFFF" w:fill="auto"/>
          </w:tcPr>
          <w:p w14:paraId="692D1C0C" w14:textId="77777777" w:rsidR="000C746A" w:rsidRDefault="000C746A"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299DE31" w14:textId="77777777" w:rsidR="000C746A" w:rsidRDefault="000C746A" w:rsidP="00A75409">
            <w:pPr>
              <w:spacing w:after="0"/>
              <w:rPr>
                <w:iCs/>
                <w:snapToGrid w:val="0"/>
                <w:lang w:eastAsia="ja-JP"/>
              </w:rPr>
            </w:pPr>
            <w:r>
              <w:rPr>
                <w:iCs/>
                <w:snapToGrid w:val="0"/>
                <w:lang w:eastAsia="ja-JP"/>
              </w:rPr>
              <w:t>D</w:t>
            </w:r>
          </w:p>
        </w:tc>
        <w:tc>
          <w:tcPr>
            <w:tcW w:w="4752" w:type="dxa"/>
            <w:tcBorders>
              <w:top w:val="single" w:sz="12" w:space="0" w:color="auto"/>
              <w:bottom w:val="single" w:sz="12" w:space="0" w:color="auto"/>
            </w:tcBorders>
            <w:shd w:val="solid" w:color="FFFFFF" w:fill="auto"/>
          </w:tcPr>
          <w:p w14:paraId="63EDAB81" w14:textId="77777777" w:rsidR="000C746A" w:rsidRDefault="000C746A" w:rsidP="00A75409">
            <w:pPr>
              <w:spacing w:after="0"/>
              <w:rPr>
                <w:noProof/>
                <w:lang w:eastAsia="zh-CN"/>
              </w:rPr>
            </w:pPr>
            <w:r>
              <w:rPr>
                <w:noProof/>
                <w:lang w:eastAsia="zh-CN"/>
              </w:rPr>
              <w:t>Remove the additional can in the evidence</w:t>
            </w:r>
          </w:p>
        </w:tc>
        <w:tc>
          <w:tcPr>
            <w:tcW w:w="708" w:type="dxa"/>
            <w:tcBorders>
              <w:top w:val="single" w:sz="12" w:space="0" w:color="auto"/>
              <w:bottom w:val="single" w:sz="12" w:space="0" w:color="auto"/>
            </w:tcBorders>
            <w:shd w:val="solid" w:color="FFFFFF" w:fill="auto"/>
          </w:tcPr>
          <w:p w14:paraId="2FD96C6D" w14:textId="77777777" w:rsidR="000C746A" w:rsidRDefault="000C746A"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0C746A" w:rsidRPr="000024F2" w14:paraId="544D884A"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35482AB" w14:textId="77777777" w:rsidR="000C746A" w:rsidRDefault="000C746A"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C25CFB0" w14:textId="77777777" w:rsidR="000C746A" w:rsidRDefault="000C746A"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19D4644" w14:textId="77777777" w:rsidR="000C746A" w:rsidRDefault="000C746A"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299D6271" w14:textId="77777777" w:rsidR="000C746A" w:rsidRDefault="000C746A" w:rsidP="00A75409">
            <w:pPr>
              <w:spacing w:after="0"/>
              <w:rPr>
                <w:iCs/>
                <w:snapToGrid w:val="0"/>
                <w:lang w:eastAsia="ja-JP"/>
              </w:rPr>
            </w:pPr>
            <w:r>
              <w:rPr>
                <w:iCs/>
                <w:snapToGrid w:val="0"/>
                <w:lang w:eastAsia="ja-JP"/>
              </w:rPr>
              <w:t>0168</w:t>
            </w:r>
          </w:p>
        </w:tc>
        <w:tc>
          <w:tcPr>
            <w:tcW w:w="427" w:type="dxa"/>
            <w:gridSpan w:val="2"/>
            <w:tcBorders>
              <w:top w:val="single" w:sz="12" w:space="0" w:color="auto"/>
              <w:bottom w:val="single" w:sz="12" w:space="0" w:color="auto"/>
            </w:tcBorders>
            <w:shd w:val="solid" w:color="FFFFFF" w:fill="auto"/>
          </w:tcPr>
          <w:p w14:paraId="15D64452" w14:textId="77777777" w:rsidR="000C746A" w:rsidRDefault="000C746A"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807CB44" w14:textId="77777777" w:rsidR="000C746A" w:rsidRDefault="000C746A"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3E0DC280" w14:textId="77777777" w:rsidR="000C746A" w:rsidRDefault="000C746A" w:rsidP="00A75409">
            <w:pPr>
              <w:spacing w:after="0"/>
              <w:rPr>
                <w:noProof/>
                <w:lang w:eastAsia="zh-CN"/>
              </w:rPr>
            </w:pPr>
            <w:r>
              <w:rPr>
                <w:noProof/>
                <w:lang w:eastAsia="zh-CN"/>
              </w:rPr>
              <w:t>Clarification for 4.3.4.2 - 33.117</w:t>
            </w:r>
          </w:p>
        </w:tc>
        <w:tc>
          <w:tcPr>
            <w:tcW w:w="708" w:type="dxa"/>
            <w:tcBorders>
              <w:top w:val="single" w:sz="12" w:space="0" w:color="auto"/>
              <w:bottom w:val="single" w:sz="12" w:space="0" w:color="auto"/>
            </w:tcBorders>
            <w:shd w:val="solid" w:color="FFFFFF" w:fill="auto"/>
          </w:tcPr>
          <w:p w14:paraId="30EB7753" w14:textId="77777777" w:rsidR="000C746A" w:rsidRDefault="000C746A"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0C746A" w:rsidRPr="000024F2" w14:paraId="0C20399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D725041" w14:textId="77777777" w:rsidR="000C746A" w:rsidRDefault="000C746A"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57DB17E" w14:textId="77777777" w:rsidR="000C746A" w:rsidRDefault="000C746A"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20F0D7C" w14:textId="77777777" w:rsidR="000C746A" w:rsidRDefault="000C746A"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3685184D" w14:textId="77777777" w:rsidR="000C746A" w:rsidRDefault="000C746A" w:rsidP="00A75409">
            <w:pPr>
              <w:spacing w:after="0"/>
              <w:rPr>
                <w:iCs/>
                <w:snapToGrid w:val="0"/>
                <w:lang w:eastAsia="ja-JP"/>
              </w:rPr>
            </w:pPr>
            <w:r>
              <w:rPr>
                <w:iCs/>
                <w:snapToGrid w:val="0"/>
                <w:lang w:eastAsia="ja-JP"/>
              </w:rPr>
              <w:t>0169</w:t>
            </w:r>
          </w:p>
        </w:tc>
        <w:tc>
          <w:tcPr>
            <w:tcW w:w="427" w:type="dxa"/>
            <w:gridSpan w:val="2"/>
            <w:tcBorders>
              <w:top w:val="single" w:sz="12" w:space="0" w:color="auto"/>
              <w:bottom w:val="single" w:sz="12" w:space="0" w:color="auto"/>
            </w:tcBorders>
            <w:shd w:val="solid" w:color="FFFFFF" w:fill="auto"/>
          </w:tcPr>
          <w:p w14:paraId="2B021C0A" w14:textId="77777777" w:rsidR="000C746A" w:rsidRDefault="000C746A"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0AFA6BDA" w14:textId="77777777" w:rsidR="000C746A" w:rsidRDefault="000C746A"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40830DC" w14:textId="77777777" w:rsidR="000C746A" w:rsidRDefault="000C746A" w:rsidP="00A75409">
            <w:pPr>
              <w:spacing w:after="0"/>
              <w:rPr>
                <w:noProof/>
                <w:lang w:eastAsia="zh-CN"/>
              </w:rPr>
            </w:pPr>
            <w:r>
              <w:rPr>
                <w:noProof/>
                <w:lang w:eastAsia="zh-CN"/>
              </w:rPr>
              <w:t>Clarification for 4.3.4.3 - 33.117</w:t>
            </w:r>
          </w:p>
        </w:tc>
        <w:tc>
          <w:tcPr>
            <w:tcW w:w="708" w:type="dxa"/>
            <w:tcBorders>
              <w:top w:val="single" w:sz="12" w:space="0" w:color="auto"/>
              <w:bottom w:val="single" w:sz="12" w:space="0" w:color="auto"/>
            </w:tcBorders>
            <w:shd w:val="solid" w:color="FFFFFF" w:fill="auto"/>
          </w:tcPr>
          <w:p w14:paraId="09473746" w14:textId="77777777" w:rsidR="000C746A" w:rsidRDefault="000C746A"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405432" w:rsidRPr="000024F2" w14:paraId="4EFCAFF5"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B4F3D49" w14:textId="77777777" w:rsidR="00405432" w:rsidRDefault="00405432"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39EF0006" w14:textId="77777777" w:rsidR="00405432" w:rsidRDefault="00405432"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0E0AC3D" w14:textId="77777777" w:rsidR="00405432" w:rsidRDefault="00405432"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663C73A1" w14:textId="77777777" w:rsidR="00405432" w:rsidRDefault="00405432" w:rsidP="00A75409">
            <w:pPr>
              <w:spacing w:after="0"/>
              <w:rPr>
                <w:iCs/>
                <w:snapToGrid w:val="0"/>
                <w:lang w:eastAsia="ja-JP"/>
              </w:rPr>
            </w:pPr>
            <w:r>
              <w:rPr>
                <w:iCs/>
                <w:snapToGrid w:val="0"/>
                <w:lang w:eastAsia="ja-JP"/>
              </w:rPr>
              <w:t>0170</w:t>
            </w:r>
          </w:p>
        </w:tc>
        <w:tc>
          <w:tcPr>
            <w:tcW w:w="427" w:type="dxa"/>
            <w:gridSpan w:val="2"/>
            <w:tcBorders>
              <w:top w:val="single" w:sz="12" w:space="0" w:color="auto"/>
              <w:bottom w:val="single" w:sz="12" w:space="0" w:color="auto"/>
            </w:tcBorders>
            <w:shd w:val="solid" w:color="FFFFFF" w:fill="auto"/>
          </w:tcPr>
          <w:p w14:paraId="382CCEAA" w14:textId="77777777" w:rsidR="00405432" w:rsidRDefault="00405432"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A012E2B" w14:textId="77777777" w:rsidR="00405432" w:rsidRDefault="00405432"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A54FC5E" w14:textId="77777777" w:rsidR="00405432" w:rsidRDefault="00405432" w:rsidP="00A75409">
            <w:pPr>
              <w:spacing w:after="0"/>
              <w:rPr>
                <w:noProof/>
                <w:lang w:eastAsia="zh-CN"/>
              </w:rPr>
            </w:pPr>
            <w:r>
              <w:rPr>
                <w:noProof/>
                <w:lang w:eastAsia="zh-CN"/>
              </w:rPr>
              <w:t xml:space="preserve">Log transfer to centralized storage </w:t>
            </w:r>
          </w:p>
        </w:tc>
        <w:tc>
          <w:tcPr>
            <w:tcW w:w="708" w:type="dxa"/>
            <w:tcBorders>
              <w:top w:val="single" w:sz="12" w:space="0" w:color="auto"/>
              <w:bottom w:val="single" w:sz="12" w:space="0" w:color="auto"/>
            </w:tcBorders>
            <w:shd w:val="solid" w:color="FFFFFF" w:fill="auto"/>
          </w:tcPr>
          <w:p w14:paraId="79626654" w14:textId="77777777" w:rsidR="00405432" w:rsidRDefault="00405432"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58671C" w:rsidRPr="000024F2" w14:paraId="2F4128C9"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EF72531" w14:textId="77777777" w:rsidR="0058671C" w:rsidRDefault="0058671C"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7A5AA4CF" w14:textId="77777777" w:rsidR="0058671C" w:rsidRDefault="0058671C"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2719B81" w14:textId="77777777" w:rsidR="0058671C" w:rsidRDefault="0058671C"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B67528B" w14:textId="77777777" w:rsidR="0058671C" w:rsidRDefault="0058671C" w:rsidP="00A75409">
            <w:pPr>
              <w:spacing w:after="0"/>
              <w:rPr>
                <w:iCs/>
                <w:snapToGrid w:val="0"/>
                <w:lang w:eastAsia="ja-JP"/>
              </w:rPr>
            </w:pPr>
            <w:r>
              <w:rPr>
                <w:iCs/>
                <w:snapToGrid w:val="0"/>
                <w:lang w:eastAsia="ja-JP"/>
              </w:rPr>
              <w:t>0171</w:t>
            </w:r>
          </w:p>
        </w:tc>
        <w:tc>
          <w:tcPr>
            <w:tcW w:w="427" w:type="dxa"/>
            <w:gridSpan w:val="2"/>
            <w:tcBorders>
              <w:top w:val="single" w:sz="12" w:space="0" w:color="auto"/>
              <w:bottom w:val="single" w:sz="12" w:space="0" w:color="auto"/>
            </w:tcBorders>
            <w:shd w:val="solid" w:color="FFFFFF" w:fill="auto"/>
          </w:tcPr>
          <w:p w14:paraId="25D67E8F" w14:textId="77777777" w:rsidR="0058671C" w:rsidRDefault="0058671C"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0C1F92F" w14:textId="77777777" w:rsidR="0058671C" w:rsidRDefault="0058671C"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1C81539F" w14:textId="77777777" w:rsidR="0058671C" w:rsidRDefault="0058671C" w:rsidP="00A75409">
            <w:pPr>
              <w:spacing w:after="0"/>
              <w:rPr>
                <w:noProof/>
                <w:lang w:eastAsia="zh-CN"/>
              </w:rPr>
            </w:pPr>
            <w:r>
              <w:rPr>
                <w:noProof/>
                <w:lang w:eastAsia="zh-CN"/>
              </w:rPr>
              <w:t>Growing content shall not influence system functions</w:t>
            </w:r>
          </w:p>
        </w:tc>
        <w:tc>
          <w:tcPr>
            <w:tcW w:w="708" w:type="dxa"/>
            <w:tcBorders>
              <w:top w:val="single" w:sz="12" w:space="0" w:color="auto"/>
              <w:bottom w:val="single" w:sz="12" w:space="0" w:color="auto"/>
            </w:tcBorders>
            <w:shd w:val="solid" w:color="FFFFFF" w:fill="auto"/>
          </w:tcPr>
          <w:p w14:paraId="2871C28B" w14:textId="77777777" w:rsidR="0058671C" w:rsidRDefault="0058671C"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CB510C" w:rsidRPr="000024F2" w14:paraId="654FA1AC"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1C67C23" w14:textId="77777777" w:rsidR="00CB510C" w:rsidRDefault="00CB510C" w:rsidP="00A75409">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69531BD" w14:textId="77777777" w:rsidR="00CB510C" w:rsidRDefault="00CB510C" w:rsidP="00A75409">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04A21693" w14:textId="77777777" w:rsidR="00CB510C" w:rsidRDefault="00CB510C" w:rsidP="00A75409">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948C2FE" w14:textId="77777777" w:rsidR="00CB510C" w:rsidRDefault="00CB510C" w:rsidP="00A75409">
            <w:pPr>
              <w:spacing w:after="0"/>
              <w:rPr>
                <w:iCs/>
                <w:snapToGrid w:val="0"/>
                <w:lang w:eastAsia="ja-JP"/>
              </w:rPr>
            </w:pPr>
            <w:r>
              <w:rPr>
                <w:iCs/>
                <w:snapToGrid w:val="0"/>
                <w:lang w:eastAsia="ja-JP"/>
              </w:rPr>
              <w:t>0172</w:t>
            </w:r>
          </w:p>
        </w:tc>
        <w:tc>
          <w:tcPr>
            <w:tcW w:w="427" w:type="dxa"/>
            <w:gridSpan w:val="2"/>
            <w:tcBorders>
              <w:top w:val="single" w:sz="12" w:space="0" w:color="auto"/>
              <w:bottom w:val="single" w:sz="12" w:space="0" w:color="auto"/>
            </w:tcBorders>
            <w:shd w:val="solid" w:color="FFFFFF" w:fill="auto"/>
          </w:tcPr>
          <w:p w14:paraId="576D6FF3" w14:textId="77777777" w:rsidR="00CB510C" w:rsidRDefault="00CB510C" w:rsidP="00A75409">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1C6CA9C7" w14:textId="77777777" w:rsidR="00CB510C" w:rsidRDefault="00CB510C" w:rsidP="00A75409">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FB9EB5F" w14:textId="77777777" w:rsidR="00CB510C" w:rsidRDefault="00CB510C" w:rsidP="00A75409">
            <w:pPr>
              <w:spacing w:after="0"/>
              <w:rPr>
                <w:noProof/>
                <w:lang w:eastAsia="zh-CN"/>
              </w:rPr>
            </w:pPr>
            <w:r>
              <w:rPr>
                <w:noProof/>
                <w:lang w:eastAsia="zh-CN"/>
              </w:rPr>
              <w:t>Processing of ICMPv4 and ICMPv6 packets</w:t>
            </w:r>
          </w:p>
        </w:tc>
        <w:tc>
          <w:tcPr>
            <w:tcW w:w="708" w:type="dxa"/>
            <w:tcBorders>
              <w:top w:val="single" w:sz="12" w:space="0" w:color="auto"/>
              <w:bottom w:val="single" w:sz="12" w:space="0" w:color="auto"/>
            </w:tcBorders>
            <w:shd w:val="solid" w:color="FFFFFF" w:fill="auto"/>
          </w:tcPr>
          <w:p w14:paraId="6A875834" w14:textId="77777777" w:rsidR="00CB510C" w:rsidRDefault="00CB510C" w:rsidP="00A75409">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854FC4" w:rsidRPr="000024F2" w14:paraId="15065B1B"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AFA3B12" w14:textId="77777777" w:rsidR="00854FC4" w:rsidRDefault="00854FC4" w:rsidP="00854FC4">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CB8F77C" w14:textId="77777777" w:rsidR="00854FC4" w:rsidRDefault="00854FC4" w:rsidP="00854FC4">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EFB10A2" w14:textId="77777777" w:rsidR="00854FC4" w:rsidRDefault="00854FC4" w:rsidP="00854FC4">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10BA06B9" w14:textId="77777777" w:rsidR="00854FC4" w:rsidRDefault="00854FC4" w:rsidP="00854FC4">
            <w:pPr>
              <w:spacing w:after="0"/>
              <w:rPr>
                <w:iCs/>
                <w:snapToGrid w:val="0"/>
                <w:lang w:eastAsia="ja-JP"/>
              </w:rPr>
            </w:pPr>
            <w:r>
              <w:rPr>
                <w:iCs/>
                <w:snapToGrid w:val="0"/>
                <w:lang w:eastAsia="ja-JP"/>
              </w:rPr>
              <w:t>0173</w:t>
            </w:r>
          </w:p>
        </w:tc>
        <w:tc>
          <w:tcPr>
            <w:tcW w:w="427" w:type="dxa"/>
            <w:gridSpan w:val="2"/>
            <w:tcBorders>
              <w:top w:val="single" w:sz="12" w:space="0" w:color="auto"/>
              <w:bottom w:val="single" w:sz="12" w:space="0" w:color="auto"/>
            </w:tcBorders>
            <w:shd w:val="solid" w:color="FFFFFF" w:fill="auto"/>
          </w:tcPr>
          <w:p w14:paraId="4BA0A1F3" w14:textId="77777777" w:rsidR="00854FC4" w:rsidRDefault="00854FC4" w:rsidP="00854FC4">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C71D0B3" w14:textId="77777777" w:rsidR="00854FC4" w:rsidRDefault="00854FC4" w:rsidP="00854FC4">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56052AB" w14:textId="77777777" w:rsidR="00854FC4" w:rsidRDefault="00854FC4" w:rsidP="00854FC4">
            <w:pPr>
              <w:spacing w:after="0"/>
              <w:rPr>
                <w:noProof/>
                <w:lang w:eastAsia="zh-CN"/>
              </w:rPr>
            </w:pPr>
            <w:r>
              <w:rPr>
                <w:noProof/>
                <w:lang w:eastAsia="zh-CN"/>
              </w:rPr>
              <w:t>Handling of IP options and extensions</w:t>
            </w:r>
          </w:p>
        </w:tc>
        <w:tc>
          <w:tcPr>
            <w:tcW w:w="708" w:type="dxa"/>
            <w:tcBorders>
              <w:top w:val="single" w:sz="12" w:space="0" w:color="auto"/>
              <w:bottom w:val="single" w:sz="12" w:space="0" w:color="auto"/>
            </w:tcBorders>
            <w:shd w:val="solid" w:color="FFFFFF" w:fill="auto"/>
          </w:tcPr>
          <w:p w14:paraId="3B505CD6" w14:textId="77777777" w:rsidR="00854FC4" w:rsidRDefault="00854FC4" w:rsidP="00854FC4">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B16D18" w:rsidRPr="000024F2" w14:paraId="78FAC982"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FE1DAB9" w14:textId="77777777" w:rsidR="00B16D18" w:rsidRDefault="00B16D18" w:rsidP="00854FC4">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0690C2BA" w14:textId="77777777" w:rsidR="00B16D18" w:rsidRDefault="00B16D18" w:rsidP="00854FC4">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7A8B1309" w14:textId="77777777" w:rsidR="00B16D18" w:rsidRDefault="00B16D18" w:rsidP="00854FC4">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44664CAF" w14:textId="77777777" w:rsidR="00B16D18" w:rsidRDefault="00B16D18" w:rsidP="00854FC4">
            <w:pPr>
              <w:spacing w:after="0"/>
              <w:rPr>
                <w:iCs/>
                <w:snapToGrid w:val="0"/>
                <w:lang w:eastAsia="ja-JP"/>
              </w:rPr>
            </w:pPr>
            <w:r>
              <w:rPr>
                <w:iCs/>
                <w:snapToGrid w:val="0"/>
                <w:lang w:eastAsia="ja-JP"/>
              </w:rPr>
              <w:t>0174</w:t>
            </w:r>
          </w:p>
        </w:tc>
        <w:tc>
          <w:tcPr>
            <w:tcW w:w="427" w:type="dxa"/>
            <w:gridSpan w:val="2"/>
            <w:tcBorders>
              <w:top w:val="single" w:sz="12" w:space="0" w:color="auto"/>
              <w:bottom w:val="single" w:sz="12" w:space="0" w:color="auto"/>
            </w:tcBorders>
            <w:shd w:val="solid" w:color="FFFFFF" w:fill="auto"/>
          </w:tcPr>
          <w:p w14:paraId="2398BEB3" w14:textId="77777777" w:rsidR="00B16D18" w:rsidRDefault="00B16D18" w:rsidP="00854FC4">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35D8ACCC" w14:textId="77777777" w:rsidR="00B16D18" w:rsidRDefault="00B16D18" w:rsidP="00854FC4">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469EACB" w14:textId="77777777" w:rsidR="00B16D18" w:rsidRDefault="00B16D18" w:rsidP="00854FC4">
            <w:pPr>
              <w:spacing w:after="0"/>
              <w:rPr>
                <w:noProof/>
                <w:lang w:eastAsia="zh-CN"/>
              </w:rPr>
            </w:pPr>
            <w:r>
              <w:rPr>
                <w:noProof/>
                <w:lang w:eastAsia="zh-CN"/>
              </w:rPr>
              <w:t>Updates to Section 4.3.5.1 of TS 33.117 for clarification</w:t>
            </w:r>
          </w:p>
        </w:tc>
        <w:tc>
          <w:tcPr>
            <w:tcW w:w="708" w:type="dxa"/>
            <w:tcBorders>
              <w:top w:val="single" w:sz="12" w:space="0" w:color="auto"/>
              <w:bottom w:val="single" w:sz="12" w:space="0" w:color="auto"/>
            </w:tcBorders>
            <w:shd w:val="solid" w:color="FFFFFF" w:fill="auto"/>
          </w:tcPr>
          <w:p w14:paraId="7E616208" w14:textId="77777777" w:rsidR="00B16D18" w:rsidRDefault="00B16D18" w:rsidP="00854FC4">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33779" w:rsidRPr="000024F2" w14:paraId="35C75740"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8118320" w14:textId="77777777" w:rsidR="00F33779" w:rsidRDefault="00F33779" w:rsidP="00854FC4">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2E0490D" w14:textId="77777777" w:rsidR="00F33779" w:rsidRDefault="00F33779" w:rsidP="00854FC4">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515F5D2D" w14:textId="77777777" w:rsidR="00F33779" w:rsidRDefault="00F33779" w:rsidP="00854FC4">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2865EF0" w14:textId="77777777" w:rsidR="00F33779" w:rsidRDefault="00F33779" w:rsidP="00854FC4">
            <w:pPr>
              <w:spacing w:after="0"/>
              <w:rPr>
                <w:iCs/>
                <w:snapToGrid w:val="0"/>
                <w:lang w:eastAsia="ja-JP"/>
              </w:rPr>
            </w:pPr>
            <w:r>
              <w:rPr>
                <w:iCs/>
                <w:snapToGrid w:val="0"/>
                <w:lang w:eastAsia="ja-JP"/>
              </w:rPr>
              <w:t>0175</w:t>
            </w:r>
          </w:p>
        </w:tc>
        <w:tc>
          <w:tcPr>
            <w:tcW w:w="427" w:type="dxa"/>
            <w:gridSpan w:val="2"/>
            <w:tcBorders>
              <w:top w:val="single" w:sz="12" w:space="0" w:color="auto"/>
              <w:bottom w:val="single" w:sz="12" w:space="0" w:color="auto"/>
            </w:tcBorders>
            <w:shd w:val="solid" w:color="FFFFFF" w:fill="auto"/>
          </w:tcPr>
          <w:p w14:paraId="07F503FE" w14:textId="77777777" w:rsidR="00F33779" w:rsidRDefault="00F33779" w:rsidP="00854FC4">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DA6E2D7" w14:textId="77777777" w:rsidR="00F33779" w:rsidRDefault="00F33779" w:rsidP="00854FC4">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6593B74" w14:textId="77777777" w:rsidR="00F33779" w:rsidRDefault="00F33779" w:rsidP="00854FC4">
            <w:pPr>
              <w:spacing w:after="0"/>
              <w:rPr>
                <w:noProof/>
                <w:lang w:eastAsia="zh-CN"/>
              </w:rPr>
            </w:pPr>
            <w:r>
              <w:rPr>
                <w:noProof/>
                <w:lang w:eastAsia="zh-CN"/>
              </w:rPr>
              <w:t>Updates to Section 4.3.6.2 of TS 33.117 for clarification</w:t>
            </w:r>
          </w:p>
        </w:tc>
        <w:tc>
          <w:tcPr>
            <w:tcW w:w="708" w:type="dxa"/>
            <w:tcBorders>
              <w:top w:val="single" w:sz="12" w:space="0" w:color="auto"/>
              <w:bottom w:val="single" w:sz="12" w:space="0" w:color="auto"/>
            </w:tcBorders>
            <w:shd w:val="solid" w:color="FFFFFF" w:fill="auto"/>
          </w:tcPr>
          <w:p w14:paraId="084AB9D2" w14:textId="77777777" w:rsidR="00F33779" w:rsidRDefault="00F33779" w:rsidP="00854FC4">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33779" w:rsidRPr="000024F2" w14:paraId="674E8400"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B6B014D" w14:textId="77777777" w:rsidR="00F33779" w:rsidRDefault="00F33779" w:rsidP="00854FC4">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31DB2A7" w14:textId="77777777" w:rsidR="00F33779" w:rsidRDefault="00F33779" w:rsidP="00854FC4">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755B75AD" w14:textId="77777777" w:rsidR="00F33779" w:rsidRDefault="00F33779" w:rsidP="00854FC4">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50BE52DA" w14:textId="77777777" w:rsidR="00F33779" w:rsidRDefault="00F33779" w:rsidP="00854FC4">
            <w:pPr>
              <w:spacing w:after="0"/>
              <w:rPr>
                <w:iCs/>
                <w:snapToGrid w:val="0"/>
                <w:lang w:eastAsia="ja-JP"/>
              </w:rPr>
            </w:pPr>
            <w:r>
              <w:rPr>
                <w:iCs/>
                <w:snapToGrid w:val="0"/>
                <w:lang w:eastAsia="ja-JP"/>
              </w:rPr>
              <w:t>0176</w:t>
            </w:r>
          </w:p>
        </w:tc>
        <w:tc>
          <w:tcPr>
            <w:tcW w:w="427" w:type="dxa"/>
            <w:gridSpan w:val="2"/>
            <w:tcBorders>
              <w:top w:val="single" w:sz="12" w:space="0" w:color="auto"/>
              <w:bottom w:val="single" w:sz="12" w:space="0" w:color="auto"/>
            </w:tcBorders>
            <w:shd w:val="solid" w:color="FFFFFF" w:fill="auto"/>
          </w:tcPr>
          <w:p w14:paraId="307D4957" w14:textId="77777777" w:rsidR="00F33779" w:rsidRDefault="00F33779" w:rsidP="00854FC4">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17367C5" w14:textId="77777777" w:rsidR="00F33779" w:rsidRDefault="00F33779" w:rsidP="00854FC4">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360D040" w14:textId="77777777" w:rsidR="00F33779" w:rsidRDefault="00F33779" w:rsidP="00854FC4">
            <w:pPr>
              <w:spacing w:after="0"/>
              <w:rPr>
                <w:noProof/>
                <w:lang w:eastAsia="zh-CN"/>
              </w:rPr>
            </w:pPr>
            <w:r>
              <w:rPr>
                <w:noProof/>
                <w:lang w:eastAsia="zh-CN"/>
              </w:rPr>
              <w:t>Updates to Section 4.3.6.3 of TS 33.117 for clarification</w:t>
            </w:r>
          </w:p>
        </w:tc>
        <w:tc>
          <w:tcPr>
            <w:tcW w:w="708" w:type="dxa"/>
            <w:tcBorders>
              <w:top w:val="single" w:sz="12" w:space="0" w:color="auto"/>
              <w:bottom w:val="single" w:sz="12" w:space="0" w:color="auto"/>
            </w:tcBorders>
            <w:shd w:val="solid" w:color="FFFFFF" w:fill="auto"/>
          </w:tcPr>
          <w:p w14:paraId="4421FF5E" w14:textId="77777777" w:rsidR="00F33779" w:rsidRDefault="00F33779" w:rsidP="00854FC4">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4359A3" w:rsidRPr="000024F2" w14:paraId="2D47F35A"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4A2ADF72" w14:textId="77777777" w:rsidR="004359A3" w:rsidRDefault="004359A3"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9CB0462" w14:textId="77777777" w:rsidR="004359A3" w:rsidRDefault="004359A3"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2C7419FD" w14:textId="77777777" w:rsidR="004359A3" w:rsidRDefault="004359A3" w:rsidP="004359A3">
            <w:pPr>
              <w:spacing w:after="0"/>
              <w:rPr>
                <w:iCs/>
                <w:snapToGrid w:val="0"/>
                <w:lang w:eastAsia="ja-JP"/>
              </w:rPr>
            </w:pPr>
            <w:r>
              <w:rPr>
                <w:iCs/>
                <w:snapToGrid w:val="0"/>
                <w:lang w:eastAsia="ja-JP"/>
              </w:rPr>
              <w:t>SP-240366</w:t>
            </w:r>
          </w:p>
        </w:tc>
        <w:tc>
          <w:tcPr>
            <w:tcW w:w="570" w:type="dxa"/>
            <w:gridSpan w:val="2"/>
            <w:tcBorders>
              <w:top w:val="single" w:sz="12" w:space="0" w:color="auto"/>
              <w:bottom w:val="single" w:sz="12" w:space="0" w:color="auto"/>
            </w:tcBorders>
            <w:shd w:val="solid" w:color="FFFFFF" w:fill="auto"/>
          </w:tcPr>
          <w:p w14:paraId="7D15D872" w14:textId="77777777" w:rsidR="004359A3" w:rsidRDefault="004359A3" w:rsidP="004359A3">
            <w:pPr>
              <w:spacing w:after="0"/>
              <w:rPr>
                <w:iCs/>
                <w:snapToGrid w:val="0"/>
                <w:lang w:eastAsia="ja-JP"/>
              </w:rPr>
            </w:pPr>
            <w:r>
              <w:rPr>
                <w:iCs/>
                <w:snapToGrid w:val="0"/>
                <w:lang w:eastAsia="ja-JP"/>
              </w:rPr>
              <w:t>0177</w:t>
            </w:r>
          </w:p>
        </w:tc>
        <w:tc>
          <w:tcPr>
            <w:tcW w:w="427" w:type="dxa"/>
            <w:gridSpan w:val="2"/>
            <w:tcBorders>
              <w:top w:val="single" w:sz="12" w:space="0" w:color="auto"/>
              <w:bottom w:val="single" w:sz="12" w:space="0" w:color="auto"/>
            </w:tcBorders>
            <w:shd w:val="solid" w:color="FFFFFF" w:fill="auto"/>
          </w:tcPr>
          <w:p w14:paraId="4A1D8FF0" w14:textId="77777777" w:rsidR="004359A3" w:rsidRDefault="004359A3" w:rsidP="004359A3">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6B27D435" w14:textId="77777777" w:rsidR="004359A3" w:rsidRDefault="004359A3"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204F647" w14:textId="77777777" w:rsidR="004359A3" w:rsidRDefault="004359A3" w:rsidP="004359A3">
            <w:pPr>
              <w:spacing w:after="0"/>
              <w:rPr>
                <w:noProof/>
                <w:lang w:eastAsia="zh-CN"/>
              </w:rPr>
            </w:pPr>
            <w:r>
              <w:rPr>
                <w:noProof/>
                <w:lang w:eastAsia="zh-CN"/>
              </w:rPr>
              <w:t>Updates to Section 4.3.6.4 of TS 33.117 for clarification</w:t>
            </w:r>
          </w:p>
        </w:tc>
        <w:tc>
          <w:tcPr>
            <w:tcW w:w="708" w:type="dxa"/>
            <w:tcBorders>
              <w:top w:val="single" w:sz="12" w:space="0" w:color="auto"/>
              <w:bottom w:val="single" w:sz="12" w:space="0" w:color="auto"/>
            </w:tcBorders>
            <w:shd w:val="solid" w:color="FFFFFF" w:fill="auto"/>
          </w:tcPr>
          <w:p w14:paraId="4368F9E7" w14:textId="77777777" w:rsidR="004359A3" w:rsidRDefault="004359A3"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0F30C2" w:rsidRPr="000024F2" w14:paraId="48D2C963"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3C4F94C5" w14:textId="77777777" w:rsidR="000F30C2" w:rsidRDefault="000F30C2"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40B1192" w14:textId="77777777" w:rsidR="000F30C2" w:rsidRDefault="000F30C2"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47ADFD3C" w14:textId="77777777" w:rsidR="000F30C2" w:rsidRDefault="000F30C2" w:rsidP="004359A3">
            <w:pPr>
              <w:spacing w:after="0"/>
              <w:rPr>
                <w:iCs/>
                <w:snapToGrid w:val="0"/>
                <w:lang w:eastAsia="ja-JP"/>
              </w:rPr>
            </w:pPr>
            <w:r>
              <w:rPr>
                <w:iCs/>
                <w:snapToGrid w:val="0"/>
                <w:lang w:eastAsia="ja-JP"/>
              </w:rPr>
              <w:t>SP-240364</w:t>
            </w:r>
          </w:p>
        </w:tc>
        <w:tc>
          <w:tcPr>
            <w:tcW w:w="570" w:type="dxa"/>
            <w:gridSpan w:val="2"/>
            <w:tcBorders>
              <w:top w:val="single" w:sz="12" w:space="0" w:color="auto"/>
              <w:bottom w:val="single" w:sz="12" w:space="0" w:color="auto"/>
            </w:tcBorders>
            <w:shd w:val="solid" w:color="FFFFFF" w:fill="auto"/>
          </w:tcPr>
          <w:p w14:paraId="78D8AF8D" w14:textId="77777777" w:rsidR="000F30C2" w:rsidRDefault="000F30C2" w:rsidP="004359A3">
            <w:pPr>
              <w:spacing w:after="0"/>
              <w:rPr>
                <w:iCs/>
                <w:snapToGrid w:val="0"/>
                <w:lang w:eastAsia="ja-JP"/>
              </w:rPr>
            </w:pPr>
            <w:r>
              <w:rPr>
                <w:iCs/>
                <w:snapToGrid w:val="0"/>
                <w:lang w:eastAsia="ja-JP"/>
              </w:rPr>
              <w:t>0183</w:t>
            </w:r>
          </w:p>
        </w:tc>
        <w:tc>
          <w:tcPr>
            <w:tcW w:w="427" w:type="dxa"/>
            <w:gridSpan w:val="2"/>
            <w:tcBorders>
              <w:top w:val="single" w:sz="12" w:space="0" w:color="auto"/>
              <w:bottom w:val="single" w:sz="12" w:space="0" w:color="auto"/>
            </w:tcBorders>
            <w:shd w:val="solid" w:color="FFFFFF" w:fill="auto"/>
          </w:tcPr>
          <w:p w14:paraId="2BD39C60" w14:textId="77777777" w:rsidR="000F30C2" w:rsidRDefault="00024A07" w:rsidP="004359A3">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7022D4EE" w14:textId="77777777" w:rsidR="000F30C2" w:rsidRDefault="000F30C2"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34FA84C" w14:textId="77777777" w:rsidR="000F30C2" w:rsidRDefault="000F30C2" w:rsidP="004359A3">
            <w:pPr>
              <w:spacing w:after="0"/>
              <w:rPr>
                <w:noProof/>
                <w:lang w:eastAsia="zh-CN"/>
              </w:rPr>
            </w:pPr>
            <w:r>
              <w:rPr>
                <w:noProof/>
                <w:lang w:eastAsia="zh-CN"/>
              </w:rPr>
              <w:t>Correcting range of values for IEs</w:t>
            </w:r>
          </w:p>
        </w:tc>
        <w:tc>
          <w:tcPr>
            <w:tcW w:w="708" w:type="dxa"/>
            <w:tcBorders>
              <w:top w:val="single" w:sz="12" w:space="0" w:color="auto"/>
              <w:bottom w:val="single" w:sz="12" w:space="0" w:color="auto"/>
            </w:tcBorders>
            <w:shd w:val="solid" w:color="FFFFFF" w:fill="auto"/>
          </w:tcPr>
          <w:p w14:paraId="21F82C93" w14:textId="77777777" w:rsidR="000F30C2" w:rsidRDefault="000F30C2"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0046B2" w:rsidRPr="000024F2" w14:paraId="477C15E6"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5984BE78" w14:textId="77777777" w:rsidR="000046B2" w:rsidRDefault="000046B2"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548BE3D3" w14:textId="77777777" w:rsidR="000046B2" w:rsidRDefault="000046B2"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5AFF484" w14:textId="77777777" w:rsidR="000046B2" w:rsidRDefault="000046B2" w:rsidP="004359A3">
            <w:pPr>
              <w:spacing w:after="0"/>
              <w:rPr>
                <w:iCs/>
                <w:snapToGrid w:val="0"/>
                <w:lang w:eastAsia="ja-JP"/>
              </w:rPr>
            </w:pPr>
            <w:r>
              <w:rPr>
                <w:iCs/>
                <w:snapToGrid w:val="0"/>
                <w:lang w:eastAsia="ja-JP"/>
              </w:rPr>
              <w:t>SP-240364</w:t>
            </w:r>
          </w:p>
        </w:tc>
        <w:tc>
          <w:tcPr>
            <w:tcW w:w="570" w:type="dxa"/>
            <w:gridSpan w:val="2"/>
            <w:tcBorders>
              <w:top w:val="single" w:sz="12" w:space="0" w:color="auto"/>
              <w:bottom w:val="single" w:sz="12" w:space="0" w:color="auto"/>
            </w:tcBorders>
            <w:shd w:val="solid" w:color="FFFFFF" w:fill="auto"/>
          </w:tcPr>
          <w:p w14:paraId="1A441DC8" w14:textId="77777777" w:rsidR="000046B2" w:rsidRDefault="000046B2" w:rsidP="004359A3">
            <w:pPr>
              <w:spacing w:after="0"/>
              <w:rPr>
                <w:iCs/>
                <w:snapToGrid w:val="0"/>
                <w:lang w:eastAsia="ja-JP"/>
              </w:rPr>
            </w:pPr>
            <w:r>
              <w:rPr>
                <w:iCs/>
                <w:snapToGrid w:val="0"/>
                <w:lang w:eastAsia="ja-JP"/>
              </w:rPr>
              <w:t>0184</w:t>
            </w:r>
          </w:p>
        </w:tc>
        <w:tc>
          <w:tcPr>
            <w:tcW w:w="427" w:type="dxa"/>
            <w:gridSpan w:val="2"/>
            <w:tcBorders>
              <w:top w:val="single" w:sz="12" w:space="0" w:color="auto"/>
              <w:bottom w:val="single" w:sz="12" w:space="0" w:color="auto"/>
            </w:tcBorders>
            <w:shd w:val="solid" w:color="FFFFFF" w:fill="auto"/>
          </w:tcPr>
          <w:p w14:paraId="4237537A" w14:textId="77777777" w:rsidR="000046B2" w:rsidRDefault="000046B2" w:rsidP="004359A3">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F8A56A5" w14:textId="77777777" w:rsidR="000046B2" w:rsidRDefault="000046B2"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92AE449" w14:textId="77777777" w:rsidR="000046B2" w:rsidRDefault="000046B2" w:rsidP="004359A3">
            <w:pPr>
              <w:spacing w:after="0"/>
              <w:rPr>
                <w:noProof/>
                <w:lang w:eastAsia="zh-CN"/>
              </w:rPr>
            </w:pPr>
            <w:r>
              <w:rPr>
                <w:noProof/>
                <w:lang w:eastAsia="zh-CN"/>
              </w:rPr>
              <w:t>GSMA - Remove ambiguity from TC 4.4.2</w:t>
            </w:r>
          </w:p>
        </w:tc>
        <w:tc>
          <w:tcPr>
            <w:tcW w:w="708" w:type="dxa"/>
            <w:tcBorders>
              <w:top w:val="single" w:sz="12" w:space="0" w:color="auto"/>
              <w:bottom w:val="single" w:sz="12" w:space="0" w:color="auto"/>
            </w:tcBorders>
            <w:shd w:val="solid" w:color="FFFFFF" w:fill="auto"/>
          </w:tcPr>
          <w:p w14:paraId="5D84B762" w14:textId="77777777" w:rsidR="000046B2" w:rsidRDefault="000046B2"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584B90" w:rsidRPr="000024F2" w14:paraId="002132EF"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7E60F696" w14:textId="77777777" w:rsidR="00584B90" w:rsidRDefault="00584B90"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8E0D71E" w14:textId="77777777" w:rsidR="00584B90" w:rsidRDefault="00584B90"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14A99934" w14:textId="77777777" w:rsidR="00584B90" w:rsidRDefault="00584B90" w:rsidP="004359A3">
            <w:pPr>
              <w:spacing w:after="0"/>
              <w:rPr>
                <w:iCs/>
                <w:snapToGrid w:val="0"/>
                <w:lang w:eastAsia="ja-JP"/>
              </w:rPr>
            </w:pPr>
            <w:r>
              <w:rPr>
                <w:iCs/>
                <w:snapToGrid w:val="0"/>
                <w:lang w:eastAsia="ja-JP"/>
              </w:rPr>
              <w:t>SP-240364</w:t>
            </w:r>
          </w:p>
        </w:tc>
        <w:tc>
          <w:tcPr>
            <w:tcW w:w="570" w:type="dxa"/>
            <w:gridSpan w:val="2"/>
            <w:tcBorders>
              <w:top w:val="single" w:sz="12" w:space="0" w:color="auto"/>
              <w:bottom w:val="single" w:sz="12" w:space="0" w:color="auto"/>
            </w:tcBorders>
            <w:shd w:val="solid" w:color="FFFFFF" w:fill="auto"/>
          </w:tcPr>
          <w:p w14:paraId="49672AAB" w14:textId="77777777" w:rsidR="00584B90" w:rsidRDefault="00584B90" w:rsidP="004359A3">
            <w:pPr>
              <w:spacing w:after="0"/>
              <w:rPr>
                <w:iCs/>
                <w:snapToGrid w:val="0"/>
                <w:lang w:eastAsia="ja-JP"/>
              </w:rPr>
            </w:pPr>
            <w:r>
              <w:rPr>
                <w:iCs/>
                <w:snapToGrid w:val="0"/>
                <w:lang w:eastAsia="ja-JP"/>
              </w:rPr>
              <w:t>0185</w:t>
            </w:r>
          </w:p>
        </w:tc>
        <w:tc>
          <w:tcPr>
            <w:tcW w:w="427" w:type="dxa"/>
            <w:gridSpan w:val="2"/>
            <w:tcBorders>
              <w:top w:val="single" w:sz="12" w:space="0" w:color="auto"/>
              <w:bottom w:val="single" w:sz="12" w:space="0" w:color="auto"/>
            </w:tcBorders>
            <w:shd w:val="solid" w:color="FFFFFF" w:fill="auto"/>
          </w:tcPr>
          <w:p w14:paraId="15DCC69A" w14:textId="77777777" w:rsidR="00584B90" w:rsidRDefault="00584B90" w:rsidP="004359A3">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51BBCBAD" w14:textId="77777777" w:rsidR="00584B90" w:rsidRDefault="00584B90"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C817B7F" w14:textId="77777777" w:rsidR="00584B90" w:rsidRDefault="00584B90" w:rsidP="004359A3">
            <w:pPr>
              <w:spacing w:after="0"/>
              <w:rPr>
                <w:noProof/>
                <w:lang w:eastAsia="zh-CN"/>
              </w:rPr>
            </w:pPr>
            <w:r>
              <w:rPr>
                <w:noProof/>
                <w:lang w:eastAsia="zh-CN"/>
              </w:rPr>
              <w:t>Clarifications to Robustness and Fuzz test cases</w:t>
            </w:r>
          </w:p>
        </w:tc>
        <w:tc>
          <w:tcPr>
            <w:tcW w:w="708" w:type="dxa"/>
            <w:tcBorders>
              <w:top w:val="single" w:sz="12" w:space="0" w:color="auto"/>
              <w:bottom w:val="single" w:sz="12" w:space="0" w:color="auto"/>
            </w:tcBorders>
            <w:shd w:val="solid" w:color="FFFFFF" w:fill="auto"/>
          </w:tcPr>
          <w:p w14:paraId="7E6B9432" w14:textId="77777777" w:rsidR="00584B90" w:rsidRDefault="00584B90"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B7792C" w:rsidRPr="000024F2" w14:paraId="4CB066C8"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14ABBC8A" w14:textId="77777777" w:rsidR="00B7792C" w:rsidRDefault="00B7792C"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1B6CB914" w14:textId="77777777" w:rsidR="00B7792C" w:rsidRDefault="00B7792C"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3504E5ED" w14:textId="77777777" w:rsidR="00B7792C" w:rsidRDefault="00B7792C" w:rsidP="004359A3">
            <w:pPr>
              <w:spacing w:after="0"/>
              <w:rPr>
                <w:iCs/>
                <w:snapToGrid w:val="0"/>
                <w:lang w:eastAsia="ja-JP"/>
              </w:rPr>
            </w:pPr>
            <w:r>
              <w:rPr>
                <w:iCs/>
                <w:snapToGrid w:val="0"/>
                <w:lang w:eastAsia="ja-JP"/>
              </w:rPr>
              <w:t>SP-240364</w:t>
            </w:r>
          </w:p>
        </w:tc>
        <w:tc>
          <w:tcPr>
            <w:tcW w:w="570" w:type="dxa"/>
            <w:gridSpan w:val="2"/>
            <w:tcBorders>
              <w:top w:val="single" w:sz="12" w:space="0" w:color="auto"/>
              <w:bottom w:val="single" w:sz="12" w:space="0" w:color="auto"/>
            </w:tcBorders>
            <w:shd w:val="solid" w:color="FFFFFF" w:fill="auto"/>
          </w:tcPr>
          <w:p w14:paraId="17F580DA" w14:textId="77777777" w:rsidR="00B7792C" w:rsidRDefault="00B7792C" w:rsidP="004359A3">
            <w:pPr>
              <w:spacing w:after="0"/>
              <w:rPr>
                <w:iCs/>
                <w:snapToGrid w:val="0"/>
                <w:lang w:eastAsia="ja-JP"/>
              </w:rPr>
            </w:pPr>
            <w:r>
              <w:rPr>
                <w:iCs/>
                <w:snapToGrid w:val="0"/>
                <w:lang w:eastAsia="ja-JP"/>
              </w:rPr>
              <w:t>0186</w:t>
            </w:r>
          </w:p>
        </w:tc>
        <w:tc>
          <w:tcPr>
            <w:tcW w:w="427" w:type="dxa"/>
            <w:gridSpan w:val="2"/>
            <w:tcBorders>
              <w:top w:val="single" w:sz="12" w:space="0" w:color="auto"/>
              <w:bottom w:val="single" w:sz="12" w:space="0" w:color="auto"/>
            </w:tcBorders>
            <w:shd w:val="solid" w:color="FFFFFF" w:fill="auto"/>
          </w:tcPr>
          <w:p w14:paraId="405CF72C" w14:textId="77777777" w:rsidR="00B7792C" w:rsidRDefault="00B7792C" w:rsidP="004359A3">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498333DE" w14:textId="77777777" w:rsidR="00B7792C" w:rsidRDefault="00B7792C"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969A02B" w14:textId="77777777" w:rsidR="00B7792C" w:rsidRDefault="00B7792C" w:rsidP="004359A3">
            <w:pPr>
              <w:spacing w:after="0"/>
              <w:rPr>
                <w:noProof/>
                <w:lang w:eastAsia="zh-CN"/>
              </w:rPr>
            </w:pPr>
            <w:r>
              <w:rPr>
                <w:noProof/>
                <w:lang w:eastAsia="zh-CN"/>
              </w:rPr>
              <w:t>Clarification on execute steps 3 about operating system to adapt to more scenario</w:t>
            </w:r>
          </w:p>
        </w:tc>
        <w:tc>
          <w:tcPr>
            <w:tcW w:w="708" w:type="dxa"/>
            <w:tcBorders>
              <w:top w:val="single" w:sz="12" w:space="0" w:color="auto"/>
              <w:bottom w:val="single" w:sz="12" w:space="0" w:color="auto"/>
            </w:tcBorders>
            <w:shd w:val="solid" w:color="FFFFFF" w:fill="auto"/>
          </w:tcPr>
          <w:p w14:paraId="74326743" w14:textId="77777777" w:rsidR="00B7792C" w:rsidRDefault="00B7792C"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B7792C" w:rsidRPr="000024F2" w14:paraId="036D8746"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2663E0CC" w14:textId="77777777" w:rsidR="00B7792C" w:rsidRDefault="00B7792C"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60B3B94A" w14:textId="77777777" w:rsidR="00B7792C" w:rsidRDefault="00B7792C"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69D83B26" w14:textId="77777777" w:rsidR="00B7792C" w:rsidRDefault="00B7792C" w:rsidP="004359A3">
            <w:pPr>
              <w:spacing w:after="0"/>
              <w:rPr>
                <w:iCs/>
                <w:snapToGrid w:val="0"/>
                <w:lang w:eastAsia="ja-JP"/>
              </w:rPr>
            </w:pPr>
            <w:r>
              <w:rPr>
                <w:iCs/>
                <w:snapToGrid w:val="0"/>
                <w:lang w:eastAsia="ja-JP"/>
              </w:rPr>
              <w:t>SP-240363</w:t>
            </w:r>
          </w:p>
        </w:tc>
        <w:tc>
          <w:tcPr>
            <w:tcW w:w="570" w:type="dxa"/>
            <w:gridSpan w:val="2"/>
            <w:tcBorders>
              <w:top w:val="single" w:sz="12" w:space="0" w:color="auto"/>
              <w:bottom w:val="single" w:sz="12" w:space="0" w:color="auto"/>
            </w:tcBorders>
            <w:shd w:val="solid" w:color="FFFFFF" w:fill="auto"/>
          </w:tcPr>
          <w:p w14:paraId="276216E5" w14:textId="77777777" w:rsidR="00B7792C" w:rsidRDefault="00B7792C" w:rsidP="004359A3">
            <w:pPr>
              <w:spacing w:after="0"/>
              <w:rPr>
                <w:iCs/>
                <w:snapToGrid w:val="0"/>
                <w:lang w:eastAsia="ja-JP"/>
              </w:rPr>
            </w:pPr>
            <w:r>
              <w:rPr>
                <w:iCs/>
                <w:snapToGrid w:val="0"/>
                <w:lang w:eastAsia="ja-JP"/>
              </w:rPr>
              <w:t>0187</w:t>
            </w:r>
          </w:p>
        </w:tc>
        <w:tc>
          <w:tcPr>
            <w:tcW w:w="427" w:type="dxa"/>
            <w:gridSpan w:val="2"/>
            <w:tcBorders>
              <w:top w:val="single" w:sz="12" w:space="0" w:color="auto"/>
              <w:bottom w:val="single" w:sz="12" w:space="0" w:color="auto"/>
            </w:tcBorders>
            <w:shd w:val="solid" w:color="FFFFFF" w:fill="auto"/>
          </w:tcPr>
          <w:p w14:paraId="79150CDB" w14:textId="77777777" w:rsidR="00B7792C" w:rsidRDefault="00B7792C" w:rsidP="004359A3">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379B1A35" w14:textId="77777777" w:rsidR="00B7792C" w:rsidRDefault="00B7792C" w:rsidP="004359A3">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5449256A" w14:textId="77777777" w:rsidR="00B7792C" w:rsidRDefault="00B7792C" w:rsidP="004359A3">
            <w:pPr>
              <w:spacing w:after="0"/>
              <w:rPr>
                <w:noProof/>
                <w:lang w:eastAsia="zh-CN"/>
              </w:rPr>
            </w:pPr>
            <w:r>
              <w:rPr>
                <w:noProof/>
                <w:lang w:eastAsia="zh-CN"/>
              </w:rPr>
              <w:t>Reformulation of verbatim copied requirements</w:t>
            </w:r>
          </w:p>
        </w:tc>
        <w:tc>
          <w:tcPr>
            <w:tcW w:w="708" w:type="dxa"/>
            <w:tcBorders>
              <w:top w:val="single" w:sz="12" w:space="0" w:color="auto"/>
              <w:bottom w:val="single" w:sz="12" w:space="0" w:color="auto"/>
            </w:tcBorders>
            <w:shd w:val="solid" w:color="FFFFFF" w:fill="auto"/>
          </w:tcPr>
          <w:p w14:paraId="152D3C43" w14:textId="77777777" w:rsidR="00B7792C" w:rsidRDefault="00B7792C"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9622A9" w:rsidRPr="000024F2" w14:paraId="799966EE" w14:textId="77777777" w:rsidTr="00F866B6">
        <w:trPr>
          <w:gridBefore w:val="1"/>
          <w:wBefore w:w="48" w:type="dxa"/>
        </w:trPr>
        <w:tc>
          <w:tcPr>
            <w:tcW w:w="804" w:type="dxa"/>
            <w:gridSpan w:val="2"/>
            <w:tcBorders>
              <w:top w:val="single" w:sz="12" w:space="0" w:color="auto"/>
              <w:bottom w:val="single" w:sz="12" w:space="0" w:color="auto"/>
            </w:tcBorders>
            <w:shd w:val="solid" w:color="FFFFFF" w:fill="auto"/>
          </w:tcPr>
          <w:p w14:paraId="1BEB2CFF" w14:textId="77777777" w:rsidR="009622A9" w:rsidRDefault="009622A9" w:rsidP="004359A3">
            <w:pPr>
              <w:spacing w:after="0"/>
              <w:rPr>
                <w:iCs/>
                <w:snapToGrid w:val="0"/>
                <w:lang w:eastAsia="ja-JP"/>
              </w:rPr>
            </w:pPr>
            <w:r>
              <w:rPr>
                <w:iCs/>
                <w:snapToGrid w:val="0"/>
                <w:lang w:eastAsia="ja-JP"/>
              </w:rPr>
              <w:t>2024-03</w:t>
            </w:r>
          </w:p>
        </w:tc>
        <w:tc>
          <w:tcPr>
            <w:tcW w:w="991" w:type="dxa"/>
            <w:gridSpan w:val="2"/>
            <w:tcBorders>
              <w:top w:val="single" w:sz="12" w:space="0" w:color="auto"/>
              <w:bottom w:val="single" w:sz="12" w:space="0" w:color="auto"/>
            </w:tcBorders>
            <w:shd w:val="solid" w:color="FFFFFF" w:fill="auto"/>
          </w:tcPr>
          <w:p w14:paraId="2829FEB1" w14:textId="77777777" w:rsidR="009622A9" w:rsidRDefault="009622A9" w:rsidP="004359A3">
            <w:pPr>
              <w:spacing w:after="0"/>
              <w:rPr>
                <w:iCs/>
                <w:snapToGrid w:val="0"/>
                <w:lang w:eastAsia="ja-JP"/>
              </w:rPr>
            </w:pPr>
            <w:r>
              <w:rPr>
                <w:iCs/>
                <w:snapToGrid w:val="0"/>
                <w:lang w:eastAsia="ja-JP"/>
              </w:rPr>
              <w:t>SA#103</w:t>
            </w:r>
          </w:p>
        </w:tc>
        <w:tc>
          <w:tcPr>
            <w:tcW w:w="912" w:type="dxa"/>
            <w:gridSpan w:val="2"/>
            <w:tcBorders>
              <w:top w:val="single" w:sz="12" w:space="0" w:color="auto"/>
              <w:bottom w:val="single" w:sz="12" w:space="0" w:color="auto"/>
            </w:tcBorders>
            <w:shd w:val="solid" w:color="FFFFFF" w:fill="auto"/>
          </w:tcPr>
          <w:p w14:paraId="6E1C8DC9" w14:textId="77777777" w:rsidR="009622A9" w:rsidRDefault="009622A9" w:rsidP="004359A3">
            <w:pPr>
              <w:spacing w:after="0"/>
              <w:rPr>
                <w:iCs/>
                <w:snapToGrid w:val="0"/>
                <w:lang w:eastAsia="ja-JP"/>
              </w:rPr>
            </w:pPr>
            <w:r>
              <w:rPr>
                <w:iCs/>
                <w:snapToGrid w:val="0"/>
                <w:lang w:eastAsia="ja-JP"/>
              </w:rPr>
              <w:t>SP-240353</w:t>
            </w:r>
          </w:p>
        </w:tc>
        <w:tc>
          <w:tcPr>
            <w:tcW w:w="570" w:type="dxa"/>
            <w:gridSpan w:val="2"/>
            <w:tcBorders>
              <w:top w:val="single" w:sz="12" w:space="0" w:color="auto"/>
              <w:bottom w:val="single" w:sz="12" w:space="0" w:color="auto"/>
            </w:tcBorders>
            <w:shd w:val="solid" w:color="FFFFFF" w:fill="auto"/>
          </w:tcPr>
          <w:p w14:paraId="58784EC8" w14:textId="77777777" w:rsidR="009622A9" w:rsidRDefault="009622A9" w:rsidP="004359A3">
            <w:pPr>
              <w:spacing w:after="0"/>
              <w:rPr>
                <w:iCs/>
                <w:snapToGrid w:val="0"/>
                <w:lang w:eastAsia="ja-JP"/>
              </w:rPr>
            </w:pPr>
            <w:r>
              <w:rPr>
                <w:iCs/>
                <w:snapToGrid w:val="0"/>
                <w:lang w:eastAsia="ja-JP"/>
              </w:rPr>
              <w:t>0189</w:t>
            </w:r>
          </w:p>
        </w:tc>
        <w:tc>
          <w:tcPr>
            <w:tcW w:w="427" w:type="dxa"/>
            <w:gridSpan w:val="2"/>
            <w:tcBorders>
              <w:top w:val="single" w:sz="12" w:space="0" w:color="auto"/>
              <w:bottom w:val="single" w:sz="12" w:space="0" w:color="auto"/>
            </w:tcBorders>
            <w:shd w:val="solid" w:color="FFFFFF" w:fill="auto"/>
          </w:tcPr>
          <w:p w14:paraId="1A7324C0" w14:textId="77777777" w:rsidR="009622A9" w:rsidRDefault="009622A9" w:rsidP="004359A3">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4E55A846" w14:textId="77777777" w:rsidR="009622A9" w:rsidRDefault="009622A9" w:rsidP="004359A3">
            <w:pPr>
              <w:spacing w:after="0"/>
              <w:rPr>
                <w:iCs/>
                <w:snapToGrid w:val="0"/>
                <w:lang w:eastAsia="ja-JP"/>
              </w:rPr>
            </w:pPr>
            <w:r>
              <w:rPr>
                <w:iCs/>
                <w:snapToGrid w:val="0"/>
                <w:lang w:eastAsia="ja-JP"/>
              </w:rPr>
              <w:t>A</w:t>
            </w:r>
          </w:p>
        </w:tc>
        <w:tc>
          <w:tcPr>
            <w:tcW w:w="4752" w:type="dxa"/>
            <w:tcBorders>
              <w:top w:val="single" w:sz="12" w:space="0" w:color="auto"/>
              <w:bottom w:val="single" w:sz="12" w:space="0" w:color="auto"/>
            </w:tcBorders>
            <w:shd w:val="solid" w:color="FFFFFF" w:fill="auto"/>
          </w:tcPr>
          <w:p w14:paraId="47256D0E" w14:textId="77777777" w:rsidR="009622A9" w:rsidRDefault="009622A9" w:rsidP="004359A3">
            <w:pPr>
              <w:spacing w:after="0"/>
              <w:rPr>
                <w:noProof/>
                <w:lang w:eastAsia="zh-CN"/>
              </w:rPr>
            </w:pPr>
            <w:r>
              <w:rPr>
                <w:noProof/>
                <w:lang w:eastAsia="zh-CN"/>
              </w:rPr>
              <w:t xml:space="preserve">Resolution of the editor's notes in the SBA tests </w:t>
            </w:r>
          </w:p>
        </w:tc>
        <w:tc>
          <w:tcPr>
            <w:tcW w:w="708" w:type="dxa"/>
            <w:tcBorders>
              <w:top w:val="single" w:sz="12" w:space="0" w:color="auto"/>
              <w:bottom w:val="single" w:sz="12" w:space="0" w:color="auto"/>
            </w:tcBorders>
            <w:shd w:val="solid" w:color="FFFFFF" w:fill="auto"/>
          </w:tcPr>
          <w:p w14:paraId="01D593F2" w14:textId="77777777" w:rsidR="009622A9" w:rsidRDefault="009622A9"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18.3.0</w:t>
            </w:r>
          </w:p>
        </w:tc>
      </w:tr>
      <w:tr w:rsidR="00F866B6" w:rsidRPr="000024F2" w14:paraId="08B6BD64" w14:textId="77777777" w:rsidTr="00EB04D5">
        <w:trPr>
          <w:gridBefore w:val="1"/>
          <w:wBefore w:w="48" w:type="dxa"/>
        </w:trPr>
        <w:tc>
          <w:tcPr>
            <w:tcW w:w="804" w:type="dxa"/>
            <w:gridSpan w:val="2"/>
            <w:tcBorders>
              <w:top w:val="single" w:sz="12" w:space="0" w:color="auto"/>
              <w:bottom w:val="single" w:sz="12" w:space="0" w:color="auto"/>
            </w:tcBorders>
            <w:shd w:val="solid" w:color="FFFFFF" w:fill="auto"/>
          </w:tcPr>
          <w:p w14:paraId="0D0EA543" w14:textId="77777777" w:rsidR="00F866B6" w:rsidRDefault="00F866B6" w:rsidP="004359A3">
            <w:pPr>
              <w:spacing w:after="0"/>
              <w:rPr>
                <w:iCs/>
                <w:snapToGrid w:val="0"/>
                <w:lang w:eastAsia="ja-JP"/>
              </w:rPr>
            </w:pPr>
            <w:r>
              <w:rPr>
                <w:iCs/>
                <w:snapToGrid w:val="0"/>
                <w:lang w:eastAsia="ja-JP"/>
              </w:rPr>
              <w:t>2025-01</w:t>
            </w:r>
          </w:p>
        </w:tc>
        <w:tc>
          <w:tcPr>
            <w:tcW w:w="991" w:type="dxa"/>
            <w:gridSpan w:val="2"/>
            <w:tcBorders>
              <w:top w:val="single" w:sz="12" w:space="0" w:color="auto"/>
              <w:bottom w:val="single" w:sz="12" w:space="0" w:color="auto"/>
            </w:tcBorders>
            <w:shd w:val="solid" w:color="FFFFFF" w:fill="auto"/>
          </w:tcPr>
          <w:p w14:paraId="05E6BC02" w14:textId="77777777" w:rsidR="00F866B6" w:rsidRDefault="00F866B6" w:rsidP="004359A3">
            <w:pPr>
              <w:spacing w:after="0"/>
              <w:rPr>
                <w:iCs/>
                <w:snapToGrid w:val="0"/>
                <w:lang w:eastAsia="ja-JP"/>
              </w:rPr>
            </w:pPr>
            <w:r>
              <w:rPr>
                <w:iCs/>
                <w:snapToGrid w:val="0"/>
                <w:lang w:eastAsia="ja-JP"/>
              </w:rPr>
              <w:t>SA</w:t>
            </w:r>
            <w:r w:rsidR="00EB04D5">
              <w:rPr>
                <w:iCs/>
                <w:snapToGrid w:val="0"/>
                <w:lang w:eastAsia="ja-JP"/>
              </w:rPr>
              <w:t>#106</w:t>
            </w:r>
          </w:p>
        </w:tc>
        <w:tc>
          <w:tcPr>
            <w:tcW w:w="912" w:type="dxa"/>
            <w:gridSpan w:val="2"/>
            <w:tcBorders>
              <w:top w:val="single" w:sz="12" w:space="0" w:color="auto"/>
              <w:bottom w:val="single" w:sz="12" w:space="0" w:color="auto"/>
            </w:tcBorders>
            <w:shd w:val="solid" w:color="FFFFFF" w:fill="auto"/>
          </w:tcPr>
          <w:p w14:paraId="7FC742D5" w14:textId="77777777" w:rsidR="00F866B6" w:rsidRDefault="00F866B6" w:rsidP="004359A3">
            <w:pPr>
              <w:spacing w:after="0"/>
              <w:rPr>
                <w:iCs/>
                <w:snapToGrid w:val="0"/>
                <w:lang w:eastAsia="ja-JP"/>
              </w:rPr>
            </w:pPr>
            <w:r>
              <w:rPr>
                <w:iCs/>
                <w:snapToGrid w:val="0"/>
                <w:lang w:eastAsia="ja-JP"/>
              </w:rPr>
              <w:t>SP-241798</w:t>
            </w:r>
          </w:p>
        </w:tc>
        <w:tc>
          <w:tcPr>
            <w:tcW w:w="570" w:type="dxa"/>
            <w:gridSpan w:val="2"/>
            <w:tcBorders>
              <w:top w:val="single" w:sz="12" w:space="0" w:color="auto"/>
              <w:bottom w:val="single" w:sz="12" w:space="0" w:color="auto"/>
            </w:tcBorders>
            <w:shd w:val="solid" w:color="FFFFFF" w:fill="auto"/>
          </w:tcPr>
          <w:p w14:paraId="1A5BE8BB" w14:textId="77777777" w:rsidR="00F866B6" w:rsidRDefault="00EB04D5" w:rsidP="004359A3">
            <w:pPr>
              <w:spacing w:after="0"/>
              <w:rPr>
                <w:iCs/>
                <w:snapToGrid w:val="0"/>
                <w:lang w:eastAsia="ja-JP"/>
              </w:rPr>
            </w:pPr>
            <w:r>
              <w:rPr>
                <w:iCs/>
                <w:snapToGrid w:val="0"/>
                <w:lang w:eastAsia="ja-JP"/>
              </w:rPr>
              <w:t>0198</w:t>
            </w:r>
          </w:p>
        </w:tc>
        <w:tc>
          <w:tcPr>
            <w:tcW w:w="427" w:type="dxa"/>
            <w:gridSpan w:val="2"/>
            <w:tcBorders>
              <w:top w:val="single" w:sz="12" w:space="0" w:color="auto"/>
              <w:bottom w:val="single" w:sz="12" w:space="0" w:color="auto"/>
            </w:tcBorders>
            <w:shd w:val="solid" w:color="FFFFFF" w:fill="auto"/>
          </w:tcPr>
          <w:p w14:paraId="52FC1171" w14:textId="77777777" w:rsidR="00F866B6" w:rsidRDefault="00F866B6" w:rsidP="004359A3">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2B360F24" w14:textId="77777777" w:rsidR="00F866B6" w:rsidRDefault="00F866B6" w:rsidP="004359A3">
            <w:pPr>
              <w:spacing w:after="0"/>
              <w:rPr>
                <w:iCs/>
                <w:snapToGrid w:val="0"/>
                <w:lang w:eastAsia="ja-JP"/>
              </w:rPr>
            </w:pPr>
            <w:r>
              <w:rPr>
                <w:iCs/>
                <w:snapToGrid w:val="0"/>
                <w:lang w:eastAsia="ja-JP"/>
              </w:rPr>
              <w:t>B</w:t>
            </w:r>
          </w:p>
        </w:tc>
        <w:tc>
          <w:tcPr>
            <w:tcW w:w="4752" w:type="dxa"/>
            <w:tcBorders>
              <w:top w:val="single" w:sz="12" w:space="0" w:color="auto"/>
              <w:bottom w:val="single" w:sz="12" w:space="0" w:color="auto"/>
            </w:tcBorders>
            <w:shd w:val="solid" w:color="FFFFFF" w:fill="auto"/>
          </w:tcPr>
          <w:p w14:paraId="53EFB1EB" w14:textId="77777777" w:rsidR="00F866B6" w:rsidRDefault="00F866B6" w:rsidP="004359A3">
            <w:pPr>
              <w:spacing w:after="0"/>
              <w:rPr>
                <w:noProof/>
                <w:lang w:eastAsia="zh-CN"/>
              </w:rPr>
            </w:pPr>
            <w:r w:rsidRPr="0024329E">
              <w:t>Corrections and test case updating to TS 33.117</w:t>
            </w:r>
          </w:p>
        </w:tc>
        <w:tc>
          <w:tcPr>
            <w:tcW w:w="708" w:type="dxa"/>
            <w:tcBorders>
              <w:top w:val="single" w:sz="12" w:space="0" w:color="auto"/>
              <w:bottom w:val="single" w:sz="12" w:space="0" w:color="auto"/>
            </w:tcBorders>
            <w:shd w:val="solid" w:color="FFFFFF" w:fill="auto"/>
          </w:tcPr>
          <w:p w14:paraId="2D89560B" w14:textId="77777777" w:rsidR="00F866B6" w:rsidRDefault="00F866B6" w:rsidP="004359A3">
            <w:pPr>
              <w:pStyle w:val="TAL"/>
              <w:rPr>
                <w:rFonts w:ascii="Times New Roman" w:hAnsi="Times New Roman"/>
                <w:iCs/>
                <w:snapToGrid w:val="0"/>
                <w:sz w:val="20"/>
                <w:lang w:eastAsia="ja-JP"/>
              </w:rPr>
            </w:pPr>
            <w:r>
              <w:rPr>
                <w:rFonts w:ascii="Times New Roman" w:hAnsi="Times New Roman"/>
                <w:iCs/>
                <w:snapToGrid w:val="0"/>
                <w:sz w:val="20"/>
                <w:lang w:eastAsia="ja-JP"/>
              </w:rPr>
              <w:t>19.0.0</w:t>
            </w:r>
          </w:p>
        </w:tc>
      </w:tr>
      <w:tr w:rsidR="00EB04D5" w:rsidRPr="000024F2" w14:paraId="479B4B51" w14:textId="77777777" w:rsidTr="001D32EB">
        <w:trPr>
          <w:gridBefore w:val="1"/>
          <w:wBefore w:w="48" w:type="dxa"/>
        </w:trPr>
        <w:tc>
          <w:tcPr>
            <w:tcW w:w="804" w:type="dxa"/>
            <w:gridSpan w:val="2"/>
            <w:tcBorders>
              <w:top w:val="single" w:sz="12" w:space="0" w:color="auto"/>
              <w:bottom w:val="single" w:sz="12" w:space="0" w:color="auto"/>
            </w:tcBorders>
            <w:shd w:val="solid" w:color="FFFFFF" w:fill="auto"/>
          </w:tcPr>
          <w:p w14:paraId="658C4D30" w14:textId="77777777" w:rsidR="00EB04D5" w:rsidRDefault="00EB04D5" w:rsidP="00EB04D5">
            <w:pPr>
              <w:spacing w:after="0"/>
              <w:rPr>
                <w:iCs/>
                <w:snapToGrid w:val="0"/>
                <w:lang w:eastAsia="ja-JP"/>
              </w:rPr>
            </w:pPr>
            <w:r>
              <w:rPr>
                <w:iCs/>
                <w:snapToGrid w:val="0"/>
                <w:lang w:eastAsia="ja-JP"/>
              </w:rPr>
              <w:t>2025-01</w:t>
            </w:r>
          </w:p>
        </w:tc>
        <w:tc>
          <w:tcPr>
            <w:tcW w:w="991" w:type="dxa"/>
            <w:gridSpan w:val="2"/>
            <w:tcBorders>
              <w:top w:val="single" w:sz="12" w:space="0" w:color="auto"/>
              <w:bottom w:val="single" w:sz="12" w:space="0" w:color="auto"/>
            </w:tcBorders>
            <w:shd w:val="solid" w:color="FFFFFF" w:fill="auto"/>
          </w:tcPr>
          <w:p w14:paraId="527A1C8D" w14:textId="77777777" w:rsidR="00EB04D5" w:rsidRDefault="00EB04D5" w:rsidP="00EB04D5">
            <w:pPr>
              <w:spacing w:after="0"/>
              <w:rPr>
                <w:iCs/>
                <w:snapToGrid w:val="0"/>
                <w:lang w:eastAsia="ja-JP"/>
              </w:rPr>
            </w:pPr>
            <w:r>
              <w:rPr>
                <w:iCs/>
                <w:snapToGrid w:val="0"/>
                <w:lang w:eastAsia="ja-JP"/>
              </w:rPr>
              <w:t>SA</w:t>
            </w:r>
            <w:r w:rsidR="001D32EB">
              <w:rPr>
                <w:iCs/>
                <w:snapToGrid w:val="0"/>
                <w:lang w:eastAsia="ja-JP"/>
              </w:rPr>
              <w:t>#106</w:t>
            </w:r>
          </w:p>
        </w:tc>
        <w:tc>
          <w:tcPr>
            <w:tcW w:w="912" w:type="dxa"/>
            <w:gridSpan w:val="2"/>
            <w:tcBorders>
              <w:top w:val="single" w:sz="12" w:space="0" w:color="auto"/>
              <w:bottom w:val="single" w:sz="12" w:space="0" w:color="auto"/>
            </w:tcBorders>
            <w:shd w:val="solid" w:color="FFFFFF" w:fill="auto"/>
          </w:tcPr>
          <w:p w14:paraId="31A63F90" w14:textId="77777777" w:rsidR="00EB04D5" w:rsidRDefault="00EB04D5" w:rsidP="00EB04D5">
            <w:pPr>
              <w:spacing w:after="0"/>
              <w:rPr>
                <w:iCs/>
                <w:snapToGrid w:val="0"/>
                <w:lang w:eastAsia="ja-JP"/>
              </w:rPr>
            </w:pPr>
          </w:p>
        </w:tc>
        <w:tc>
          <w:tcPr>
            <w:tcW w:w="570" w:type="dxa"/>
            <w:gridSpan w:val="2"/>
            <w:tcBorders>
              <w:top w:val="single" w:sz="12" w:space="0" w:color="auto"/>
              <w:bottom w:val="single" w:sz="12" w:space="0" w:color="auto"/>
            </w:tcBorders>
            <w:shd w:val="solid" w:color="FFFFFF" w:fill="auto"/>
          </w:tcPr>
          <w:p w14:paraId="51E15832" w14:textId="77777777" w:rsidR="00EB04D5" w:rsidDel="00EB04D5" w:rsidRDefault="00EB04D5" w:rsidP="00EB04D5">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4D014AAF" w14:textId="77777777" w:rsidR="00EB04D5" w:rsidRDefault="00EB04D5" w:rsidP="00EB04D5">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459AF138" w14:textId="77777777" w:rsidR="00EB04D5" w:rsidRDefault="00EB04D5" w:rsidP="00EB04D5">
            <w:pPr>
              <w:spacing w:after="0"/>
              <w:rPr>
                <w:iCs/>
                <w:snapToGrid w:val="0"/>
                <w:lang w:eastAsia="ja-JP"/>
              </w:rPr>
            </w:pPr>
          </w:p>
        </w:tc>
        <w:tc>
          <w:tcPr>
            <w:tcW w:w="4752" w:type="dxa"/>
            <w:tcBorders>
              <w:top w:val="single" w:sz="12" w:space="0" w:color="auto"/>
              <w:bottom w:val="single" w:sz="12" w:space="0" w:color="auto"/>
            </w:tcBorders>
            <w:shd w:val="solid" w:color="FFFFFF" w:fill="auto"/>
          </w:tcPr>
          <w:p w14:paraId="6424BC6C" w14:textId="77777777" w:rsidR="00EB04D5" w:rsidRPr="0024329E" w:rsidRDefault="00EB04D5" w:rsidP="00EB04D5">
            <w:pPr>
              <w:spacing w:after="0"/>
            </w:pPr>
            <w:r>
              <w:t>Correction of CR number and SA meeting in history table</w:t>
            </w:r>
          </w:p>
        </w:tc>
        <w:tc>
          <w:tcPr>
            <w:tcW w:w="708" w:type="dxa"/>
            <w:tcBorders>
              <w:top w:val="single" w:sz="12" w:space="0" w:color="auto"/>
              <w:bottom w:val="single" w:sz="12" w:space="0" w:color="auto"/>
            </w:tcBorders>
            <w:shd w:val="solid" w:color="FFFFFF" w:fill="auto"/>
          </w:tcPr>
          <w:p w14:paraId="705D5538" w14:textId="77777777" w:rsidR="00EB04D5" w:rsidRDefault="00EB04D5" w:rsidP="00EB04D5">
            <w:pPr>
              <w:pStyle w:val="TAL"/>
              <w:rPr>
                <w:rFonts w:ascii="Times New Roman" w:hAnsi="Times New Roman"/>
                <w:iCs/>
                <w:snapToGrid w:val="0"/>
                <w:sz w:val="20"/>
                <w:lang w:eastAsia="ja-JP"/>
              </w:rPr>
            </w:pPr>
            <w:r>
              <w:rPr>
                <w:rFonts w:ascii="Times New Roman" w:hAnsi="Times New Roman"/>
                <w:iCs/>
                <w:snapToGrid w:val="0"/>
                <w:sz w:val="20"/>
                <w:lang w:eastAsia="ja-JP"/>
              </w:rPr>
              <w:t>19.0.1</w:t>
            </w:r>
          </w:p>
        </w:tc>
      </w:tr>
      <w:tr w:rsidR="001D32EB" w:rsidRPr="000024F2" w14:paraId="4064E4CA" w14:textId="77777777" w:rsidTr="00D406F4">
        <w:trPr>
          <w:gridBefore w:val="1"/>
          <w:wBefore w:w="48" w:type="dxa"/>
        </w:trPr>
        <w:tc>
          <w:tcPr>
            <w:tcW w:w="804" w:type="dxa"/>
            <w:gridSpan w:val="2"/>
            <w:tcBorders>
              <w:top w:val="single" w:sz="12" w:space="0" w:color="auto"/>
              <w:bottom w:val="single" w:sz="12" w:space="0" w:color="auto"/>
            </w:tcBorders>
            <w:shd w:val="solid" w:color="FFFFFF" w:fill="auto"/>
          </w:tcPr>
          <w:p w14:paraId="2BA53393" w14:textId="77777777" w:rsidR="001D32EB" w:rsidRDefault="001D32EB" w:rsidP="001D32EB">
            <w:pPr>
              <w:spacing w:after="0"/>
              <w:rPr>
                <w:iCs/>
                <w:snapToGrid w:val="0"/>
                <w:lang w:eastAsia="ja-JP"/>
              </w:rPr>
            </w:pPr>
            <w:r>
              <w:rPr>
                <w:iCs/>
                <w:snapToGrid w:val="0"/>
                <w:lang w:eastAsia="ja-JP"/>
              </w:rPr>
              <w:t>2025-01</w:t>
            </w:r>
          </w:p>
        </w:tc>
        <w:tc>
          <w:tcPr>
            <w:tcW w:w="991" w:type="dxa"/>
            <w:gridSpan w:val="2"/>
            <w:tcBorders>
              <w:top w:val="single" w:sz="12" w:space="0" w:color="auto"/>
              <w:bottom w:val="single" w:sz="12" w:space="0" w:color="auto"/>
            </w:tcBorders>
            <w:shd w:val="solid" w:color="FFFFFF" w:fill="auto"/>
          </w:tcPr>
          <w:p w14:paraId="7BB85D60" w14:textId="77777777" w:rsidR="001D32EB" w:rsidRDefault="001D32EB" w:rsidP="001D32EB">
            <w:pPr>
              <w:spacing w:after="0"/>
              <w:rPr>
                <w:iCs/>
                <w:snapToGrid w:val="0"/>
                <w:lang w:eastAsia="ja-JP"/>
              </w:rPr>
            </w:pPr>
            <w:r>
              <w:rPr>
                <w:iCs/>
                <w:snapToGrid w:val="0"/>
                <w:lang w:eastAsia="ja-JP"/>
              </w:rPr>
              <w:t>SA#106</w:t>
            </w:r>
          </w:p>
        </w:tc>
        <w:tc>
          <w:tcPr>
            <w:tcW w:w="912" w:type="dxa"/>
            <w:gridSpan w:val="2"/>
            <w:tcBorders>
              <w:top w:val="single" w:sz="12" w:space="0" w:color="auto"/>
              <w:bottom w:val="single" w:sz="12" w:space="0" w:color="auto"/>
            </w:tcBorders>
            <w:shd w:val="solid" w:color="FFFFFF" w:fill="auto"/>
          </w:tcPr>
          <w:p w14:paraId="6AE316F2" w14:textId="77777777" w:rsidR="001D32EB" w:rsidRDefault="001D32EB" w:rsidP="001D32EB">
            <w:pPr>
              <w:spacing w:after="0"/>
              <w:rPr>
                <w:iCs/>
                <w:snapToGrid w:val="0"/>
                <w:lang w:eastAsia="ja-JP"/>
              </w:rPr>
            </w:pPr>
          </w:p>
        </w:tc>
        <w:tc>
          <w:tcPr>
            <w:tcW w:w="570" w:type="dxa"/>
            <w:gridSpan w:val="2"/>
            <w:tcBorders>
              <w:top w:val="single" w:sz="12" w:space="0" w:color="auto"/>
              <w:bottom w:val="single" w:sz="12" w:space="0" w:color="auto"/>
            </w:tcBorders>
            <w:shd w:val="solid" w:color="FFFFFF" w:fill="auto"/>
          </w:tcPr>
          <w:p w14:paraId="24F4317C" w14:textId="77777777" w:rsidR="001D32EB" w:rsidDel="00EB04D5" w:rsidRDefault="001D32EB" w:rsidP="001D32EB">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471B275B" w14:textId="77777777" w:rsidR="001D32EB" w:rsidRDefault="001D32EB" w:rsidP="001D32EB">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77C1A892" w14:textId="77777777" w:rsidR="001D32EB" w:rsidRDefault="001D32EB" w:rsidP="001D32EB">
            <w:pPr>
              <w:spacing w:after="0"/>
              <w:rPr>
                <w:iCs/>
                <w:snapToGrid w:val="0"/>
                <w:lang w:eastAsia="ja-JP"/>
              </w:rPr>
            </w:pPr>
          </w:p>
        </w:tc>
        <w:tc>
          <w:tcPr>
            <w:tcW w:w="4752" w:type="dxa"/>
            <w:tcBorders>
              <w:top w:val="single" w:sz="12" w:space="0" w:color="auto"/>
              <w:bottom w:val="single" w:sz="12" w:space="0" w:color="auto"/>
            </w:tcBorders>
            <w:shd w:val="solid" w:color="FFFFFF" w:fill="auto"/>
          </w:tcPr>
          <w:p w14:paraId="5B6CD310" w14:textId="77777777" w:rsidR="001D32EB" w:rsidRDefault="001D32EB" w:rsidP="001D32EB">
            <w:pPr>
              <w:spacing w:after="0"/>
            </w:pPr>
            <w:r>
              <w:t xml:space="preserve">Fixing an editorial in clause </w:t>
            </w:r>
            <w:r w:rsidR="00EF5F76">
              <w:t>4.3.2.7</w:t>
            </w:r>
          </w:p>
        </w:tc>
        <w:tc>
          <w:tcPr>
            <w:tcW w:w="708" w:type="dxa"/>
            <w:tcBorders>
              <w:top w:val="single" w:sz="12" w:space="0" w:color="auto"/>
              <w:bottom w:val="single" w:sz="12" w:space="0" w:color="auto"/>
            </w:tcBorders>
            <w:shd w:val="solid" w:color="FFFFFF" w:fill="auto"/>
          </w:tcPr>
          <w:p w14:paraId="78E9E78C" w14:textId="77777777" w:rsidR="001D32EB" w:rsidRDefault="00EF5F76"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19.0.2</w:t>
            </w:r>
          </w:p>
        </w:tc>
      </w:tr>
      <w:tr w:rsidR="00D406F4" w:rsidRPr="000024F2" w14:paraId="5938910C" w14:textId="77777777" w:rsidTr="004A674C">
        <w:trPr>
          <w:gridBefore w:val="1"/>
          <w:wBefore w:w="48" w:type="dxa"/>
        </w:trPr>
        <w:tc>
          <w:tcPr>
            <w:tcW w:w="804" w:type="dxa"/>
            <w:gridSpan w:val="2"/>
            <w:tcBorders>
              <w:top w:val="single" w:sz="12" w:space="0" w:color="auto"/>
              <w:bottom w:val="single" w:sz="12" w:space="0" w:color="auto"/>
            </w:tcBorders>
            <w:shd w:val="solid" w:color="FFFFFF" w:fill="auto"/>
          </w:tcPr>
          <w:p w14:paraId="79A9E7D4" w14:textId="77777777" w:rsidR="00D406F4" w:rsidRDefault="00D406F4" w:rsidP="001D32EB">
            <w:pPr>
              <w:spacing w:after="0"/>
              <w:rPr>
                <w:iCs/>
                <w:snapToGrid w:val="0"/>
                <w:lang w:eastAsia="ja-JP"/>
              </w:rPr>
            </w:pPr>
            <w:r>
              <w:rPr>
                <w:iCs/>
                <w:snapToGrid w:val="0"/>
                <w:lang w:eastAsia="ja-JP"/>
              </w:rPr>
              <w:t>2025-03</w:t>
            </w:r>
          </w:p>
        </w:tc>
        <w:tc>
          <w:tcPr>
            <w:tcW w:w="991" w:type="dxa"/>
            <w:gridSpan w:val="2"/>
            <w:tcBorders>
              <w:top w:val="single" w:sz="12" w:space="0" w:color="auto"/>
              <w:bottom w:val="single" w:sz="12" w:space="0" w:color="auto"/>
            </w:tcBorders>
            <w:shd w:val="solid" w:color="FFFFFF" w:fill="auto"/>
          </w:tcPr>
          <w:p w14:paraId="062FB70A" w14:textId="77777777" w:rsidR="00D406F4" w:rsidRDefault="00D406F4" w:rsidP="001D32EB">
            <w:pPr>
              <w:spacing w:after="0"/>
              <w:rPr>
                <w:iCs/>
                <w:snapToGrid w:val="0"/>
                <w:lang w:eastAsia="ja-JP"/>
              </w:rPr>
            </w:pPr>
            <w:r>
              <w:rPr>
                <w:iCs/>
                <w:snapToGrid w:val="0"/>
                <w:lang w:eastAsia="ja-JP"/>
              </w:rPr>
              <w:t>SA#107</w:t>
            </w:r>
          </w:p>
        </w:tc>
        <w:tc>
          <w:tcPr>
            <w:tcW w:w="912" w:type="dxa"/>
            <w:gridSpan w:val="2"/>
            <w:tcBorders>
              <w:top w:val="single" w:sz="12" w:space="0" w:color="auto"/>
              <w:bottom w:val="single" w:sz="12" w:space="0" w:color="auto"/>
            </w:tcBorders>
            <w:shd w:val="solid" w:color="FFFFFF" w:fill="auto"/>
          </w:tcPr>
          <w:p w14:paraId="6F8DBA65" w14:textId="77777777" w:rsidR="00D406F4" w:rsidRDefault="00D406F4" w:rsidP="001D32EB">
            <w:pPr>
              <w:spacing w:after="0"/>
              <w:rPr>
                <w:iCs/>
                <w:snapToGrid w:val="0"/>
                <w:lang w:eastAsia="ja-JP"/>
              </w:rPr>
            </w:pPr>
            <w:r>
              <w:rPr>
                <w:iCs/>
                <w:snapToGrid w:val="0"/>
                <w:lang w:eastAsia="ja-JP"/>
              </w:rPr>
              <w:t>SP-250098</w:t>
            </w:r>
          </w:p>
        </w:tc>
        <w:tc>
          <w:tcPr>
            <w:tcW w:w="570" w:type="dxa"/>
            <w:gridSpan w:val="2"/>
            <w:tcBorders>
              <w:top w:val="single" w:sz="12" w:space="0" w:color="auto"/>
              <w:bottom w:val="single" w:sz="12" w:space="0" w:color="auto"/>
            </w:tcBorders>
            <w:shd w:val="solid" w:color="FFFFFF" w:fill="auto"/>
          </w:tcPr>
          <w:p w14:paraId="2B34A4A3" w14:textId="77777777" w:rsidR="00D406F4" w:rsidDel="00EB04D5" w:rsidRDefault="00D406F4" w:rsidP="001D32EB">
            <w:pPr>
              <w:spacing w:after="0"/>
              <w:rPr>
                <w:iCs/>
                <w:snapToGrid w:val="0"/>
                <w:lang w:eastAsia="ja-JP"/>
              </w:rPr>
            </w:pPr>
            <w:r>
              <w:rPr>
                <w:iCs/>
                <w:snapToGrid w:val="0"/>
                <w:lang w:eastAsia="ja-JP"/>
              </w:rPr>
              <w:t>0199</w:t>
            </w:r>
          </w:p>
        </w:tc>
        <w:tc>
          <w:tcPr>
            <w:tcW w:w="427" w:type="dxa"/>
            <w:gridSpan w:val="2"/>
            <w:tcBorders>
              <w:top w:val="single" w:sz="12" w:space="0" w:color="auto"/>
              <w:bottom w:val="single" w:sz="12" w:space="0" w:color="auto"/>
            </w:tcBorders>
            <w:shd w:val="solid" w:color="FFFFFF" w:fill="auto"/>
          </w:tcPr>
          <w:p w14:paraId="1D9CC314" w14:textId="77777777" w:rsidR="00D406F4" w:rsidRDefault="00D406F4" w:rsidP="001D32E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1F4A325" w14:textId="77777777" w:rsidR="00D406F4" w:rsidRDefault="00D406F4"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12383DB" w14:textId="77777777" w:rsidR="00D406F4" w:rsidRDefault="00D406F4" w:rsidP="001D32EB">
            <w:pPr>
              <w:spacing w:after="0"/>
            </w:pPr>
            <w:r>
              <w:t>Adding Note to TC_BVT_PORT_SCANNING on external interfaces</w:t>
            </w:r>
          </w:p>
        </w:tc>
        <w:tc>
          <w:tcPr>
            <w:tcW w:w="708" w:type="dxa"/>
            <w:tcBorders>
              <w:top w:val="single" w:sz="12" w:space="0" w:color="auto"/>
              <w:bottom w:val="single" w:sz="12" w:space="0" w:color="auto"/>
            </w:tcBorders>
            <w:shd w:val="solid" w:color="FFFFFF" w:fill="auto"/>
          </w:tcPr>
          <w:p w14:paraId="0A8631FE" w14:textId="77777777" w:rsidR="00D406F4" w:rsidRDefault="00D406F4"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19.1.0</w:t>
            </w:r>
          </w:p>
        </w:tc>
      </w:tr>
      <w:tr w:rsidR="004A674C" w:rsidRPr="000024F2" w14:paraId="6C5E3466" w14:textId="77777777" w:rsidTr="006075F3">
        <w:trPr>
          <w:gridBefore w:val="1"/>
          <w:wBefore w:w="48" w:type="dxa"/>
        </w:trPr>
        <w:tc>
          <w:tcPr>
            <w:tcW w:w="804" w:type="dxa"/>
            <w:gridSpan w:val="2"/>
            <w:tcBorders>
              <w:top w:val="single" w:sz="12" w:space="0" w:color="auto"/>
              <w:bottom w:val="single" w:sz="12" w:space="0" w:color="auto"/>
            </w:tcBorders>
            <w:shd w:val="solid" w:color="FFFFFF" w:fill="auto"/>
          </w:tcPr>
          <w:p w14:paraId="6A2166E7" w14:textId="77777777" w:rsidR="004A674C" w:rsidRDefault="004A674C" w:rsidP="001D32EB">
            <w:pPr>
              <w:spacing w:after="0"/>
              <w:rPr>
                <w:iCs/>
                <w:snapToGrid w:val="0"/>
                <w:lang w:eastAsia="ja-JP"/>
              </w:rPr>
            </w:pPr>
            <w:r>
              <w:rPr>
                <w:iCs/>
                <w:snapToGrid w:val="0"/>
                <w:lang w:eastAsia="ja-JP"/>
              </w:rPr>
              <w:t>2025-03</w:t>
            </w:r>
          </w:p>
        </w:tc>
        <w:tc>
          <w:tcPr>
            <w:tcW w:w="991" w:type="dxa"/>
            <w:gridSpan w:val="2"/>
            <w:tcBorders>
              <w:top w:val="single" w:sz="12" w:space="0" w:color="auto"/>
              <w:bottom w:val="single" w:sz="12" w:space="0" w:color="auto"/>
            </w:tcBorders>
            <w:shd w:val="solid" w:color="FFFFFF" w:fill="auto"/>
          </w:tcPr>
          <w:p w14:paraId="1E759B30" w14:textId="77777777" w:rsidR="004A674C" w:rsidRDefault="004A674C" w:rsidP="001D32EB">
            <w:pPr>
              <w:spacing w:after="0"/>
              <w:rPr>
                <w:iCs/>
                <w:snapToGrid w:val="0"/>
                <w:lang w:eastAsia="ja-JP"/>
              </w:rPr>
            </w:pPr>
            <w:r>
              <w:rPr>
                <w:iCs/>
                <w:snapToGrid w:val="0"/>
                <w:lang w:eastAsia="ja-JP"/>
              </w:rPr>
              <w:t>SA#107</w:t>
            </w:r>
          </w:p>
        </w:tc>
        <w:tc>
          <w:tcPr>
            <w:tcW w:w="912" w:type="dxa"/>
            <w:gridSpan w:val="2"/>
            <w:tcBorders>
              <w:top w:val="single" w:sz="12" w:space="0" w:color="auto"/>
              <w:bottom w:val="single" w:sz="12" w:space="0" w:color="auto"/>
            </w:tcBorders>
            <w:shd w:val="solid" w:color="FFFFFF" w:fill="auto"/>
          </w:tcPr>
          <w:p w14:paraId="20CF502A" w14:textId="77777777" w:rsidR="004A674C" w:rsidRDefault="004A674C" w:rsidP="001D32EB">
            <w:pPr>
              <w:spacing w:after="0"/>
              <w:rPr>
                <w:iCs/>
                <w:snapToGrid w:val="0"/>
                <w:lang w:eastAsia="ja-JP"/>
              </w:rPr>
            </w:pPr>
            <w:r>
              <w:rPr>
                <w:iCs/>
                <w:snapToGrid w:val="0"/>
                <w:lang w:eastAsia="ja-JP"/>
              </w:rPr>
              <w:t>SP-250098</w:t>
            </w:r>
          </w:p>
        </w:tc>
        <w:tc>
          <w:tcPr>
            <w:tcW w:w="570" w:type="dxa"/>
            <w:gridSpan w:val="2"/>
            <w:tcBorders>
              <w:top w:val="single" w:sz="12" w:space="0" w:color="auto"/>
              <w:bottom w:val="single" w:sz="12" w:space="0" w:color="auto"/>
            </w:tcBorders>
            <w:shd w:val="solid" w:color="FFFFFF" w:fill="auto"/>
          </w:tcPr>
          <w:p w14:paraId="4C4318EC" w14:textId="77777777" w:rsidR="004A674C" w:rsidRDefault="004A674C" w:rsidP="001D32EB">
            <w:pPr>
              <w:spacing w:after="0"/>
              <w:rPr>
                <w:iCs/>
                <w:snapToGrid w:val="0"/>
                <w:lang w:eastAsia="ja-JP"/>
              </w:rPr>
            </w:pPr>
            <w:r>
              <w:rPr>
                <w:iCs/>
                <w:snapToGrid w:val="0"/>
                <w:lang w:eastAsia="ja-JP"/>
              </w:rPr>
              <w:t>0200</w:t>
            </w:r>
          </w:p>
        </w:tc>
        <w:tc>
          <w:tcPr>
            <w:tcW w:w="427" w:type="dxa"/>
            <w:gridSpan w:val="2"/>
            <w:tcBorders>
              <w:top w:val="single" w:sz="12" w:space="0" w:color="auto"/>
              <w:bottom w:val="single" w:sz="12" w:space="0" w:color="auto"/>
            </w:tcBorders>
            <w:shd w:val="solid" w:color="FFFFFF" w:fill="auto"/>
          </w:tcPr>
          <w:p w14:paraId="45200261" w14:textId="77777777" w:rsidR="004A674C" w:rsidRDefault="004A674C" w:rsidP="001D32E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8082B9C" w14:textId="77777777" w:rsidR="004A674C" w:rsidRDefault="004A674C"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6C7E00D9" w14:textId="77777777" w:rsidR="004A674C" w:rsidRDefault="004A674C" w:rsidP="001D32EB">
            <w:pPr>
              <w:spacing w:after="0"/>
            </w:pPr>
            <w:r>
              <w:t>Adding Note to TC_RESTRICTED_REACHABILITY_OF_SERVICES</w:t>
            </w:r>
          </w:p>
        </w:tc>
        <w:tc>
          <w:tcPr>
            <w:tcW w:w="708" w:type="dxa"/>
            <w:tcBorders>
              <w:top w:val="single" w:sz="12" w:space="0" w:color="auto"/>
              <w:bottom w:val="single" w:sz="12" w:space="0" w:color="auto"/>
            </w:tcBorders>
            <w:shd w:val="solid" w:color="FFFFFF" w:fill="auto"/>
          </w:tcPr>
          <w:p w14:paraId="38F3645E" w14:textId="77777777" w:rsidR="004A674C" w:rsidRDefault="004A674C"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19.1.0</w:t>
            </w:r>
          </w:p>
        </w:tc>
      </w:tr>
      <w:tr w:rsidR="006075F3" w:rsidRPr="000024F2" w14:paraId="3DC0B67A" w14:textId="77777777" w:rsidTr="000E3163">
        <w:trPr>
          <w:gridBefore w:val="1"/>
          <w:wBefore w:w="48" w:type="dxa"/>
        </w:trPr>
        <w:tc>
          <w:tcPr>
            <w:tcW w:w="804" w:type="dxa"/>
            <w:gridSpan w:val="2"/>
            <w:tcBorders>
              <w:top w:val="single" w:sz="12" w:space="0" w:color="auto"/>
              <w:bottom w:val="single" w:sz="12" w:space="0" w:color="auto"/>
            </w:tcBorders>
            <w:shd w:val="solid" w:color="FFFFFF" w:fill="auto"/>
          </w:tcPr>
          <w:p w14:paraId="750D2D7B" w14:textId="77777777" w:rsidR="006075F3" w:rsidRDefault="006075F3" w:rsidP="001D32EB">
            <w:pPr>
              <w:spacing w:after="0"/>
              <w:rPr>
                <w:iCs/>
                <w:snapToGrid w:val="0"/>
                <w:lang w:eastAsia="ja-JP"/>
              </w:rPr>
            </w:pPr>
            <w:r>
              <w:rPr>
                <w:iCs/>
                <w:snapToGrid w:val="0"/>
                <w:lang w:eastAsia="ja-JP"/>
              </w:rPr>
              <w:t>2025-03</w:t>
            </w:r>
          </w:p>
        </w:tc>
        <w:tc>
          <w:tcPr>
            <w:tcW w:w="991" w:type="dxa"/>
            <w:gridSpan w:val="2"/>
            <w:tcBorders>
              <w:top w:val="single" w:sz="12" w:space="0" w:color="auto"/>
              <w:bottom w:val="single" w:sz="12" w:space="0" w:color="auto"/>
            </w:tcBorders>
            <w:shd w:val="solid" w:color="FFFFFF" w:fill="auto"/>
          </w:tcPr>
          <w:p w14:paraId="1596AE6A" w14:textId="77777777" w:rsidR="006075F3" w:rsidRDefault="006075F3" w:rsidP="001D32EB">
            <w:pPr>
              <w:spacing w:after="0"/>
              <w:rPr>
                <w:iCs/>
                <w:snapToGrid w:val="0"/>
                <w:lang w:eastAsia="ja-JP"/>
              </w:rPr>
            </w:pPr>
            <w:r>
              <w:rPr>
                <w:iCs/>
                <w:snapToGrid w:val="0"/>
                <w:lang w:eastAsia="ja-JP"/>
              </w:rPr>
              <w:t>SA#107</w:t>
            </w:r>
          </w:p>
        </w:tc>
        <w:tc>
          <w:tcPr>
            <w:tcW w:w="912" w:type="dxa"/>
            <w:gridSpan w:val="2"/>
            <w:tcBorders>
              <w:top w:val="single" w:sz="12" w:space="0" w:color="auto"/>
              <w:bottom w:val="single" w:sz="12" w:space="0" w:color="auto"/>
            </w:tcBorders>
            <w:shd w:val="solid" w:color="FFFFFF" w:fill="auto"/>
          </w:tcPr>
          <w:p w14:paraId="50ADCD2F" w14:textId="77777777" w:rsidR="006075F3" w:rsidRDefault="006075F3" w:rsidP="001D32EB">
            <w:pPr>
              <w:spacing w:after="0"/>
              <w:rPr>
                <w:iCs/>
                <w:snapToGrid w:val="0"/>
                <w:lang w:eastAsia="ja-JP"/>
              </w:rPr>
            </w:pPr>
            <w:r>
              <w:rPr>
                <w:iCs/>
                <w:snapToGrid w:val="0"/>
                <w:lang w:eastAsia="ja-JP"/>
              </w:rPr>
              <w:t>SP-250099</w:t>
            </w:r>
          </w:p>
        </w:tc>
        <w:tc>
          <w:tcPr>
            <w:tcW w:w="570" w:type="dxa"/>
            <w:gridSpan w:val="2"/>
            <w:tcBorders>
              <w:top w:val="single" w:sz="12" w:space="0" w:color="auto"/>
              <w:bottom w:val="single" w:sz="12" w:space="0" w:color="auto"/>
            </w:tcBorders>
            <w:shd w:val="solid" w:color="FFFFFF" w:fill="auto"/>
          </w:tcPr>
          <w:p w14:paraId="36A55227" w14:textId="77777777" w:rsidR="006075F3" w:rsidRDefault="006075F3" w:rsidP="001D32EB">
            <w:pPr>
              <w:spacing w:after="0"/>
              <w:rPr>
                <w:iCs/>
                <w:snapToGrid w:val="0"/>
                <w:lang w:eastAsia="ja-JP"/>
              </w:rPr>
            </w:pPr>
            <w:r>
              <w:rPr>
                <w:iCs/>
                <w:snapToGrid w:val="0"/>
                <w:lang w:eastAsia="ja-JP"/>
              </w:rPr>
              <w:t>0201</w:t>
            </w:r>
          </w:p>
        </w:tc>
        <w:tc>
          <w:tcPr>
            <w:tcW w:w="427" w:type="dxa"/>
            <w:gridSpan w:val="2"/>
            <w:tcBorders>
              <w:top w:val="single" w:sz="12" w:space="0" w:color="auto"/>
              <w:bottom w:val="single" w:sz="12" w:space="0" w:color="auto"/>
            </w:tcBorders>
            <w:shd w:val="solid" w:color="FFFFFF" w:fill="auto"/>
          </w:tcPr>
          <w:p w14:paraId="7F4D5FFB" w14:textId="77777777" w:rsidR="006075F3" w:rsidRDefault="006075F3" w:rsidP="001D32EB">
            <w:pPr>
              <w:spacing w:after="0"/>
              <w:rPr>
                <w:iCs/>
                <w:snapToGrid w:val="0"/>
                <w:lang w:eastAsia="ja-JP"/>
              </w:rPr>
            </w:pPr>
          </w:p>
        </w:tc>
        <w:tc>
          <w:tcPr>
            <w:tcW w:w="427" w:type="dxa"/>
            <w:gridSpan w:val="2"/>
            <w:tcBorders>
              <w:top w:val="single" w:sz="12" w:space="0" w:color="auto"/>
              <w:bottom w:val="single" w:sz="12" w:space="0" w:color="auto"/>
            </w:tcBorders>
            <w:shd w:val="solid" w:color="FFFFFF" w:fill="auto"/>
          </w:tcPr>
          <w:p w14:paraId="56681AC4" w14:textId="77777777" w:rsidR="006075F3" w:rsidRDefault="006075F3"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2D7B155" w14:textId="77777777" w:rsidR="006075F3" w:rsidRDefault="006075F3" w:rsidP="001D32EB">
            <w:pPr>
              <w:spacing w:after="0"/>
            </w:pPr>
            <w:r>
              <w:t xml:space="preserve">Update to the clause 4.2.3.4.3.1 - Password Structure </w:t>
            </w:r>
          </w:p>
        </w:tc>
        <w:tc>
          <w:tcPr>
            <w:tcW w:w="708" w:type="dxa"/>
            <w:tcBorders>
              <w:top w:val="single" w:sz="12" w:space="0" w:color="auto"/>
              <w:bottom w:val="single" w:sz="12" w:space="0" w:color="auto"/>
            </w:tcBorders>
            <w:shd w:val="solid" w:color="FFFFFF" w:fill="auto"/>
          </w:tcPr>
          <w:p w14:paraId="57BB0BCE" w14:textId="77777777" w:rsidR="006075F3" w:rsidRDefault="006075F3"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19.1.0</w:t>
            </w:r>
          </w:p>
        </w:tc>
      </w:tr>
      <w:tr w:rsidR="000E3163" w:rsidRPr="000024F2" w14:paraId="2FB8F48B" w14:textId="77777777" w:rsidTr="000E3163">
        <w:trPr>
          <w:gridBefore w:val="1"/>
          <w:wBefore w:w="48" w:type="dxa"/>
        </w:trPr>
        <w:tc>
          <w:tcPr>
            <w:tcW w:w="804" w:type="dxa"/>
            <w:gridSpan w:val="2"/>
            <w:tcBorders>
              <w:top w:val="single" w:sz="12" w:space="0" w:color="auto"/>
              <w:bottom w:val="single" w:sz="12" w:space="0" w:color="auto"/>
            </w:tcBorders>
            <w:shd w:val="solid" w:color="FFFFFF" w:fill="auto"/>
          </w:tcPr>
          <w:p w14:paraId="25253B97" w14:textId="77777777" w:rsidR="000E3163" w:rsidRDefault="000E3163" w:rsidP="001D32EB">
            <w:pPr>
              <w:spacing w:after="0"/>
              <w:rPr>
                <w:iCs/>
                <w:snapToGrid w:val="0"/>
                <w:lang w:eastAsia="ja-JP"/>
              </w:rPr>
            </w:pPr>
            <w:r>
              <w:rPr>
                <w:iCs/>
                <w:snapToGrid w:val="0"/>
                <w:lang w:eastAsia="ja-JP"/>
              </w:rPr>
              <w:t>2025-06</w:t>
            </w:r>
          </w:p>
        </w:tc>
        <w:tc>
          <w:tcPr>
            <w:tcW w:w="991" w:type="dxa"/>
            <w:gridSpan w:val="2"/>
            <w:tcBorders>
              <w:top w:val="single" w:sz="12" w:space="0" w:color="auto"/>
              <w:bottom w:val="single" w:sz="12" w:space="0" w:color="auto"/>
            </w:tcBorders>
            <w:shd w:val="solid" w:color="FFFFFF" w:fill="auto"/>
          </w:tcPr>
          <w:p w14:paraId="206BDE75" w14:textId="77777777" w:rsidR="000E3163" w:rsidRDefault="000E3163" w:rsidP="001D32EB">
            <w:pPr>
              <w:spacing w:after="0"/>
              <w:rPr>
                <w:iCs/>
                <w:snapToGrid w:val="0"/>
                <w:lang w:eastAsia="ja-JP"/>
              </w:rPr>
            </w:pPr>
            <w:r>
              <w:rPr>
                <w:iCs/>
                <w:snapToGrid w:val="0"/>
                <w:lang w:eastAsia="ja-JP"/>
              </w:rPr>
              <w:t>SA#108</w:t>
            </w:r>
          </w:p>
        </w:tc>
        <w:tc>
          <w:tcPr>
            <w:tcW w:w="912" w:type="dxa"/>
            <w:gridSpan w:val="2"/>
            <w:tcBorders>
              <w:top w:val="single" w:sz="12" w:space="0" w:color="auto"/>
              <w:bottom w:val="single" w:sz="12" w:space="0" w:color="auto"/>
            </w:tcBorders>
            <w:shd w:val="solid" w:color="FFFFFF" w:fill="auto"/>
          </w:tcPr>
          <w:p w14:paraId="6541F6BC" w14:textId="77777777" w:rsidR="000E3163" w:rsidRDefault="000E3163" w:rsidP="001D32EB">
            <w:pPr>
              <w:spacing w:after="0"/>
              <w:rPr>
                <w:iCs/>
                <w:snapToGrid w:val="0"/>
                <w:lang w:eastAsia="ja-JP"/>
              </w:rPr>
            </w:pPr>
            <w:r>
              <w:rPr>
                <w:iCs/>
                <w:snapToGrid w:val="0"/>
                <w:lang w:eastAsia="ja-JP"/>
              </w:rPr>
              <w:t>SP-250657</w:t>
            </w:r>
          </w:p>
        </w:tc>
        <w:tc>
          <w:tcPr>
            <w:tcW w:w="570" w:type="dxa"/>
            <w:gridSpan w:val="2"/>
            <w:tcBorders>
              <w:top w:val="single" w:sz="12" w:space="0" w:color="auto"/>
              <w:bottom w:val="single" w:sz="12" w:space="0" w:color="auto"/>
            </w:tcBorders>
            <w:shd w:val="solid" w:color="FFFFFF" w:fill="auto"/>
          </w:tcPr>
          <w:p w14:paraId="2EA36809" w14:textId="77777777" w:rsidR="000E3163" w:rsidRDefault="000E3163" w:rsidP="001D32EB">
            <w:pPr>
              <w:spacing w:after="0"/>
              <w:rPr>
                <w:iCs/>
                <w:snapToGrid w:val="0"/>
                <w:lang w:eastAsia="ja-JP"/>
              </w:rPr>
            </w:pPr>
            <w:r>
              <w:rPr>
                <w:iCs/>
                <w:snapToGrid w:val="0"/>
                <w:lang w:eastAsia="ja-JP"/>
              </w:rPr>
              <w:t>0204</w:t>
            </w:r>
          </w:p>
        </w:tc>
        <w:tc>
          <w:tcPr>
            <w:tcW w:w="427" w:type="dxa"/>
            <w:gridSpan w:val="2"/>
            <w:tcBorders>
              <w:top w:val="single" w:sz="12" w:space="0" w:color="auto"/>
              <w:bottom w:val="single" w:sz="12" w:space="0" w:color="auto"/>
            </w:tcBorders>
            <w:shd w:val="solid" w:color="FFFFFF" w:fill="auto"/>
          </w:tcPr>
          <w:p w14:paraId="4DDADDA9" w14:textId="77777777" w:rsidR="000E3163" w:rsidRDefault="000E3163" w:rsidP="001D32EB">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607685AB" w14:textId="77777777" w:rsidR="000E3163" w:rsidRDefault="000E3163"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3DF2D2D4" w14:textId="77777777" w:rsidR="000E3163" w:rsidRDefault="000E3163" w:rsidP="001D32EB">
            <w:pPr>
              <w:spacing w:after="0"/>
            </w:pPr>
            <w:r>
              <w:t>Correction on preconditions for Packet Filtering test case</w:t>
            </w:r>
          </w:p>
        </w:tc>
        <w:tc>
          <w:tcPr>
            <w:tcW w:w="708" w:type="dxa"/>
            <w:tcBorders>
              <w:top w:val="single" w:sz="12" w:space="0" w:color="auto"/>
              <w:bottom w:val="single" w:sz="12" w:space="0" w:color="auto"/>
            </w:tcBorders>
            <w:shd w:val="solid" w:color="FFFFFF" w:fill="auto"/>
          </w:tcPr>
          <w:p w14:paraId="278EE376" w14:textId="77777777" w:rsidR="000E3163" w:rsidRDefault="000E3163"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19.2.0</w:t>
            </w:r>
          </w:p>
        </w:tc>
      </w:tr>
      <w:tr w:rsidR="000E3163" w:rsidRPr="000024F2" w14:paraId="092BF56D" w14:textId="77777777" w:rsidTr="00AB4DF0">
        <w:trPr>
          <w:gridBefore w:val="1"/>
          <w:wBefore w:w="48" w:type="dxa"/>
        </w:trPr>
        <w:tc>
          <w:tcPr>
            <w:tcW w:w="804" w:type="dxa"/>
            <w:gridSpan w:val="2"/>
            <w:tcBorders>
              <w:top w:val="single" w:sz="12" w:space="0" w:color="auto"/>
              <w:bottom w:val="single" w:sz="12" w:space="0" w:color="auto"/>
            </w:tcBorders>
            <w:shd w:val="solid" w:color="FFFFFF" w:fill="auto"/>
          </w:tcPr>
          <w:p w14:paraId="658A47B1" w14:textId="77777777" w:rsidR="000E3163" w:rsidRDefault="000E3163" w:rsidP="001D32EB">
            <w:pPr>
              <w:spacing w:after="0"/>
              <w:rPr>
                <w:iCs/>
                <w:snapToGrid w:val="0"/>
                <w:lang w:eastAsia="ja-JP"/>
              </w:rPr>
            </w:pPr>
            <w:r>
              <w:rPr>
                <w:iCs/>
                <w:snapToGrid w:val="0"/>
                <w:lang w:eastAsia="ja-JP"/>
              </w:rPr>
              <w:t>2025-06</w:t>
            </w:r>
          </w:p>
        </w:tc>
        <w:tc>
          <w:tcPr>
            <w:tcW w:w="991" w:type="dxa"/>
            <w:gridSpan w:val="2"/>
            <w:tcBorders>
              <w:top w:val="single" w:sz="12" w:space="0" w:color="auto"/>
              <w:bottom w:val="single" w:sz="12" w:space="0" w:color="auto"/>
            </w:tcBorders>
            <w:shd w:val="solid" w:color="FFFFFF" w:fill="auto"/>
          </w:tcPr>
          <w:p w14:paraId="04ED5148" w14:textId="77777777" w:rsidR="000E3163" w:rsidRDefault="000E3163" w:rsidP="001D32EB">
            <w:pPr>
              <w:spacing w:after="0"/>
              <w:rPr>
                <w:iCs/>
                <w:snapToGrid w:val="0"/>
                <w:lang w:eastAsia="ja-JP"/>
              </w:rPr>
            </w:pPr>
            <w:r>
              <w:rPr>
                <w:iCs/>
                <w:snapToGrid w:val="0"/>
                <w:lang w:eastAsia="ja-JP"/>
              </w:rPr>
              <w:t>SA#108</w:t>
            </w:r>
          </w:p>
        </w:tc>
        <w:tc>
          <w:tcPr>
            <w:tcW w:w="912" w:type="dxa"/>
            <w:gridSpan w:val="2"/>
            <w:tcBorders>
              <w:top w:val="single" w:sz="12" w:space="0" w:color="auto"/>
              <w:bottom w:val="single" w:sz="12" w:space="0" w:color="auto"/>
            </w:tcBorders>
            <w:shd w:val="solid" w:color="FFFFFF" w:fill="auto"/>
          </w:tcPr>
          <w:p w14:paraId="1F53F3ED" w14:textId="77777777" w:rsidR="000E3163" w:rsidRDefault="000E3163" w:rsidP="001D32EB">
            <w:pPr>
              <w:spacing w:after="0"/>
              <w:rPr>
                <w:iCs/>
                <w:snapToGrid w:val="0"/>
                <w:lang w:eastAsia="ja-JP"/>
              </w:rPr>
            </w:pPr>
            <w:r>
              <w:rPr>
                <w:iCs/>
                <w:snapToGrid w:val="0"/>
                <w:lang w:eastAsia="ja-JP"/>
              </w:rPr>
              <w:t>SP-250657</w:t>
            </w:r>
          </w:p>
        </w:tc>
        <w:tc>
          <w:tcPr>
            <w:tcW w:w="570" w:type="dxa"/>
            <w:gridSpan w:val="2"/>
            <w:tcBorders>
              <w:top w:val="single" w:sz="12" w:space="0" w:color="auto"/>
              <w:bottom w:val="single" w:sz="12" w:space="0" w:color="auto"/>
            </w:tcBorders>
            <w:shd w:val="solid" w:color="FFFFFF" w:fill="auto"/>
          </w:tcPr>
          <w:p w14:paraId="72C18A7C" w14:textId="77777777" w:rsidR="000E3163" w:rsidRDefault="000E3163" w:rsidP="001D32EB">
            <w:pPr>
              <w:spacing w:after="0"/>
              <w:rPr>
                <w:iCs/>
                <w:snapToGrid w:val="0"/>
                <w:lang w:eastAsia="ja-JP"/>
              </w:rPr>
            </w:pPr>
            <w:r>
              <w:rPr>
                <w:iCs/>
                <w:snapToGrid w:val="0"/>
                <w:lang w:eastAsia="ja-JP"/>
              </w:rPr>
              <w:t>0208</w:t>
            </w:r>
          </w:p>
        </w:tc>
        <w:tc>
          <w:tcPr>
            <w:tcW w:w="427" w:type="dxa"/>
            <w:gridSpan w:val="2"/>
            <w:tcBorders>
              <w:top w:val="single" w:sz="12" w:space="0" w:color="auto"/>
              <w:bottom w:val="single" w:sz="12" w:space="0" w:color="auto"/>
            </w:tcBorders>
            <w:shd w:val="solid" w:color="FFFFFF" w:fill="auto"/>
          </w:tcPr>
          <w:p w14:paraId="05EAAA84" w14:textId="77777777" w:rsidR="000E3163" w:rsidRDefault="000E3163" w:rsidP="001D32E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169C39FC" w14:textId="77777777" w:rsidR="000E3163" w:rsidRDefault="000E3163"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02693C96" w14:textId="77777777" w:rsidR="000E3163" w:rsidRDefault="000E3163" w:rsidP="001D32EB">
            <w:pPr>
              <w:spacing w:after="0"/>
            </w:pPr>
            <w:r>
              <w:t>Correction of missing Test Case Names</w:t>
            </w:r>
          </w:p>
        </w:tc>
        <w:tc>
          <w:tcPr>
            <w:tcW w:w="708" w:type="dxa"/>
            <w:tcBorders>
              <w:top w:val="single" w:sz="12" w:space="0" w:color="auto"/>
              <w:bottom w:val="single" w:sz="12" w:space="0" w:color="auto"/>
            </w:tcBorders>
            <w:shd w:val="solid" w:color="FFFFFF" w:fill="auto"/>
          </w:tcPr>
          <w:p w14:paraId="1A45F746" w14:textId="77777777" w:rsidR="000E3163" w:rsidRDefault="000E3163"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19.2.0</w:t>
            </w:r>
          </w:p>
        </w:tc>
      </w:tr>
      <w:tr w:rsidR="00AB4DF0" w:rsidRPr="000024F2" w14:paraId="7221096B" w14:textId="77777777" w:rsidTr="00280948">
        <w:trPr>
          <w:gridBefore w:val="1"/>
          <w:wBefore w:w="48" w:type="dxa"/>
        </w:trPr>
        <w:tc>
          <w:tcPr>
            <w:tcW w:w="804" w:type="dxa"/>
            <w:gridSpan w:val="2"/>
            <w:tcBorders>
              <w:top w:val="single" w:sz="12" w:space="0" w:color="auto"/>
              <w:bottom w:val="single" w:sz="12" w:space="0" w:color="auto"/>
            </w:tcBorders>
            <w:shd w:val="solid" w:color="FFFFFF" w:fill="auto"/>
          </w:tcPr>
          <w:p w14:paraId="76731B87" w14:textId="77777777" w:rsidR="00AB4DF0" w:rsidRDefault="00AB4DF0" w:rsidP="001D32EB">
            <w:pPr>
              <w:spacing w:after="0"/>
              <w:rPr>
                <w:iCs/>
                <w:snapToGrid w:val="0"/>
                <w:lang w:eastAsia="ja-JP"/>
              </w:rPr>
            </w:pPr>
            <w:r>
              <w:rPr>
                <w:iCs/>
                <w:snapToGrid w:val="0"/>
                <w:lang w:eastAsia="ja-JP"/>
              </w:rPr>
              <w:t>2025-06</w:t>
            </w:r>
          </w:p>
        </w:tc>
        <w:tc>
          <w:tcPr>
            <w:tcW w:w="991" w:type="dxa"/>
            <w:gridSpan w:val="2"/>
            <w:tcBorders>
              <w:top w:val="single" w:sz="12" w:space="0" w:color="auto"/>
              <w:bottom w:val="single" w:sz="12" w:space="0" w:color="auto"/>
            </w:tcBorders>
            <w:shd w:val="solid" w:color="FFFFFF" w:fill="auto"/>
          </w:tcPr>
          <w:p w14:paraId="38F40E71" w14:textId="77777777" w:rsidR="00AB4DF0" w:rsidRDefault="00AB4DF0" w:rsidP="001D32EB">
            <w:pPr>
              <w:spacing w:after="0"/>
              <w:rPr>
                <w:iCs/>
                <w:snapToGrid w:val="0"/>
                <w:lang w:eastAsia="ja-JP"/>
              </w:rPr>
            </w:pPr>
            <w:r>
              <w:rPr>
                <w:iCs/>
                <w:snapToGrid w:val="0"/>
                <w:lang w:eastAsia="ja-JP"/>
              </w:rPr>
              <w:t>SA#108</w:t>
            </w:r>
          </w:p>
        </w:tc>
        <w:tc>
          <w:tcPr>
            <w:tcW w:w="912" w:type="dxa"/>
            <w:gridSpan w:val="2"/>
            <w:tcBorders>
              <w:top w:val="single" w:sz="12" w:space="0" w:color="auto"/>
              <w:bottom w:val="single" w:sz="12" w:space="0" w:color="auto"/>
            </w:tcBorders>
            <w:shd w:val="solid" w:color="FFFFFF" w:fill="auto"/>
          </w:tcPr>
          <w:p w14:paraId="05DADD65" w14:textId="77777777" w:rsidR="00AB4DF0" w:rsidRDefault="00AB4DF0" w:rsidP="001D32EB">
            <w:pPr>
              <w:spacing w:after="0"/>
              <w:rPr>
                <w:iCs/>
                <w:snapToGrid w:val="0"/>
                <w:lang w:eastAsia="ja-JP"/>
              </w:rPr>
            </w:pPr>
            <w:r>
              <w:rPr>
                <w:iCs/>
                <w:snapToGrid w:val="0"/>
                <w:lang w:eastAsia="ja-JP"/>
              </w:rPr>
              <w:t>SP-250657</w:t>
            </w:r>
          </w:p>
        </w:tc>
        <w:tc>
          <w:tcPr>
            <w:tcW w:w="570" w:type="dxa"/>
            <w:gridSpan w:val="2"/>
            <w:tcBorders>
              <w:top w:val="single" w:sz="12" w:space="0" w:color="auto"/>
              <w:bottom w:val="single" w:sz="12" w:space="0" w:color="auto"/>
            </w:tcBorders>
            <w:shd w:val="solid" w:color="FFFFFF" w:fill="auto"/>
          </w:tcPr>
          <w:p w14:paraId="386C2516" w14:textId="77777777" w:rsidR="00AB4DF0" w:rsidRDefault="00AB4DF0" w:rsidP="001D32EB">
            <w:pPr>
              <w:spacing w:after="0"/>
              <w:rPr>
                <w:iCs/>
                <w:snapToGrid w:val="0"/>
                <w:lang w:eastAsia="ja-JP"/>
              </w:rPr>
            </w:pPr>
            <w:r>
              <w:rPr>
                <w:iCs/>
                <w:snapToGrid w:val="0"/>
                <w:lang w:eastAsia="ja-JP"/>
              </w:rPr>
              <w:t>0209</w:t>
            </w:r>
          </w:p>
        </w:tc>
        <w:tc>
          <w:tcPr>
            <w:tcW w:w="427" w:type="dxa"/>
            <w:gridSpan w:val="2"/>
            <w:tcBorders>
              <w:top w:val="single" w:sz="12" w:space="0" w:color="auto"/>
              <w:bottom w:val="single" w:sz="12" w:space="0" w:color="auto"/>
            </w:tcBorders>
            <w:shd w:val="solid" w:color="FFFFFF" w:fill="auto"/>
          </w:tcPr>
          <w:p w14:paraId="27D79C14" w14:textId="77777777" w:rsidR="00AB4DF0" w:rsidRDefault="00AB4DF0" w:rsidP="001D32E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158B7200" w14:textId="77777777" w:rsidR="00AB4DF0" w:rsidRDefault="00AB4DF0"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1A12F76" w14:textId="77777777" w:rsidR="00AB4DF0" w:rsidRDefault="00AB4DF0" w:rsidP="001D32EB">
            <w:pPr>
              <w:spacing w:after="0"/>
            </w:pPr>
            <w:r>
              <w:t>Correction on Remote Login Restrictions</w:t>
            </w:r>
          </w:p>
        </w:tc>
        <w:tc>
          <w:tcPr>
            <w:tcW w:w="708" w:type="dxa"/>
            <w:tcBorders>
              <w:top w:val="single" w:sz="12" w:space="0" w:color="auto"/>
              <w:bottom w:val="single" w:sz="12" w:space="0" w:color="auto"/>
            </w:tcBorders>
            <w:shd w:val="solid" w:color="FFFFFF" w:fill="auto"/>
          </w:tcPr>
          <w:p w14:paraId="3FA683F4" w14:textId="77777777" w:rsidR="00AB4DF0" w:rsidRDefault="00AB4DF0"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19.2.0</w:t>
            </w:r>
          </w:p>
        </w:tc>
      </w:tr>
      <w:tr w:rsidR="00280948" w:rsidRPr="000024F2" w14:paraId="2D23C344" w14:textId="77777777" w:rsidTr="00280948">
        <w:trPr>
          <w:gridBefore w:val="1"/>
          <w:wBefore w:w="48" w:type="dxa"/>
        </w:trPr>
        <w:tc>
          <w:tcPr>
            <w:tcW w:w="804" w:type="dxa"/>
            <w:gridSpan w:val="2"/>
            <w:tcBorders>
              <w:top w:val="single" w:sz="12" w:space="0" w:color="auto"/>
              <w:bottom w:val="single" w:sz="12" w:space="0" w:color="auto"/>
            </w:tcBorders>
            <w:shd w:val="solid" w:color="FFFFFF" w:fill="auto"/>
          </w:tcPr>
          <w:p w14:paraId="78734FA5" w14:textId="77777777" w:rsidR="00280948" w:rsidRDefault="00280948" w:rsidP="001D32EB">
            <w:pPr>
              <w:spacing w:after="0"/>
              <w:rPr>
                <w:iCs/>
                <w:snapToGrid w:val="0"/>
                <w:lang w:eastAsia="ja-JP"/>
              </w:rPr>
            </w:pPr>
            <w:r>
              <w:rPr>
                <w:iCs/>
                <w:snapToGrid w:val="0"/>
                <w:lang w:eastAsia="ja-JP"/>
              </w:rPr>
              <w:t>2025-06</w:t>
            </w:r>
          </w:p>
        </w:tc>
        <w:tc>
          <w:tcPr>
            <w:tcW w:w="991" w:type="dxa"/>
            <w:gridSpan w:val="2"/>
            <w:tcBorders>
              <w:top w:val="single" w:sz="12" w:space="0" w:color="auto"/>
              <w:bottom w:val="single" w:sz="12" w:space="0" w:color="auto"/>
            </w:tcBorders>
            <w:shd w:val="solid" w:color="FFFFFF" w:fill="auto"/>
          </w:tcPr>
          <w:p w14:paraId="7AC35DDB" w14:textId="77777777" w:rsidR="00280948" w:rsidRDefault="00280948" w:rsidP="001D32EB">
            <w:pPr>
              <w:spacing w:after="0"/>
              <w:rPr>
                <w:iCs/>
                <w:snapToGrid w:val="0"/>
                <w:lang w:eastAsia="ja-JP"/>
              </w:rPr>
            </w:pPr>
            <w:r>
              <w:rPr>
                <w:iCs/>
                <w:snapToGrid w:val="0"/>
                <w:lang w:eastAsia="ja-JP"/>
              </w:rPr>
              <w:t>SA#108</w:t>
            </w:r>
          </w:p>
        </w:tc>
        <w:tc>
          <w:tcPr>
            <w:tcW w:w="912" w:type="dxa"/>
            <w:gridSpan w:val="2"/>
            <w:tcBorders>
              <w:top w:val="single" w:sz="12" w:space="0" w:color="auto"/>
              <w:bottom w:val="single" w:sz="12" w:space="0" w:color="auto"/>
            </w:tcBorders>
            <w:shd w:val="solid" w:color="FFFFFF" w:fill="auto"/>
          </w:tcPr>
          <w:p w14:paraId="33F49092" w14:textId="77777777" w:rsidR="00280948" w:rsidRDefault="00280948" w:rsidP="001D32EB">
            <w:pPr>
              <w:spacing w:after="0"/>
              <w:rPr>
                <w:iCs/>
                <w:snapToGrid w:val="0"/>
                <w:lang w:eastAsia="ja-JP"/>
              </w:rPr>
            </w:pPr>
            <w:r>
              <w:rPr>
                <w:iCs/>
                <w:snapToGrid w:val="0"/>
                <w:lang w:eastAsia="ja-JP"/>
              </w:rPr>
              <w:t>SP-250657</w:t>
            </w:r>
          </w:p>
        </w:tc>
        <w:tc>
          <w:tcPr>
            <w:tcW w:w="570" w:type="dxa"/>
            <w:gridSpan w:val="2"/>
            <w:tcBorders>
              <w:top w:val="single" w:sz="12" w:space="0" w:color="auto"/>
              <w:bottom w:val="single" w:sz="12" w:space="0" w:color="auto"/>
            </w:tcBorders>
            <w:shd w:val="solid" w:color="FFFFFF" w:fill="auto"/>
          </w:tcPr>
          <w:p w14:paraId="485B0E2D" w14:textId="77777777" w:rsidR="00280948" w:rsidRDefault="00280948" w:rsidP="001D32EB">
            <w:pPr>
              <w:spacing w:after="0"/>
              <w:rPr>
                <w:iCs/>
                <w:snapToGrid w:val="0"/>
                <w:lang w:eastAsia="ja-JP"/>
              </w:rPr>
            </w:pPr>
            <w:r>
              <w:rPr>
                <w:iCs/>
                <w:snapToGrid w:val="0"/>
                <w:lang w:eastAsia="ja-JP"/>
              </w:rPr>
              <w:t>0210</w:t>
            </w:r>
          </w:p>
        </w:tc>
        <w:tc>
          <w:tcPr>
            <w:tcW w:w="427" w:type="dxa"/>
            <w:gridSpan w:val="2"/>
            <w:tcBorders>
              <w:top w:val="single" w:sz="12" w:space="0" w:color="auto"/>
              <w:bottom w:val="single" w:sz="12" w:space="0" w:color="auto"/>
            </w:tcBorders>
            <w:shd w:val="solid" w:color="FFFFFF" w:fill="auto"/>
          </w:tcPr>
          <w:p w14:paraId="683BA5B8" w14:textId="77777777" w:rsidR="00280948" w:rsidRDefault="00280948" w:rsidP="001D32EB">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35167B9" w14:textId="77777777" w:rsidR="00280948" w:rsidRDefault="00280948" w:rsidP="001D32EB">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50502EA" w14:textId="77777777" w:rsidR="00280948" w:rsidRDefault="00280948" w:rsidP="001D32EB">
            <w:pPr>
              <w:spacing w:after="0"/>
            </w:pPr>
            <w:r>
              <w:t>Correction on unnecessary or insecure services</w:t>
            </w:r>
          </w:p>
        </w:tc>
        <w:tc>
          <w:tcPr>
            <w:tcW w:w="708" w:type="dxa"/>
            <w:tcBorders>
              <w:top w:val="single" w:sz="12" w:space="0" w:color="auto"/>
              <w:bottom w:val="single" w:sz="12" w:space="0" w:color="auto"/>
            </w:tcBorders>
            <w:shd w:val="solid" w:color="FFFFFF" w:fill="auto"/>
          </w:tcPr>
          <w:p w14:paraId="5C4DBBA0" w14:textId="77777777" w:rsidR="00280948" w:rsidRDefault="00280948" w:rsidP="001D32EB">
            <w:pPr>
              <w:pStyle w:val="TAL"/>
              <w:rPr>
                <w:rFonts w:ascii="Times New Roman" w:hAnsi="Times New Roman"/>
                <w:iCs/>
                <w:snapToGrid w:val="0"/>
                <w:sz w:val="20"/>
                <w:lang w:eastAsia="ja-JP"/>
              </w:rPr>
            </w:pPr>
            <w:r>
              <w:rPr>
                <w:rFonts w:ascii="Times New Roman" w:hAnsi="Times New Roman"/>
                <w:iCs/>
                <w:snapToGrid w:val="0"/>
                <w:sz w:val="20"/>
                <w:lang w:eastAsia="ja-JP"/>
              </w:rPr>
              <w:t>19.2.0</w:t>
            </w:r>
          </w:p>
        </w:tc>
      </w:tr>
      <w:tr w:rsidR="00280948" w:rsidRPr="000024F2" w14:paraId="269088C2" w14:textId="77777777" w:rsidTr="00995847">
        <w:trPr>
          <w:gridBefore w:val="1"/>
          <w:wBefore w:w="48" w:type="dxa"/>
        </w:trPr>
        <w:tc>
          <w:tcPr>
            <w:tcW w:w="804" w:type="dxa"/>
            <w:gridSpan w:val="2"/>
            <w:tcBorders>
              <w:top w:val="single" w:sz="12" w:space="0" w:color="auto"/>
              <w:bottom w:val="single" w:sz="12" w:space="0" w:color="auto"/>
            </w:tcBorders>
            <w:shd w:val="solid" w:color="FFFFFF" w:fill="auto"/>
          </w:tcPr>
          <w:p w14:paraId="5006CEE2" w14:textId="77777777" w:rsidR="00280948" w:rsidRDefault="00280948" w:rsidP="00280948">
            <w:pPr>
              <w:spacing w:after="0"/>
              <w:rPr>
                <w:iCs/>
                <w:snapToGrid w:val="0"/>
                <w:lang w:eastAsia="ja-JP"/>
              </w:rPr>
            </w:pPr>
            <w:r>
              <w:rPr>
                <w:iCs/>
                <w:snapToGrid w:val="0"/>
                <w:lang w:eastAsia="ja-JP"/>
              </w:rPr>
              <w:t>2025-06</w:t>
            </w:r>
          </w:p>
        </w:tc>
        <w:tc>
          <w:tcPr>
            <w:tcW w:w="991" w:type="dxa"/>
            <w:gridSpan w:val="2"/>
            <w:tcBorders>
              <w:top w:val="single" w:sz="12" w:space="0" w:color="auto"/>
              <w:bottom w:val="single" w:sz="12" w:space="0" w:color="auto"/>
            </w:tcBorders>
            <w:shd w:val="solid" w:color="FFFFFF" w:fill="auto"/>
          </w:tcPr>
          <w:p w14:paraId="303BA35F" w14:textId="77777777" w:rsidR="00280948" w:rsidRDefault="00280948" w:rsidP="00280948">
            <w:pPr>
              <w:spacing w:after="0"/>
              <w:rPr>
                <w:iCs/>
                <w:snapToGrid w:val="0"/>
                <w:lang w:eastAsia="ja-JP"/>
              </w:rPr>
            </w:pPr>
            <w:r>
              <w:rPr>
                <w:iCs/>
                <w:snapToGrid w:val="0"/>
                <w:lang w:eastAsia="ja-JP"/>
              </w:rPr>
              <w:t>SA#108</w:t>
            </w:r>
          </w:p>
        </w:tc>
        <w:tc>
          <w:tcPr>
            <w:tcW w:w="912" w:type="dxa"/>
            <w:gridSpan w:val="2"/>
            <w:tcBorders>
              <w:top w:val="single" w:sz="12" w:space="0" w:color="auto"/>
              <w:bottom w:val="single" w:sz="12" w:space="0" w:color="auto"/>
            </w:tcBorders>
            <w:shd w:val="solid" w:color="FFFFFF" w:fill="auto"/>
          </w:tcPr>
          <w:p w14:paraId="7AF7433B" w14:textId="77777777" w:rsidR="00280948" w:rsidRDefault="00280948" w:rsidP="00280948">
            <w:pPr>
              <w:spacing w:after="0"/>
              <w:rPr>
                <w:iCs/>
                <w:snapToGrid w:val="0"/>
                <w:lang w:eastAsia="ja-JP"/>
              </w:rPr>
            </w:pPr>
            <w:r>
              <w:rPr>
                <w:iCs/>
                <w:snapToGrid w:val="0"/>
                <w:lang w:eastAsia="ja-JP"/>
              </w:rPr>
              <w:t>SP-250657</w:t>
            </w:r>
          </w:p>
        </w:tc>
        <w:tc>
          <w:tcPr>
            <w:tcW w:w="570" w:type="dxa"/>
            <w:gridSpan w:val="2"/>
            <w:tcBorders>
              <w:top w:val="single" w:sz="12" w:space="0" w:color="auto"/>
              <w:bottom w:val="single" w:sz="12" w:space="0" w:color="auto"/>
            </w:tcBorders>
            <w:shd w:val="solid" w:color="FFFFFF" w:fill="auto"/>
          </w:tcPr>
          <w:p w14:paraId="7ADB38D3" w14:textId="77777777" w:rsidR="00280948" w:rsidRDefault="00280948" w:rsidP="00280948">
            <w:pPr>
              <w:spacing w:after="0"/>
              <w:rPr>
                <w:iCs/>
                <w:snapToGrid w:val="0"/>
                <w:lang w:eastAsia="ja-JP"/>
              </w:rPr>
            </w:pPr>
            <w:r>
              <w:rPr>
                <w:iCs/>
                <w:snapToGrid w:val="0"/>
                <w:lang w:eastAsia="ja-JP"/>
              </w:rPr>
              <w:t>0213</w:t>
            </w:r>
          </w:p>
        </w:tc>
        <w:tc>
          <w:tcPr>
            <w:tcW w:w="427" w:type="dxa"/>
            <w:gridSpan w:val="2"/>
            <w:tcBorders>
              <w:top w:val="single" w:sz="12" w:space="0" w:color="auto"/>
              <w:bottom w:val="single" w:sz="12" w:space="0" w:color="auto"/>
            </w:tcBorders>
            <w:shd w:val="solid" w:color="FFFFFF" w:fill="auto"/>
          </w:tcPr>
          <w:p w14:paraId="471FE360" w14:textId="77777777" w:rsidR="00280948" w:rsidRDefault="00280948" w:rsidP="00280948">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2D62A2EE" w14:textId="77777777" w:rsidR="00280948" w:rsidRDefault="00280948" w:rsidP="00280948">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3C11621F" w14:textId="77777777" w:rsidR="00280948" w:rsidRDefault="00280948" w:rsidP="00280948">
            <w:pPr>
              <w:spacing w:after="0"/>
            </w:pPr>
            <w:r>
              <w:t>Correction of test names and clean up of 33.117</w:t>
            </w:r>
          </w:p>
        </w:tc>
        <w:tc>
          <w:tcPr>
            <w:tcW w:w="708" w:type="dxa"/>
            <w:tcBorders>
              <w:top w:val="single" w:sz="12" w:space="0" w:color="auto"/>
              <w:bottom w:val="single" w:sz="12" w:space="0" w:color="auto"/>
            </w:tcBorders>
            <w:shd w:val="solid" w:color="FFFFFF" w:fill="auto"/>
          </w:tcPr>
          <w:p w14:paraId="01EE1B0E" w14:textId="77777777" w:rsidR="00280948" w:rsidRDefault="00280948" w:rsidP="00280948">
            <w:pPr>
              <w:pStyle w:val="TAL"/>
              <w:rPr>
                <w:rFonts w:ascii="Times New Roman" w:hAnsi="Times New Roman"/>
                <w:iCs/>
                <w:snapToGrid w:val="0"/>
                <w:sz w:val="20"/>
                <w:lang w:eastAsia="ja-JP"/>
              </w:rPr>
            </w:pPr>
            <w:r>
              <w:rPr>
                <w:rFonts w:ascii="Times New Roman" w:hAnsi="Times New Roman"/>
                <w:iCs/>
                <w:snapToGrid w:val="0"/>
                <w:sz w:val="20"/>
                <w:lang w:eastAsia="ja-JP"/>
              </w:rPr>
              <w:t>19.2.0</w:t>
            </w:r>
          </w:p>
        </w:tc>
      </w:tr>
      <w:tr w:rsidR="00995847" w:rsidRPr="000024F2" w14:paraId="2592AE0E" w14:textId="77777777" w:rsidTr="0049389E">
        <w:trPr>
          <w:gridBefore w:val="1"/>
          <w:wBefore w:w="48" w:type="dxa"/>
        </w:trPr>
        <w:tc>
          <w:tcPr>
            <w:tcW w:w="804" w:type="dxa"/>
            <w:gridSpan w:val="2"/>
            <w:tcBorders>
              <w:top w:val="single" w:sz="12" w:space="0" w:color="auto"/>
              <w:bottom w:val="single" w:sz="12" w:space="0" w:color="auto"/>
            </w:tcBorders>
            <w:shd w:val="solid" w:color="FFFFFF" w:fill="auto"/>
          </w:tcPr>
          <w:p w14:paraId="11DB3573" w14:textId="77777777" w:rsidR="00995847" w:rsidRDefault="00995847" w:rsidP="00280948">
            <w:pPr>
              <w:spacing w:after="0"/>
              <w:rPr>
                <w:iCs/>
                <w:snapToGrid w:val="0"/>
                <w:lang w:eastAsia="ja-JP"/>
              </w:rPr>
            </w:pPr>
            <w:r>
              <w:rPr>
                <w:iCs/>
                <w:snapToGrid w:val="0"/>
                <w:lang w:eastAsia="ja-JP"/>
              </w:rPr>
              <w:t>2026-03</w:t>
            </w:r>
          </w:p>
        </w:tc>
        <w:tc>
          <w:tcPr>
            <w:tcW w:w="991" w:type="dxa"/>
            <w:gridSpan w:val="2"/>
            <w:tcBorders>
              <w:top w:val="single" w:sz="12" w:space="0" w:color="auto"/>
              <w:bottom w:val="single" w:sz="12" w:space="0" w:color="auto"/>
            </w:tcBorders>
            <w:shd w:val="solid" w:color="FFFFFF" w:fill="auto"/>
          </w:tcPr>
          <w:p w14:paraId="219E4563" w14:textId="77777777" w:rsidR="00995847" w:rsidRDefault="00995847" w:rsidP="00280948">
            <w:pPr>
              <w:spacing w:after="0"/>
              <w:rPr>
                <w:iCs/>
                <w:snapToGrid w:val="0"/>
                <w:lang w:eastAsia="ja-JP"/>
              </w:rPr>
            </w:pPr>
            <w:r>
              <w:rPr>
                <w:iCs/>
                <w:snapToGrid w:val="0"/>
                <w:lang w:eastAsia="ja-JP"/>
              </w:rPr>
              <w:t>SA#111</w:t>
            </w:r>
          </w:p>
        </w:tc>
        <w:tc>
          <w:tcPr>
            <w:tcW w:w="912" w:type="dxa"/>
            <w:gridSpan w:val="2"/>
            <w:tcBorders>
              <w:top w:val="single" w:sz="12" w:space="0" w:color="auto"/>
              <w:bottom w:val="single" w:sz="12" w:space="0" w:color="auto"/>
            </w:tcBorders>
            <w:shd w:val="solid" w:color="FFFFFF" w:fill="auto"/>
          </w:tcPr>
          <w:p w14:paraId="4FD89AD1" w14:textId="77777777" w:rsidR="00995847" w:rsidRDefault="00995847" w:rsidP="00280948">
            <w:pPr>
              <w:spacing w:after="0"/>
              <w:rPr>
                <w:iCs/>
                <w:snapToGrid w:val="0"/>
                <w:lang w:eastAsia="ja-JP"/>
              </w:rPr>
            </w:pPr>
            <w:r>
              <w:rPr>
                <w:iCs/>
                <w:snapToGrid w:val="0"/>
                <w:lang w:eastAsia="ja-JP"/>
              </w:rPr>
              <w:t>SP-260161</w:t>
            </w:r>
          </w:p>
        </w:tc>
        <w:tc>
          <w:tcPr>
            <w:tcW w:w="570" w:type="dxa"/>
            <w:gridSpan w:val="2"/>
            <w:tcBorders>
              <w:top w:val="single" w:sz="12" w:space="0" w:color="auto"/>
              <w:bottom w:val="single" w:sz="12" w:space="0" w:color="auto"/>
            </w:tcBorders>
            <w:shd w:val="solid" w:color="FFFFFF" w:fill="auto"/>
          </w:tcPr>
          <w:p w14:paraId="43B81213" w14:textId="77777777" w:rsidR="00995847" w:rsidRDefault="00995847" w:rsidP="00280948">
            <w:pPr>
              <w:spacing w:after="0"/>
              <w:rPr>
                <w:iCs/>
                <w:snapToGrid w:val="0"/>
                <w:lang w:eastAsia="ja-JP"/>
              </w:rPr>
            </w:pPr>
            <w:r>
              <w:rPr>
                <w:iCs/>
                <w:snapToGrid w:val="0"/>
                <w:lang w:eastAsia="ja-JP"/>
              </w:rPr>
              <w:t>0230</w:t>
            </w:r>
          </w:p>
        </w:tc>
        <w:tc>
          <w:tcPr>
            <w:tcW w:w="427" w:type="dxa"/>
            <w:gridSpan w:val="2"/>
            <w:tcBorders>
              <w:top w:val="single" w:sz="12" w:space="0" w:color="auto"/>
              <w:bottom w:val="single" w:sz="12" w:space="0" w:color="auto"/>
            </w:tcBorders>
            <w:shd w:val="solid" w:color="FFFFFF" w:fill="auto"/>
          </w:tcPr>
          <w:p w14:paraId="079A4E0E" w14:textId="77777777" w:rsidR="00995847" w:rsidRDefault="00995847" w:rsidP="00280948">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45B118D2" w14:textId="77777777" w:rsidR="00995847" w:rsidRDefault="00995847" w:rsidP="00280948">
            <w:pPr>
              <w:spacing w:after="0"/>
              <w:rPr>
                <w:iCs/>
                <w:snapToGrid w:val="0"/>
                <w:lang w:eastAsia="ja-JP"/>
              </w:rPr>
            </w:pPr>
            <w:r>
              <w:rPr>
                <w:iCs/>
                <w:snapToGrid w:val="0"/>
                <w:lang w:eastAsia="ja-JP"/>
              </w:rPr>
              <w:t>B</w:t>
            </w:r>
          </w:p>
        </w:tc>
        <w:tc>
          <w:tcPr>
            <w:tcW w:w="4752" w:type="dxa"/>
            <w:tcBorders>
              <w:top w:val="single" w:sz="12" w:space="0" w:color="auto"/>
              <w:bottom w:val="single" w:sz="12" w:space="0" w:color="auto"/>
            </w:tcBorders>
            <w:shd w:val="solid" w:color="FFFFFF" w:fill="auto"/>
          </w:tcPr>
          <w:p w14:paraId="361210CC" w14:textId="77777777" w:rsidR="00995847" w:rsidRDefault="00995847" w:rsidP="00280948">
            <w:pPr>
              <w:spacing w:after="0"/>
            </w:pPr>
            <w:r>
              <w:t>Update terms requirement and test cases to several test cases</w:t>
            </w:r>
          </w:p>
        </w:tc>
        <w:tc>
          <w:tcPr>
            <w:tcW w:w="708" w:type="dxa"/>
            <w:tcBorders>
              <w:top w:val="single" w:sz="12" w:space="0" w:color="auto"/>
              <w:bottom w:val="single" w:sz="12" w:space="0" w:color="auto"/>
            </w:tcBorders>
            <w:shd w:val="solid" w:color="FFFFFF" w:fill="auto"/>
          </w:tcPr>
          <w:p w14:paraId="6E1B3A26" w14:textId="77777777" w:rsidR="00995847" w:rsidRDefault="00995847" w:rsidP="00280948">
            <w:pPr>
              <w:pStyle w:val="TAL"/>
              <w:rPr>
                <w:rFonts w:ascii="Times New Roman" w:hAnsi="Times New Roman"/>
                <w:iCs/>
                <w:snapToGrid w:val="0"/>
                <w:sz w:val="20"/>
                <w:lang w:eastAsia="ja-JP"/>
              </w:rPr>
            </w:pPr>
            <w:r>
              <w:rPr>
                <w:rFonts w:ascii="Times New Roman" w:hAnsi="Times New Roman"/>
                <w:iCs/>
                <w:snapToGrid w:val="0"/>
                <w:sz w:val="20"/>
                <w:lang w:eastAsia="ja-JP"/>
              </w:rPr>
              <w:t>20.0.0</w:t>
            </w:r>
          </w:p>
        </w:tc>
      </w:tr>
      <w:tr w:rsidR="0049389E" w:rsidRPr="000024F2" w14:paraId="1FB5B64E" w14:textId="77777777" w:rsidTr="0049389E">
        <w:trPr>
          <w:gridBefore w:val="1"/>
          <w:wBefore w:w="48" w:type="dxa"/>
        </w:trPr>
        <w:tc>
          <w:tcPr>
            <w:tcW w:w="804" w:type="dxa"/>
            <w:gridSpan w:val="2"/>
            <w:tcBorders>
              <w:top w:val="single" w:sz="12" w:space="0" w:color="auto"/>
              <w:bottom w:val="single" w:sz="12" w:space="0" w:color="auto"/>
            </w:tcBorders>
            <w:shd w:val="solid" w:color="FFFFFF" w:fill="auto"/>
          </w:tcPr>
          <w:p w14:paraId="3C339ADF" w14:textId="191F9572" w:rsidR="0049389E" w:rsidRDefault="0049389E" w:rsidP="00280948">
            <w:pPr>
              <w:spacing w:after="0"/>
              <w:rPr>
                <w:iCs/>
                <w:snapToGrid w:val="0"/>
                <w:lang w:eastAsia="ja-JP"/>
              </w:rPr>
            </w:pPr>
            <w:r>
              <w:rPr>
                <w:iCs/>
                <w:snapToGrid w:val="0"/>
                <w:lang w:eastAsia="ja-JP"/>
              </w:rPr>
              <w:t>2026-06</w:t>
            </w:r>
          </w:p>
        </w:tc>
        <w:tc>
          <w:tcPr>
            <w:tcW w:w="991" w:type="dxa"/>
            <w:gridSpan w:val="2"/>
            <w:tcBorders>
              <w:top w:val="single" w:sz="12" w:space="0" w:color="auto"/>
              <w:bottom w:val="single" w:sz="12" w:space="0" w:color="auto"/>
            </w:tcBorders>
            <w:shd w:val="solid" w:color="FFFFFF" w:fill="auto"/>
          </w:tcPr>
          <w:p w14:paraId="22C9234C" w14:textId="6BB4F859" w:rsidR="0049389E" w:rsidRDefault="0049389E" w:rsidP="00280948">
            <w:pPr>
              <w:spacing w:after="0"/>
              <w:rPr>
                <w:iCs/>
                <w:snapToGrid w:val="0"/>
                <w:lang w:eastAsia="ja-JP"/>
              </w:rPr>
            </w:pPr>
            <w:r>
              <w:rPr>
                <w:iCs/>
                <w:snapToGrid w:val="0"/>
                <w:lang w:eastAsia="ja-JP"/>
              </w:rPr>
              <w:t>SA#112</w:t>
            </w:r>
          </w:p>
        </w:tc>
        <w:tc>
          <w:tcPr>
            <w:tcW w:w="912" w:type="dxa"/>
            <w:gridSpan w:val="2"/>
            <w:tcBorders>
              <w:top w:val="single" w:sz="12" w:space="0" w:color="auto"/>
              <w:bottom w:val="single" w:sz="12" w:space="0" w:color="auto"/>
            </w:tcBorders>
            <w:shd w:val="solid" w:color="FFFFFF" w:fill="auto"/>
          </w:tcPr>
          <w:p w14:paraId="195BDCA0" w14:textId="200ECE47" w:rsidR="0049389E" w:rsidRDefault="0049389E" w:rsidP="00280948">
            <w:pPr>
              <w:spacing w:after="0"/>
              <w:rPr>
                <w:iCs/>
                <w:snapToGrid w:val="0"/>
                <w:lang w:eastAsia="ja-JP"/>
              </w:rPr>
            </w:pPr>
            <w:r>
              <w:rPr>
                <w:iCs/>
                <w:snapToGrid w:val="0"/>
                <w:lang w:eastAsia="ja-JP"/>
              </w:rPr>
              <w:t>SP-260498</w:t>
            </w:r>
          </w:p>
        </w:tc>
        <w:tc>
          <w:tcPr>
            <w:tcW w:w="570" w:type="dxa"/>
            <w:gridSpan w:val="2"/>
            <w:tcBorders>
              <w:top w:val="single" w:sz="12" w:space="0" w:color="auto"/>
              <w:bottom w:val="single" w:sz="12" w:space="0" w:color="auto"/>
            </w:tcBorders>
            <w:shd w:val="solid" w:color="FFFFFF" w:fill="auto"/>
          </w:tcPr>
          <w:p w14:paraId="742B9A92" w14:textId="18A8688B" w:rsidR="0049389E" w:rsidRDefault="0049389E" w:rsidP="00280948">
            <w:pPr>
              <w:spacing w:after="0"/>
              <w:rPr>
                <w:iCs/>
                <w:snapToGrid w:val="0"/>
                <w:lang w:eastAsia="ja-JP"/>
              </w:rPr>
            </w:pPr>
            <w:r>
              <w:rPr>
                <w:iCs/>
                <w:snapToGrid w:val="0"/>
                <w:lang w:eastAsia="ja-JP"/>
              </w:rPr>
              <w:t>0231</w:t>
            </w:r>
          </w:p>
        </w:tc>
        <w:tc>
          <w:tcPr>
            <w:tcW w:w="427" w:type="dxa"/>
            <w:gridSpan w:val="2"/>
            <w:tcBorders>
              <w:top w:val="single" w:sz="12" w:space="0" w:color="auto"/>
              <w:bottom w:val="single" w:sz="12" w:space="0" w:color="auto"/>
            </w:tcBorders>
            <w:shd w:val="solid" w:color="FFFFFF" w:fill="auto"/>
          </w:tcPr>
          <w:p w14:paraId="47D5D8F0" w14:textId="0FBF59DE" w:rsidR="0049389E" w:rsidRDefault="0049389E" w:rsidP="00280948">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71F03970" w14:textId="3AE7440F" w:rsidR="0049389E" w:rsidRDefault="0049389E" w:rsidP="00280948">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7D87E1E" w14:textId="552AC5F2" w:rsidR="0049389E" w:rsidRDefault="0049389E" w:rsidP="00280948">
            <w:pPr>
              <w:spacing w:after="0"/>
            </w:pPr>
            <w:r>
              <w:t>CR on clarifying the value of 2048K</w:t>
            </w:r>
          </w:p>
        </w:tc>
        <w:tc>
          <w:tcPr>
            <w:tcW w:w="708" w:type="dxa"/>
            <w:tcBorders>
              <w:top w:val="single" w:sz="12" w:space="0" w:color="auto"/>
              <w:bottom w:val="single" w:sz="12" w:space="0" w:color="auto"/>
            </w:tcBorders>
            <w:shd w:val="solid" w:color="FFFFFF" w:fill="auto"/>
          </w:tcPr>
          <w:p w14:paraId="376B0543" w14:textId="64F8AE3A" w:rsidR="0049389E" w:rsidRDefault="0049389E" w:rsidP="00280948">
            <w:pPr>
              <w:pStyle w:val="TAL"/>
              <w:rPr>
                <w:rFonts w:ascii="Times New Roman" w:hAnsi="Times New Roman"/>
                <w:iCs/>
                <w:snapToGrid w:val="0"/>
                <w:sz w:val="20"/>
                <w:lang w:eastAsia="ja-JP"/>
              </w:rPr>
            </w:pPr>
            <w:r>
              <w:rPr>
                <w:rFonts w:ascii="Times New Roman" w:hAnsi="Times New Roman"/>
                <w:iCs/>
                <w:snapToGrid w:val="0"/>
                <w:sz w:val="20"/>
                <w:lang w:eastAsia="ja-JP"/>
              </w:rPr>
              <w:t>20.1.0</w:t>
            </w:r>
          </w:p>
        </w:tc>
      </w:tr>
      <w:tr w:rsidR="0049389E" w:rsidRPr="000024F2" w14:paraId="5F6420AF" w14:textId="77777777" w:rsidTr="00CD7CC0">
        <w:trPr>
          <w:gridBefore w:val="1"/>
          <w:wBefore w:w="48" w:type="dxa"/>
        </w:trPr>
        <w:tc>
          <w:tcPr>
            <w:tcW w:w="804" w:type="dxa"/>
            <w:gridSpan w:val="2"/>
            <w:tcBorders>
              <w:top w:val="single" w:sz="12" w:space="0" w:color="auto"/>
              <w:bottom w:val="single" w:sz="12" w:space="0" w:color="auto"/>
            </w:tcBorders>
            <w:shd w:val="solid" w:color="FFFFFF" w:fill="auto"/>
          </w:tcPr>
          <w:p w14:paraId="5FDD1BE2" w14:textId="1F46D1C3" w:rsidR="0049389E" w:rsidRDefault="0049389E" w:rsidP="0049389E">
            <w:pPr>
              <w:spacing w:after="0"/>
              <w:rPr>
                <w:iCs/>
                <w:snapToGrid w:val="0"/>
                <w:lang w:eastAsia="ja-JP"/>
              </w:rPr>
            </w:pPr>
            <w:r>
              <w:rPr>
                <w:iCs/>
                <w:snapToGrid w:val="0"/>
                <w:lang w:eastAsia="ja-JP"/>
              </w:rPr>
              <w:t>2026-06</w:t>
            </w:r>
          </w:p>
        </w:tc>
        <w:tc>
          <w:tcPr>
            <w:tcW w:w="991" w:type="dxa"/>
            <w:gridSpan w:val="2"/>
            <w:tcBorders>
              <w:top w:val="single" w:sz="12" w:space="0" w:color="auto"/>
              <w:bottom w:val="single" w:sz="12" w:space="0" w:color="auto"/>
            </w:tcBorders>
            <w:shd w:val="solid" w:color="FFFFFF" w:fill="auto"/>
          </w:tcPr>
          <w:p w14:paraId="408395ED" w14:textId="7AE9E6CD" w:rsidR="0049389E" w:rsidRDefault="0049389E" w:rsidP="0049389E">
            <w:pPr>
              <w:spacing w:after="0"/>
              <w:rPr>
                <w:iCs/>
                <w:snapToGrid w:val="0"/>
                <w:lang w:eastAsia="ja-JP"/>
              </w:rPr>
            </w:pPr>
            <w:r>
              <w:rPr>
                <w:iCs/>
                <w:snapToGrid w:val="0"/>
                <w:lang w:eastAsia="ja-JP"/>
              </w:rPr>
              <w:t>SA#112</w:t>
            </w:r>
          </w:p>
        </w:tc>
        <w:tc>
          <w:tcPr>
            <w:tcW w:w="912" w:type="dxa"/>
            <w:gridSpan w:val="2"/>
            <w:tcBorders>
              <w:top w:val="single" w:sz="12" w:space="0" w:color="auto"/>
              <w:bottom w:val="single" w:sz="12" w:space="0" w:color="auto"/>
            </w:tcBorders>
            <w:shd w:val="solid" w:color="FFFFFF" w:fill="auto"/>
          </w:tcPr>
          <w:p w14:paraId="131B835C" w14:textId="3596A764" w:rsidR="0049389E" w:rsidRDefault="0049389E" w:rsidP="0049389E">
            <w:pPr>
              <w:spacing w:after="0"/>
              <w:rPr>
                <w:iCs/>
                <w:snapToGrid w:val="0"/>
                <w:lang w:eastAsia="ja-JP"/>
              </w:rPr>
            </w:pPr>
            <w:r>
              <w:rPr>
                <w:iCs/>
                <w:snapToGrid w:val="0"/>
                <w:lang w:eastAsia="ja-JP"/>
              </w:rPr>
              <w:t>SP-260498</w:t>
            </w:r>
          </w:p>
        </w:tc>
        <w:tc>
          <w:tcPr>
            <w:tcW w:w="570" w:type="dxa"/>
            <w:gridSpan w:val="2"/>
            <w:tcBorders>
              <w:top w:val="single" w:sz="12" w:space="0" w:color="auto"/>
              <w:bottom w:val="single" w:sz="12" w:space="0" w:color="auto"/>
            </w:tcBorders>
            <w:shd w:val="solid" w:color="FFFFFF" w:fill="auto"/>
          </w:tcPr>
          <w:p w14:paraId="218B273B" w14:textId="7A4832D1" w:rsidR="0049389E" w:rsidRDefault="0049389E" w:rsidP="0049389E">
            <w:pPr>
              <w:spacing w:after="0"/>
              <w:rPr>
                <w:iCs/>
                <w:snapToGrid w:val="0"/>
                <w:lang w:eastAsia="ja-JP"/>
              </w:rPr>
            </w:pPr>
            <w:r>
              <w:rPr>
                <w:iCs/>
                <w:snapToGrid w:val="0"/>
                <w:lang w:eastAsia="ja-JP"/>
              </w:rPr>
              <w:t>0232</w:t>
            </w:r>
          </w:p>
        </w:tc>
        <w:tc>
          <w:tcPr>
            <w:tcW w:w="427" w:type="dxa"/>
            <w:gridSpan w:val="2"/>
            <w:tcBorders>
              <w:top w:val="single" w:sz="12" w:space="0" w:color="auto"/>
              <w:bottom w:val="single" w:sz="12" w:space="0" w:color="auto"/>
            </w:tcBorders>
            <w:shd w:val="solid" w:color="FFFFFF" w:fill="auto"/>
          </w:tcPr>
          <w:p w14:paraId="726CCEDC" w14:textId="3ED26EF1" w:rsidR="0049389E" w:rsidRDefault="0049389E" w:rsidP="0049389E">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348B240" w14:textId="29F6E680" w:rsidR="0049389E" w:rsidRDefault="0049389E" w:rsidP="0049389E">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6EB237C" w14:textId="7FF572E5" w:rsidR="0049389E" w:rsidRDefault="0049389E" w:rsidP="0049389E">
            <w:pPr>
              <w:spacing w:after="0"/>
            </w:pPr>
            <w:r>
              <w:t>Correction of TC_PROTECT_TRANSPORT_LAYER</w:t>
            </w:r>
          </w:p>
        </w:tc>
        <w:tc>
          <w:tcPr>
            <w:tcW w:w="708" w:type="dxa"/>
            <w:tcBorders>
              <w:top w:val="single" w:sz="12" w:space="0" w:color="auto"/>
              <w:bottom w:val="single" w:sz="12" w:space="0" w:color="auto"/>
            </w:tcBorders>
            <w:shd w:val="solid" w:color="FFFFFF" w:fill="auto"/>
          </w:tcPr>
          <w:p w14:paraId="25BD048B" w14:textId="0645B674" w:rsidR="0049389E" w:rsidRDefault="0049389E" w:rsidP="0049389E">
            <w:pPr>
              <w:pStyle w:val="TAL"/>
              <w:rPr>
                <w:rFonts w:ascii="Times New Roman" w:hAnsi="Times New Roman"/>
                <w:iCs/>
                <w:snapToGrid w:val="0"/>
                <w:sz w:val="20"/>
                <w:lang w:eastAsia="ja-JP"/>
              </w:rPr>
            </w:pPr>
            <w:r>
              <w:rPr>
                <w:rFonts w:ascii="Times New Roman" w:hAnsi="Times New Roman"/>
                <w:iCs/>
                <w:snapToGrid w:val="0"/>
                <w:sz w:val="20"/>
                <w:lang w:eastAsia="ja-JP"/>
              </w:rPr>
              <w:t>20.1.0</w:t>
            </w:r>
          </w:p>
        </w:tc>
      </w:tr>
      <w:tr w:rsidR="00CD7CC0" w:rsidRPr="000024F2" w14:paraId="4FCC4278" w14:textId="77777777" w:rsidTr="00C77755">
        <w:trPr>
          <w:gridBefore w:val="1"/>
          <w:wBefore w:w="48" w:type="dxa"/>
        </w:trPr>
        <w:tc>
          <w:tcPr>
            <w:tcW w:w="804" w:type="dxa"/>
            <w:gridSpan w:val="2"/>
            <w:tcBorders>
              <w:top w:val="single" w:sz="12" w:space="0" w:color="auto"/>
              <w:bottom w:val="single" w:sz="12" w:space="0" w:color="auto"/>
            </w:tcBorders>
            <w:shd w:val="solid" w:color="FFFFFF" w:fill="auto"/>
          </w:tcPr>
          <w:p w14:paraId="45EC3FD9" w14:textId="6A1EC34B" w:rsidR="00CD7CC0" w:rsidRDefault="00CD7CC0" w:rsidP="0049389E">
            <w:pPr>
              <w:spacing w:after="0"/>
              <w:rPr>
                <w:iCs/>
                <w:snapToGrid w:val="0"/>
                <w:lang w:eastAsia="ja-JP"/>
              </w:rPr>
            </w:pPr>
            <w:r>
              <w:rPr>
                <w:iCs/>
                <w:snapToGrid w:val="0"/>
                <w:lang w:eastAsia="ja-JP"/>
              </w:rPr>
              <w:t>2026-06</w:t>
            </w:r>
          </w:p>
        </w:tc>
        <w:tc>
          <w:tcPr>
            <w:tcW w:w="991" w:type="dxa"/>
            <w:gridSpan w:val="2"/>
            <w:tcBorders>
              <w:top w:val="single" w:sz="12" w:space="0" w:color="auto"/>
              <w:bottom w:val="single" w:sz="12" w:space="0" w:color="auto"/>
            </w:tcBorders>
            <w:shd w:val="solid" w:color="FFFFFF" w:fill="auto"/>
          </w:tcPr>
          <w:p w14:paraId="135A47F8" w14:textId="3936FBF3" w:rsidR="00CD7CC0" w:rsidRDefault="00CD7CC0" w:rsidP="0049389E">
            <w:pPr>
              <w:spacing w:after="0"/>
              <w:rPr>
                <w:iCs/>
                <w:snapToGrid w:val="0"/>
                <w:lang w:eastAsia="ja-JP"/>
              </w:rPr>
            </w:pPr>
            <w:r>
              <w:rPr>
                <w:iCs/>
                <w:snapToGrid w:val="0"/>
                <w:lang w:eastAsia="ja-JP"/>
              </w:rPr>
              <w:t>SA#112</w:t>
            </w:r>
          </w:p>
        </w:tc>
        <w:tc>
          <w:tcPr>
            <w:tcW w:w="912" w:type="dxa"/>
            <w:gridSpan w:val="2"/>
            <w:tcBorders>
              <w:top w:val="single" w:sz="12" w:space="0" w:color="auto"/>
              <w:bottom w:val="single" w:sz="12" w:space="0" w:color="auto"/>
            </w:tcBorders>
            <w:shd w:val="solid" w:color="FFFFFF" w:fill="auto"/>
          </w:tcPr>
          <w:p w14:paraId="0987AA4C" w14:textId="382DE5DE" w:rsidR="00CD7CC0" w:rsidRDefault="00CD7CC0" w:rsidP="0049389E">
            <w:pPr>
              <w:spacing w:after="0"/>
              <w:rPr>
                <w:iCs/>
                <w:snapToGrid w:val="0"/>
                <w:lang w:eastAsia="ja-JP"/>
              </w:rPr>
            </w:pPr>
            <w:r>
              <w:rPr>
                <w:iCs/>
                <w:snapToGrid w:val="0"/>
                <w:lang w:eastAsia="ja-JP"/>
              </w:rPr>
              <w:t>SP-260498</w:t>
            </w:r>
          </w:p>
        </w:tc>
        <w:tc>
          <w:tcPr>
            <w:tcW w:w="570" w:type="dxa"/>
            <w:gridSpan w:val="2"/>
            <w:tcBorders>
              <w:top w:val="single" w:sz="12" w:space="0" w:color="auto"/>
              <w:bottom w:val="single" w:sz="12" w:space="0" w:color="auto"/>
            </w:tcBorders>
            <w:shd w:val="solid" w:color="FFFFFF" w:fill="auto"/>
          </w:tcPr>
          <w:p w14:paraId="349CD7BD" w14:textId="0D6C5BBE" w:rsidR="00CD7CC0" w:rsidRDefault="00CD7CC0" w:rsidP="0049389E">
            <w:pPr>
              <w:spacing w:after="0"/>
              <w:rPr>
                <w:iCs/>
                <w:snapToGrid w:val="0"/>
                <w:lang w:eastAsia="ja-JP"/>
              </w:rPr>
            </w:pPr>
            <w:r>
              <w:rPr>
                <w:iCs/>
                <w:snapToGrid w:val="0"/>
                <w:lang w:eastAsia="ja-JP"/>
              </w:rPr>
              <w:t>0233</w:t>
            </w:r>
          </w:p>
        </w:tc>
        <w:tc>
          <w:tcPr>
            <w:tcW w:w="427" w:type="dxa"/>
            <w:gridSpan w:val="2"/>
            <w:tcBorders>
              <w:top w:val="single" w:sz="12" w:space="0" w:color="auto"/>
              <w:bottom w:val="single" w:sz="12" w:space="0" w:color="auto"/>
            </w:tcBorders>
            <w:shd w:val="solid" w:color="FFFFFF" w:fill="auto"/>
          </w:tcPr>
          <w:p w14:paraId="000D34FF" w14:textId="11083FEC" w:rsidR="00CD7CC0" w:rsidRDefault="00CD7CC0" w:rsidP="0049389E">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15B6CB1E" w14:textId="0489078C" w:rsidR="00CD7CC0" w:rsidRDefault="00CD7CC0" w:rsidP="0049389E">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209B0562" w14:textId="17F32BED" w:rsidR="00CD7CC0" w:rsidRDefault="00CD7CC0" w:rsidP="0049389E">
            <w:pPr>
              <w:spacing w:after="0"/>
            </w:pPr>
            <w:r>
              <w:t>Correction of TC_HANDLING_OF_ICMP purpose</w:t>
            </w:r>
          </w:p>
        </w:tc>
        <w:tc>
          <w:tcPr>
            <w:tcW w:w="708" w:type="dxa"/>
            <w:tcBorders>
              <w:top w:val="single" w:sz="12" w:space="0" w:color="auto"/>
              <w:bottom w:val="single" w:sz="12" w:space="0" w:color="auto"/>
            </w:tcBorders>
            <w:shd w:val="solid" w:color="FFFFFF" w:fill="auto"/>
          </w:tcPr>
          <w:p w14:paraId="762A4CAB" w14:textId="66E8E110" w:rsidR="00CD7CC0" w:rsidRDefault="00CD7CC0" w:rsidP="0049389E">
            <w:pPr>
              <w:pStyle w:val="TAL"/>
              <w:rPr>
                <w:rFonts w:ascii="Times New Roman" w:hAnsi="Times New Roman"/>
                <w:iCs/>
                <w:snapToGrid w:val="0"/>
                <w:sz w:val="20"/>
                <w:lang w:eastAsia="ja-JP"/>
              </w:rPr>
            </w:pPr>
            <w:r>
              <w:rPr>
                <w:rFonts w:ascii="Times New Roman" w:hAnsi="Times New Roman"/>
                <w:iCs/>
                <w:snapToGrid w:val="0"/>
                <w:sz w:val="20"/>
                <w:lang w:eastAsia="ja-JP"/>
              </w:rPr>
              <w:t>20.1.0</w:t>
            </w:r>
          </w:p>
        </w:tc>
      </w:tr>
      <w:tr w:rsidR="00C77755" w:rsidRPr="000024F2" w14:paraId="588AC30F" w14:textId="77777777" w:rsidTr="00891389">
        <w:trPr>
          <w:gridBefore w:val="1"/>
          <w:wBefore w:w="48" w:type="dxa"/>
        </w:trPr>
        <w:tc>
          <w:tcPr>
            <w:tcW w:w="804" w:type="dxa"/>
            <w:gridSpan w:val="2"/>
            <w:tcBorders>
              <w:top w:val="single" w:sz="12" w:space="0" w:color="auto"/>
              <w:bottom w:val="single" w:sz="12" w:space="0" w:color="auto"/>
            </w:tcBorders>
            <w:shd w:val="solid" w:color="FFFFFF" w:fill="auto"/>
          </w:tcPr>
          <w:p w14:paraId="682583D5" w14:textId="5E6A0677" w:rsidR="00C77755" w:rsidRDefault="00C77755" w:rsidP="0049389E">
            <w:pPr>
              <w:spacing w:after="0"/>
              <w:rPr>
                <w:iCs/>
                <w:snapToGrid w:val="0"/>
                <w:lang w:eastAsia="ja-JP"/>
              </w:rPr>
            </w:pPr>
            <w:r>
              <w:rPr>
                <w:iCs/>
                <w:snapToGrid w:val="0"/>
                <w:lang w:eastAsia="ja-JP"/>
              </w:rPr>
              <w:t>2026-06</w:t>
            </w:r>
          </w:p>
        </w:tc>
        <w:tc>
          <w:tcPr>
            <w:tcW w:w="991" w:type="dxa"/>
            <w:gridSpan w:val="2"/>
            <w:tcBorders>
              <w:top w:val="single" w:sz="12" w:space="0" w:color="auto"/>
              <w:bottom w:val="single" w:sz="12" w:space="0" w:color="auto"/>
            </w:tcBorders>
            <w:shd w:val="solid" w:color="FFFFFF" w:fill="auto"/>
          </w:tcPr>
          <w:p w14:paraId="023F79AB" w14:textId="2486F247" w:rsidR="00C77755" w:rsidRDefault="00C77755" w:rsidP="0049389E">
            <w:pPr>
              <w:spacing w:after="0"/>
              <w:rPr>
                <w:iCs/>
                <w:snapToGrid w:val="0"/>
                <w:lang w:eastAsia="ja-JP"/>
              </w:rPr>
            </w:pPr>
            <w:r>
              <w:rPr>
                <w:iCs/>
                <w:snapToGrid w:val="0"/>
                <w:lang w:eastAsia="ja-JP"/>
              </w:rPr>
              <w:t>SA#112</w:t>
            </w:r>
          </w:p>
        </w:tc>
        <w:tc>
          <w:tcPr>
            <w:tcW w:w="912" w:type="dxa"/>
            <w:gridSpan w:val="2"/>
            <w:tcBorders>
              <w:top w:val="single" w:sz="12" w:space="0" w:color="auto"/>
              <w:bottom w:val="single" w:sz="12" w:space="0" w:color="auto"/>
            </w:tcBorders>
            <w:shd w:val="solid" w:color="FFFFFF" w:fill="auto"/>
          </w:tcPr>
          <w:p w14:paraId="582B4F30" w14:textId="4AF39F98" w:rsidR="00C77755" w:rsidRDefault="00C77755" w:rsidP="0049389E">
            <w:pPr>
              <w:spacing w:after="0"/>
              <w:rPr>
                <w:iCs/>
                <w:snapToGrid w:val="0"/>
                <w:lang w:eastAsia="ja-JP"/>
              </w:rPr>
            </w:pPr>
            <w:r>
              <w:rPr>
                <w:iCs/>
                <w:snapToGrid w:val="0"/>
                <w:lang w:eastAsia="ja-JP"/>
              </w:rPr>
              <w:t>SP-260498</w:t>
            </w:r>
          </w:p>
        </w:tc>
        <w:tc>
          <w:tcPr>
            <w:tcW w:w="570" w:type="dxa"/>
            <w:gridSpan w:val="2"/>
            <w:tcBorders>
              <w:top w:val="single" w:sz="12" w:space="0" w:color="auto"/>
              <w:bottom w:val="single" w:sz="12" w:space="0" w:color="auto"/>
            </w:tcBorders>
            <w:shd w:val="solid" w:color="FFFFFF" w:fill="auto"/>
          </w:tcPr>
          <w:p w14:paraId="1089DBE1" w14:textId="6809489C" w:rsidR="00C77755" w:rsidRDefault="00C77755" w:rsidP="0049389E">
            <w:pPr>
              <w:spacing w:after="0"/>
              <w:rPr>
                <w:iCs/>
                <w:snapToGrid w:val="0"/>
                <w:lang w:eastAsia="ja-JP"/>
              </w:rPr>
            </w:pPr>
            <w:r>
              <w:rPr>
                <w:iCs/>
                <w:snapToGrid w:val="0"/>
                <w:lang w:eastAsia="ja-JP"/>
              </w:rPr>
              <w:t>0234</w:t>
            </w:r>
          </w:p>
        </w:tc>
        <w:tc>
          <w:tcPr>
            <w:tcW w:w="427" w:type="dxa"/>
            <w:gridSpan w:val="2"/>
            <w:tcBorders>
              <w:top w:val="single" w:sz="12" w:space="0" w:color="auto"/>
              <w:bottom w:val="single" w:sz="12" w:space="0" w:color="auto"/>
            </w:tcBorders>
            <w:shd w:val="solid" w:color="FFFFFF" w:fill="auto"/>
          </w:tcPr>
          <w:p w14:paraId="13C4FF63" w14:textId="47337910" w:rsidR="00C77755" w:rsidRDefault="00C77755" w:rsidP="0049389E">
            <w:pPr>
              <w:spacing w:after="0"/>
              <w:rPr>
                <w:iCs/>
                <w:snapToGrid w:val="0"/>
                <w:lang w:eastAsia="ja-JP"/>
              </w:rPr>
            </w:pPr>
            <w:r>
              <w:rPr>
                <w:iCs/>
                <w:snapToGrid w:val="0"/>
                <w:lang w:eastAsia="ja-JP"/>
              </w:rPr>
              <w:t>-</w:t>
            </w:r>
          </w:p>
        </w:tc>
        <w:tc>
          <w:tcPr>
            <w:tcW w:w="427" w:type="dxa"/>
            <w:gridSpan w:val="2"/>
            <w:tcBorders>
              <w:top w:val="single" w:sz="12" w:space="0" w:color="auto"/>
              <w:bottom w:val="single" w:sz="12" w:space="0" w:color="auto"/>
            </w:tcBorders>
            <w:shd w:val="solid" w:color="FFFFFF" w:fill="auto"/>
          </w:tcPr>
          <w:p w14:paraId="078638BC" w14:textId="1CB84656" w:rsidR="00C77755" w:rsidRDefault="00C77755" w:rsidP="0049389E">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433B2783" w14:textId="646F1DD1" w:rsidR="00C77755" w:rsidRDefault="00C77755" w:rsidP="0049389E">
            <w:pPr>
              <w:spacing w:after="0"/>
            </w:pPr>
            <w:r>
              <w:t>Editorial fixes for 33.117</w:t>
            </w:r>
          </w:p>
        </w:tc>
        <w:tc>
          <w:tcPr>
            <w:tcW w:w="708" w:type="dxa"/>
            <w:tcBorders>
              <w:top w:val="single" w:sz="12" w:space="0" w:color="auto"/>
              <w:bottom w:val="single" w:sz="12" w:space="0" w:color="auto"/>
            </w:tcBorders>
            <w:shd w:val="solid" w:color="FFFFFF" w:fill="auto"/>
          </w:tcPr>
          <w:p w14:paraId="4F67B4AA" w14:textId="15D7CD32" w:rsidR="00C77755" w:rsidRDefault="00C77755" w:rsidP="0049389E">
            <w:pPr>
              <w:pStyle w:val="TAL"/>
              <w:rPr>
                <w:rFonts w:ascii="Times New Roman" w:hAnsi="Times New Roman"/>
                <w:iCs/>
                <w:snapToGrid w:val="0"/>
                <w:sz w:val="20"/>
                <w:lang w:eastAsia="ja-JP"/>
              </w:rPr>
            </w:pPr>
            <w:r>
              <w:rPr>
                <w:rFonts w:ascii="Times New Roman" w:hAnsi="Times New Roman"/>
                <w:iCs/>
                <w:snapToGrid w:val="0"/>
                <w:sz w:val="20"/>
                <w:lang w:eastAsia="ja-JP"/>
              </w:rPr>
              <w:t>20.1.0</w:t>
            </w:r>
          </w:p>
        </w:tc>
      </w:tr>
      <w:tr w:rsidR="00891389" w:rsidRPr="000024F2" w14:paraId="305D453F" w14:textId="77777777" w:rsidTr="005A6F16">
        <w:trPr>
          <w:gridBefore w:val="1"/>
          <w:wBefore w:w="48" w:type="dxa"/>
        </w:trPr>
        <w:tc>
          <w:tcPr>
            <w:tcW w:w="804" w:type="dxa"/>
            <w:gridSpan w:val="2"/>
            <w:tcBorders>
              <w:top w:val="single" w:sz="12" w:space="0" w:color="auto"/>
              <w:bottom w:val="single" w:sz="12" w:space="0" w:color="auto"/>
            </w:tcBorders>
            <w:shd w:val="solid" w:color="FFFFFF" w:fill="auto"/>
          </w:tcPr>
          <w:p w14:paraId="2661089F" w14:textId="053659B5" w:rsidR="00891389" w:rsidRDefault="00891389" w:rsidP="0049389E">
            <w:pPr>
              <w:spacing w:after="0"/>
              <w:rPr>
                <w:iCs/>
                <w:snapToGrid w:val="0"/>
                <w:lang w:eastAsia="ja-JP"/>
              </w:rPr>
            </w:pPr>
            <w:r>
              <w:rPr>
                <w:iCs/>
                <w:snapToGrid w:val="0"/>
                <w:lang w:eastAsia="ja-JP"/>
              </w:rPr>
              <w:t>2026-09</w:t>
            </w:r>
          </w:p>
        </w:tc>
        <w:tc>
          <w:tcPr>
            <w:tcW w:w="991" w:type="dxa"/>
            <w:gridSpan w:val="2"/>
            <w:tcBorders>
              <w:top w:val="single" w:sz="12" w:space="0" w:color="auto"/>
              <w:bottom w:val="single" w:sz="12" w:space="0" w:color="auto"/>
            </w:tcBorders>
            <w:shd w:val="solid" w:color="FFFFFF" w:fill="auto"/>
          </w:tcPr>
          <w:p w14:paraId="739487BC" w14:textId="111C23BD" w:rsidR="00891389" w:rsidRDefault="00891389" w:rsidP="0049389E">
            <w:pPr>
              <w:spacing w:after="0"/>
              <w:rPr>
                <w:iCs/>
                <w:snapToGrid w:val="0"/>
                <w:lang w:eastAsia="ja-JP"/>
              </w:rPr>
            </w:pPr>
            <w:r>
              <w:rPr>
                <w:iCs/>
                <w:snapToGrid w:val="0"/>
                <w:lang w:eastAsia="ja-JP"/>
              </w:rPr>
              <w:t>SA#113</w:t>
            </w:r>
          </w:p>
        </w:tc>
        <w:tc>
          <w:tcPr>
            <w:tcW w:w="912" w:type="dxa"/>
            <w:gridSpan w:val="2"/>
            <w:tcBorders>
              <w:top w:val="single" w:sz="12" w:space="0" w:color="auto"/>
              <w:bottom w:val="single" w:sz="12" w:space="0" w:color="auto"/>
            </w:tcBorders>
            <w:shd w:val="solid" w:color="FFFFFF" w:fill="auto"/>
          </w:tcPr>
          <w:p w14:paraId="24283E8B" w14:textId="552FA81A" w:rsidR="00891389" w:rsidRDefault="00891389" w:rsidP="0049389E">
            <w:pPr>
              <w:spacing w:after="0"/>
              <w:rPr>
                <w:iCs/>
                <w:snapToGrid w:val="0"/>
                <w:lang w:eastAsia="ja-JP"/>
              </w:rPr>
            </w:pPr>
            <w:r>
              <w:rPr>
                <w:iCs/>
                <w:snapToGrid w:val="0"/>
                <w:lang w:eastAsia="ja-JP"/>
              </w:rPr>
              <w:t>SP-260816</w:t>
            </w:r>
          </w:p>
        </w:tc>
        <w:tc>
          <w:tcPr>
            <w:tcW w:w="570" w:type="dxa"/>
            <w:gridSpan w:val="2"/>
            <w:tcBorders>
              <w:top w:val="single" w:sz="12" w:space="0" w:color="auto"/>
              <w:bottom w:val="single" w:sz="12" w:space="0" w:color="auto"/>
            </w:tcBorders>
            <w:shd w:val="solid" w:color="FFFFFF" w:fill="auto"/>
          </w:tcPr>
          <w:p w14:paraId="36F42F17" w14:textId="7F93B8DD" w:rsidR="00891389" w:rsidRDefault="00891389" w:rsidP="0049389E">
            <w:pPr>
              <w:spacing w:after="0"/>
              <w:rPr>
                <w:iCs/>
                <w:snapToGrid w:val="0"/>
                <w:lang w:eastAsia="ja-JP"/>
              </w:rPr>
            </w:pPr>
            <w:r>
              <w:rPr>
                <w:iCs/>
                <w:snapToGrid w:val="0"/>
                <w:lang w:eastAsia="ja-JP"/>
              </w:rPr>
              <w:t>0235</w:t>
            </w:r>
          </w:p>
        </w:tc>
        <w:tc>
          <w:tcPr>
            <w:tcW w:w="427" w:type="dxa"/>
            <w:gridSpan w:val="2"/>
            <w:tcBorders>
              <w:top w:val="single" w:sz="12" w:space="0" w:color="auto"/>
              <w:bottom w:val="single" w:sz="12" w:space="0" w:color="auto"/>
            </w:tcBorders>
            <w:shd w:val="solid" w:color="FFFFFF" w:fill="auto"/>
          </w:tcPr>
          <w:p w14:paraId="50BF61F7" w14:textId="6127E0C2" w:rsidR="00891389" w:rsidRDefault="00891389" w:rsidP="0049389E">
            <w:pPr>
              <w:spacing w:after="0"/>
              <w:rPr>
                <w:iCs/>
                <w:snapToGrid w:val="0"/>
                <w:lang w:eastAsia="ja-JP"/>
              </w:rPr>
            </w:pPr>
            <w:r>
              <w:rPr>
                <w:iCs/>
                <w:snapToGrid w:val="0"/>
                <w:lang w:eastAsia="ja-JP"/>
              </w:rPr>
              <w:t>1</w:t>
            </w:r>
          </w:p>
        </w:tc>
        <w:tc>
          <w:tcPr>
            <w:tcW w:w="427" w:type="dxa"/>
            <w:gridSpan w:val="2"/>
            <w:tcBorders>
              <w:top w:val="single" w:sz="12" w:space="0" w:color="auto"/>
              <w:bottom w:val="single" w:sz="12" w:space="0" w:color="auto"/>
            </w:tcBorders>
            <w:shd w:val="solid" w:color="FFFFFF" w:fill="auto"/>
          </w:tcPr>
          <w:p w14:paraId="591E2E0D" w14:textId="51E650A9" w:rsidR="00891389" w:rsidRDefault="00891389" w:rsidP="0049389E">
            <w:pPr>
              <w:spacing w:after="0"/>
              <w:rPr>
                <w:iCs/>
                <w:snapToGrid w:val="0"/>
                <w:lang w:eastAsia="ja-JP"/>
              </w:rPr>
            </w:pPr>
            <w:r>
              <w:rPr>
                <w:iCs/>
                <w:snapToGrid w:val="0"/>
                <w:lang w:eastAsia="ja-JP"/>
              </w:rPr>
              <w:t>F</w:t>
            </w:r>
          </w:p>
        </w:tc>
        <w:tc>
          <w:tcPr>
            <w:tcW w:w="4752" w:type="dxa"/>
            <w:tcBorders>
              <w:top w:val="single" w:sz="12" w:space="0" w:color="auto"/>
              <w:bottom w:val="single" w:sz="12" w:space="0" w:color="auto"/>
            </w:tcBorders>
            <w:shd w:val="solid" w:color="FFFFFF" w:fill="auto"/>
          </w:tcPr>
          <w:p w14:paraId="75D98315" w14:textId="0BB1499A" w:rsidR="00891389" w:rsidRDefault="00891389" w:rsidP="0049389E">
            <w:pPr>
              <w:spacing w:after="0"/>
            </w:pPr>
            <w:r>
              <w:t>Correction of TC_PASSWORD_STRUCT</w:t>
            </w:r>
            <w:r>
              <w:tab/>
            </w:r>
          </w:p>
        </w:tc>
        <w:tc>
          <w:tcPr>
            <w:tcW w:w="708" w:type="dxa"/>
            <w:tcBorders>
              <w:top w:val="single" w:sz="12" w:space="0" w:color="auto"/>
              <w:bottom w:val="single" w:sz="12" w:space="0" w:color="auto"/>
            </w:tcBorders>
            <w:shd w:val="solid" w:color="FFFFFF" w:fill="auto"/>
          </w:tcPr>
          <w:p w14:paraId="3486BF15" w14:textId="2B614322" w:rsidR="00891389" w:rsidRDefault="00891389" w:rsidP="0049389E">
            <w:pPr>
              <w:pStyle w:val="TAL"/>
              <w:rPr>
                <w:rFonts w:ascii="Times New Roman" w:hAnsi="Times New Roman"/>
                <w:iCs/>
                <w:snapToGrid w:val="0"/>
                <w:sz w:val="20"/>
                <w:lang w:eastAsia="ja-JP"/>
              </w:rPr>
            </w:pPr>
            <w:r>
              <w:rPr>
                <w:rFonts w:ascii="Times New Roman" w:hAnsi="Times New Roman"/>
                <w:iCs/>
                <w:snapToGrid w:val="0"/>
                <w:sz w:val="20"/>
                <w:lang w:eastAsia="ja-JP"/>
              </w:rPr>
              <w:t>20.2.0</w:t>
            </w:r>
          </w:p>
        </w:tc>
      </w:tr>
      <w:tr w:rsidR="005A6F16" w:rsidRPr="000024F2" w14:paraId="0337CD83" w14:textId="77777777" w:rsidTr="00F866B6">
        <w:trPr>
          <w:gridBefore w:val="1"/>
          <w:wBefore w:w="48" w:type="dxa"/>
        </w:trPr>
        <w:tc>
          <w:tcPr>
            <w:tcW w:w="804" w:type="dxa"/>
            <w:gridSpan w:val="2"/>
            <w:tcBorders>
              <w:top w:val="single" w:sz="12" w:space="0" w:color="auto"/>
            </w:tcBorders>
            <w:shd w:val="solid" w:color="FFFFFF" w:fill="auto"/>
          </w:tcPr>
          <w:p w14:paraId="109B365C" w14:textId="0ED3BD49" w:rsidR="005A6F16" w:rsidRDefault="005A6F16" w:rsidP="0049389E">
            <w:pPr>
              <w:spacing w:after="0"/>
              <w:rPr>
                <w:iCs/>
                <w:snapToGrid w:val="0"/>
                <w:lang w:eastAsia="ja-JP"/>
              </w:rPr>
            </w:pPr>
            <w:r>
              <w:rPr>
                <w:iCs/>
                <w:snapToGrid w:val="0"/>
                <w:lang w:eastAsia="ja-JP"/>
              </w:rPr>
              <w:t>2026-09</w:t>
            </w:r>
          </w:p>
        </w:tc>
        <w:tc>
          <w:tcPr>
            <w:tcW w:w="991" w:type="dxa"/>
            <w:gridSpan w:val="2"/>
            <w:tcBorders>
              <w:top w:val="single" w:sz="12" w:space="0" w:color="auto"/>
            </w:tcBorders>
            <w:shd w:val="solid" w:color="FFFFFF" w:fill="auto"/>
          </w:tcPr>
          <w:p w14:paraId="2D81217E" w14:textId="6C1150D1" w:rsidR="005A6F16" w:rsidRDefault="005A6F16" w:rsidP="0049389E">
            <w:pPr>
              <w:spacing w:after="0"/>
              <w:rPr>
                <w:iCs/>
                <w:snapToGrid w:val="0"/>
                <w:lang w:eastAsia="ja-JP"/>
              </w:rPr>
            </w:pPr>
            <w:r>
              <w:rPr>
                <w:iCs/>
                <w:snapToGrid w:val="0"/>
                <w:lang w:eastAsia="ja-JP"/>
              </w:rPr>
              <w:t>SA#113</w:t>
            </w:r>
          </w:p>
        </w:tc>
        <w:tc>
          <w:tcPr>
            <w:tcW w:w="912" w:type="dxa"/>
            <w:gridSpan w:val="2"/>
            <w:tcBorders>
              <w:top w:val="single" w:sz="12" w:space="0" w:color="auto"/>
            </w:tcBorders>
            <w:shd w:val="solid" w:color="FFFFFF" w:fill="auto"/>
          </w:tcPr>
          <w:p w14:paraId="4DEEAFD8" w14:textId="6B97C554" w:rsidR="005A6F16" w:rsidRDefault="005A6F16" w:rsidP="0049389E">
            <w:pPr>
              <w:spacing w:after="0"/>
              <w:rPr>
                <w:iCs/>
                <w:snapToGrid w:val="0"/>
                <w:lang w:eastAsia="ja-JP"/>
              </w:rPr>
            </w:pPr>
            <w:r>
              <w:rPr>
                <w:iCs/>
                <w:snapToGrid w:val="0"/>
                <w:lang w:eastAsia="ja-JP"/>
              </w:rPr>
              <w:t>SP-260816</w:t>
            </w:r>
          </w:p>
        </w:tc>
        <w:tc>
          <w:tcPr>
            <w:tcW w:w="570" w:type="dxa"/>
            <w:gridSpan w:val="2"/>
            <w:tcBorders>
              <w:top w:val="single" w:sz="12" w:space="0" w:color="auto"/>
            </w:tcBorders>
            <w:shd w:val="solid" w:color="FFFFFF" w:fill="auto"/>
          </w:tcPr>
          <w:p w14:paraId="58DCDFD6" w14:textId="6F5654B7" w:rsidR="005A6F16" w:rsidRDefault="005A6F16" w:rsidP="0049389E">
            <w:pPr>
              <w:spacing w:after="0"/>
              <w:rPr>
                <w:iCs/>
                <w:snapToGrid w:val="0"/>
                <w:lang w:eastAsia="ja-JP"/>
              </w:rPr>
            </w:pPr>
            <w:r>
              <w:rPr>
                <w:iCs/>
                <w:snapToGrid w:val="0"/>
                <w:lang w:eastAsia="ja-JP"/>
              </w:rPr>
              <w:t>0236</w:t>
            </w:r>
          </w:p>
        </w:tc>
        <w:tc>
          <w:tcPr>
            <w:tcW w:w="427" w:type="dxa"/>
            <w:gridSpan w:val="2"/>
            <w:tcBorders>
              <w:top w:val="single" w:sz="12" w:space="0" w:color="auto"/>
            </w:tcBorders>
            <w:shd w:val="solid" w:color="FFFFFF" w:fill="auto"/>
          </w:tcPr>
          <w:p w14:paraId="2C8403F0" w14:textId="5DFCD4CF" w:rsidR="005A6F16" w:rsidRDefault="005A6F16" w:rsidP="0049389E">
            <w:pPr>
              <w:spacing w:after="0"/>
              <w:rPr>
                <w:iCs/>
                <w:snapToGrid w:val="0"/>
                <w:lang w:eastAsia="ja-JP"/>
              </w:rPr>
            </w:pPr>
            <w:r>
              <w:rPr>
                <w:iCs/>
                <w:snapToGrid w:val="0"/>
                <w:lang w:eastAsia="ja-JP"/>
              </w:rPr>
              <w:t>-</w:t>
            </w:r>
          </w:p>
        </w:tc>
        <w:tc>
          <w:tcPr>
            <w:tcW w:w="427" w:type="dxa"/>
            <w:gridSpan w:val="2"/>
            <w:tcBorders>
              <w:top w:val="single" w:sz="12" w:space="0" w:color="auto"/>
            </w:tcBorders>
            <w:shd w:val="solid" w:color="FFFFFF" w:fill="auto"/>
          </w:tcPr>
          <w:p w14:paraId="5F97D6F1" w14:textId="477CEB6E" w:rsidR="005A6F16" w:rsidRDefault="005A6F16" w:rsidP="0049389E">
            <w:pPr>
              <w:spacing w:after="0"/>
              <w:rPr>
                <w:iCs/>
                <w:snapToGrid w:val="0"/>
                <w:lang w:eastAsia="ja-JP"/>
              </w:rPr>
            </w:pPr>
            <w:r>
              <w:rPr>
                <w:iCs/>
                <w:snapToGrid w:val="0"/>
                <w:lang w:eastAsia="ja-JP"/>
              </w:rPr>
              <w:t>F</w:t>
            </w:r>
          </w:p>
        </w:tc>
        <w:tc>
          <w:tcPr>
            <w:tcW w:w="4752" w:type="dxa"/>
            <w:tcBorders>
              <w:top w:val="single" w:sz="12" w:space="0" w:color="auto"/>
            </w:tcBorders>
            <w:shd w:val="solid" w:color="FFFFFF" w:fill="auto"/>
          </w:tcPr>
          <w:p w14:paraId="5F1DC3B3" w14:textId="1E60B9D3" w:rsidR="005A6F16" w:rsidRDefault="005A6F16" w:rsidP="0049389E">
            <w:pPr>
              <w:spacing w:after="0"/>
            </w:pPr>
            <w:r>
              <w:t>Correction for 33.117 Adding missing threat references</w:t>
            </w:r>
          </w:p>
        </w:tc>
        <w:tc>
          <w:tcPr>
            <w:tcW w:w="708" w:type="dxa"/>
            <w:tcBorders>
              <w:top w:val="single" w:sz="12" w:space="0" w:color="auto"/>
            </w:tcBorders>
            <w:shd w:val="solid" w:color="FFFFFF" w:fill="auto"/>
          </w:tcPr>
          <w:p w14:paraId="13E9964D" w14:textId="7FC5857A" w:rsidR="005A6F16" w:rsidRDefault="005A6F16" w:rsidP="0049389E">
            <w:pPr>
              <w:pStyle w:val="TAL"/>
              <w:rPr>
                <w:rFonts w:ascii="Times New Roman" w:hAnsi="Times New Roman"/>
                <w:iCs/>
                <w:snapToGrid w:val="0"/>
                <w:sz w:val="20"/>
                <w:lang w:eastAsia="ja-JP"/>
              </w:rPr>
            </w:pPr>
            <w:r>
              <w:rPr>
                <w:rFonts w:ascii="Times New Roman" w:hAnsi="Times New Roman"/>
                <w:iCs/>
                <w:snapToGrid w:val="0"/>
                <w:sz w:val="20"/>
                <w:lang w:eastAsia="ja-JP"/>
              </w:rPr>
              <w:t>20.2.0</w:t>
            </w:r>
          </w:p>
        </w:tc>
      </w:tr>
    </w:tbl>
    <w:p w14:paraId="072C1872" w14:textId="77777777" w:rsidR="00701D85" w:rsidRDefault="00701D85"/>
    <w:p w14:paraId="41B27A39" w14:textId="77777777" w:rsidR="004E60C6" w:rsidRPr="00FD4A4B" w:rsidRDefault="004E60C6"/>
    <w:sectPr w:rsidR="004E60C6" w:rsidRPr="00FD4A4B" w:rsidSect="00C23BA7">
      <w:headerReference w:type="default" r:id="rId19"/>
      <w:footerReference w:type="default" r:id="rId20"/>
      <w:footnotePr>
        <w:numRestart w:val="eachSect"/>
      </w:footnotePr>
      <w:pgSz w:w="11907" w:h="16840" w:code="9"/>
      <w:pgMar w:top="1418" w:right="1134" w:bottom="1134" w:left="1134" w:header="851"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DB795" w14:textId="77777777" w:rsidR="009D6012" w:rsidRDefault="009D6012">
      <w:r>
        <w:separator/>
      </w:r>
    </w:p>
  </w:endnote>
  <w:endnote w:type="continuationSeparator" w:id="0">
    <w:p w14:paraId="78545E35" w14:textId="77777777" w:rsidR="009D6012" w:rsidRDefault="009D6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ele-GroteskNor">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E2D2" w14:textId="77777777" w:rsidR="006A3EAE" w:rsidRDefault="006A3E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A494" w14:textId="77777777" w:rsidR="006A3EAE" w:rsidRDefault="006A3E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0546" w14:textId="77777777" w:rsidR="006A3EAE" w:rsidRDefault="006A3E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C17C" w14:textId="77777777" w:rsidR="00832FB9" w:rsidRDefault="00832FB9">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4611" w14:textId="77777777" w:rsidR="009D6012" w:rsidRDefault="009D6012">
      <w:r>
        <w:separator/>
      </w:r>
    </w:p>
  </w:footnote>
  <w:footnote w:type="continuationSeparator" w:id="0">
    <w:p w14:paraId="62678A14" w14:textId="77777777" w:rsidR="009D6012" w:rsidRDefault="009D6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3813" w14:textId="77777777" w:rsidR="006A3EAE" w:rsidRDefault="006A3E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68F7" w14:textId="77777777" w:rsidR="006A3EAE" w:rsidRDefault="006A3E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54B8" w14:textId="77777777" w:rsidR="006A3EAE" w:rsidRDefault="006A3E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AFB2" w14:textId="60C9CE66" w:rsidR="00832FB9" w:rsidDel="006A3EAE" w:rsidRDefault="00832FB9">
    <w:pPr>
      <w:framePr w:h="284" w:hRule="exact" w:wrap="around" w:vAnchor="text" w:hAnchor="margin" w:xAlign="right" w:y="1"/>
      <w:rPr>
        <w:del w:id="557" w:author="33.328_CR0105R1_(Rel-20)_NG_RTC_SEC" w:date="2026-09-22T09:29:00Z"/>
        <w:rFonts w:ascii="Arial" w:hAnsi="Arial" w:cs="Arial"/>
        <w:b/>
        <w:sz w:val="18"/>
        <w:szCs w:val="18"/>
      </w:rPr>
    </w:pPr>
    <w:del w:id="558" w:author="33.328_CR0105R1_(Rel-20)_NG_RTC_SEC" w:date="2026-09-22T09:29:00Z">
      <w:r w:rsidDel="006A3EAE">
        <w:rPr>
          <w:rFonts w:ascii="Arial" w:hAnsi="Arial" w:cs="Arial"/>
          <w:b/>
          <w:sz w:val="18"/>
          <w:szCs w:val="18"/>
        </w:rPr>
        <w:fldChar w:fldCharType="begin"/>
      </w:r>
      <w:r w:rsidDel="006A3EAE">
        <w:rPr>
          <w:rFonts w:ascii="Arial" w:hAnsi="Arial" w:cs="Arial"/>
          <w:b/>
          <w:sz w:val="18"/>
          <w:szCs w:val="18"/>
        </w:rPr>
        <w:delInstrText xml:space="preserve"> STYLEREF ZA </w:delInstrText>
      </w:r>
      <w:r w:rsidDel="006A3EAE">
        <w:rPr>
          <w:rFonts w:ascii="Arial" w:hAnsi="Arial" w:cs="Arial"/>
          <w:b/>
          <w:sz w:val="18"/>
          <w:szCs w:val="18"/>
        </w:rPr>
        <w:fldChar w:fldCharType="separate"/>
      </w:r>
      <w:r w:rsidR="006A3EAE" w:rsidDel="006A3EAE">
        <w:rPr>
          <w:rFonts w:ascii="Arial" w:hAnsi="Arial" w:cs="Arial"/>
          <w:b/>
          <w:noProof/>
          <w:sz w:val="18"/>
          <w:szCs w:val="18"/>
        </w:rPr>
        <w:delText>3GPP TS 33.117 V20.2.020.1.0 (2026-092026-06)</w:delText>
      </w:r>
      <w:r w:rsidDel="006A3EAE">
        <w:rPr>
          <w:rFonts w:ascii="Arial" w:hAnsi="Arial" w:cs="Arial"/>
          <w:b/>
          <w:sz w:val="18"/>
          <w:szCs w:val="18"/>
        </w:rPr>
        <w:fldChar w:fldCharType="end"/>
      </w:r>
    </w:del>
  </w:p>
  <w:p w14:paraId="26ACFDC8" w14:textId="326D696F" w:rsidR="00832FB9" w:rsidDel="006A3EAE" w:rsidRDefault="00832FB9">
    <w:pPr>
      <w:framePr w:h="284" w:hRule="exact" w:wrap="around" w:vAnchor="text" w:hAnchor="margin" w:xAlign="center" w:y="7"/>
      <w:rPr>
        <w:del w:id="559" w:author="33.328_CR0105R1_(Rel-20)_NG_RTC_SEC" w:date="2026-09-22T09:29:00Z"/>
        <w:rFonts w:ascii="Arial" w:hAnsi="Arial" w:cs="Arial"/>
        <w:b/>
        <w:sz w:val="18"/>
        <w:szCs w:val="18"/>
      </w:rPr>
    </w:pPr>
    <w:del w:id="560" w:author="33.328_CR0105R1_(Rel-20)_NG_RTC_SEC" w:date="2026-09-22T09:29:00Z">
      <w:r w:rsidDel="006A3EAE">
        <w:rPr>
          <w:rFonts w:ascii="Arial" w:hAnsi="Arial" w:cs="Arial"/>
          <w:b/>
          <w:sz w:val="18"/>
          <w:szCs w:val="18"/>
        </w:rPr>
        <w:fldChar w:fldCharType="begin"/>
      </w:r>
      <w:r w:rsidDel="006A3EAE">
        <w:rPr>
          <w:rFonts w:ascii="Arial" w:hAnsi="Arial" w:cs="Arial"/>
          <w:b/>
          <w:sz w:val="18"/>
          <w:szCs w:val="18"/>
        </w:rPr>
        <w:delInstrText xml:space="preserve"> PAGE </w:delInstrText>
      </w:r>
      <w:r w:rsidDel="006A3EAE">
        <w:rPr>
          <w:rFonts w:ascii="Arial" w:hAnsi="Arial" w:cs="Arial"/>
          <w:b/>
          <w:sz w:val="18"/>
          <w:szCs w:val="18"/>
        </w:rPr>
        <w:fldChar w:fldCharType="separate"/>
      </w:r>
      <w:r w:rsidDel="006A3EAE">
        <w:rPr>
          <w:rFonts w:ascii="Arial" w:hAnsi="Arial" w:cs="Arial"/>
          <w:b/>
          <w:noProof/>
          <w:sz w:val="18"/>
          <w:szCs w:val="18"/>
        </w:rPr>
        <w:delText>92</w:delText>
      </w:r>
      <w:r w:rsidDel="006A3EAE">
        <w:rPr>
          <w:rFonts w:ascii="Arial" w:hAnsi="Arial" w:cs="Arial"/>
          <w:b/>
          <w:sz w:val="18"/>
          <w:szCs w:val="18"/>
        </w:rPr>
        <w:fldChar w:fldCharType="end"/>
      </w:r>
    </w:del>
  </w:p>
  <w:p w14:paraId="5590AB62" w14:textId="73BF4723" w:rsidR="00832FB9" w:rsidDel="006A3EAE" w:rsidRDefault="00832FB9">
    <w:pPr>
      <w:framePr w:h="284" w:hRule="exact" w:wrap="around" w:vAnchor="text" w:hAnchor="margin" w:y="7"/>
      <w:rPr>
        <w:del w:id="561" w:author="33.328_CR0105R1_(Rel-20)_NG_RTC_SEC" w:date="2026-09-22T09:29:00Z"/>
        <w:rFonts w:ascii="Arial" w:hAnsi="Arial" w:cs="Arial"/>
        <w:b/>
        <w:sz w:val="18"/>
        <w:szCs w:val="18"/>
      </w:rPr>
    </w:pPr>
    <w:del w:id="562" w:author="33.328_CR0105R1_(Rel-20)_NG_RTC_SEC" w:date="2026-09-22T09:29:00Z">
      <w:r w:rsidDel="006A3EAE">
        <w:rPr>
          <w:rFonts w:ascii="Arial" w:hAnsi="Arial" w:cs="Arial"/>
          <w:b/>
          <w:sz w:val="18"/>
          <w:szCs w:val="18"/>
        </w:rPr>
        <w:fldChar w:fldCharType="begin"/>
      </w:r>
      <w:r w:rsidDel="006A3EAE">
        <w:rPr>
          <w:rFonts w:ascii="Arial" w:hAnsi="Arial" w:cs="Arial"/>
          <w:b/>
          <w:sz w:val="18"/>
          <w:szCs w:val="18"/>
        </w:rPr>
        <w:delInstrText xml:space="preserve"> STYLEREF ZGSM </w:delInstrText>
      </w:r>
      <w:r w:rsidDel="006A3EAE">
        <w:rPr>
          <w:rFonts w:ascii="Arial" w:hAnsi="Arial" w:cs="Arial"/>
          <w:b/>
          <w:sz w:val="18"/>
          <w:szCs w:val="18"/>
        </w:rPr>
        <w:fldChar w:fldCharType="separate"/>
      </w:r>
      <w:r w:rsidR="006A3EAE" w:rsidDel="006A3EAE">
        <w:rPr>
          <w:rFonts w:ascii="Arial" w:hAnsi="Arial" w:cs="Arial"/>
          <w:b/>
          <w:noProof/>
          <w:sz w:val="18"/>
          <w:szCs w:val="18"/>
        </w:rPr>
        <w:delText>Release 20</w:delText>
      </w:r>
      <w:r w:rsidDel="006A3EAE">
        <w:rPr>
          <w:rFonts w:ascii="Arial" w:hAnsi="Arial" w:cs="Arial"/>
          <w:b/>
          <w:sz w:val="18"/>
          <w:szCs w:val="18"/>
        </w:rPr>
        <w:fldChar w:fldCharType="end"/>
      </w:r>
    </w:del>
  </w:p>
  <w:p w14:paraId="2A0BC49E" w14:textId="77777777" w:rsidR="00832FB9" w:rsidRDefault="00832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62E0BB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5D05F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3DE8E3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02953E61"/>
    <w:multiLevelType w:val="hybridMultilevel"/>
    <w:tmpl w:val="DFCAEFBA"/>
    <w:lvl w:ilvl="0" w:tplc="04100001">
      <w:start w:val="1"/>
      <w:numFmt w:val="bullet"/>
      <w:lvlText w:val=""/>
      <w:lvlJc w:val="left"/>
      <w:pPr>
        <w:ind w:left="720" w:hanging="360"/>
      </w:pPr>
      <w:rPr>
        <w:rFonts w:ascii="Symbol" w:hAnsi="Symbol" w:hint="default"/>
      </w:rPr>
    </w:lvl>
    <w:lvl w:ilvl="1" w:tplc="45C4D3AE">
      <w:start w:val="3"/>
      <w:numFmt w:val="bullet"/>
      <w:lvlText w:val="•"/>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37A7C25"/>
    <w:multiLevelType w:val="hybridMultilevel"/>
    <w:tmpl w:val="55F61EC0"/>
    <w:lvl w:ilvl="0" w:tplc="5B0E8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5B23630"/>
    <w:multiLevelType w:val="hybridMultilevel"/>
    <w:tmpl w:val="60529C9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06324A62"/>
    <w:multiLevelType w:val="hybridMultilevel"/>
    <w:tmpl w:val="A3509D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82701A0"/>
    <w:multiLevelType w:val="hybridMultilevel"/>
    <w:tmpl w:val="EB7C8776"/>
    <w:lvl w:ilvl="0" w:tplc="04090001">
      <w:start w:val="1"/>
      <w:numFmt w:val="bullet"/>
      <w:lvlText w:val=""/>
      <w:lvlJc w:val="left"/>
      <w:pPr>
        <w:ind w:left="988" w:hanging="420"/>
      </w:pPr>
      <w:rPr>
        <w:rFonts w:ascii="Wingdings" w:hAnsi="Wingdings"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17" w15:restartNumberingAfterBreak="0">
    <w:nsid w:val="09E304B7"/>
    <w:multiLevelType w:val="hybridMultilevel"/>
    <w:tmpl w:val="43F80D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0AAD3CD9"/>
    <w:multiLevelType w:val="hybridMultilevel"/>
    <w:tmpl w:val="1F24EDD2"/>
    <w:lvl w:ilvl="0" w:tplc="47865EB2">
      <w:numFmt w:val="bullet"/>
      <w:lvlText w:val="•"/>
      <w:lvlJc w:val="left"/>
      <w:pPr>
        <w:ind w:left="719" w:hanging="435"/>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0C500820"/>
    <w:multiLevelType w:val="hybridMultilevel"/>
    <w:tmpl w:val="0854F59C"/>
    <w:lvl w:ilvl="0" w:tplc="0EDA215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9B20F4"/>
    <w:multiLevelType w:val="hybridMultilevel"/>
    <w:tmpl w:val="B0FAE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1064126"/>
    <w:multiLevelType w:val="hybridMultilevel"/>
    <w:tmpl w:val="39A4BDEE"/>
    <w:lvl w:ilvl="0" w:tplc="B04AAC5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2AD298D"/>
    <w:multiLevelType w:val="hybridMultilevel"/>
    <w:tmpl w:val="EDD0F0B2"/>
    <w:lvl w:ilvl="0" w:tplc="BD9453EC">
      <w:start w:val="1"/>
      <w:numFmt w:val="decimal"/>
      <w:lvlText w:val="%1."/>
      <w:lvlJc w:val="left"/>
      <w:pPr>
        <w:ind w:left="1080" w:hanging="72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14176ACA"/>
    <w:multiLevelType w:val="hybridMultilevel"/>
    <w:tmpl w:val="1FCE82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57C6EE6"/>
    <w:multiLevelType w:val="hybridMultilevel"/>
    <w:tmpl w:val="E86E6416"/>
    <w:lvl w:ilvl="0" w:tplc="3FD8C46A">
      <w:start w:val="1"/>
      <w:numFmt w:val="decimal"/>
      <w:lvlText w:val="%1."/>
      <w:lvlJc w:val="left"/>
      <w:pPr>
        <w:ind w:left="644" w:hanging="360"/>
      </w:pPr>
      <w:rPr>
        <w:rFonts w:ascii="Times New Roman" w:eastAsia="Times New Roman" w:hAnsi="Times New Roman" w:cs="Times New Roman"/>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5" w15:restartNumberingAfterBreak="0">
    <w:nsid w:val="17111FB0"/>
    <w:multiLevelType w:val="hybridMultilevel"/>
    <w:tmpl w:val="D2B64904"/>
    <w:lvl w:ilvl="0" w:tplc="BA58710A">
      <w:start w:val="1"/>
      <w:numFmt w:val="bullet"/>
      <w:lvlText w:val=""/>
      <w:lvlJc w:val="left"/>
      <w:pPr>
        <w:ind w:left="1212" w:hanging="360"/>
      </w:pPr>
      <w:rPr>
        <w:rFonts w:ascii="Symbol" w:hAnsi="Symbol" w:hint="default"/>
        <w:sz w:val="2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6" w15:restartNumberingAfterBreak="0">
    <w:nsid w:val="18077837"/>
    <w:multiLevelType w:val="hybridMultilevel"/>
    <w:tmpl w:val="DF4E5FB2"/>
    <w:lvl w:ilvl="0" w:tplc="CD329DD8">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1AF85951"/>
    <w:multiLevelType w:val="hybridMultilevel"/>
    <w:tmpl w:val="67A479C4"/>
    <w:lvl w:ilvl="0" w:tplc="2EC00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8C632F"/>
    <w:multiLevelType w:val="hybridMultilevel"/>
    <w:tmpl w:val="7FEAAD2E"/>
    <w:lvl w:ilvl="0" w:tplc="E6A007E6">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1D3E06B4"/>
    <w:multiLevelType w:val="hybridMultilevel"/>
    <w:tmpl w:val="AA38AB7A"/>
    <w:lvl w:ilvl="0" w:tplc="BE54395A">
      <w:start w:val="24"/>
      <w:numFmt w:val="bullet"/>
      <w:lvlText w:val="-"/>
      <w:lvlJc w:val="left"/>
      <w:pPr>
        <w:ind w:left="929" w:hanging="360"/>
      </w:pPr>
      <w:rPr>
        <w:rFonts w:ascii="Times New Roman" w:eastAsia="Times New Roman" w:hAnsi="Times New Roman" w:cs="Times New Roman" w:hint="default"/>
      </w:rPr>
    </w:lvl>
    <w:lvl w:ilvl="1" w:tplc="04090003">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30" w15:restartNumberingAfterBreak="0">
    <w:nsid w:val="1D417E26"/>
    <w:multiLevelType w:val="hybridMultilevel"/>
    <w:tmpl w:val="F1608528"/>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5C00EB"/>
    <w:multiLevelType w:val="hybridMultilevel"/>
    <w:tmpl w:val="C8B41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E224731"/>
    <w:multiLevelType w:val="hybridMultilevel"/>
    <w:tmpl w:val="A67C68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1E892B7B"/>
    <w:multiLevelType w:val="hybridMultilevel"/>
    <w:tmpl w:val="3D2AF028"/>
    <w:lvl w:ilvl="0" w:tplc="0352AF0C">
      <w:numFmt w:val="bullet"/>
      <w:lvlText w:val="-"/>
      <w:lvlJc w:val="left"/>
      <w:pPr>
        <w:ind w:left="720" w:hanging="360"/>
      </w:pPr>
      <w:rPr>
        <w:rFonts w:ascii="Times New Roman" w:eastAsia="Times New Roman" w:hAnsi="Times New Roman" w:cs="Times New Roman"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21283CBA"/>
    <w:multiLevelType w:val="hybridMultilevel"/>
    <w:tmpl w:val="7E10D06C"/>
    <w:lvl w:ilvl="0" w:tplc="C130C440">
      <w:start w:val="1"/>
      <w:numFmt w:val="decimal"/>
      <w:lvlText w:val="%1."/>
      <w:lvlJc w:val="left"/>
      <w:pPr>
        <w:ind w:left="719" w:hanging="435"/>
      </w:pPr>
      <w:rPr>
        <w:rFonts w:hint="default"/>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5" w15:restartNumberingAfterBreak="0">
    <w:nsid w:val="217F42FF"/>
    <w:multiLevelType w:val="hybridMultilevel"/>
    <w:tmpl w:val="EB1C3DC6"/>
    <w:lvl w:ilvl="0" w:tplc="0410000F">
      <w:start w:val="1"/>
      <w:numFmt w:val="decimal"/>
      <w:lvlText w:val="%1."/>
      <w:lvlJc w:val="left"/>
      <w:pPr>
        <w:ind w:left="1648"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6" w15:restartNumberingAfterBreak="0">
    <w:nsid w:val="224E3020"/>
    <w:multiLevelType w:val="hybridMultilevel"/>
    <w:tmpl w:val="6260994C"/>
    <w:lvl w:ilvl="0" w:tplc="0410000F">
      <w:start w:val="1"/>
      <w:numFmt w:val="decimal"/>
      <w:lvlText w:val="%1."/>
      <w:lvlJc w:val="left"/>
      <w:pPr>
        <w:ind w:left="1648"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7" w15:restartNumberingAfterBreak="0">
    <w:nsid w:val="22EA1E9D"/>
    <w:multiLevelType w:val="hybridMultilevel"/>
    <w:tmpl w:val="3E3CFDDC"/>
    <w:lvl w:ilvl="0" w:tplc="04100001">
      <w:start w:val="1"/>
      <w:numFmt w:val="bullet"/>
      <w:lvlText w:val=""/>
      <w:lvlJc w:val="left"/>
      <w:pPr>
        <w:ind w:left="1080" w:hanging="360"/>
      </w:pPr>
      <w:rPr>
        <w:rFonts w:ascii="Symbol" w:hAnsi="Symbol" w:hint="default"/>
      </w:rPr>
    </w:lvl>
    <w:lvl w:ilvl="1" w:tplc="6862D504">
      <w:numFmt w:val="bullet"/>
      <w:lvlText w:val="•"/>
      <w:lvlJc w:val="left"/>
      <w:pPr>
        <w:ind w:left="1800" w:hanging="360"/>
      </w:pPr>
      <w:rPr>
        <w:rFonts w:ascii="Times New Roman" w:eastAsia="Times New Roman" w:hAnsi="Times New Roman" w:cs="Times New Roman"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8" w15:restartNumberingAfterBreak="0">
    <w:nsid w:val="29031F22"/>
    <w:multiLevelType w:val="hybridMultilevel"/>
    <w:tmpl w:val="FD1CB5B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9" w15:restartNumberingAfterBreak="0">
    <w:nsid w:val="292D4DFA"/>
    <w:multiLevelType w:val="hybridMultilevel"/>
    <w:tmpl w:val="D492943E"/>
    <w:lvl w:ilvl="0" w:tplc="8FA8B0E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2AF11877"/>
    <w:multiLevelType w:val="hybridMultilevel"/>
    <w:tmpl w:val="A9887B6C"/>
    <w:lvl w:ilvl="0" w:tplc="0410000F">
      <w:start w:val="1"/>
      <w:numFmt w:val="decimal"/>
      <w:lvlText w:val="%1."/>
      <w:lvlJc w:val="left"/>
      <w:pPr>
        <w:ind w:left="1648"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41" w15:restartNumberingAfterBreak="0">
    <w:nsid w:val="2C131055"/>
    <w:multiLevelType w:val="hybridMultilevel"/>
    <w:tmpl w:val="7718497E"/>
    <w:lvl w:ilvl="0" w:tplc="96CEC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CF861B1"/>
    <w:multiLevelType w:val="hybridMultilevel"/>
    <w:tmpl w:val="E370E1DA"/>
    <w:lvl w:ilvl="0" w:tplc="04090001">
      <w:start w:val="1"/>
      <w:numFmt w:val="bullet"/>
      <w:lvlText w:val=""/>
      <w:lvlJc w:val="left"/>
      <w:pPr>
        <w:ind w:left="2632" w:hanging="360"/>
      </w:pPr>
      <w:rPr>
        <w:rFonts w:ascii="Symbol" w:hAnsi="Symbol" w:hint="default"/>
      </w:rPr>
    </w:lvl>
    <w:lvl w:ilvl="1" w:tplc="04090003" w:tentative="1">
      <w:start w:val="1"/>
      <w:numFmt w:val="bullet"/>
      <w:lvlText w:val="o"/>
      <w:lvlJc w:val="left"/>
      <w:pPr>
        <w:ind w:left="3352" w:hanging="360"/>
      </w:pPr>
      <w:rPr>
        <w:rFonts w:ascii="Courier New" w:hAnsi="Courier New" w:cs="Courier New" w:hint="default"/>
      </w:rPr>
    </w:lvl>
    <w:lvl w:ilvl="2" w:tplc="04090005" w:tentative="1">
      <w:start w:val="1"/>
      <w:numFmt w:val="bullet"/>
      <w:lvlText w:val=""/>
      <w:lvlJc w:val="left"/>
      <w:pPr>
        <w:ind w:left="4072" w:hanging="360"/>
      </w:pPr>
      <w:rPr>
        <w:rFonts w:ascii="Wingdings" w:hAnsi="Wingdings" w:hint="default"/>
      </w:rPr>
    </w:lvl>
    <w:lvl w:ilvl="3" w:tplc="04090001" w:tentative="1">
      <w:start w:val="1"/>
      <w:numFmt w:val="bullet"/>
      <w:lvlText w:val=""/>
      <w:lvlJc w:val="left"/>
      <w:pPr>
        <w:ind w:left="4792" w:hanging="360"/>
      </w:pPr>
      <w:rPr>
        <w:rFonts w:ascii="Symbol" w:hAnsi="Symbol" w:hint="default"/>
      </w:rPr>
    </w:lvl>
    <w:lvl w:ilvl="4" w:tplc="04090003" w:tentative="1">
      <w:start w:val="1"/>
      <w:numFmt w:val="bullet"/>
      <w:lvlText w:val="o"/>
      <w:lvlJc w:val="left"/>
      <w:pPr>
        <w:ind w:left="5512" w:hanging="360"/>
      </w:pPr>
      <w:rPr>
        <w:rFonts w:ascii="Courier New" w:hAnsi="Courier New" w:cs="Courier New" w:hint="default"/>
      </w:rPr>
    </w:lvl>
    <w:lvl w:ilvl="5" w:tplc="04090005" w:tentative="1">
      <w:start w:val="1"/>
      <w:numFmt w:val="bullet"/>
      <w:lvlText w:val=""/>
      <w:lvlJc w:val="left"/>
      <w:pPr>
        <w:ind w:left="6232" w:hanging="360"/>
      </w:pPr>
      <w:rPr>
        <w:rFonts w:ascii="Wingdings" w:hAnsi="Wingdings" w:hint="default"/>
      </w:rPr>
    </w:lvl>
    <w:lvl w:ilvl="6" w:tplc="04090001" w:tentative="1">
      <w:start w:val="1"/>
      <w:numFmt w:val="bullet"/>
      <w:lvlText w:val=""/>
      <w:lvlJc w:val="left"/>
      <w:pPr>
        <w:ind w:left="6952" w:hanging="360"/>
      </w:pPr>
      <w:rPr>
        <w:rFonts w:ascii="Symbol" w:hAnsi="Symbol" w:hint="default"/>
      </w:rPr>
    </w:lvl>
    <w:lvl w:ilvl="7" w:tplc="04090003" w:tentative="1">
      <w:start w:val="1"/>
      <w:numFmt w:val="bullet"/>
      <w:lvlText w:val="o"/>
      <w:lvlJc w:val="left"/>
      <w:pPr>
        <w:ind w:left="7672" w:hanging="360"/>
      </w:pPr>
      <w:rPr>
        <w:rFonts w:ascii="Courier New" w:hAnsi="Courier New" w:cs="Courier New" w:hint="default"/>
      </w:rPr>
    </w:lvl>
    <w:lvl w:ilvl="8" w:tplc="04090005" w:tentative="1">
      <w:start w:val="1"/>
      <w:numFmt w:val="bullet"/>
      <w:lvlText w:val=""/>
      <w:lvlJc w:val="left"/>
      <w:pPr>
        <w:ind w:left="8392" w:hanging="360"/>
      </w:pPr>
      <w:rPr>
        <w:rFonts w:ascii="Wingdings" w:hAnsi="Wingdings" w:hint="default"/>
      </w:rPr>
    </w:lvl>
  </w:abstractNum>
  <w:abstractNum w:abstractNumId="43" w15:restartNumberingAfterBreak="0">
    <w:nsid w:val="2D913D4B"/>
    <w:multiLevelType w:val="hybridMultilevel"/>
    <w:tmpl w:val="D3785814"/>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4" w15:restartNumberingAfterBreak="0">
    <w:nsid w:val="2DE15EF7"/>
    <w:multiLevelType w:val="hybridMultilevel"/>
    <w:tmpl w:val="0702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DF52DA"/>
    <w:multiLevelType w:val="hybridMultilevel"/>
    <w:tmpl w:val="A5A8C74C"/>
    <w:lvl w:ilvl="0" w:tplc="B838DCA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15:restartNumberingAfterBreak="0">
    <w:nsid w:val="2F116BE6"/>
    <w:multiLevelType w:val="hybridMultilevel"/>
    <w:tmpl w:val="677EB0B8"/>
    <w:lvl w:ilvl="0" w:tplc="04090001">
      <w:start w:val="1"/>
      <w:numFmt w:val="bullet"/>
      <w:lvlText w:val=""/>
      <w:lvlJc w:val="left"/>
      <w:pPr>
        <w:ind w:left="2264" w:hanging="360"/>
      </w:pPr>
      <w:rPr>
        <w:rFonts w:ascii="Symbol" w:hAnsi="Symbol" w:hint="default"/>
      </w:rPr>
    </w:lvl>
    <w:lvl w:ilvl="1" w:tplc="04090003" w:tentative="1">
      <w:start w:val="1"/>
      <w:numFmt w:val="bullet"/>
      <w:lvlText w:val="o"/>
      <w:lvlJc w:val="left"/>
      <w:pPr>
        <w:ind w:left="2984" w:hanging="360"/>
      </w:pPr>
      <w:rPr>
        <w:rFonts w:ascii="Courier New" w:hAnsi="Courier New" w:cs="Courier New" w:hint="default"/>
      </w:rPr>
    </w:lvl>
    <w:lvl w:ilvl="2" w:tplc="04090005" w:tentative="1">
      <w:start w:val="1"/>
      <w:numFmt w:val="bullet"/>
      <w:lvlText w:val=""/>
      <w:lvlJc w:val="left"/>
      <w:pPr>
        <w:ind w:left="3704" w:hanging="360"/>
      </w:pPr>
      <w:rPr>
        <w:rFonts w:ascii="Wingdings" w:hAnsi="Wingdings" w:hint="default"/>
      </w:rPr>
    </w:lvl>
    <w:lvl w:ilvl="3" w:tplc="04090001" w:tentative="1">
      <w:start w:val="1"/>
      <w:numFmt w:val="bullet"/>
      <w:lvlText w:val=""/>
      <w:lvlJc w:val="left"/>
      <w:pPr>
        <w:ind w:left="4424" w:hanging="360"/>
      </w:pPr>
      <w:rPr>
        <w:rFonts w:ascii="Symbol" w:hAnsi="Symbol" w:hint="default"/>
      </w:rPr>
    </w:lvl>
    <w:lvl w:ilvl="4" w:tplc="04090003" w:tentative="1">
      <w:start w:val="1"/>
      <w:numFmt w:val="bullet"/>
      <w:lvlText w:val="o"/>
      <w:lvlJc w:val="left"/>
      <w:pPr>
        <w:ind w:left="5144" w:hanging="360"/>
      </w:pPr>
      <w:rPr>
        <w:rFonts w:ascii="Courier New" w:hAnsi="Courier New" w:cs="Courier New" w:hint="default"/>
      </w:rPr>
    </w:lvl>
    <w:lvl w:ilvl="5" w:tplc="04090005" w:tentative="1">
      <w:start w:val="1"/>
      <w:numFmt w:val="bullet"/>
      <w:lvlText w:val=""/>
      <w:lvlJc w:val="left"/>
      <w:pPr>
        <w:ind w:left="5864" w:hanging="360"/>
      </w:pPr>
      <w:rPr>
        <w:rFonts w:ascii="Wingdings" w:hAnsi="Wingdings" w:hint="default"/>
      </w:rPr>
    </w:lvl>
    <w:lvl w:ilvl="6" w:tplc="04090001" w:tentative="1">
      <w:start w:val="1"/>
      <w:numFmt w:val="bullet"/>
      <w:lvlText w:val=""/>
      <w:lvlJc w:val="left"/>
      <w:pPr>
        <w:ind w:left="6584" w:hanging="360"/>
      </w:pPr>
      <w:rPr>
        <w:rFonts w:ascii="Symbol" w:hAnsi="Symbol" w:hint="default"/>
      </w:rPr>
    </w:lvl>
    <w:lvl w:ilvl="7" w:tplc="04090003" w:tentative="1">
      <w:start w:val="1"/>
      <w:numFmt w:val="bullet"/>
      <w:lvlText w:val="o"/>
      <w:lvlJc w:val="left"/>
      <w:pPr>
        <w:ind w:left="7304" w:hanging="360"/>
      </w:pPr>
      <w:rPr>
        <w:rFonts w:ascii="Courier New" w:hAnsi="Courier New" w:cs="Courier New" w:hint="default"/>
      </w:rPr>
    </w:lvl>
    <w:lvl w:ilvl="8" w:tplc="04090005" w:tentative="1">
      <w:start w:val="1"/>
      <w:numFmt w:val="bullet"/>
      <w:lvlText w:val=""/>
      <w:lvlJc w:val="left"/>
      <w:pPr>
        <w:ind w:left="8024" w:hanging="360"/>
      </w:pPr>
      <w:rPr>
        <w:rFonts w:ascii="Wingdings" w:hAnsi="Wingdings" w:hint="default"/>
      </w:rPr>
    </w:lvl>
  </w:abstractNum>
  <w:abstractNum w:abstractNumId="47" w15:restartNumberingAfterBreak="0">
    <w:nsid w:val="2F2D139F"/>
    <w:multiLevelType w:val="hybridMultilevel"/>
    <w:tmpl w:val="AD12F79E"/>
    <w:lvl w:ilvl="0" w:tplc="0352AF0C">
      <w:numFmt w:val="bullet"/>
      <w:lvlText w:val="-"/>
      <w:lvlJc w:val="left"/>
      <w:pPr>
        <w:ind w:left="360" w:hanging="360"/>
      </w:pPr>
      <w:rPr>
        <w:rFonts w:ascii="Times New Roman" w:eastAsia="Times New Roman" w:hAnsi="Times New Roman" w:cs="Times New Roman" w:hint="default"/>
        <w:b/>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8" w15:restartNumberingAfterBreak="0">
    <w:nsid w:val="2F807556"/>
    <w:multiLevelType w:val="hybridMultilevel"/>
    <w:tmpl w:val="B91CFD08"/>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49" w15:restartNumberingAfterBreak="0">
    <w:nsid w:val="301D0BD4"/>
    <w:multiLevelType w:val="hybridMultilevel"/>
    <w:tmpl w:val="7B5E3342"/>
    <w:lvl w:ilvl="0" w:tplc="2176FFEA">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0" w15:restartNumberingAfterBreak="0">
    <w:nsid w:val="33284BB7"/>
    <w:multiLevelType w:val="hybridMultilevel"/>
    <w:tmpl w:val="97B207C6"/>
    <w:lvl w:ilvl="0" w:tplc="4294A528">
      <w:start w:val="13"/>
      <w:numFmt w:val="bullet"/>
      <w:lvlText w:val="-"/>
      <w:lvlJc w:val="left"/>
      <w:pPr>
        <w:ind w:left="644" w:hanging="360"/>
      </w:pPr>
      <w:rPr>
        <w:rFonts w:ascii="Times New Roman" w:eastAsia="Times New Roman"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cs="Wingdings" w:hint="default"/>
      </w:rPr>
    </w:lvl>
    <w:lvl w:ilvl="3" w:tplc="04090001">
      <w:start w:val="1"/>
      <w:numFmt w:val="bullet"/>
      <w:lvlText w:val=""/>
      <w:lvlJc w:val="left"/>
      <w:pPr>
        <w:ind w:left="2804" w:hanging="360"/>
      </w:pPr>
      <w:rPr>
        <w:rFonts w:ascii="Symbol" w:hAnsi="Symbol" w:cs="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cs="Wingdings" w:hint="default"/>
      </w:rPr>
    </w:lvl>
    <w:lvl w:ilvl="6" w:tplc="04090001">
      <w:start w:val="1"/>
      <w:numFmt w:val="bullet"/>
      <w:lvlText w:val=""/>
      <w:lvlJc w:val="left"/>
      <w:pPr>
        <w:ind w:left="4964" w:hanging="360"/>
      </w:pPr>
      <w:rPr>
        <w:rFonts w:ascii="Symbol" w:hAnsi="Symbol" w:cs="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cs="Wingdings" w:hint="default"/>
      </w:rPr>
    </w:lvl>
  </w:abstractNum>
  <w:abstractNum w:abstractNumId="51" w15:restartNumberingAfterBreak="0">
    <w:nsid w:val="363009E6"/>
    <w:multiLevelType w:val="hybridMultilevel"/>
    <w:tmpl w:val="DCC62326"/>
    <w:lvl w:ilvl="0" w:tplc="04090001">
      <w:start w:val="1"/>
      <w:numFmt w:val="bullet"/>
      <w:lvlText w:val=""/>
      <w:lvlJc w:val="left"/>
      <w:pPr>
        <w:ind w:left="1724" w:hanging="360"/>
      </w:pPr>
      <w:rPr>
        <w:rFonts w:ascii="Symbol" w:hAnsi="Symbol" w:hint="default"/>
      </w:rPr>
    </w:lvl>
    <w:lvl w:ilvl="1" w:tplc="04090003">
      <w:start w:val="1"/>
      <w:numFmt w:val="bullet"/>
      <w:lvlText w:val="o"/>
      <w:lvlJc w:val="left"/>
      <w:pPr>
        <w:ind w:left="2444" w:hanging="360"/>
      </w:pPr>
      <w:rPr>
        <w:rFonts w:ascii="Courier New" w:hAnsi="Courier New" w:cs="Courier New" w:hint="default"/>
      </w:rPr>
    </w:lvl>
    <w:lvl w:ilvl="2" w:tplc="04090005">
      <w:start w:val="1"/>
      <w:numFmt w:val="bullet"/>
      <w:lvlText w:val=""/>
      <w:lvlJc w:val="left"/>
      <w:pPr>
        <w:ind w:left="3164" w:hanging="360"/>
      </w:pPr>
      <w:rPr>
        <w:rFonts w:ascii="Wingdings" w:hAnsi="Wingdings" w:hint="default"/>
      </w:rPr>
    </w:lvl>
    <w:lvl w:ilvl="3" w:tplc="04090001">
      <w:start w:val="1"/>
      <w:numFmt w:val="bullet"/>
      <w:lvlText w:val=""/>
      <w:lvlJc w:val="left"/>
      <w:pPr>
        <w:ind w:left="3884" w:hanging="360"/>
      </w:pPr>
      <w:rPr>
        <w:rFonts w:ascii="Symbol" w:hAnsi="Symbol" w:hint="default"/>
      </w:rPr>
    </w:lvl>
    <w:lvl w:ilvl="4" w:tplc="04090003">
      <w:start w:val="1"/>
      <w:numFmt w:val="bullet"/>
      <w:lvlText w:val="o"/>
      <w:lvlJc w:val="left"/>
      <w:pPr>
        <w:ind w:left="4604" w:hanging="360"/>
      </w:pPr>
      <w:rPr>
        <w:rFonts w:ascii="Courier New" w:hAnsi="Courier New" w:cs="Courier New" w:hint="default"/>
      </w:rPr>
    </w:lvl>
    <w:lvl w:ilvl="5" w:tplc="04090005">
      <w:start w:val="1"/>
      <w:numFmt w:val="bullet"/>
      <w:lvlText w:val=""/>
      <w:lvlJc w:val="left"/>
      <w:pPr>
        <w:ind w:left="5324" w:hanging="360"/>
      </w:pPr>
      <w:rPr>
        <w:rFonts w:ascii="Wingdings" w:hAnsi="Wingdings" w:hint="default"/>
      </w:rPr>
    </w:lvl>
    <w:lvl w:ilvl="6" w:tplc="04090001">
      <w:start w:val="1"/>
      <w:numFmt w:val="bullet"/>
      <w:lvlText w:val=""/>
      <w:lvlJc w:val="left"/>
      <w:pPr>
        <w:ind w:left="6044" w:hanging="360"/>
      </w:pPr>
      <w:rPr>
        <w:rFonts w:ascii="Symbol" w:hAnsi="Symbol" w:hint="default"/>
      </w:rPr>
    </w:lvl>
    <w:lvl w:ilvl="7" w:tplc="04090003">
      <w:start w:val="1"/>
      <w:numFmt w:val="bullet"/>
      <w:lvlText w:val="o"/>
      <w:lvlJc w:val="left"/>
      <w:pPr>
        <w:ind w:left="6764" w:hanging="360"/>
      </w:pPr>
      <w:rPr>
        <w:rFonts w:ascii="Courier New" w:hAnsi="Courier New" w:cs="Courier New" w:hint="default"/>
      </w:rPr>
    </w:lvl>
    <w:lvl w:ilvl="8" w:tplc="04090005">
      <w:start w:val="1"/>
      <w:numFmt w:val="bullet"/>
      <w:lvlText w:val=""/>
      <w:lvlJc w:val="left"/>
      <w:pPr>
        <w:ind w:left="7484" w:hanging="360"/>
      </w:pPr>
      <w:rPr>
        <w:rFonts w:ascii="Wingdings" w:hAnsi="Wingdings" w:hint="default"/>
      </w:rPr>
    </w:lvl>
  </w:abstractNum>
  <w:abstractNum w:abstractNumId="52" w15:restartNumberingAfterBreak="0">
    <w:nsid w:val="36AC2342"/>
    <w:multiLevelType w:val="hybridMultilevel"/>
    <w:tmpl w:val="A552D840"/>
    <w:lvl w:ilvl="0" w:tplc="4009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37C53315"/>
    <w:multiLevelType w:val="hybridMultilevel"/>
    <w:tmpl w:val="E2AC84A6"/>
    <w:lvl w:ilvl="0" w:tplc="41640460">
      <w:numFmt w:val="bullet"/>
      <w:lvlText w:val="•"/>
      <w:lvlJc w:val="left"/>
      <w:pPr>
        <w:ind w:left="0" w:hanging="420"/>
      </w:pPr>
      <w:rPr>
        <w:rFonts w:ascii="Arial" w:eastAsia="Times New Roman" w:hAnsi="Arial" w:cs="Arial" w:hint="default"/>
      </w:rPr>
    </w:lvl>
    <w:lvl w:ilvl="1" w:tplc="04090003">
      <w:start w:val="1"/>
      <w:numFmt w:val="decimal"/>
      <w:lvlText w:val="%2."/>
      <w:lvlJc w:val="left"/>
      <w:pPr>
        <w:tabs>
          <w:tab w:val="num" w:pos="254"/>
        </w:tabs>
        <w:ind w:left="254" w:hanging="360"/>
      </w:pPr>
    </w:lvl>
    <w:lvl w:ilvl="2" w:tplc="04090005">
      <w:start w:val="1"/>
      <w:numFmt w:val="decimal"/>
      <w:lvlText w:val="%3."/>
      <w:lvlJc w:val="left"/>
      <w:pPr>
        <w:tabs>
          <w:tab w:val="num" w:pos="974"/>
        </w:tabs>
        <w:ind w:left="974" w:hanging="360"/>
      </w:pPr>
    </w:lvl>
    <w:lvl w:ilvl="3" w:tplc="04090001">
      <w:start w:val="1"/>
      <w:numFmt w:val="decimal"/>
      <w:lvlText w:val="%4."/>
      <w:lvlJc w:val="left"/>
      <w:pPr>
        <w:tabs>
          <w:tab w:val="num" w:pos="1694"/>
        </w:tabs>
        <w:ind w:left="1694" w:hanging="360"/>
      </w:pPr>
    </w:lvl>
    <w:lvl w:ilvl="4" w:tplc="04090003">
      <w:start w:val="1"/>
      <w:numFmt w:val="decimal"/>
      <w:lvlText w:val="%5."/>
      <w:lvlJc w:val="left"/>
      <w:pPr>
        <w:tabs>
          <w:tab w:val="num" w:pos="2414"/>
        </w:tabs>
        <w:ind w:left="2414" w:hanging="360"/>
      </w:pPr>
    </w:lvl>
    <w:lvl w:ilvl="5" w:tplc="04090005">
      <w:start w:val="1"/>
      <w:numFmt w:val="decimal"/>
      <w:lvlText w:val="%6."/>
      <w:lvlJc w:val="left"/>
      <w:pPr>
        <w:tabs>
          <w:tab w:val="num" w:pos="3134"/>
        </w:tabs>
        <w:ind w:left="3134" w:hanging="360"/>
      </w:pPr>
    </w:lvl>
    <w:lvl w:ilvl="6" w:tplc="04090001">
      <w:start w:val="1"/>
      <w:numFmt w:val="decimal"/>
      <w:lvlText w:val="%7."/>
      <w:lvlJc w:val="left"/>
      <w:pPr>
        <w:tabs>
          <w:tab w:val="num" w:pos="3854"/>
        </w:tabs>
        <w:ind w:left="3854" w:hanging="360"/>
      </w:pPr>
    </w:lvl>
    <w:lvl w:ilvl="7" w:tplc="04090003">
      <w:start w:val="1"/>
      <w:numFmt w:val="decimal"/>
      <w:lvlText w:val="%8."/>
      <w:lvlJc w:val="left"/>
      <w:pPr>
        <w:tabs>
          <w:tab w:val="num" w:pos="4574"/>
        </w:tabs>
        <w:ind w:left="4574" w:hanging="360"/>
      </w:pPr>
    </w:lvl>
    <w:lvl w:ilvl="8" w:tplc="04090005">
      <w:start w:val="1"/>
      <w:numFmt w:val="decimal"/>
      <w:lvlText w:val="%9."/>
      <w:lvlJc w:val="left"/>
      <w:pPr>
        <w:tabs>
          <w:tab w:val="num" w:pos="5294"/>
        </w:tabs>
        <w:ind w:left="5294" w:hanging="360"/>
      </w:pPr>
    </w:lvl>
  </w:abstractNum>
  <w:abstractNum w:abstractNumId="54" w15:restartNumberingAfterBreak="0">
    <w:nsid w:val="38067759"/>
    <w:multiLevelType w:val="hybridMultilevel"/>
    <w:tmpl w:val="D1240938"/>
    <w:lvl w:ilvl="0" w:tplc="218C5712">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5" w15:restartNumberingAfterBreak="0">
    <w:nsid w:val="388E5F3F"/>
    <w:multiLevelType w:val="hybridMultilevel"/>
    <w:tmpl w:val="6FFA3886"/>
    <w:lvl w:ilvl="0" w:tplc="CE2AE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8E1553E"/>
    <w:multiLevelType w:val="hybridMultilevel"/>
    <w:tmpl w:val="E6B2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757FEB"/>
    <w:multiLevelType w:val="hybridMultilevel"/>
    <w:tmpl w:val="62362FD8"/>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8" w15:restartNumberingAfterBreak="0">
    <w:nsid w:val="3DA63B7C"/>
    <w:multiLevelType w:val="hybridMultilevel"/>
    <w:tmpl w:val="26249742"/>
    <w:lvl w:ilvl="0" w:tplc="0410000F">
      <w:start w:val="1"/>
      <w:numFmt w:val="decimal"/>
      <w:lvlText w:val="%1."/>
      <w:lvlJc w:val="left"/>
      <w:pPr>
        <w:ind w:left="1648"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59" w15:restartNumberingAfterBreak="0">
    <w:nsid w:val="3E93462C"/>
    <w:multiLevelType w:val="hybridMultilevel"/>
    <w:tmpl w:val="E5326B8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15:restartNumberingAfterBreak="0">
    <w:nsid w:val="3F0F674E"/>
    <w:multiLevelType w:val="hybridMultilevel"/>
    <w:tmpl w:val="B2AAD1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0B634B3"/>
    <w:multiLevelType w:val="hybridMultilevel"/>
    <w:tmpl w:val="C9D45966"/>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2" w15:restartNumberingAfterBreak="0">
    <w:nsid w:val="418D091D"/>
    <w:multiLevelType w:val="hybridMultilevel"/>
    <w:tmpl w:val="7FEC0E66"/>
    <w:lvl w:ilvl="0" w:tplc="04100001">
      <w:start w:val="1"/>
      <w:numFmt w:val="bullet"/>
      <w:lvlText w:val=""/>
      <w:lvlJc w:val="left"/>
      <w:pPr>
        <w:ind w:left="1004" w:hanging="360"/>
      </w:pPr>
      <w:rPr>
        <w:rFonts w:ascii="Symbol" w:hAnsi="Symbol" w:hint="default"/>
      </w:rPr>
    </w:lvl>
    <w:lvl w:ilvl="1" w:tplc="04100001">
      <w:start w:val="1"/>
      <w:numFmt w:val="bullet"/>
      <w:lvlText w:val=""/>
      <w:lvlJc w:val="left"/>
      <w:pPr>
        <w:ind w:left="1724" w:hanging="360"/>
      </w:pPr>
      <w:rPr>
        <w:rFonts w:ascii="Symbol" w:hAnsi="Symbol"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63" w15:restartNumberingAfterBreak="0">
    <w:nsid w:val="42F04547"/>
    <w:multiLevelType w:val="hybridMultilevel"/>
    <w:tmpl w:val="A10E16F2"/>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4" w15:restartNumberingAfterBreak="0">
    <w:nsid w:val="49E2251B"/>
    <w:multiLevelType w:val="hybridMultilevel"/>
    <w:tmpl w:val="F1608528"/>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7C2DC6"/>
    <w:multiLevelType w:val="hybridMultilevel"/>
    <w:tmpl w:val="F1608528"/>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EED2D1C"/>
    <w:multiLevelType w:val="hybridMultilevel"/>
    <w:tmpl w:val="976C9BCC"/>
    <w:lvl w:ilvl="0" w:tplc="C9568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CA2DB6"/>
    <w:multiLevelType w:val="hybridMultilevel"/>
    <w:tmpl w:val="AAD642B6"/>
    <w:lvl w:ilvl="0" w:tplc="E8801186">
      <w:start w:val="1"/>
      <w:numFmt w:val="decimal"/>
      <w:lvlText w:val="%1."/>
      <w:lvlJc w:val="left"/>
      <w:pPr>
        <w:ind w:left="1004" w:hanging="360"/>
      </w:pPr>
      <w:rPr>
        <w:rFonts w:hint="default"/>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68" w15:restartNumberingAfterBreak="0">
    <w:nsid w:val="528C04FC"/>
    <w:multiLevelType w:val="hybridMultilevel"/>
    <w:tmpl w:val="A10E16F2"/>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9" w15:restartNumberingAfterBreak="0">
    <w:nsid w:val="53215F80"/>
    <w:multiLevelType w:val="hybridMultilevel"/>
    <w:tmpl w:val="1624D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540042EC"/>
    <w:multiLevelType w:val="hybridMultilevel"/>
    <w:tmpl w:val="30406CC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71" w15:restartNumberingAfterBreak="0">
    <w:nsid w:val="54C837E1"/>
    <w:multiLevelType w:val="hybridMultilevel"/>
    <w:tmpl w:val="85801966"/>
    <w:lvl w:ilvl="0" w:tplc="241C9FA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6CA3F5E"/>
    <w:multiLevelType w:val="hybridMultilevel"/>
    <w:tmpl w:val="45A06016"/>
    <w:lvl w:ilvl="0" w:tplc="B26C8F3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3" w15:restartNumberingAfterBreak="0">
    <w:nsid w:val="588D6013"/>
    <w:multiLevelType w:val="hybridMultilevel"/>
    <w:tmpl w:val="633A067E"/>
    <w:lvl w:ilvl="0" w:tplc="8FA8B0E6">
      <w:start w:val="1"/>
      <w:numFmt w:val="lowerLetter"/>
      <w:lvlText w:val="%1)"/>
      <w:lvlJc w:val="left"/>
      <w:pPr>
        <w:ind w:left="1126" w:hanging="360"/>
      </w:pPr>
      <w:rPr>
        <w:rFonts w:hint="default"/>
      </w:rPr>
    </w:lvl>
    <w:lvl w:ilvl="1" w:tplc="04090019" w:tentative="1">
      <w:start w:val="1"/>
      <w:numFmt w:val="lowerLetter"/>
      <w:lvlText w:val="%2)"/>
      <w:lvlJc w:val="left"/>
      <w:pPr>
        <w:ind w:left="1606" w:hanging="420"/>
      </w:pPr>
    </w:lvl>
    <w:lvl w:ilvl="2" w:tplc="0409001B" w:tentative="1">
      <w:start w:val="1"/>
      <w:numFmt w:val="lowerRoman"/>
      <w:lvlText w:val="%3."/>
      <w:lvlJc w:val="right"/>
      <w:pPr>
        <w:ind w:left="2026" w:hanging="420"/>
      </w:pPr>
    </w:lvl>
    <w:lvl w:ilvl="3" w:tplc="0409000F" w:tentative="1">
      <w:start w:val="1"/>
      <w:numFmt w:val="decimal"/>
      <w:lvlText w:val="%4."/>
      <w:lvlJc w:val="left"/>
      <w:pPr>
        <w:ind w:left="2446" w:hanging="420"/>
      </w:pPr>
    </w:lvl>
    <w:lvl w:ilvl="4" w:tplc="04090019" w:tentative="1">
      <w:start w:val="1"/>
      <w:numFmt w:val="lowerLetter"/>
      <w:lvlText w:val="%5)"/>
      <w:lvlJc w:val="left"/>
      <w:pPr>
        <w:ind w:left="2866" w:hanging="420"/>
      </w:pPr>
    </w:lvl>
    <w:lvl w:ilvl="5" w:tplc="0409001B" w:tentative="1">
      <w:start w:val="1"/>
      <w:numFmt w:val="lowerRoman"/>
      <w:lvlText w:val="%6."/>
      <w:lvlJc w:val="right"/>
      <w:pPr>
        <w:ind w:left="3286" w:hanging="420"/>
      </w:pPr>
    </w:lvl>
    <w:lvl w:ilvl="6" w:tplc="0409000F" w:tentative="1">
      <w:start w:val="1"/>
      <w:numFmt w:val="decimal"/>
      <w:lvlText w:val="%7."/>
      <w:lvlJc w:val="left"/>
      <w:pPr>
        <w:ind w:left="3706" w:hanging="420"/>
      </w:pPr>
    </w:lvl>
    <w:lvl w:ilvl="7" w:tplc="04090019" w:tentative="1">
      <w:start w:val="1"/>
      <w:numFmt w:val="lowerLetter"/>
      <w:lvlText w:val="%8)"/>
      <w:lvlJc w:val="left"/>
      <w:pPr>
        <w:ind w:left="4126" w:hanging="420"/>
      </w:pPr>
    </w:lvl>
    <w:lvl w:ilvl="8" w:tplc="0409001B" w:tentative="1">
      <w:start w:val="1"/>
      <w:numFmt w:val="lowerRoman"/>
      <w:lvlText w:val="%9."/>
      <w:lvlJc w:val="right"/>
      <w:pPr>
        <w:ind w:left="4546" w:hanging="420"/>
      </w:pPr>
    </w:lvl>
  </w:abstractNum>
  <w:abstractNum w:abstractNumId="74" w15:restartNumberingAfterBreak="0">
    <w:nsid w:val="593B691A"/>
    <w:multiLevelType w:val="hybridMultilevel"/>
    <w:tmpl w:val="AA285ADA"/>
    <w:lvl w:ilvl="0" w:tplc="3C6E9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08400F"/>
    <w:multiLevelType w:val="hybridMultilevel"/>
    <w:tmpl w:val="5BB0D7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5CA32E29"/>
    <w:multiLevelType w:val="hybridMultilevel"/>
    <w:tmpl w:val="F44229EA"/>
    <w:lvl w:ilvl="0" w:tplc="E7788C5A">
      <w:start w:val="13"/>
      <w:numFmt w:val="bullet"/>
      <w:lvlText w:val="-"/>
      <w:lvlJc w:val="left"/>
      <w:pPr>
        <w:ind w:left="1916" w:hanging="360"/>
      </w:pPr>
      <w:rPr>
        <w:rFonts w:ascii="Times New Roman" w:eastAsia="SimSun" w:hAnsi="Times New Roman" w:cs="Times New Roman" w:hint="default"/>
      </w:rPr>
    </w:lvl>
    <w:lvl w:ilvl="1" w:tplc="04090003" w:tentative="1">
      <w:start w:val="1"/>
      <w:numFmt w:val="bullet"/>
      <w:lvlText w:val=""/>
      <w:lvlJc w:val="left"/>
      <w:pPr>
        <w:ind w:left="2396" w:hanging="420"/>
      </w:pPr>
      <w:rPr>
        <w:rFonts w:ascii="Wingdings" w:hAnsi="Wingdings" w:hint="default"/>
      </w:rPr>
    </w:lvl>
    <w:lvl w:ilvl="2" w:tplc="04090005" w:tentative="1">
      <w:start w:val="1"/>
      <w:numFmt w:val="bullet"/>
      <w:lvlText w:val=""/>
      <w:lvlJc w:val="left"/>
      <w:pPr>
        <w:ind w:left="2816" w:hanging="420"/>
      </w:pPr>
      <w:rPr>
        <w:rFonts w:ascii="Wingdings" w:hAnsi="Wingdings" w:hint="default"/>
      </w:rPr>
    </w:lvl>
    <w:lvl w:ilvl="3" w:tplc="04090001" w:tentative="1">
      <w:start w:val="1"/>
      <w:numFmt w:val="bullet"/>
      <w:lvlText w:val=""/>
      <w:lvlJc w:val="left"/>
      <w:pPr>
        <w:ind w:left="3236" w:hanging="420"/>
      </w:pPr>
      <w:rPr>
        <w:rFonts w:ascii="Wingdings" w:hAnsi="Wingdings" w:hint="default"/>
      </w:rPr>
    </w:lvl>
    <w:lvl w:ilvl="4" w:tplc="04090003" w:tentative="1">
      <w:start w:val="1"/>
      <w:numFmt w:val="bullet"/>
      <w:lvlText w:val=""/>
      <w:lvlJc w:val="left"/>
      <w:pPr>
        <w:ind w:left="3656" w:hanging="420"/>
      </w:pPr>
      <w:rPr>
        <w:rFonts w:ascii="Wingdings" w:hAnsi="Wingdings" w:hint="default"/>
      </w:rPr>
    </w:lvl>
    <w:lvl w:ilvl="5" w:tplc="04090005" w:tentative="1">
      <w:start w:val="1"/>
      <w:numFmt w:val="bullet"/>
      <w:lvlText w:val=""/>
      <w:lvlJc w:val="left"/>
      <w:pPr>
        <w:ind w:left="4076" w:hanging="420"/>
      </w:pPr>
      <w:rPr>
        <w:rFonts w:ascii="Wingdings" w:hAnsi="Wingdings" w:hint="default"/>
      </w:rPr>
    </w:lvl>
    <w:lvl w:ilvl="6" w:tplc="04090001" w:tentative="1">
      <w:start w:val="1"/>
      <w:numFmt w:val="bullet"/>
      <w:lvlText w:val=""/>
      <w:lvlJc w:val="left"/>
      <w:pPr>
        <w:ind w:left="4496" w:hanging="420"/>
      </w:pPr>
      <w:rPr>
        <w:rFonts w:ascii="Wingdings" w:hAnsi="Wingdings" w:hint="default"/>
      </w:rPr>
    </w:lvl>
    <w:lvl w:ilvl="7" w:tplc="04090003" w:tentative="1">
      <w:start w:val="1"/>
      <w:numFmt w:val="bullet"/>
      <w:lvlText w:val=""/>
      <w:lvlJc w:val="left"/>
      <w:pPr>
        <w:ind w:left="4916" w:hanging="420"/>
      </w:pPr>
      <w:rPr>
        <w:rFonts w:ascii="Wingdings" w:hAnsi="Wingdings" w:hint="default"/>
      </w:rPr>
    </w:lvl>
    <w:lvl w:ilvl="8" w:tplc="04090005" w:tentative="1">
      <w:start w:val="1"/>
      <w:numFmt w:val="bullet"/>
      <w:lvlText w:val=""/>
      <w:lvlJc w:val="left"/>
      <w:pPr>
        <w:ind w:left="5336" w:hanging="420"/>
      </w:pPr>
      <w:rPr>
        <w:rFonts w:ascii="Wingdings" w:hAnsi="Wingdings" w:hint="default"/>
      </w:rPr>
    </w:lvl>
  </w:abstractNum>
  <w:abstractNum w:abstractNumId="77" w15:restartNumberingAfterBreak="0">
    <w:nsid w:val="5F5F7B06"/>
    <w:multiLevelType w:val="hybridMultilevel"/>
    <w:tmpl w:val="BABEC272"/>
    <w:lvl w:ilvl="0" w:tplc="F1444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635779"/>
    <w:multiLevelType w:val="hybridMultilevel"/>
    <w:tmpl w:val="E5DE26C8"/>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79" w15:restartNumberingAfterBreak="0">
    <w:nsid w:val="61A1251B"/>
    <w:multiLevelType w:val="hybridMultilevel"/>
    <w:tmpl w:val="A7DACE02"/>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0" w15:restartNumberingAfterBreak="0">
    <w:nsid w:val="645615DB"/>
    <w:multiLevelType w:val="hybridMultilevel"/>
    <w:tmpl w:val="636466BE"/>
    <w:lvl w:ilvl="0" w:tplc="47865EB2">
      <w:numFmt w:val="bullet"/>
      <w:lvlText w:val="•"/>
      <w:lvlJc w:val="left"/>
      <w:pPr>
        <w:ind w:left="1154" w:hanging="435"/>
      </w:pPr>
      <w:rPr>
        <w:rFonts w:ascii="Times New Roman" w:eastAsia="Times New Roman" w:hAnsi="Times New Roman" w:cs="Times New Roman" w:hint="default"/>
      </w:rPr>
    </w:lvl>
    <w:lvl w:ilvl="1" w:tplc="47865EB2">
      <w:numFmt w:val="bullet"/>
      <w:lvlText w:val="•"/>
      <w:lvlJc w:val="left"/>
      <w:pPr>
        <w:ind w:left="1875" w:hanging="360"/>
      </w:pPr>
      <w:rPr>
        <w:rFonts w:ascii="Times New Roman" w:eastAsia="Times New Roman" w:hAnsi="Times New Roman" w:cs="Times New Roman" w:hint="default"/>
      </w:rPr>
    </w:lvl>
    <w:lvl w:ilvl="2" w:tplc="04100005" w:tentative="1">
      <w:start w:val="1"/>
      <w:numFmt w:val="bullet"/>
      <w:lvlText w:val=""/>
      <w:lvlJc w:val="left"/>
      <w:pPr>
        <w:ind w:left="2595" w:hanging="360"/>
      </w:pPr>
      <w:rPr>
        <w:rFonts w:ascii="Wingdings" w:hAnsi="Wingdings" w:hint="default"/>
      </w:rPr>
    </w:lvl>
    <w:lvl w:ilvl="3" w:tplc="04100001" w:tentative="1">
      <w:start w:val="1"/>
      <w:numFmt w:val="bullet"/>
      <w:lvlText w:val=""/>
      <w:lvlJc w:val="left"/>
      <w:pPr>
        <w:ind w:left="3315" w:hanging="360"/>
      </w:pPr>
      <w:rPr>
        <w:rFonts w:ascii="Symbol" w:hAnsi="Symbol" w:hint="default"/>
      </w:rPr>
    </w:lvl>
    <w:lvl w:ilvl="4" w:tplc="04100003" w:tentative="1">
      <w:start w:val="1"/>
      <w:numFmt w:val="bullet"/>
      <w:lvlText w:val="o"/>
      <w:lvlJc w:val="left"/>
      <w:pPr>
        <w:ind w:left="4035" w:hanging="360"/>
      </w:pPr>
      <w:rPr>
        <w:rFonts w:ascii="Courier New" w:hAnsi="Courier New" w:cs="Courier New" w:hint="default"/>
      </w:rPr>
    </w:lvl>
    <w:lvl w:ilvl="5" w:tplc="04100005" w:tentative="1">
      <w:start w:val="1"/>
      <w:numFmt w:val="bullet"/>
      <w:lvlText w:val=""/>
      <w:lvlJc w:val="left"/>
      <w:pPr>
        <w:ind w:left="4755" w:hanging="360"/>
      </w:pPr>
      <w:rPr>
        <w:rFonts w:ascii="Wingdings" w:hAnsi="Wingdings" w:hint="default"/>
      </w:rPr>
    </w:lvl>
    <w:lvl w:ilvl="6" w:tplc="04100001" w:tentative="1">
      <w:start w:val="1"/>
      <w:numFmt w:val="bullet"/>
      <w:lvlText w:val=""/>
      <w:lvlJc w:val="left"/>
      <w:pPr>
        <w:ind w:left="5475" w:hanging="360"/>
      </w:pPr>
      <w:rPr>
        <w:rFonts w:ascii="Symbol" w:hAnsi="Symbol" w:hint="default"/>
      </w:rPr>
    </w:lvl>
    <w:lvl w:ilvl="7" w:tplc="04100003" w:tentative="1">
      <w:start w:val="1"/>
      <w:numFmt w:val="bullet"/>
      <w:lvlText w:val="o"/>
      <w:lvlJc w:val="left"/>
      <w:pPr>
        <w:ind w:left="6195" w:hanging="360"/>
      </w:pPr>
      <w:rPr>
        <w:rFonts w:ascii="Courier New" w:hAnsi="Courier New" w:cs="Courier New" w:hint="default"/>
      </w:rPr>
    </w:lvl>
    <w:lvl w:ilvl="8" w:tplc="04100005" w:tentative="1">
      <w:start w:val="1"/>
      <w:numFmt w:val="bullet"/>
      <w:lvlText w:val=""/>
      <w:lvlJc w:val="left"/>
      <w:pPr>
        <w:ind w:left="6915" w:hanging="360"/>
      </w:pPr>
      <w:rPr>
        <w:rFonts w:ascii="Wingdings" w:hAnsi="Wingdings" w:hint="default"/>
      </w:rPr>
    </w:lvl>
  </w:abstractNum>
  <w:abstractNum w:abstractNumId="81" w15:restartNumberingAfterBreak="0">
    <w:nsid w:val="67516013"/>
    <w:multiLevelType w:val="hybridMultilevel"/>
    <w:tmpl w:val="D01E8C0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2" w15:restartNumberingAfterBreak="0">
    <w:nsid w:val="6A1D3065"/>
    <w:multiLevelType w:val="hybridMultilevel"/>
    <w:tmpl w:val="14101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FFF58B9"/>
    <w:multiLevelType w:val="hybridMultilevel"/>
    <w:tmpl w:val="534ABC3E"/>
    <w:lvl w:ilvl="0" w:tplc="4E22BED2">
      <w:start w:val="1"/>
      <w:numFmt w:val="decimal"/>
      <w:lvlText w:val="%1."/>
      <w:lvlJc w:val="left"/>
      <w:pPr>
        <w:ind w:left="1069" w:hanging="360"/>
      </w:pPr>
      <w:rPr>
        <w:rFonts w:ascii="Times New Roman" w:eastAsia="SimSun" w:hAnsi="Times New Roman" w:cs="Times New Roman"/>
      </w:rPr>
    </w:lvl>
    <w:lvl w:ilvl="1" w:tplc="0409000F">
      <w:start w:val="1"/>
      <w:numFmt w:val="decimal"/>
      <w:lvlText w:val="%2."/>
      <w:lvlJc w:val="left"/>
      <w:pPr>
        <w:ind w:left="1124" w:hanging="420"/>
      </w:pPr>
    </w:lvl>
    <w:lvl w:ilvl="2" w:tplc="0D1671E6">
      <w:start w:val="1"/>
      <w:numFmt w:val="decimal"/>
      <w:lvlText w:val="%3."/>
      <w:lvlJc w:val="left"/>
      <w:pPr>
        <w:ind w:left="1069" w:hanging="360"/>
      </w:pPr>
      <w:rPr>
        <w:rFonts w:ascii="Times New Roman" w:eastAsia="SimSun" w:hAnsi="Times New Roman" w:cs="Times New Roman"/>
      </w:r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84" w15:restartNumberingAfterBreak="0">
    <w:nsid w:val="71F3516A"/>
    <w:multiLevelType w:val="multilevel"/>
    <w:tmpl w:val="808C1DC4"/>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771F2947"/>
    <w:multiLevelType w:val="hybridMultilevel"/>
    <w:tmpl w:val="94E0C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72E6FF0"/>
    <w:multiLevelType w:val="hybridMultilevel"/>
    <w:tmpl w:val="2B164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79AC10EE"/>
    <w:multiLevelType w:val="hybridMultilevel"/>
    <w:tmpl w:val="29A29C9C"/>
    <w:lvl w:ilvl="0" w:tplc="5BC4C8F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8" w15:restartNumberingAfterBreak="0">
    <w:nsid w:val="79C84A51"/>
    <w:multiLevelType w:val="hybridMultilevel"/>
    <w:tmpl w:val="2A3C8F7E"/>
    <w:lvl w:ilvl="0" w:tplc="04090001">
      <w:start w:val="1"/>
      <w:numFmt w:val="bullet"/>
      <w:lvlText w:val=""/>
      <w:lvlJc w:val="left"/>
      <w:pPr>
        <w:ind w:left="2624" w:hanging="360"/>
      </w:pPr>
      <w:rPr>
        <w:rFonts w:ascii="Symbol" w:hAnsi="Symbol" w:hint="default"/>
      </w:rPr>
    </w:lvl>
    <w:lvl w:ilvl="1" w:tplc="04090003" w:tentative="1">
      <w:start w:val="1"/>
      <w:numFmt w:val="bullet"/>
      <w:lvlText w:val="o"/>
      <w:lvlJc w:val="left"/>
      <w:pPr>
        <w:ind w:left="3344"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abstractNum w:abstractNumId="89" w15:restartNumberingAfterBreak="0">
    <w:nsid w:val="7AAE45C1"/>
    <w:multiLevelType w:val="hybridMultilevel"/>
    <w:tmpl w:val="4328D4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747196"/>
    <w:multiLevelType w:val="hybridMultilevel"/>
    <w:tmpl w:val="A0601914"/>
    <w:lvl w:ilvl="0" w:tplc="93F6D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DDA6157"/>
    <w:multiLevelType w:val="hybridMultilevel"/>
    <w:tmpl w:val="1544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E0D14E4"/>
    <w:multiLevelType w:val="hybridMultilevel"/>
    <w:tmpl w:val="75EAF1CC"/>
    <w:lvl w:ilvl="0" w:tplc="4164046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7E554EED"/>
    <w:multiLevelType w:val="hybridMultilevel"/>
    <w:tmpl w:val="CBC00AD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4" w15:restartNumberingAfterBreak="0">
    <w:nsid w:val="7FA83714"/>
    <w:multiLevelType w:val="hybridMultilevel"/>
    <w:tmpl w:val="CC322BC0"/>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num w:numId="1" w16cid:durableId="80874545">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695300610">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1210268017">
    <w:abstractNumId w:val="11"/>
  </w:num>
  <w:num w:numId="4" w16cid:durableId="1441727853">
    <w:abstractNumId w:val="23"/>
  </w:num>
  <w:num w:numId="5" w16cid:durableId="1584607220">
    <w:abstractNumId w:val="47"/>
  </w:num>
  <w:num w:numId="6" w16cid:durableId="1324775129">
    <w:abstractNumId w:val="33"/>
  </w:num>
  <w:num w:numId="7" w16cid:durableId="1025181728">
    <w:abstractNumId w:val="92"/>
  </w:num>
  <w:num w:numId="8" w16cid:durableId="1462922618">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5401156">
    <w:abstractNumId w:val="65"/>
  </w:num>
  <w:num w:numId="10" w16cid:durableId="21176766">
    <w:abstractNumId w:val="69"/>
  </w:num>
  <w:num w:numId="11" w16cid:durableId="1026827166">
    <w:abstractNumId w:val="25"/>
  </w:num>
  <w:num w:numId="12" w16cid:durableId="334040020">
    <w:abstractNumId w:val="64"/>
  </w:num>
  <w:num w:numId="13" w16cid:durableId="138421978">
    <w:abstractNumId w:val="86"/>
  </w:num>
  <w:num w:numId="14" w16cid:durableId="1146974632">
    <w:abstractNumId w:val="9"/>
  </w:num>
  <w:num w:numId="15" w16cid:durableId="336006016">
    <w:abstractNumId w:val="7"/>
  </w:num>
  <w:num w:numId="16" w16cid:durableId="1451316836">
    <w:abstractNumId w:val="6"/>
  </w:num>
  <w:num w:numId="17" w16cid:durableId="32389461">
    <w:abstractNumId w:val="5"/>
  </w:num>
  <w:num w:numId="18" w16cid:durableId="850491246">
    <w:abstractNumId w:val="4"/>
  </w:num>
  <w:num w:numId="19" w16cid:durableId="288899089">
    <w:abstractNumId w:val="8"/>
  </w:num>
  <w:num w:numId="20" w16cid:durableId="483933204">
    <w:abstractNumId w:val="3"/>
  </w:num>
  <w:num w:numId="21" w16cid:durableId="26830364">
    <w:abstractNumId w:val="30"/>
  </w:num>
  <w:num w:numId="22" w16cid:durableId="100607789">
    <w:abstractNumId w:val="93"/>
  </w:num>
  <w:num w:numId="23" w16cid:durableId="351802767">
    <w:abstractNumId w:val="29"/>
  </w:num>
  <w:num w:numId="24" w16cid:durableId="1433235746">
    <w:abstractNumId w:val="28"/>
  </w:num>
  <w:num w:numId="25" w16cid:durableId="95516190">
    <w:abstractNumId w:val="89"/>
  </w:num>
  <w:num w:numId="26" w16cid:durableId="501240831">
    <w:abstractNumId w:val="82"/>
  </w:num>
  <w:num w:numId="27" w16cid:durableId="471872613">
    <w:abstractNumId w:val="13"/>
  </w:num>
  <w:num w:numId="28" w16cid:durableId="1203983125">
    <w:abstractNumId w:val="26"/>
  </w:num>
  <w:num w:numId="29" w16cid:durableId="253055745">
    <w:abstractNumId w:val="54"/>
  </w:num>
  <w:num w:numId="30" w16cid:durableId="63646762">
    <w:abstractNumId w:val="68"/>
  </w:num>
  <w:num w:numId="31" w16cid:durableId="42603653">
    <w:abstractNumId w:val="63"/>
  </w:num>
  <w:num w:numId="32" w16cid:durableId="1793790078">
    <w:abstractNumId w:val="34"/>
  </w:num>
  <w:num w:numId="33" w16cid:durableId="1752509038">
    <w:abstractNumId w:val="72"/>
  </w:num>
  <w:num w:numId="34" w16cid:durableId="1875071191">
    <w:abstractNumId w:val="32"/>
  </w:num>
  <w:num w:numId="35" w16cid:durableId="17243823">
    <w:abstractNumId w:val="71"/>
  </w:num>
  <w:num w:numId="36" w16cid:durableId="1468009350">
    <w:abstractNumId w:val="60"/>
  </w:num>
  <w:num w:numId="37" w16cid:durableId="8464062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5393149">
    <w:abstractNumId w:val="57"/>
  </w:num>
  <w:num w:numId="39" w16cid:durableId="649789536">
    <w:abstractNumId w:val="70"/>
  </w:num>
  <w:num w:numId="40" w16cid:durableId="495265755">
    <w:abstractNumId w:val="37"/>
  </w:num>
  <w:num w:numId="41" w16cid:durableId="988747270">
    <w:abstractNumId w:val="22"/>
  </w:num>
  <w:num w:numId="42" w16cid:durableId="132404604">
    <w:abstractNumId w:val="15"/>
  </w:num>
  <w:num w:numId="43" w16cid:durableId="1251501058">
    <w:abstractNumId w:val="52"/>
  </w:num>
  <w:num w:numId="44" w16cid:durableId="2054887509">
    <w:abstractNumId w:val="85"/>
  </w:num>
  <w:num w:numId="45" w16cid:durableId="482625933">
    <w:abstractNumId w:val="31"/>
  </w:num>
  <w:num w:numId="46" w16cid:durableId="1837837097">
    <w:abstractNumId w:val="61"/>
  </w:num>
  <w:num w:numId="47" w16cid:durableId="2140294686">
    <w:abstractNumId w:val="43"/>
  </w:num>
  <w:num w:numId="48" w16cid:durableId="364059113">
    <w:abstractNumId w:val="62"/>
  </w:num>
  <w:num w:numId="49" w16cid:durableId="838346123">
    <w:abstractNumId w:val="51"/>
  </w:num>
  <w:num w:numId="50" w16cid:durableId="1947958605">
    <w:abstractNumId w:val="67"/>
  </w:num>
  <w:num w:numId="51" w16cid:durableId="1062100503">
    <w:abstractNumId w:val="18"/>
  </w:num>
  <w:num w:numId="52" w16cid:durableId="1383676719">
    <w:abstractNumId w:val="84"/>
  </w:num>
  <w:num w:numId="53" w16cid:durableId="1029843606">
    <w:abstractNumId w:val="14"/>
  </w:num>
  <w:num w:numId="54" w16cid:durableId="1731616831">
    <w:abstractNumId w:val="79"/>
  </w:num>
  <w:num w:numId="55" w16cid:durableId="162283490">
    <w:abstractNumId w:val="46"/>
  </w:num>
  <w:num w:numId="56" w16cid:durableId="87820237">
    <w:abstractNumId w:val="38"/>
  </w:num>
  <w:num w:numId="57" w16cid:durableId="1970281070">
    <w:abstractNumId w:val="88"/>
  </w:num>
  <w:num w:numId="58" w16cid:durableId="719863641">
    <w:abstractNumId w:val="42"/>
  </w:num>
  <w:num w:numId="59" w16cid:durableId="1931157507">
    <w:abstractNumId w:val="56"/>
  </w:num>
  <w:num w:numId="60" w16cid:durableId="1516262432">
    <w:abstractNumId w:val="44"/>
  </w:num>
  <w:num w:numId="61" w16cid:durableId="487328313">
    <w:abstractNumId w:val="91"/>
  </w:num>
  <w:num w:numId="62" w16cid:durableId="1842160177">
    <w:abstractNumId w:val="66"/>
  </w:num>
  <w:num w:numId="63" w16cid:durableId="1759018030">
    <w:abstractNumId w:val="27"/>
  </w:num>
  <w:num w:numId="64" w16cid:durableId="835222960">
    <w:abstractNumId w:val="77"/>
  </w:num>
  <w:num w:numId="65" w16cid:durableId="461118005">
    <w:abstractNumId w:val="87"/>
  </w:num>
  <w:num w:numId="66" w16cid:durableId="327250877">
    <w:abstractNumId w:val="55"/>
  </w:num>
  <w:num w:numId="67" w16cid:durableId="1826700657">
    <w:abstractNumId w:val="90"/>
  </w:num>
  <w:num w:numId="68" w16cid:durableId="1695374746">
    <w:abstractNumId w:val="41"/>
  </w:num>
  <w:num w:numId="69" w16cid:durableId="781920051">
    <w:abstractNumId w:val="74"/>
  </w:num>
  <w:num w:numId="70" w16cid:durableId="410153540">
    <w:abstractNumId w:val="19"/>
  </w:num>
  <w:num w:numId="71" w16cid:durableId="1889562137">
    <w:abstractNumId w:val="17"/>
  </w:num>
  <w:num w:numId="72" w16cid:durableId="2017880876">
    <w:abstractNumId w:val="12"/>
  </w:num>
  <w:num w:numId="73" w16cid:durableId="1200051687">
    <w:abstractNumId w:val="75"/>
  </w:num>
  <w:num w:numId="74" w16cid:durableId="1212616465">
    <w:abstractNumId w:val="49"/>
  </w:num>
  <w:num w:numId="75" w16cid:durableId="1085884004">
    <w:abstractNumId w:val="80"/>
  </w:num>
  <w:num w:numId="76" w16cid:durableId="925842407">
    <w:abstractNumId w:val="45"/>
  </w:num>
  <w:num w:numId="77" w16cid:durableId="1534686748">
    <w:abstractNumId w:val="24"/>
  </w:num>
  <w:num w:numId="78" w16cid:durableId="1751808168">
    <w:abstractNumId w:val="73"/>
  </w:num>
  <w:num w:numId="79" w16cid:durableId="411969329">
    <w:abstractNumId w:val="81"/>
  </w:num>
  <w:num w:numId="80" w16cid:durableId="1118140802">
    <w:abstractNumId w:val="76"/>
  </w:num>
  <w:num w:numId="81" w16cid:durableId="1267156127">
    <w:abstractNumId w:val="39"/>
  </w:num>
  <w:num w:numId="82" w16cid:durableId="1342470649">
    <w:abstractNumId w:val="16"/>
  </w:num>
  <w:num w:numId="83" w16cid:durableId="510535997">
    <w:abstractNumId w:val="20"/>
  </w:num>
  <w:num w:numId="84" w16cid:durableId="94237278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42255271">
    <w:abstractNumId w:val="59"/>
  </w:num>
  <w:num w:numId="86" w16cid:durableId="1059087736">
    <w:abstractNumId w:val="48"/>
  </w:num>
  <w:num w:numId="87" w16cid:durableId="41097938">
    <w:abstractNumId w:val="94"/>
  </w:num>
  <w:num w:numId="88" w16cid:durableId="350105576">
    <w:abstractNumId w:val="78"/>
  </w:num>
  <w:num w:numId="89" w16cid:durableId="58410588">
    <w:abstractNumId w:val="36"/>
  </w:num>
  <w:num w:numId="90" w16cid:durableId="1898853832">
    <w:abstractNumId w:val="40"/>
  </w:num>
  <w:num w:numId="91" w16cid:durableId="1722365467">
    <w:abstractNumId w:val="35"/>
  </w:num>
  <w:num w:numId="92" w16cid:durableId="1698500956">
    <w:abstractNumId w:val="58"/>
  </w:num>
  <w:num w:numId="93" w16cid:durableId="676883566">
    <w:abstractNumId w:val="21"/>
  </w:num>
  <w:num w:numId="94" w16cid:durableId="382366981">
    <w:abstractNumId w:val="50"/>
  </w:num>
  <w:num w:numId="95" w16cid:durableId="424881990">
    <w:abstractNumId w:val="2"/>
  </w:num>
  <w:num w:numId="96" w16cid:durableId="1196314319">
    <w:abstractNumId w:val="1"/>
  </w:num>
  <w:num w:numId="97" w16cid:durableId="759715232">
    <w:abstractNumId w:val="0"/>
  </w:num>
  <w:numIdMacAtCleanup w:val="9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328_CR0105R1_(Rel-20)_NG_RTC_SEC">
    <w15:presenceInfo w15:providerId="None" w15:userId="33.328_CR0105R1_(Rel-20)_NG_RTC_S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3">
      <v:textbox inset="5.85pt,.7pt,5.85pt,.7pt"/>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lignTablesRowByRow/>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00A35"/>
    <w:rsid w:val="000024F2"/>
    <w:rsid w:val="00002C68"/>
    <w:rsid w:val="000046B2"/>
    <w:rsid w:val="0000625F"/>
    <w:rsid w:val="000069BC"/>
    <w:rsid w:val="00007FB6"/>
    <w:rsid w:val="00012313"/>
    <w:rsid w:val="0001484F"/>
    <w:rsid w:val="000174FD"/>
    <w:rsid w:val="00024A07"/>
    <w:rsid w:val="00025626"/>
    <w:rsid w:val="000300A3"/>
    <w:rsid w:val="000302EE"/>
    <w:rsid w:val="00031D2C"/>
    <w:rsid w:val="00033397"/>
    <w:rsid w:val="00036871"/>
    <w:rsid w:val="00040095"/>
    <w:rsid w:val="00042C46"/>
    <w:rsid w:val="00047BA8"/>
    <w:rsid w:val="0005075B"/>
    <w:rsid w:val="000549CE"/>
    <w:rsid w:val="00054FF4"/>
    <w:rsid w:val="00060159"/>
    <w:rsid w:val="00061893"/>
    <w:rsid w:val="00066774"/>
    <w:rsid w:val="00066ED3"/>
    <w:rsid w:val="00076EAC"/>
    <w:rsid w:val="00080512"/>
    <w:rsid w:val="00084591"/>
    <w:rsid w:val="00091444"/>
    <w:rsid w:val="00092FFA"/>
    <w:rsid w:val="00093CDB"/>
    <w:rsid w:val="00096D4A"/>
    <w:rsid w:val="000977DF"/>
    <w:rsid w:val="000A15E4"/>
    <w:rsid w:val="000A5A5E"/>
    <w:rsid w:val="000A631A"/>
    <w:rsid w:val="000A65AD"/>
    <w:rsid w:val="000B1DB3"/>
    <w:rsid w:val="000B3271"/>
    <w:rsid w:val="000B7BA3"/>
    <w:rsid w:val="000C0A05"/>
    <w:rsid w:val="000C7248"/>
    <w:rsid w:val="000C746A"/>
    <w:rsid w:val="000D34C2"/>
    <w:rsid w:val="000D58AB"/>
    <w:rsid w:val="000E3163"/>
    <w:rsid w:val="000E530A"/>
    <w:rsid w:val="000E7C59"/>
    <w:rsid w:val="000F2A46"/>
    <w:rsid w:val="000F30C2"/>
    <w:rsid w:val="000F403E"/>
    <w:rsid w:val="000F4EDE"/>
    <w:rsid w:val="00100872"/>
    <w:rsid w:val="00103512"/>
    <w:rsid w:val="00112856"/>
    <w:rsid w:val="00120A14"/>
    <w:rsid w:val="00122CF9"/>
    <w:rsid w:val="00126FE9"/>
    <w:rsid w:val="00130D01"/>
    <w:rsid w:val="001376BE"/>
    <w:rsid w:val="00140DE4"/>
    <w:rsid w:val="00141810"/>
    <w:rsid w:val="0014230A"/>
    <w:rsid w:val="00144884"/>
    <w:rsid w:val="001468CA"/>
    <w:rsid w:val="00147643"/>
    <w:rsid w:val="00153AE5"/>
    <w:rsid w:val="00153B50"/>
    <w:rsid w:val="0015418D"/>
    <w:rsid w:val="0015730E"/>
    <w:rsid w:val="0016015A"/>
    <w:rsid w:val="0016015B"/>
    <w:rsid w:val="00163FF8"/>
    <w:rsid w:val="00164AEF"/>
    <w:rsid w:val="00166993"/>
    <w:rsid w:val="00167842"/>
    <w:rsid w:val="00173AAA"/>
    <w:rsid w:val="001744B0"/>
    <w:rsid w:val="00174C5D"/>
    <w:rsid w:val="001851ED"/>
    <w:rsid w:val="00191251"/>
    <w:rsid w:val="00191404"/>
    <w:rsid w:val="00193BF3"/>
    <w:rsid w:val="00195BF1"/>
    <w:rsid w:val="001B41EF"/>
    <w:rsid w:val="001B512D"/>
    <w:rsid w:val="001B62A4"/>
    <w:rsid w:val="001C2D20"/>
    <w:rsid w:val="001C4D2B"/>
    <w:rsid w:val="001C5B7F"/>
    <w:rsid w:val="001C5D8F"/>
    <w:rsid w:val="001C6F41"/>
    <w:rsid w:val="001D003B"/>
    <w:rsid w:val="001D32EB"/>
    <w:rsid w:val="001D3C10"/>
    <w:rsid w:val="001D5B25"/>
    <w:rsid w:val="001D5FE7"/>
    <w:rsid w:val="001E11FD"/>
    <w:rsid w:val="001E1F46"/>
    <w:rsid w:val="001E32FA"/>
    <w:rsid w:val="001E4291"/>
    <w:rsid w:val="001E5ED2"/>
    <w:rsid w:val="001F0C45"/>
    <w:rsid w:val="001F168B"/>
    <w:rsid w:val="001F1C9C"/>
    <w:rsid w:val="001F2AD5"/>
    <w:rsid w:val="001F56CE"/>
    <w:rsid w:val="001F7BF7"/>
    <w:rsid w:val="001F7D94"/>
    <w:rsid w:val="001F7DD9"/>
    <w:rsid w:val="00201BD7"/>
    <w:rsid w:val="00207387"/>
    <w:rsid w:val="00207D23"/>
    <w:rsid w:val="00211CB8"/>
    <w:rsid w:val="002163EC"/>
    <w:rsid w:val="00217C01"/>
    <w:rsid w:val="00220B53"/>
    <w:rsid w:val="00226406"/>
    <w:rsid w:val="00226D74"/>
    <w:rsid w:val="00227285"/>
    <w:rsid w:val="00227543"/>
    <w:rsid w:val="00232787"/>
    <w:rsid w:val="00232DB7"/>
    <w:rsid w:val="00233C08"/>
    <w:rsid w:val="0023587C"/>
    <w:rsid w:val="00235A78"/>
    <w:rsid w:val="00236D0C"/>
    <w:rsid w:val="002400EE"/>
    <w:rsid w:val="00247F3D"/>
    <w:rsid w:val="00250C10"/>
    <w:rsid w:val="0025434E"/>
    <w:rsid w:val="002575A9"/>
    <w:rsid w:val="0026139A"/>
    <w:rsid w:val="00265D20"/>
    <w:rsid w:val="0026757D"/>
    <w:rsid w:val="00270C88"/>
    <w:rsid w:val="002764D2"/>
    <w:rsid w:val="00277E3F"/>
    <w:rsid w:val="00280948"/>
    <w:rsid w:val="00281417"/>
    <w:rsid w:val="0028388A"/>
    <w:rsid w:val="00283969"/>
    <w:rsid w:val="00283AA5"/>
    <w:rsid w:val="002912B6"/>
    <w:rsid w:val="00291302"/>
    <w:rsid w:val="0029748E"/>
    <w:rsid w:val="002A52FB"/>
    <w:rsid w:val="002A610A"/>
    <w:rsid w:val="002B3FAD"/>
    <w:rsid w:val="002C79D0"/>
    <w:rsid w:val="002E1257"/>
    <w:rsid w:val="002E382C"/>
    <w:rsid w:val="002E7355"/>
    <w:rsid w:val="002F1C8C"/>
    <w:rsid w:val="002F7D1F"/>
    <w:rsid w:val="0030008A"/>
    <w:rsid w:val="00307062"/>
    <w:rsid w:val="00310C12"/>
    <w:rsid w:val="003127E7"/>
    <w:rsid w:val="003135BB"/>
    <w:rsid w:val="0031655E"/>
    <w:rsid w:val="003172DC"/>
    <w:rsid w:val="00322D26"/>
    <w:rsid w:val="00342586"/>
    <w:rsid w:val="00345502"/>
    <w:rsid w:val="0035462D"/>
    <w:rsid w:val="003642F9"/>
    <w:rsid w:val="0037172A"/>
    <w:rsid w:val="00373C0B"/>
    <w:rsid w:val="00373CAF"/>
    <w:rsid w:val="0037690A"/>
    <w:rsid w:val="003822EF"/>
    <w:rsid w:val="00385290"/>
    <w:rsid w:val="00385BB3"/>
    <w:rsid w:val="00392CF0"/>
    <w:rsid w:val="00396536"/>
    <w:rsid w:val="003977B1"/>
    <w:rsid w:val="003A30E9"/>
    <w:rsid w:val="003A5619"/>
    <w:rsid w:val="003B1B36"/>
    <w:rsid w:val="003B5707"/>
    <w:rsid w:val="003C1496"/>
    <w:rsid w:val="003C7098"/>
    <w:rsid w:val="003D1C6D"/>
    <w:rsid w:val="003D6208"/>
    <w:rsid w:val="003D7296"/>
    <w:rsid w:val="003D7E30"/>
    <w:rsid w:val="003E0819"/>
    <w:rsid w:val="003E228B"/>
    <w:rsid w:val="003E45EA"/>
    <w:rsid w:val="003E69DE"/>
    <w:rsid w:val="003E6B71"/>
    <w:rsid w:val="003F04F4"/>
    <w:rsid w:val="003F28F7"/>
    <w:rsid w:val="003F2FAA"/>
    <w:rsid w:val="003F7CEF"/>
    <w:rsid w:val="004013BB"/>
    <w:rsid w:val="0040208E"/>
    <w:rsid w:val="00404965"/>
    <w:rsid w:val="00405432"/>
    <w:rsid w:val="00406111"/>
    <w:rsid w:val="00407F3E"/>
    <w:rsid w:val="00415A7C"/>
    <w:rsid w:val="0042086B"/>
    <w:rsid w:val="0042139A"/>
    <w:rsid w:val="0042282A"/>
    <w:rsid w:val="00422FE5"/>
    <w:rsid w:val="004232F1"/>
    <w:rsid w:val="00431DDD"/>
    <w:rsid w:val="00433C0F"/>
    <w:rsid w:val="004359A3"/>
    <w:rsid w:val="004365D2"/>
    <w:rsid w:val="00436DE2"/>
    <w:rsid w:val="004417ED"/>
    <w:rsid w:val="00442BAA"/>
    <w:rsid w:val="00447216"/>
    <w:rsid w:val="0045508F"/>
    <w:rsid w:val="004564B7"/>
    <w:rsid w:val="0046263F"/>
    <w:rsid w:val="004651F1"/>
    <w:rsid w:val="00466E61"/>
    <w:rsid w:val="004734D7"/>
    <w:rsid w:val="00474E1F"/>
    <w:rsid w:val="00475341"/>
    <w:rsid w:val="0047545F"/>
    <w:rsid w:val="00477D46"/>
    <w:rsid w:val="00480834"/>
    <w:rsid w:val="00480BF3"/>
    <w:rsid w:val="00480F52"/>
    <w:rsid w:val="00481FAF"/>
    <w:rsid w:val="0048245B"/>
    <w:rsid w:val="00484BDB"/>
    <w:rsid w:val="00486AA0"/>
    <w:rsid w:val="00487792"/>
    <w:rsid w:val="0049283D"/>
    <w:rsid w:val="0049389E"/>
    <w:rsid w:val="00493A4F"/>
    <w:rsid w:val="004963EF"/>
    <w:rsid w:val="004A3FBE"/>
    <w:rsid w:val="004A5BC2"/>
    <w:rsid w:val="004A674C"/>
    <w:rsid w:val="004B275E"/>
    <w:rsid w:val="004B286E"/>
    <w:rsid w:val="004B3E6A"/>
    <w:rsid w:val="004B4F46"/>
    <w:rsid w:val="004C0622"/>
    <w:rsid w:val="004C2912"/>
    <w:rsid w:val="004D23C9"/>
    <w:rsid w:val="004D3578"/>
    <w:rsid w:val="004D7B8A"/>
    <w:rsid w:val="004E213A"/>
    <w:rsid w:val="004E60C6"/>
    <w:rsid w:val="004E6417"/>
    <w:rsid w:val="004F288D"/>
    <w:rsid w:val="004F4725"/>
    <w:rsid w:val="004F66BE"/>
    <w:rsid w:val="004F76C7"/>
    <w:rsid w:val="004F7F53"/>
    <w:rsid w:val="005015FA"/>
    <w:rsid w:val="005019E4"/>
    <w:rsid w:val="005041FF"/>
    <w:rsid w:val="00513D74"/>
    <w:rsid w:val="0051491E"/>
    <w:rsid w:val="00525269"/>
    <w:rsid w:val="00530194"/>
    <w:rsid w:val="00534EDA"/>
    <w:rsid w:val="00543266"/>
    <w:rsid w:val="00543E6C"/>
    <w:rsid w:val="00547CFF"/>
    <w:rsid w:val="00550253"/>
    <w:rsid w:val="005534EB"/>
    <w:rsid w:val="0055533B"/>
    <w:rsid w:val="0055628F"/>
    <w:rsid w:val="00556F8A"/>
    <w:rsid w:val="00565087"/>
    <w:rsid w:val="00566D42"/>
    <w:rsid w:val="00566F35"/>
    <w:rsid w:val="00567904"/>
    <w:rsid w:val="00570B45"/>
    <w:rsid w:val="0057309E"/>
    <w:rsid w:val="00584B90"/>
    <w:rsid w:val="0058671C"/>
    <w:rsid w:val="00586DC7"/>
    <w:rsid w:val="005903A0"/>
    <w:rsid w:val="00596959"/>
    <w:rsid w:val="0059771E"/>
    <w:rsid w:val="005A193B"/>
    <w:rsid w:val="005A3F3B"/>
    <w:rsid w:val="005A6876"/>
    <w:rsid w:val="005A6F16"/>
    <w:rsid w:val="005B2C27"/>
    <w:rsid w:val="005B381E"/>
    <w:rsid w:val="005C6F40"/>
    <w:rsid w:val="005C7B99"/>
    <w:rsid w:val="005F0CA7"/>
    <w:rsid w:val="005F14F9"/>
    <w:rsid w:val="005F5926"/>
    <w:rsid w:val="005F5F03"/>
    <w:rsid w:val="005F7AC6"/>
    <w:rsid w:val="0060609C"/>
    <w:rsid w:val="006075BC"/>
    <w:rsid w:val="006075F3"/>
    <w:rsid w:val="00611CE0"/>
    <w:rsid w:val="00614893"/>
    <w:rsid w:val="00626391"/>
    <w:rsid w:val="006272AC"/>
    <w:rsid w:val="00627FF2"/>
    <w:rsid w:val="00635973"/>
    <w:rsid w:val="006430E4"/>
    <w:rsid w:val="006433D0"/>
    <w:rsid w:val="00646027"/>
    <w:rsid w:val="006624B3"/>
    <w:rsid w:val="006700CC"/>
    <w:rsid w:val="0068099C"/>
    <w:rsid w:val="00684180"/>
    <w:rsid w:val="00687158"/>
    <w:rsid w:val="00690978"/>
    <w:rsid w:val="00694102"/>
    <w:rsid w:val="006965B3"/>
    <w:rsid w:val="006A31DC"/>
    <w:rsid w:val="006A3EAE"/>
    <w:rsid w:val="006A3FB0"/>
    <w:rsid w:val="006B077E"/>
    <w:rsid w:val="006B0F2B"/>
    <w:rsid w:val="006B0FB2"/>
    <w:rsid w:val="006B6154"/>
    <w:rsid w:val="006C0514"/>
    <w:rsid w:val="006C0EE4"/>
    <w:rsid w:val="006C0F03"/>
    <w:rsid w:val="006C1442"/>
    <w:rsid w:val="006C17A8"/>
    <w:rsid w:val="006C44F2"/>
    <w:rsid w:val="006C481B"/>
    <w:rsid w:val="006C79A8"/>
    <w:rsid w:val="006C7D0A"/>
    <w:rsid w:val="006D5002"/>
    <w:rsid w:val="006D5A5E"/>
    <w:rsid w:val="006D6686"/>
    <w:rsid w:val="006D73A7"/>
    <w:rsid w:val="006E31D0"/>
    <w:rsid w:val="006E4DDC"/>
    <w:rsid w:val="006E5669"/>
    <w:rsid w:val="006E696B"/>
    <w:rsid w:val="006E7797"/>
    <w:rsid w:val="006F26AF"/>
    <w:rsid w:val="006F50EE"/>
    <w:rsid w:val="006F6DE0"/>
    <w:rsid w:val="006F7A86"/>
    <w:rsid w:val="00701D85"/>
    <w:rsid w:val="00703928"/>
    <w:rsid w:val="00704829"/>
    <w:rsid w:val="0070793C"/>
    <w:rsid w:val="0071294E"/>
    <w:rsid w:val="00714021"/>
    <w:rsid w:val="00715A72"/>
    <w:rsid w:val="00716DDD"/>
    <w:rsid w:val="007229FD"/>
    <w:rsid w:val="0072561F"/>
    <w:rsid w:val="0072630E"/>
    <w:rsid w:val="00733E34"/>
    <w:rsid w:val="00734A5B"/>
    <w:rsid w:val="00741764"/>
    <w:rsid w:val="00741FA1"/>
    <w:rsid w:val="00742EA0"/>
    <w:rsid w:val="00744E76"/>
    <w:rsid w:val="007467E5"/>
    <w:rsid w:val="00747EEA"/>
    <w:rsid w:val="00750AC9"/>
    <w:rsid w:val="007545A7"/>
    <w:rsid w:val="00754C97"/>
    <w:rsid w:val="00755E9B"/>
    <w:rsid w:val="0076271C"/>
    <w:rsid w:val="00762AE8"/>
    <w:rsid w:val="00762CD7"/>
    <w:rsid w:val="00765A49"/>
    <w:rsid w:val="007709B9"/>
    <w:rsid w:val="007728F1"/>
    <w:rsid w:val="00773597"/>
    <w:rsid w:val="00777584"/>
    <w:rsid w:val="0078115E"/>
    <w:rsid w:val="00781F0F"/>
    <w:rsid w:val="007855C3"/>
    <w:rsid w:val="00787190"/>
    <w:rsid w:val="0079264C"/>
    <w:rsid w:val="0079352D"/>
    <w:rsid w:val="00797E9E"/>
    <w:rsid w:val="007B2210"/>
    <w:rsid w:val="007B2254"/>
    <w:rsid w:val="007B3C49"/>
    <w:rsid w:val="007B65E8"/>
    <w:rsid w:val="007C2DB7"/>
    <w:rsid w:val="007C6A07"/>
    <w:rsid w:val="007C6BAE"/>
    <w:rsid w:val="007C7575"/>
    <w:rsid w:val="007C7C61"/>
    <w:rsid w:val="007D4FBD"/>
    <w:rsid w:val="007E1C4F"/>
    <w:rsid w:val="007E382B"/>
    <w:rsid w:val="007E4CEE"/>
    <w:rsid w:val="007E5444"/>
    <w:rsid w:val="007E7EC0"/>
    <w:rsid w:val="007F02B1"/>
    <w:rsid w:val="007F119A"/>
    <w:rsid w:val="007F1E52"/>
    <w:rsid w:val="007F37B8"/>
    <w:rsid w:val="007F56FE"/>
    <w:rsid w:val="007F6669"/>
    <w:rsid w:val="007F776B"/>
    <w:rsid w:val="008028A4"/>
    <w:rsid w:val="008104B4"/>
    <w:rsid w:val="008110FE"/>
    <w:rsid w:val="00813754"/>
    <w:rsid w:val="0081753E"/>
    <w:rsid w:val="00817DF1"/>
    <w:rsid w:val="0082151E"/>
    <w:rsid w:val="00823DDF"/>
    <w:rsid w:val="00825C5A"/>
    <w:rsid w:val="00830415"/>
    <w:rsid w:val="00831438"/>
    <w:rsid w:val="00832FB9"/>
    <w:rsid w:val="00834316"/>
    <w:rsid w:val="00834702"/>
    <w:rsid w:val="00834BD0"/>
    <w:rsid w:val="0083761A"/>
    <w:rsid w:val="00837C87"/>
    <w:rsid w:val="0084130A"/>
    <w:rsid w:val="00847E52"/>
    <w:rsid w:val="008514F3"/>
    <w:rsid w:val="00851DE0"/>
    <w:rsid w:val="008538AF"/>
    <w:rsid w:val="00854FC4"/>
    <w:rsid w:val="00855CD2"/>
    <w:rsid w:val="00857219"/>
    <w:rsid w:val="008575D8"/>
    <w:rsid w:val="00861277"/>
    <w:rsid w:val="00865733"/>
    <w:rsid w:val="00870AC8"/>
    <w:rsid w:val="00872E8B"/>
    <w:rsid w:val="00874E6E"/>
    <w:rsid w:val="00875BA0"/>
    <w:rsid w:val="00875FD7"/>
    <w:rsid w:val="008768CA"/>
    <w:rsid w:val="008818A7"/>
    <w:rsid w:val="00884173"/>
    <w:rsid w:val="00884E77"/>
    <w:rsid w:val="008871DE"/>
    <w:rsid w:val="008875AC"/>
    <w:rsid w:val="00890413"/>
    <w:rsid w:val="00891389"/>
    <w:rsid w:val="008965E5"/>
    <w:rsid w:val="00897BCF"/>
    <w:rsid w:val="008A6D35"/>
    <w:rsid w:val="008A711E"/>
    <w:rsid w:val="008B1B0C"/>
    <w:rsid w:val="008B3ACA"/>
    <w:rsid w:val="008B79F4"/>
    <w:rsid w:val="008C0F6B"/>
    <w:rsid w:val="008C1960"/>
    <w:rsid w:val="008C25DB"/>
    <w:rsid w:val="008C3507"/>
    <w:rsid w:val="008D0FD1"/>
    <w:rsid w:val="008D2B55"/>
    <w:rsid w:val="008D3138"/>
    <w:rsid w:val="008E39EC"/>
    <w:rsid w:val="008F001E"/>
    <w:rsid w:val="008F064F"/>
    <w:rsid w:val="008F5D54"/>
    <w:rsid w:val="00902227"/>
    <w:rsid w:val="0090260B"/>
    <w:rsid w:val="0090271F"/>
    <w:rsid w:val="009065C8"/>
    <w:rsid w:val="00907F75"/>
    <w:rsid w:val="009138E9"/>
    <w:rsid w:val="00921AA0"/>
    <w:rsid w:val="009227C2"/>
    <w:rsid w:val="00923F11"/>
    <w:rsid w:val="009301BB"/>
    <w:rsid w:val="00930B79"/>
    <w:rsid w:val="00931296"/>
    <w:rsid w:val="009334BB"/>
    <w:rsid w:val="00934A73"/>
    <w:rsid w:val="00935577"/>
    <w:rsid w:val="0093558C"/>
    <w:rsid w:val="00941E42"/>
    <w:rsid w:val="009423C7"/>
    <w:rsid w:val="00942EC2"/>
    <w:rsid w:val="0094445D"/>
    <w:rsid w:val="009516D3"/>
    <w:rsid w:val="00952A68"/>
    <w:rsid w:val="00953DA2"/>
    <w:rsid w:val="00955327"/>
    <w:rsid w:val="0095704F"/>
    <w:rsid w:val="00961B82"/>
    <w:rsid w:val="009622A9"/>
    <w:rsid w:val="00965308"/>
    <w:rsid w:val="00965EF7"/>
    <w:rsid w:val="00970141"/>
    <w:rsid w:val="009714CA"/>
    <w:rsid w:val="009721B8"/>
    <w:rsid w:val="00974C67"/>
    <w:rsid w:val="00981B58"/>
    <w:rsid w:val="00983233"/>
    <w:rsid w:val="009864F6"/>
    <w:rsid w:val="00986DDA"/>
    <w:rsid w:val="00990F4E"/>
    <w:rsid w:val="00991AFB"/>
    <w:rsid w:val="00995847"/>
    <w:rsid w:val="0099735F"/>
    <w:rsid w:val="009A62EF"/>
    <w:rsid w:val="009B0BF1"/>
    <w:rsid w:val="009B1B4B"/>
    <w:rsid w:val="009B3728"/>
    <w:rsid w:val="009B521A"/>
    <w:rsid w:val="009B6611"/>
    <w:rsid w:val="009B693B"/>
    <w:rsid w:val="009B6A81"/>
    <w:rsid w:val="009C1E96"/>
    <w:rsid w:val="009D057A"/>
    <w:rsid w:val="009D18EC"/>
    <w:rsid w:val="009D1E7D"/>
    <w:rsid w:val="009D26D1"/>
    <w:rsid w:val="009D5F1B"/>
    <w:rsid w:val="009D6012"/>
    <w:rsid w:val="009D7D28"/>
    <w:rsid w:val="009E2154"/>
    <w:rsid w:val="009E2784"/>
    <w:rsid w:val="009E2CD7"/>
    <w:rsid w:val="009E2D70"/>
    <w:rsid w:val="009E6629"/>
    <w:rsid w:val="009F1180"/>
    <w:rsid w:val="009F2859"/>
    <w:rsid w:val="009F462E"/>
    <w:rsid w:val="009F47D7"/>
    <w:rsid w:val="009F6462"/>
    <w:rsid w:val="00A00691"/>
    <w:rsid w:val="00A00C77"/>
    <w:rsid w:val="00A0243F"/>
    <w:rsid w:val="00A0771F"/>
    <w:rsid w:val="00A07774"/>
    <w:rsid w:val="00A07BE1"/>
    <w:rsid w:val="00A10327"/>
    <w:rsid w:val="00A10F02"/>
    <w:rsid w:val="00A12382"/>
    <w:rsid w:val="00A131EF"/>
    <w:rsid w:val="00A13DB4"/>
    <w:rsid w:val="00A15D67"/>
    <w:rsid w:val="00A17443"/>
    <w:rsid w:val="00A17B3F"/>
    <w:rsid w:val="00A26BC6"/>
    <w:rsid w:val="00A31B70"/>
    <w:rsid w:val="00A34947"/>
    <w:rsid w:val="00A37497"/>
    <w:rsid w:val="00A407B6"/>
    <w:rsid w:val="00A41DC3"/>
    <w:rsid w:val="00A45C82"/>
    <w:rsid w:val="00A53724"/>
    <w:rsid w:val="00A53955"/>
    <w:rsid w:val="00A542FE"/>
    <w:rsid w:val="00A65C46"/>
    <w:rsid w:val="00A708A6"/>
    <w:rsid w:val="00A709DA"/>
    <w:rsid w:val="00A7520E"/>
    <w:rsid w:val="00A75409"/>
    <w:rsid w:val="00A77C24"/>
    <w:rsid w:val="00A80D7F"/>
    <w:rsid w:val="00A80FBF"/>
    <w:rsid w:val="00A81DEA"/>
    <w:rsid w:val="00A82346"/>
    <w:rsid w:val="00A87795"/>
    <w:rsid w:val="00A919B8"/>
    <w:rsid w:val="00A9644F"/>
    <w:rsid w:val="00AA0918"/>
    <w:rsid w:val="00AA7983"/>
    <w:rsid w:val="00AB176F"/>
    <w:rsid w:val="00AB4A99"/>
    <w:rsid w:val="00AB4DF0"/>
    <w:rsid w:val="00AB5EF8"/>
    <w:rsid w:val="00AB65B6"/>
    <w:rsid w:val="00AC0F74"/>
    <w:rsid w:val="00AC108F"/>
    <w:rsid w:val="00AC55EB"/>
    <w:rsid w:val="00AC567D"/>
    <w:rsid w:val="00AC6400"/>
    <w:rsid w:val="00AD2690"/>
    <w:rsid w:val="00AD28BC"/>
    <w:rsid w:val="00AD3F4B"/>
    <w:rsid w:val="00AD455F"/>
    <w:rsid w:val="00AD4A44"/>
    <w:rsid w:val="00AD6CB8"/>
    <w:rsid w:val="00AE0318"/>
    <w:rsid w:val="00AE05AC"/>
    <w:rsid w:val="00AF6449"/>
    <w:rsid w:val="00AF6CCB"/>
    <w:rsid w:val="00B04A70"/>
    <w:rsid w:val="00B06A78"/>
    <w:rsid w:val="00B06FBE"/>
    <w:rsid w:val="00B10AFC"/>
    <w:rsid w:val="00B127A0"/>
    <w:rsid w:val="00B145AC"/>
    <w:rsid w:val="00B15449"/>
    <w:rsid w:val="00B16798"/>
    <w:rsid w:val="00B16D18"/>
    <w:rsid w:val="00B21C2E"/>
    <w:rsid w:val="00B252F2"/>
    <w:rsid w:val="00B25A4C"/>
    <w:rsid w:val="00B263CE"/>
    <w:rsid w:val="00B319CF"/>
    <w:rsid w:val="00B40D91"/>
    <w:rsid w:val="00B43743"/>
    <w:rsid w:val="00B504BC"/>
    <w:rsid w:val="00B52B1B"/>
    <w:rsid w:val="00B6083A"/>
    <w:rsid w:val="00B621B2"/>
    <w:rsid w:val="00B63A74"/>
    <w:rsid w:val="00B715F8"/>
    <w:rsid w:val="00B75BB9"/>
    <w:rsid w:val="00B75F25"/>
    <w:rsid w:val="00B7792C"/>
    <w:rsid w:val="00B8229D"/>
    <w:rsid w:val="00B82AEB"/>
    <w:rsid w:val="00B82CE5"/>
    <w:rsid w:val="00B86EFA"/>
    <w:rsid w:val="00B92E27"/>
    <w:rsid w:val="00B9590B"/>
    <w:rsid w:val="00B97089"/>
    <w:rsid w:val="00B97103"/>
    <w:rsid w:val="00B97EC2"/>
    <w:rsid w:val="00BA184D"/>
    <w:rsid w:val="00BA1FC7"/>
    <w:rsid w:val="00BA3683"/>
    <w:rsid w:val="00BA54BB"/>
    <w:rsid w:val="00BA699C"/>
    <w:rsid w:val="00BB7D37"/>
    <w:rsid w:val="00BC0F7D"/>
    <w:rsid w:val="00BC1C03"/>
    <w:rsid w:val="00BC2BB9"/>
    <w:rsid w:val="00BC2EF9"/>
    <w:rsid w:val="00BC320C"/>
    <w:rsid w:val="00BD3D70"/>
    <w:rsid w:val="00BD5F31"/>
    <w:rsid w:val="00BE15F9"/>
    <w:rsid w:val="00BE17E7"/>
    <w:rsid w:val="00BE3A71"/>
    <w:rsid w:val="00BE4CC4"/>
    <w:rsid w:val="00BE5224"/>
    <w:rsid w:val="00BF53BC"/>
    <w:rsid w:val="00BF619E"/>
    <w:rsid w:val="00BF7F4D"/>
    <w:rsid w:val="00C05B7C"/>
    <w:rsid w:val="00C05C09"/>
    <w:rsid w:val="00C101AC"/>
    <w:rsid w:val="00C11681"/>
    <w:rsid w:val="00C11CA7"/>
    <w:rsid w:val="00C13CE3"/>
    <w:rsid w:val="00C15BBB"/>
    <w:rsid w:val="00C23887"/>
    <w:rsid w:val="00C23BA7"/>
    <w:rsid w:val="00C242D9"/>
    <w:rsid w:val="00C257BF"/>
    <w:rsid w:val="00C33079"/>
    <w:rsid w:val="00C347B4"/>
    <w:rsid w:val="00C41605"/>
    <w:rsid w:val="00C416F9"/>
    <w:rsid w:val="00C47BBB"/>
    <w:rsid w:val="00C513EC"/>
    <w:rsid w:val="00C54A76"/>
    <w:rsid w:val="00C564E7"/>
    <w:rsid w:val="00C57904"/>
    <w:rsid w:val="00C61E8F"/>
    <w:rsid w:val="00C66697"/>
    <w:rsid w:val="00C74FB1"/>
    <w:rsid w:val="00C77755"/>
    <w:rsid w:val="00C845C7"/>
    <w:rsid w:val="00C90416"/>
    <w:rsid w:val="00C917A9"/>
    <w:rsid w:val="00C94A3E"/>
    <w:rsid w:val="00CA13AE"/>
    <w:rsid w:val="00CA3D0C"/>
    <w:rsid w:val="00CA624C"/>
    <w:rsid w:val="00CA63C4"/>
    <w:rsid w:val="00CB03D8"/>
    <w:rsid w:val="00CB1C54"/>
    <w:rsid w:val="00CB20D6"/>
    <w:rsid w:val="00CB404A"/>
    <w:rsid w:val="00CB510C"/>
    <w:rsid w:val="00CC02B1"/>
    <w:rsid w:val="00CC1AAA"/>
    <w:rsid w:val="00CC1BF5"/>
    <w:rsid w:val="00CD361A"/>
    <w:rsid w:val="00CD4B3B"/>
    <w:rsid w:val="00CD56F7"/>
    <w:rsid w:val="00CD5F04"/>
    <w:rsid w:val="00CD61A4"/>
    <w:rsid w:val="00CD7CC0"/>
    <w:rsid w:val="00CD7D97"/>
    <w:rsid w:val="00CE2F55"/>
    <w:rsid w:val="00CE6A8C"/>
    <w:rsid w:val="00CF0D27"/>
    <w:rsid w:val="00CF2BA7"/>
    <w:rsid w:val="00CF4A84"/>
    <w:rsid w:val="00CF60DC"/>
    <w:rsid w:val="00D02231"/>
    <w:rsid w:val="00D02652"/>
    <w:rsid w:val="00D1291E"/>
    <w:rsid w:val="00D139CE"/>
    <w:rsid w:val="00D13B9B"/>
    <w:rsid w:val="00D13E68"/>
    <w:rsid w:val="00D144E3"/>
    <w:rsid w:val="00D15714"/>
    <w:rsid w:val="00D27073"/>
    <w:rsid w:val="00D27308"/>
    <w:rsid w:val="00D3544D"/>
    <w:rsid w:val="00D3724E"/>
    <w:rsid w:val="00D406F4"/>
    <w:rsid w:val="00D40A21"/>
    <w:rsid w:val="00D4344A"/>
    <w:rsid w:val="00D43B8A"/>
    <w:rsid w:val="00D51DE8"/>
    <w:rsid w:val="00D51E70"/>
    <w:rsid w:val="00D55F61"/>
    <w:rsid w:val="00D60FCB"/>
    <w:rsid w:val="00D62C85"/>
    <w:rsid w:val="00D66712"/>
    <w:rsid w:val="00D70B50"/>
    <w:rsid w:val="00D738D6"/>
    <w:rsid w:val="00D755EB"/>
    <w:rsid w:val="00D85529"/>
    <w:rsid w:val="00D85CE5"/>
    <w:rsid w:val="00D87E00"/>
    <w:rsid w:val="00D87F97"/>
    <w:rsid w:val="00D9134D"/>
    <w:rsid w:val="00D91717"/>
    <w:rsid w:val="00D92191"/>
    <w:rsid w:val="00DA1239"/>
    <w:rsid w:val="00DA306E"/>
    <w:rsid w:val="00DA7A03"/>
    <w:rsid w:val="00DA7FEE"/>
    <w:rsid w:val="00DB0217"/>
    <w:rsid w:val="00DB17E9"/>
    <w:rsid w:val="00DB1818"/>
    <w:rsid w:val="00DB2841"/>
    <w:rsid w:val="00DB39F3"/>
    <w:rsid w:val="00DB4B23"/>
    <w:rsid w:val="00DB55D8"/>
    <w:rsid w:val="00DC309B"/>
    <w:rsid w:val="00DC3C3E"/>
    <w:rsid w:val="00DC4DA2"/>
    <w:rsid w:val="00DC4EF6"/>
    <w:rsid w:val="00DC6AEC"/>
    <w:rsid w:val="00DC6D8A"/>
    <w:rsid w:val="00DD113A"/>
    <w:rsid w:val="00DD5B36"/>
    <w:rsid w:val="00DE67CF"/>
    <w:rsid w:val="00DF1DEC"/>
    <w:rsid w:val="00DF49EF"/>
    <w:rsid w:val="00DF4E53"/>
    <w:rsid w:val="00DF62CD"/>
    <w:rsid w:val="00DF74D5"/>
    <w:rsid w:val="00E027F3"/>
    <w:rsid w:val="00E02E20"/>
    <w:rsid w:val="00E03E3A"/>
    <w:rsid w:val="00E101DB"/>
    <w:rsid w:val="00E10E87"/>
    <w:rsid w:val="00E11055"/>
    <w:rsid w:val="00E2167A"/>
    <w:rsid w:val="00E22BC9"/>
    <w:rsid w:val="00E246C8"/>
    <w:rsid w:val="00E31226"/>
    <w:rsid w:val="00E32DBA"/>
    <w:rsid w:val="00E3303A"/>
    <w:rsid w:val="00E33BE1"/>
    <w:rsid w:val="00E35363"/>
    <w:rsid w:val="00E37420"/>
    <w:rsid w:val="00E4326A"/>
    <w:rsid w:val="00E44A5D"/>
    <w:rsid w:val="00E45503"/>
    <w:rsid w:val="00E511BF"/>
    <w:rsid w:val="00E56C61"/>
    <w:rsid w:val="00E62CFC"/>
    <w:rsid w:val="00E63944"/>
    <w:rsid w:val="00E6407C"/>
    <w:rsid w:val="00E6594E"/>
    <w:rsid w:val="00E6671F"/>
    <w:rsid w:val="00E67784"/>
    <w:rsid w:val="00E67C26"/>
    <w:rsid w:val="00E70F08"/>
    <w:rsid w:val="00E712A5"/>
    <w:rsid w:val="00E74718"/>
    <w:rsid w:val="00E77645"/>
    <w:rsid w:val="00E829E3"/>
    <w:rsid w:val="00E82EF4"/>
    <w:rsid w:val="00E83BC1"/>
    <w:rsid w:val="00E83BF9"/>
    <w:rsid w:val="00E8520F"/>
    <w:rsid w:val="00E92A47"/>
    <w:rsid w:val="00E93ADD"/>
    <w:rsid w:val="00E94624"/>
    <w:rsid w:val="00E94B0B"/>
    <w:rsid w:val="00E96A70"/>
    <w:rsid w:val="00EA3A15"/>
    <w:rsid w:val="00EA3E51"/>
    <w:rsid w:val="00EA3ED4"/>
    <w:rsid w:val="00EA3EDA"/>
    <w:rsid w:val="00EA53DA"/>
    <w:rsid w:val="00EA6599"/>
    <w:rsid w:val="00EA7D8E"/>
    <w:rsid w:val="00EB04D5"/>
    <w:rsid w:val="00EB364F"/>
    <w:rsid w:val="00EB53FF"/>
    <w:rsid w:val="00EB7DCF"/>
    <w:rsid w:val="00EB7FC8"/>
    <w:rsid w:val="00EC0A20"/>
    <w:rsid w:val="00EC3ED4"/>
    <w:rsid w:val="00EC47F1"/>
    <w:rsid w:val="00EC48DF"/>
    <w:rsid w:val="00EC4A25"/>
    <w:rsid w:val="00ED0369"/>
    <w:rsid w:val="00ED0653"/>
    <w:rsid w:val="00ED221F"/>
    <w:rsid w:val="00ED2421"/>
    <w:rsid w:val="00ED59CF"/>
    <w:rsid w:val="00ED69C4"/>
    <w:rsid w:val="00EE1044"/>
    <w:rsid w:val="00EE2068"/>
    <w:rsid w:val="00EE47D9"/>
    <w:rsid w:val="00EE6189"/>
    <w:rsid w:val="00EF0846"/>
    <w:rsid w:val="00EF48BA"/>
    <w:rsid w:val="00EF5F76"/>
    <w:rsid w:val="00EF65F2"/>
    <w:rsid w:val="00F025A2"/>
    <w:rsid w:val="00F05350"/>
    <w:rsid w:val="00F0601F"/>
    <w:rsid w:val="00F0656B"/>
    <w:rsid w:val="00F06EA8"/>
    <w:rsid w:val="00F113F0"/>
    <w:rsid w:val="00F11E90"/>
    <w:rsid w:val="00F125A5"/>
    <w:rsid w:val="00F22EC7"/>
    <w:rsid w:val="00F25187"/>
    <w:rsid w:val="00F2555B"/>
    <w:rsid w:val="00F32C2B"/>
    <w:rsid w:val="00F3325A"/>
    <w:rsid w:val="00F33779"/>
    <w:rsid w:val="00F366BB"/>
    <w:rsid w:val="00F370D8"/>
    <w:rsid w:val="00F457EE"/>
    <w:rsid w:val="00F51DE4"/>
    <w:rsid w:val="00F62C9E"/>
    <w:rsid w:val="00F653B8"/>
    <w:rsid w:val="00F65C42"/>
    <w:rsid w:val="00F706CF"/>
    <w:rsid w:val="00F75E92"/>
    <w:rsid w:val="00F8204A"/>
    <w:rsid w:val="00F853D0"/>
    <w:rsid w:val="00F85DCF"/>
    <w:rsid w:val="00F866B6"/>
    <w:rsid w:val="00F87860"/>
    <w:rsid w:val="00F910D8"/>
    <w:rsid w:val="00F912EF"/>
    <w:rsid w:val="00F9276A"/>
    <w:rsid w:val="00F92D8D"/>
    <w:rsid w:val="00F95184"/>
    <w:rsid w:val="00FA084A"/>
    <w:rsid w:val="00FA0B87"/>
    <w:rsid w:val="00FA1266"/>
    <w:rsid w:val="00FB0252"/>
    <w:rsid w:val="00FB28D6"/>
    <w:rsid w:val="00FB2CFE"/>
    <w:rsid w:val="00FB38FA"/>
    <w:rsid w:val="00FB4568"/>
    <w:rsid w:val="00FB53CB"/>
    <w:rsid w:val="00FC1192"/>
    <w:rsid w:val="00FC536F"/>
    <w:rsid w:val="00FC66AE"/>
    <w:rsid w:val="00FC6CBB"/>
    <w:rsid w:val="00FC7CDA"/>
    <w:rsid w:val="00FD1119"/>
    <w:rsid w:val="00FD4A4B"/>
    <w:rsid w:val="00FE2CBB"/>
    <w:rsid w:val="00FE369F"/>
    <w:rsid w:val="00FE48E0"/>
    <w:rsid w:val="00FF0F9F"/>
    <w:rsid w:val="00FF72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v:textbox inset="5.85pt,.7pt,5.85pt,.7pt"/>
    </o:shapedefaults>
    <o:shapelayout v:ext="edit">
      <o:idmap v:ext="edit" data="2"/>
    </o:shapelayout>
  </w:shapeDefaults>
  <w:decimalSymbol w:val=","/>
  <w:listSeparator w:val=";"/>
  <w14:docId w14:val="09D43E5E"/>
  <w15:chartTrackingRefBased/>
  <w15:docId w15:val="{9E1A26E8-60C1-49BB-BC16-9908E748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656B"/>
    <w:pPr>
      <w:overflowPunct w:val="0"/>
      <w:autoSpaceDE w:val="0"/>
      <w:autoSpaceDN w:val="0"/>
      <w:adjustRightInd w:val="0"/>
      <w:spacing w:after="180"/>
      <w:textAlignment w:val="baseline"/>
    </w:pPr>
    <w:rPr>
      <w:lang w:eastAsia="en-US"/>
    </w:rPr>
  </w:style>
  <w:style w:type="paragraph" w:styleId="Heading1">
    <w:name w:val="heading 1"/>
    <w:next w:val="Normal"/>
    <w:qFormat/>
    <w:rsid w:val="00F0656B"/>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qFormat/>
    <w:rsid w:val="00F0656B"/>
    <w:pPr>
      <w:pBdr>
        <w:top w:val="none" w:sz="0" w:space="0" w:color="auto"/>
      </w:pBdr>
      <w:spacing w:before="180"/>
      <w:outlineLvl w:val="1"/>
    </w:pPr>
    <w:rPr>
      <w:sz w:val="32"/>
    </w:rPr>
  </w:style>
  <w:style w:type="paragraph" w:styleId="Heading3">
    <w:name w:val="heading 3"/>
    <w:basedOn w:val="Heading2"/>
    <w:next w:val="Normal"/>
    <w:link w:val="Heading3Char"/>
    <w:qFormat/>
    <w:rsid w:val="00F0656B"/>
    <w:pPr>
      <w:spacing w:before="120"/>
      <w:outlineLvl w:val="2"/>
    </w:pPr>
    <w:rPr>
      <w:sz w:val="28"/>
    </w:rPr>
  </w:style>
  <w:style w:type="paragraph" w:styleId="Heading4">
    <w:name w:val="heading 4"/>
    <w:basedOn w:val="Heading3"/>
    <w:next w:val="Normal"/>
    <w:qFormat/>
    <w:rsid w:val="00F0656B"/>
    <w:pPr>
      <w:ind w:left="1418" w:hanging="1418"/>
      <w:outlineLvl w:val="3"/>
    </w:pPr>
    <w:rPr>
      <w:sz w:val="24"/>
    </w:rPr>
  </w:style>
  <w:style w:type="paragraph" w:styleId="Heading5">
    <w:name w:val="heading 5"/>
    <w:basedOn w:val="Heading4"/>
    <w:next w:val="Normal"/>
    <w:qFormat/>
    <w:rsid w:val="00F0656B"/>
    <w:pPr>
      <w:ind w:left="1701" w:hanging="1701"/>
      <w:outlineLvl w:val="4"/>
    </w:pPr>
    <w:rPr>
      <w:sz w:val="22"/>
    </w:rPr>
  </w:style>
  <w:style w:type="paragraph" w:styleId="Heading6">
    <w:name w:val="heading 6"/>
    <w:basedOn w:val="H6"/>
    <w:next w:val="Normal"/>
    <w:link w:val="Heading6Char"/>
    <w:qFormat/>
    <w:rsid w:val="00F0656B"/>
    <w:pPr>
      <w:outlineLvl w:val="5"/>
    </w:pPr>
  </w:style>
  <w:style w:type="paragraph" w:styleId="Heading7">
    <w:name w:val="heading 7"/>
    <w:basedOn w:val="H6"/>
    <w:next w:val="Normal"/>
    <w:qFormat/>
    <w:rsid w:val="00F0656B"/>
    <w:pPr>
      <w:outlineLvl w:val="6"/>
    </w:pPr>
  </w:style>
  <w:style w:type="paragraph" w:styleId="Heading8">
    <w:name w:val="heading 8"/>
    <w:basedOn w:val="Heading1"/>
    <w:next w:val="Normal"/>
    <w:qFormat/>
    <w:rsid w:val="00F0656B"/>
    <w:pPr>
      <w:ind w:left="0" w:firstLine="0"/>
      <w:outlineLvl w:val="7"/>
    </w:pPr>
  </w:style>
  <w:style w:type="paragraph" w:styleId="Heading9">
    <w:name w:val="heading 9"/>
    <w:basedOn w:val="Heading8"/>
    <w:next w:val="Normal"/>
    <w:qFormat/>
    <w:rsid w:val="00F0656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47CFF"/>
    <w:rPr>
      <w:rFonts w:ascii="Arial" w:hAnsi="Arial"/>
      <w:sz w:val="28"/>
      <w:lang w:eastAsia="en-US"/>
    </w:rPr>
  </w:style>
  <w:style w:type="paragraph" w:customStyle="1" w:styleId="H6">
    <w:name w:val="H6"/>
    <w:basedOn w:val="Heading5"/>
    <w:next w:val="Normal"/>
    <w:rsid w:val="00F0656B"/>
    <w:pPr>
      <w:ind w:left="1985" w:hanging="1985"/>
      <w:outlineLvl w:val="9"/>
    </w:pPr>
    <w:rPr>
      <w:sz w:val="20"/>
    </w:rPr>
  </w:style>
  <w:style w:type="paragraph" w:styleId="TOC9">
    <w:name w:val="toc 9"/>
    <w:basedOn w:val="TOC8"/>
    <w:uiPriority w:val="39"/>
    <w:rsid w:val="00F0656B"/>
    <w:pPr>
      <w:ind w:left="1418" w:hanging="1418"/>
    </w:pPr>
  </w:style>
  <w:style w:type="paragraph" w:styleId="TOC8">
    <w:name w:val="toc 8"/>
    <w:basedOn w:val="TOC1"/>
    <w:uiPriority w:val="39"/>
    <w:rsid w:val="00F0656B"/>
    <w:pPr>
      <w:spacing w:before="180"/>
      <w:ind w:left="2693" w:hanging="2693"/>
    </w:pPr>
    <w:rPr>
      <w:b/>
    </w:rPr>
  </w:style>
  <w:style w:type="paragraph" w:styleId="TOC1">
    <w:name w:val="toc 1"/>
    <w:uiPriority w:val="39"/>
    <w:rsid w:val="00F0656B"/>
    <w:pPr>
      <w:keepLines/>
      <w:widowControl w:val="0"/>
      <w:tabs>
        <w:tab w:val="right" w:leader="dot" w:pos="9639"/>
      </w:tabs>
      <w:overflowPunct w:val="0"/>
      <w:autoSpaceDE w:val="0"/>
      <w:autoSpaceDN w:val="0"/>
      <w:adjustRightInd w:val="0"/>
      <w:spacing w:before="120"/>
      <w:ind w:left="567" w:right="425" w:hanging="567"/>
      <w:textAlignment w:val="baseline"/>
    </w:pPr>
    <w:rPr>
      <w:sz w:val="22"/>
      <w:lang w:eastAsia="en-US"/>
    </w:rPr>
  </w:style>
  <w:style w:type="paragraph" w:customStyle="1" w:styleId="EQ">
    <w:name w:val="EQ"/>
    <w:basedOn w:val="Normal"/>
    <w:next w:val="Normal"/>
    <w:rsid w:val="00F0656B"/>
    <w:pPr>
      <w:keepLines/>
      <w:tabs>
        <w:tab w:val="center" w:pos="4536"/>
        <w:tab w:val="right" w:pos="9072"/>
      </w:tabs>
    </w:pPr>
  </w:style>
  <w:style w:type="character" w:customStyle="1" w:styleId="ZGSM">
    <w:name w:val="ZGSM"/>
    <w:rsid w:val="00F0656B"/>
  </w:style>
  <w:style w:type="paragraph" w:styleId="Header">
    <w:name w:val="header"/>
    <w:rsid w:val="00F0656B"/>
    <w:pPr>
      <w:widowControl w:val="0"/>
      <w:overflowPunct w:val="0"/>
      <w:autoSpaceDE w:val="0"/>
      <w:autoSpaceDN w:val="0"/>
      <w:adjustRightInd w:val="0"/>
      <w:textAlignment w:val="baseline"/>
    </w:pPr>
    <w:rPr>
      <w:rFonts w:ascii="Arial" w:hAnsi="Arial"/>
      <w:b/>
      <w:sz w:val="18"/>
      <w:lang w:eastAsia="en-US"/>
    </w:rPr>
  </w:style>
  <w:style w:type="paragraph" w:customStyle="1" w:styleId="ZD">
    <w:name w:val="ZD"/>
    <w:rsid w:val="00F0656B"/>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uiPriority w:val="39"/>
    <w:rsid w:val="00F0656B"/>
    <w:pPr>
      <w:ind w:left="1701" w:hanging="1701"/>
    </w:pPr>
  </w:style>
  <w:style w:type="paragraph" w:styleId="TOC4">
    <w:name w:val="toc 4"/>
    <w:basedOn w:val="TOC3"/>
    <w:uiPriority w:val="39"/>
    <w:rsid w:val="00F0656B"/>
    <w:pPr>
      <w:ind w:left="1418" w:hanging="1418"/>
    </w:pPr>
  </w:style>
  <w:style w:type="paragraph" w:styleId="TOC3">
    <w:name w:val="toc 3"/>
    <w:basedOn w:val="TOC2"/>
    <w:uiPriority w:val="39"/>
    <w:rsid w:val="00F0656B"/>
    <w:pPr>
      <w:ind w:left="1134" w:hanging="1134"/>
    </w:pPr>
  </w:style>
  <w:style w:type="paragraph" w:styleId="TOC2">
    <w:name w:val="toc 2"/>
    <w:basedOn w:val="TOC1"/>
    <w:uiPriority w:val="39"/>
    <w:rsid w:val="00F0656B"/>
    <w:pPr>
      <w:spacing w:before="0"/>
      <w:ind w:left="851" w:hanging="851"/>
    </w:pPr>
    <w:rPr>
      <w:sz w:val="20"/>
    </w:rPr>
  </w:style>
  <w:style w:type="paragraph" w:styleId="Footer">
    <w:name w:val="footer"/>
    <w:basedOn w:val="Header"/>
    <w:rsid w:val="00F0656B"/>
    <w:pPr>
      <w:jc w:val="center"/>
    </w:pPr>
    <w:rPr>
      <w:i/>
    </w:rPr>
  </w:style>
  <w:style w:type="paragraph" w:customStyle="1" w:styleId="TT">
    <w:name w:val="TT"/>
    <w:basedOn w:val="Heading1"/>
    <w:next w:val="Normal"/>
    <w:rsid w:val="00F0656B"/>
    <w:pPr>
      <w:outlineLvl w:val="9"/>
    </w:pPr>
  </w:style>
  <w:style w:type="paragraph" w:customStyle="1" w:styleId="NF">
    <w:name w:val="NF"/>
    <w:basedOn w:val="NO"/>
    <w:rsid w:val="00F0656B"/>
    <w:pPr>
      <w:keepNext/>
      <w:spacing w:after="0"/>
    </w:pPr>
    <w:rPr>
      <w:rFonts w:ascii="Arial" w:hAnsi="Arial"/>
      <w:sz w:val="18"/>
    </w:rPr>
  </w:style>
  <w:style w:type="paragraph" w:customStyle="1" w:styleId="NO">
    <w:name w:val="NO"/>
    <w:basedOn w:val="Normal"/>
    <w:link w:val="NOZchn"/>
    <w:qFormat/>
    <w:rsid w:val="00F0656B"/>
    <w:pPr>
      <w:keepLines/>
      <w:ind w:left="1135" w:hanging="851"/>
    </w:pPr>
  </w:style>
  <w:style w:type="character" w:customStyle="1" w:styleId="NOZchn">
    <w:name w:val="NO Zchn"/>
    <w:link w:val="NO"/>
    <w:rsid w:val="00513D74"/>
    <w:rPr>
      <w:lang w:eastAsia="en-US"/>
    </w:rPr>
  </w:style>
  <w:style w:type="paragraph" w:customStyle="1" w:styleId="PL">
    <w:name w:val="PL"/>
    <w:rsid w:val="00F0656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sz w:val="16"/>
      <w:lang w:eastAsia="en-US"/>
    </w:rPr>
  </w:style>
  <w:style w:type="paragraph" w:customStyle="1" w:styleId="TAR">
    <w:name w:val="TAR"/>
    <w:basedOn w:val="TAL"/>
    <w:rsid w:val="00F0656B"/>
    <w:pPr>
      <w:jc w:val="right"/>
    </w:pPr>
  </w:style>
  <w:style w:type="paragraph" w:customStyle="1" w:styleId="TAL">
    <w:name w:val="TAL"/>
    <w:basedOn w:val="Normal"/>
    <w:link w:val="TALCar"/>
    <w:rsid w:val="00F0656B"/>
    <w:pPr>
      <w:keepNext/>
      <w:keepLines/>
      <w:spacing w:after="0"/>
    </w:pPr>
    <w:rPr>
      <w:rFonts w:ascii="Arial" w:hAnsi="Arial"/>
      <w:sz w:val="18"/>
      <w:lang w:eastAsia="x-none"/>
    </w:rPr>
  </w:style>
  <w:style w:type="paragraph" w:customStyle="1" w:styleId="TAH">
    <w:name w:val="TAH"/>
    <w:basedOn w:val="TAC"/>
    <w:rsid w:val="00F0656B"/>
    <w:rPr>
      <w:b/>
    </w:rPr>
  </w:style>
  <w:style w:type="paragraph" w:customStyle="1" w:styleId="TAC">
    <w:name w:val="TAC"/>
    <w:basedOn w:val="TAL"/>
    <w:rsid w:val="00F0656B"/>
    <w:pPr>
      <w:jc w:val="center"/>
    </w:pPr>
  </w:style>
  <w:style w:type="paragraph" w:customStyle="1" w:styleId="LD">
    <w:name w:val="LD"/>
    <w:rsid w:val="00F0656B"/>
    <w:pPr>
      <w:keepNext/>
      <w:keepLines/>
      <w:overflowPunct w:val="0"/>
      <w:autoSpaceDE w:val="0"/>
      <w:autoSpaceDN w:val="0"/>
      <w:adjustRightInd w:val="0"/>
      <w:spacing w:line="180" w:lineRule="exact"/>
      <w:textAlignment w:val="baseline"/>
    </w:pPr>
    <w:rPr>
      <w:rFonts w:ascii="Courier New" w:hAnsi="Courier New"/>
      <w:lang w:eastAsia="en-US"/>
    </w:rPr>
  </w:style>
  <w:style w:type="paragraph" w:customStyle="1" w:styleId="EX">
    <w:name w:val="EX"/>
    <w:basedOn w:val="Normal"/>
    <w:link w:val="EXChar"/>
    <w:qFormat/>
    <w:rsid w:val="00F0656B"/>
    <w:pPr>
      <w:keepLines/>
      <w:ind w:left="1702" w:hanging="1418"/>
    </w:pPr>
  </w:style>
  <w:style w:type="paragraph" w:customStyle="1" w:styleId="FP">
    <w:name w:val="FP"/>
    <w:basedOn w:val="Normal"/>
    <w:rsid w:val="00F0656B"/>
    <w:pPr>
      <w:spacing w:after="0"/>
    </w:pPr>
  </w:style>
  <w:style w:type="paragraph" w:customStyle="1" w:styleId="NW">
    <w:name w:val="NW"/>
    <w:basedOn w:val="NO"/>
    <w:rsid w:val="00F0656B"/>
    <w:pPr>
      <w:spacing w:after="0"/>
    </w:pPr>
  </w:style>
  <w:style w:type="paragraph" w:customStyle="1" w:styleId="EW">
    <w:name w:val="EW"/>
    <w:basedOn w:val="EX"/>
    <w:rsid w:val="00F0656B"/>
    <w:pPr>
      <w:spacing w:after="0"/>
    </w:pPr>
  </w:style>
  <w:style w:type="paragraph" w:customStyle="1" w:styleId="B1">
    <w:name w:val="B1"/>
    <w:basedOn w:val="List"/>
    <w:link w:val="B1Char"/>
    <w:qFormat/>
    <w:rsid w:val="00F0656B"/>
  </w:style>
  <w:style w:type="paragraph" w:styleId="List">
    <w:name w:val="List"/>
    <w:basedOn w:val="Normal"/>
    <w:rsid w:val="00F0656B"/>
    <w:pPr>
      <w:ind w:left="568" w:hanging="284"/>
    </w:pPr>
  </w:style>
  <w:style w:type="character" w:customStyle="1" w:styleId="B1Char">
    <w:name w:val="B1 Char"/>
    <w:link w:val="B1"/>
    <w:qFormat/>
    <w:rsid w:val="00884E77"/>
    <w:rPr>
      <w:lang w:eastAsia="en-US"/>
    </w:rPr>
  </w:style>
  <w:style w:type="paragraph" w:styleId="TOC6">
    <w:name w:val="toc 6"/>
    <w:basedOn w:val="TOC5"/>
    <w:next w:val="Normal"/>
    <w:uiPriority w:val="39"/>
    <w:rsid w:val="00F0656B"/>
    <w:pPr>
      <w:ind w:left="1985" w:hanging="1985"/>
    </w:pPr>
  </w:style>
  <w:style w:type="paragraph" w:styleId="TOC7">
    <w:name w:val="toc 7"/>
    <w:basedOn w:val="TOC6"/>
    <w:next w:val="Normal"/>
    <w:uiPriority w:val="39"/>
    <w:rsid w:val="00F0656B"/>
    <w:pPr>
      <w:ind w:left="2268" w:hanging="2268"/>
    </w:pPr>
  </w:style>
  <w:style w:type="paragraph" w:customStyle="1" w:styleId="TH">
    <w:name w:val="TH"/>
    <w:basedOn w:val="Normal"/>
    <w:rsid w:val="00F0656B"/>
    <w:pPr>
      <w:keepNext/>
      <w:keepLines/>
      <w:spacing w:before="60"/>
      <w:jc w:val="center"/>
    </w:pPr>
    <w:rPr>
      <w:rFonts w:ascii="Arial" w:hAnsi="Arial"/>
      <w:b/>
    </w:rPr>
  </w:style>
  <w:style w:type="paragraph" w:customStyle="1" w:styleId="ZA">
    <w:name w:val="ZA"/>
    <w:rsid w:val="00F0656B"/>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F0656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F0656B"/>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eastAsia="en-US"/>
    </w:rPr>
  </w:style>
  <w:style w:type="paragraph" w:customStyle="1" w:styleId="ZU">
    <w:name w:val="ZU"/>
    <w:rsid w:val="00F0656B"/>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F0656B"/>
    <w:pPr>
      <w:ind w:left="851" w:hanging="851"/>
    </w:pPr>
  </w:style>
  <w:style w:type="paragraph" w:customStyle="1" w:styleId="ZH">
    <w:name w:val="ZH"/>
    <w:rsid w:val="00F0656B"/>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TH"/>
    <w:rsid w:val="00F0656B"/>
    <w:pPr>
      <w:keepNext w:val="0"/>
      <w:spacing w:before="0" w:after="240"/>
    </w:pPr>
  </w:style>
  <w:style w:type="paragraph" w:customStyle="1" w:styleId="ZG">
    <w:name w:val="ZG"/>
    <w:rsid w:val="00F0656B"/>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customStyle="1" w:styleId="B2">
    <w:name w:val="B2"/>
    <w:basedOn w:val="List2"/>
    <w:link w:val="B2Char"/>
    <w:qFormat/>
    <w:rsid w:val="00F0656B"/>
  </w:style>
  <w:style w:type="paragraph" w:styleId="List2">
    <w:name w:val="List 2"/>
    <w:basedOn w:val="List"/>
    <w:rsid w:val="00F0656B"/>
    <w:pPr>
      <w:ind w:left="851"/>
    </w:pPr>
  </w:style>
  <w:style w:type="paragraph" w:customStyle="1" w:styleId="B3">
    <w:name w:val="B3"/>
    <w:basedOn w:val="List3"/>
    <w:rsid w:val="00F0656B"/>
  </w:style>
  <w:style w:type="paragraph" w:styleId="List3">
    <w:name w:val="List 3"/>
    <w:basedOn w:val="List2"/>
    <w:rsid w:val="00F0656B"/>
    <w:pPr>
      <w:ind w:left="1135"/>
    </w:pPr>
  </w:style>
  <w:style w:type="paragraph" w:customStyle="1" w:styleId="B4">
    <w:name w:val="B4"/>
    <w:basedOn w:val="List4"/>
    <w:rsid w:val="00F0656B"/>
  </w:style>
  <w:style w:type="paragraph" w:styleId="List4">
    <w:name w:val="List 4"/>
    <w:basedOn w:val="List3"/>
    <w:rsid w:val="00F0656B"/>
    <w:pPr>
      <w:ind w:left="1418"/>
    </w:pPr>
  </w:style>
  <w:style w:type="paragraph" w:customStyle="1" w:styleId="B5">
    <w:name w:val="B5"/>
    <w:basedOn w:val="List5"/>
    <w:rsid w:val="00F0656B"/>
  </w:style>
  <w:style w:type="paragraph" w:styleId="List5">
    <w:name w:val="List 5"/>
    <w:basedOn w:val="List4"/>
    <w:rsid w:val="00F0656B"/>
    <w:pPr>
      <w:ind w:left="1702"/>
    </w:pPr>
  </w:style>
  <w:style w:type="paragraph" w:customStyle="1" w:styleId="ZTD">
    <w:name w:val="ZTD"/>
    <w:basedOn w:val="ZB"/>
    <w:rsid w:val="00F0656B"/>
    <w:pPr>
      <w:framePr w:hRule="auto" w:wrap="notBeside" w:y="852"/>
    </w:pPr>
    <w:rPr>
      <w:i w:val="0"/>
      <w:sz w:val="40"/>
    </w:rPr>
  </w:style>
  <w:style w:type="paragraph" w:customStyle="1" w:styleId="ZV">
    <w:name w:val="ZV"/>
    <w:basedOn w:val="ZU"/>
    <w:rsid w:val="00F0656B"/>
    <w:pPr>
      <w:framePr w:wrap="notBeside" w:y="16161"/>
    </w:pPr>
  </w:style>
  <w:style w:type="character" w:styleId="Hyperlink">
    <w:name w:val="Hyperlink"/>
    <w:uiPriority w:val="99"/>
    <w:unhideWhenUsed/>
    <w:rsid w:val="00130D01"/>
    <w:rPr>
      <w:color w:val="0000FF"/>
      <w:u w:val="single"/>
    </w:rPr>
  </w:style>
  <w:style w:type="paragraph" w:styleId="BalloonText">
    <w:name w:val="Balloon Text"/>
    <w:basedOn w:val="Normal"/>
    <w:link w:val="BalloonTextChar"/>
    <w:rsid w:val="004564B7"/>
    <w:pPr>
      <w:spacing w:after="0"/>
    </w:pPr>
    <w:rPr>
      <w:rFonts w:ascii="Segoe UI" w:hAnsi="Segoe UI"/>
      <w:sz w:val="18"/>
      <w:szCs w:val="18"/>
    </w:rPr>
  </w:style>
  <w:style w:type="character" w:customStyle="1" w:styleId="BalloonTextChar">
    <w:name w:val="Balloon Text Char"/>
    <w:link w:val="BalloonText"/>
    <w:rsid w:val="004564B7"/>
    <w:rPr>
      <w:rFonts w:ascii="Segoe UI" w:hAnsi="Segoe UI"/>
      <w:sz w:val="18"/>
      <w:szCs w:val="18"/>
      <w:lang w:eastAsia="en-US"/>
    </w:rPr>
  </w:style>
  <w:style w:type="character" w:styleId="CommentReference">
    <w:name w:val="annotation reference"/>
    <w:rsid w:val="00F9276A"/>
    <w:rPr>
      <w:sz w:val="16"/>
    </w:rPr>
  </w:style>
  <w:style w:type="paragraph" w:styleId="CommentText">
    <w:name w:val="annotation text"/>
    <w:basedOn w:val="Normal"/>
    <w:link w:val="CommentTextChar"/>
    <w:rsid w:val="00F9276A"/>
  </w:style>
  <w:style w:type="character" w:customStyle="1" w:styleId="CommentTextChar">
    <w:name w:val="Comment Text Char"/>
    <w:link w:val="CommentText"/>
    <w:rsid w:val="00F9276A"/>
    <w:rPr>
      <w:lang w:eastAsia="en-US"/>
    </w:rPr>
  </w:style>
  <w:style w:type="character" w:styleId="FootnoteReference">
    <w:name w:val="footnote reference"/>
    <w:rsid w:val="00F0656B"/>
    <w:rPr>
      <w:b/>
      <w:position w:val="6"/>
      <w:sz w:val="16"/>
    </w:rPr>
  </w:style>
  <w:style w:type="paragraph" w:styleId="FootnoteText">
    <w:name w:val="footnote text"/>
    <w:basedOn w:val="Normal"/>
    <w:link w:val="FootnoteTextChar"/>
    <w:rsid w:val="00F0656B"/>
    <w:pPr>
      <w:keepLines/>
      <w:ind w:left="454" w:hanging="454"/>
    </w:pPr>
    <w:rPr>
      <w:sz w:val="16"/>
    </w:rPr>
  </w:style>
  <w:style w:type="character" w:customStyle="1" w:styleId="FootnoteTextChar">
    <w:name w:val="Footnote Text Char"/>
    <w:link w:val="FootnoteText"/>
    <w:rsid w:val="002764D2"/>
    <w:rPr>
      <w:sz w:val="16"/>
      <w:lang w:eastAsia="en-US"/>
    </w:rPr>
  </w:style>
  <w:style w:type="paragraph" w:styleId="Index1">
    <w:name w:val="index 1"/>
    <w:basedOn w:val="Normal"/>
    <w:rsid w:val="00F0656B"/>
    <w:pPr>
      <w:keepLines/>
    </w:pPr>
  </w:style>
  <w:style w:type="paragraph" w:styleId="Index2">
    <w:name w:val="index 2"/>
    <w:basedOn w:val="Index1"/>
    <w:rsid w:val="00F0656B"/>
    <w:pPr>
      <w:ind w:left="284"/>
    </w:pPr>
  </w:style>
  <w:style w:type="paragraph" w:styleId="ListBullet">
    <w:name w:val="List Bullet"/>
    <w:basedOn w:val="List"/>
    <w:rsid w:val="00F0656B"/>
  </w:style>
  <w:style w:type="paragraph" w:styleId="ListBullet2">
    <w:name w:val="List Bullet 2"/>
    <w:basedOn w:val="ListBullet"/>
    <w:rsid w:val="00F0656B"/>
    <w:pPr>
      <w:ind w:left="851"/>
    </w:pPr>
  </w:style>
  <w:style w:type="paragraph" w:styleId="ListBullet3">
    <w:name w:val="List Bullet 3"/>
    <w:basedOn w:val="ListBullet2"/>
    <w:rsid w:val="00F0656B"/>
    <w:pPr>
      <w:ind w:left="1135"/>
    </w:pPr>
  </w:style>
  <w:style w:type="paragraph" w:styleId="ListBullet4">
    <w:name w:val="List Bullet 4"/>
    <w:basedOn w:val="ListBullet3"/>
    <w:rsid w:val="00F0656B"/>
    <w:pPr>
      <w:ind w:left="1418"/>
    </w:pPr>
  </w:style>
  <w:style w:type="paragraph" w:styleId="ListBullet5">
    <w:name w:val="List Bullet 5"/>
    <w:basedOn w:val="ListBullet4"/>
    <w:rsid w:val="00F0656B"/>
    <w:pPr>
      <w:ind w:left="1702"/>
    </w:pPr>
  </w:style>
  <w:style w:type="paragraph" w:styleId="ListNumber">
    <w:name w:val="List Number"/>
    <w:basedOn w:val="List"/>
    <w:rsid w:val="00F0656B"/>
  </w:style>
  <w:style w:type="paragraph" w:styleId="ListNumber2">
    <w:name w:val="List Number 2"/>
    <w:basedOn w:val="ListNumber"/>
    <w:rsid w:val="00F0656B"/>
    <w:pPr>
      <w:ind w:left="851"/>
    </w:pPr>
  </w:style>
  <w:style w:type="paragraph" w:customStyle="1" w:styleId="FL">
    <w:name w:val="FL"/>
    <w:basedOn w:val="Normal"/>
    <w:rsid w:val="00F0656B"/>
    <w:pPr>
      <w:keepNext/>
      <w:keepLines/>
      <w:spacing w:before="60"/>
      <w:jc w:val="center"/>
    </w:pPr>
    <w:rPr>
      <w:rFonts w:ascii="Arial" w:hAnsi="Arial"/>
      <w:b/>
    </w:rPr>
  </w:style>
  <w:style w:type="paragraph" w:styleId="CommentSubject">
    <w:name w:val="annotation subject"/>
    <w:basedOn w:val="CommentText"/>
    <w:next w:val="CommentText"/>
    <w:link w:val="CommentSubjectChar"/>
    <w:rsid w:val="00153AE5"/>
    <w:rPr>
      <w:b/>
      <w:bCs/>
    </w:rPr>
  </w:style>
  <w:style w:type="character" w:customStyle="1" w:styleId="CommentSubjectChar">
    <w:name w:val="Comment Subject Char"/>
    <w:link w:val="CommentSubject"/>
    <w:rsid w:val="00153AE5"/>
    <w:rPr>
      <w:b/>
      <w:bCs/>
      <w:lang w:eastAsia="en-US"/>
    </w:rPr>
  </w:style>
  <w:style w:type="paragraph" w:styleId="Revision">
    <w:name w:val="Revision"/>
    <w:hidden/>
    <w:uiPriority w:val="99"/>
    <w:semiHidden/>
    <w:rsid w:val="00153AE5"/>
    <w:rPr>
      <w:lang w:eastAsia="en-US"/>
    </w:rPr>
  </w:style>
  <w:style w:type="paragraph" w:styleId="ListParagraph">
    <w:name w:val="List Paragraph"/>
    <w:basedOn w:val="Normal"/>
    <w:uiPriority w:val="34"/>
    <w:qFormat/>
    <w:rsid w:val="00B63A74"/>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EditorsNoteCharChar">
    <w:name w:val="Editor's Note Char Char"/>
    <w:rsid w:val="002A610A"/>
    <w:rPr>
      <w:rFonts w:ascii="Times New Roman" w:hAnsi="Times New Roman" w:cs="Times New Roman"/>
      <w:color w:val="FF0000"/>
      <w:sz w:val="20"/>
      <w:szCs w:val="20"/>
      <w:lang w:val="en-GB"/>
    </w:rPr>
  </w:style>
  <w:style w:type="character" w:styleId="FollowedHyperlink">
    <w:name w:val="FollowedHyperlink"/>
    <w:rsid w:val="00B40D91"/>
    <w:rPr>
      <w:color w:val="954F72"/>
      <w:u w:val="single"/>
    </w:rPr>
  </w:style>
  <w:style w:type="paragraph" w:customStyle="1" w:styleId="EditorsNote">
    <w:name w:val="Editor's Note"/>
    <w:aliases w:val="EN"/>
    <w:basedOn w:val="NO"/>
    <w:link w:val="ENChar"/>
    <w:qFormat/>
    <w:rsid w:val="00F0656B"/>
    <w:rPr>
      <w:color w:val="FF0000"/>
    </w:rPr>
  </w:style>
  <w:style w:type="character" w:customStyle="1" w:styleId="TALCar">
    <w:name w:val="TAL Car"/>
    <w:link w:val="TAL"/>
    <w:rsid w:val="00701D85"/>
    <w:rPr>
      <w:rFonts w:ascii="Arial" w:hAnsi="Arial"/>
      <w:sz w:val="18"/>
      <w:lang w:eastAsia="x-none"/>
    </w:rPr>
  </w:style>
  <w:style w:type="character" w:customStyle="1" w:styleId="EXChar">
    <w:name w:val="EX Char"/>
    <w:link w:val="EX"/>
    <w:qFormat/>
    <w:locked/>
    <w:rsid w:val="008871DE"/>
    <w:rPr>
      <w:lang w:eastAsia="en-US"/>
    </w:rPr>
  </w:style>
  <w:style w:type="character" w:customStyle="1" w:styleId="B2Char">
    <w:name w:val="B2 Char"/>
    <w:link w:val="B2"/>
    <w:qFormat/>
    <w:rsid w:val="00A15D67"/>
    <w:rPr>
      <w:lang w:eastAsia="en-US"/>
    </w:rPr>
  </w:style>
  <w:style w:type="character" w:customStyle="1" w:styleId="NOChar">
    <w:name w:val="NO Char"/>
    <w:qFormat/>
    <w:rsid w:val="00A15D67"/>
    <w:rPr>
      <w:rFonts w:ascii="Times New Roman" w:hAnsi="Times New Roman"/>
      <w:lang w:val="en-GB" w:eastAsia="en-US"/>
    </w:rPr>
  </w:style>
  <w:style w:type="paragraph" w:customStyle="1" w:styleId="Reference">
    <w:name w:val="Reference"/>
    <w:basedOn w:val="Normal"/>
    <w:rsid w:val="00DB39F3"/>
    <w:pPr>
      <w:tabs>
        <w:tab w:val="left" w:pos="851"/>
      </w:tabs>
      <w:overflowPunct/>
      <w:autoSpaceDE/>
      <w:autoSpaceDN/>
      <w:adjustRightInd/>
      <w:ind w:left="851" w:hanging="851"/>
      <w:textAlignment w:val="auto"/>
    </w:pPr>
    <w:rPr>
      <w:rFonts w:eastAsia="SimSun"/>
    </w:rPr>
  </w:style>
  <w:style w:type="character" w:customStyle="1" w:styleId="B1Char1">
    <w:name w:val="B1 Char1"/>
    <w:locked/>
    <w:rsid w:val="0025434E"/>
    <w:rPr>
      <w:rFonts w:ascii="Times New Roman" w:hAnsi="Times New Roman"/>
      <w:lang w:val="en-GB" w:eastAsia="en-US"/>
    </w:rPr>
  </w:style>
  <w:style w:type="character" w:customStyle="1" w:styleId="ENChar">
    <w:name w:val="EN Char"/>
    <w:aliases w:val="Editor's Note Char1,Editor's Note Char"/>
    <w:link w:val="EditorsNote"/>
    <w:locked/>
    <w:rsid w:val="00870AC8"/>
    <w:rPr>
      <w:color w:val="FF0000"/>
      <w:lang w:eastAsia="en-US"/>
    </w:rPr>
  </w:style>
  <w:style w:type="character" w:customStyle="1" w:styleId="Heading6Char">
    <w:name w:val="Heading 6 Char"/>
    <w:link w:val="Heading6"/>
    <w:rsid w:val="00870AC8"/>
    <w:rPr>
      <w:rFonts w:ascii="Arial" w:hAnsi="Arial"/>
      <w:lang w:eastAsia="en-US"/>
    </w:rPr>
  </w:style>
  <w:style w:type="paragraph" w:styleId="Bibliography">
    <w:name w:val="Bibliography"/>
    <w:basedOn w:val="Normal"/>
    <w:next w:val="Normal"/>
    <w:uiPriority w:val="37"/>
    <w:semiHidden/>
    <w:unhideWhenUsed/>
    <w:rsid w:val="004F66BE"/>
  </w:style>
  <w:style w:type="paragraph" w:styleId="BlockText">
    <w:name w:val="Block Text"/>
    <w:basedOn w:val="Normal"/>
    <w:rsid w:val="004F66BE"/>
    <w:pPr>
      <w:spacing w:after="120"/>
      <w:ind w:left="1440" w:right="1440"/>
    </w:pPr>
  </w:style>
  <w:style w:type="paragraph" w:styleId="BodyText">
    <w:name w:val="Body Text"/>
    <w:basedOn w:val="Normal"/>
    <w:link w:val="BodyTextChar"/>
    <w:rsid w:val="004F66BE"/>
    <w:pPr>
      <w:spacing w:after="120"/>
    </w:pPr>
  </w:style>
  <w:style w:type="character" w:customStyle="1" w:styleId="BodyTextChar">
    <w:name w:val="Body Text Char"/>
    <w:link w:val="BodyText"/>
    <w:rsid w:val="004F66BE"/>
    <w:rPr>
      <w:lang w:eastAsia="en-US"/>
    </w:rPr>
  </w:style>
  <w:style w:type="paragraph" w:styleId="BodyText2">
    <w:name w:val="Body Text 2"/>
    <w:basedOn w:val="Normal"/>
    <w:link w:val="BodyText2Char"/>
    <w:rsid w:val="004F66BE"/>
    <w:pPr>
      <w:spacing w:after="120" w:line="480" w:lineRule="auto"/>
    </w:pPr>
  </w:style>
  <w:style w:type="character" w:customStyle="1" w:styleId="BodyText2Char">
    <w:name w:val="Body Text 2 Char"/>
    <w:link w:val="BodyText2"/>
    <w:rsid w:val="004F66BE"/>
    <w:rPr>
      <w:lang w:eastAsia="en-US"/>
    </w:rPr>
  </w:style>
  <w:style w:type="paragraph" w:styleId="BodyText3">
    <w:name w:val="Body Text 3"/>
    <w:basedOn w:val="Normal"/>
    <w:link w:val="BodyText3Char"/>
    <w:rsid w:val="004F66BE"/>
    <w:pPr>
      <w:spacing w:after="120"/>
    </w:pPr>
    <w:rPr>
      <w:sz w:val="16"/>
      <w:szCs w:val="16"/>
    </w:rPr>
  </w:style>
  <w:style w:type="character" w:customStyle="1" w:styleId="BodyText3Char">
    <w:name w:val="Body Text 3 Char"/>
    <w:link w:val="BodyText3"/>
    <w:rsid w:val="004F66BE"/>
    <w:rPr>
      <w:sz w:val="16"/>
      <w:szCs w:val="16"/>
      <w:lang w:eastAsia="en-US"/>
    </w:rPr>
  </w:style>
  <w:style w:type="paragraph" w:styleId="BodyTextFirstIndent">
    <w:name w:val="Body Text First Indent"/>
    <w:basedOn w:val="BodyText"/>
    <w:link w:val="BodyTextFirstIndentChar"/>
    <w:rsid w:val="004F66BE"/>
    <w:pPr>
      <w:ind w:firstLine="210"/>
    </w:pPr>
  </w:style>
  <w:style w:type="character" w:customStyle="1" w:styleId="BodyTextFirstIndentChar">
    <w:name w:val="Body Text First Indent Char"/>
    <w:link w:val="BodyTextFirstIndent"/>
    <w:rsid w:val="004F66BE"/>
    <w:rPr>
      <w:lang w:eastAsia="en-US"/>
    </w:rPr>
  </w:style>
  <w:style w:type="paragraph" w:styleId="BodyTextIndent">
    <w:name w:val="Body Text Indent"/>
    <w:basedOn w:val="Normal"/>
    <w:link w:val="BodyTextIndentChar"/>
    <w:rsid w:val="004F66BE"/>
    <w:pPr>
      <w:spacing w:after="120"/>
      <w:ind w:left="283"/>
    </w:pPr>
  </w:style>
  <w:style w:type="character" w:customStyle="1" w:styleId="BodyTextIndentChar">
    <w:name w:val="Body Text Indent Char"/>
    <w:link w:val="BodyTextIndent"/>
    <w:rsid w:val="004F66BE"/>
    <w:rPr>
      <w:lang w:eastAsia="en-US"/>
    </w:rPr>
  </w:style>
  <w:style w:type="paragraph" w:styleId="BodyTextFirstIndent2">
    <w:name w:val="Body Text First Indent 2"/>
    <w:basedOn w:val="BodyTextIndent"/>
    <w:link w:val="BodyTextFirstIndent2Char"/>
    <w:rsid w:val="004F66BE"/>
    <w:pPr>
      <w:ind w:firstLine="210"/>
    </w:pPr>
  </w:style>
  <w:style w:type="character" w:customStyle="1" w:styleId="BodyTextFirstIndent2Char">
    <w:name w:val="Body Text First Indent 2 Char"/>
    <w:link w:val="BodyTextFirstIndent2"/>
    <w:rsid w:val="004F66BE"/>
    <w:rPr>
      <w:lang w:eastAsia="en-US"/>
    </w:rPr>
  </w:style>
  <w:style w:type="paragraph" w:styleId="BodyTextIndent2">
    <w:name w:val="Body Text Indent 2"/>
    <w:basedOn w:val="Normal"/>
    <w:link w:val="BodyTextIndent2Char"/>
    <w:rsid w:val="004F66BE"/>
    <w:pPr>
      <w:spacing w:after="120" w:line="480" w:lineRule="auto"/>
      <w:ind w:left="283"/>
    </w:pPr>
  </w:style>
  <w:style w:type="character" w:customStyle="1" w:styleId="BodyTextIndent2Char">
    <w:name w:val="Body Text Indent 2 Char"/>
    <w:link w:val="BodyTextIndent2"/>
    <w:rsid w:val="004F66BE"/>
    <w:rPr>
      <w:lang w:eastAsia="en-US"/>
    </w:rPr>
  </w:style>
  <w:style w:type="paragraph" w:styleId="BodyTextIndent3">
    <w:name w:val="Body Text Indent 3"/>
    <w:basedOn w:val="Normal"/>
    <w:link w:val="BodyTextIndent3Char"/>
    <w:rsid w:val="004F66BE"/>
    <w:pPr>
      <w:spacing w:after="120"/>
      <w:ind w:left="283"/>
    </w:pPr>
    <w:rPr>
      <w:sz w:val="16"/>
      <w:szCs w:val="16"/>
    </w:rPr>
  </w:style>
  <w:style w:type="character" w:customStyle="1" w:styleId="BodyTextIndent3Char">
    <w:name w:val="Body Text Indent 3 Char"/>
    <w:link w:val="BodyTextIndent3"/>
    <w:rsid w:val="004F66BE"/>
    <w:rPr>
      <w:sz w:val="16"/>
      <w:szCs w:val="16"/>
      <w:lang w:eastAsia="en-US"/>
    </w:rPr>
  </w:style>
  <w:style w:type="paragraph" w:styleId="Caption">
    <w:name w:val="caption"/>
    <w:basedOn w:val="Normal"/>
    <w:next w:val="Normal"/>
    <w:semiHidden/>
    <w:unhideWhenUsed/>
    <w:qFormat/>
    <w:rsid w:val="004F66BE"/>
    <w:rPr>
      <w:b/>
      <w:bCs/>
    </w:rPr>
  </w:style>
  <w:style w:type="paragraph" w:styleId="Closing">
    <w:name w:val="Closing"/>
    <w:basedOn w:val="Normal"/>
    <w:link w:val="ClosingChar"/>
    <w:rsid w:val="004F66BE"/>
    <w:pPr>
      <w:ind w:left="4252"/>
    </w:pPr>
  </w:style>
  <w:style w:type="character" w:customStyle="1" w:styleId="ClosingChar">
    <w:name w:val="Closing Char"/>
    <w:link w:val="Closing"/>
    <w:rsid w:val="004F66BE"/>
    <w:rPr>
      <w:lang w:eastAsia="en-US"/>
    </w:rPr>
  </w:style>
  <w:style w:type="paragraph" w:styleId="Date">
    <w:name w:val="Date"/>
    <w:basedOn w:val="Normal"/>
    <w:next w:val="Normal"/>
    <w:link w:val="DateChar"/>
    <w:rsid w:val="004F66BE"/>
  </w:style>
  <w:style w:type="character" w:customStyle="1" w:styleId="DateChar">
    <w:name w:val="Date Char"/>
    <w:link w:val="Date"/>
    <w:rsid w:val="004F66BE"/>
    <w:rPr>
      <w:lang w:eastAsia="en-US"/>
    </w:rPr>
  </w:style>
  <w:style w:type="paragraph" w:styleId="DocumentMap">
    <w:name w:val="Document Map"/>
    <w:basedOn w:val="Normal"/>
    <w:link w:val="DocumentMapChar"/>
    <w:rsid w:val="004F66BE"/>
    <w:rPr>
      <w:rFonts w:ascii="Segoe UI" w:hAnsi="Segoe UI" w:cs="Segoe UI"/>
      <w:sz w:val="16"/>
      <w:szCs w:val="16"/>
    </w:rPr>
  </w:style>
  <w:style w:type="character" w:customStyle="1" w:styleId="DocumentMapChar">
    <w:name w:val="Document Map Char"/>
    <w:link w:val="DocumentMap"/>
    <w:rsid w:val="004F66BE"/>
    <w:rPr>
      <w:rFonts w:ascii="Segoe UI" w:hAnsi="Segoe UI" w:cs="Segoe UI"/>
      <w:sz w:val="16"/>
      <w:szCs w:val="16"/>
      <w:lang w:eastAsia="en-US"/>
    </w:rPr>
  </w:style>
  <w:style w:type="paragraph" w:styleId="E-mailSignature">
    <w:name w:val="E-mail Signature"/>
    <w:basedOn w:val="Normal"/>
    <w:link w:val="E-mailSignatureChar"/>
    <w:rsid w:val="004F66BE"/>
  </w:style>
  <w:style w:type="character" w:customStyle="1" w:styleId="E-mailSignatureChar">
    <w:name w:val="E-mail Signature Char"/>
    <w:link w:val="E-mailSignature"/>
    <w:rsid w:val="004F66BE"/>
    <w:rPr>
      <w:lang w:eastAsia="en-US"/>
    </w:rPr>
  </w:style>
  <w:style w:type="paragraph" w:styleId="EndnoteText">
    <w:name w:val="endnote text"/>
    <w:basedOn w:val="Normal"/>
    <w:link w:val="EndnoteTextChar"/>
    <w:rsid w:val="004F66BE"/>
  </w:style>
  <w:style w:type="character" w:customStyle="1" w:styleId="EndnoteTextChar">
    <w:name w:val="Endnote Text Char"/>
    <w:link w:val="EndnoteText"/>
    <w:rsid w:val="004F66BE"/>
    <w:rPr>
      <w:lang w:eastAsia="en-US"/>
    </w:rPr>
  </w:style>
  <w:style w:type="paragraph" w:styleId="EnvelopeAddress">
    <w:name w:val="envelope address"/>
    <w:basedOn w:val="Normal"/>
    <w:rsid w:val="004F66BE"/>
    <w:pPr>
      <w:framePr w:w="7920" w:h="1980" w:hRule="exact" w:hSpace="180" w:wrap="auto" w:hAnchor="page" w:xAlign="center" w:yAlign="bottom"/>
      <w:ind w:left="2880"/>
    </w:pPr>
    <w:rPr>
      <w:rFonts w:ascii="Calibri Light" w:eastAsia="Times New Roman" w:hAnsi="Calibri Light"/>
      <w:sz w:val="24"/>
      <w:szCs w:val="24"/>
    </w:rPr>
  </w:style>
  <w:style w:type="paragraph" w:styleId="EnvelopeReturn">
    <w:name w:val="envelope return"/>
    <w:basedOn w:val="Normal"/>
    <w:rsid w:val="004F66BE"/>
    <w:rPr>
      <w:rFonts w:ascii="Calibri Light" w:eastAsia="Times New Roman" w:hAnsi="Calibri Light"/>
    </w:rPr>
  </w:style>
  <w:style w:type="paragraph" w:styleId="HTMLAddress">
    <w:name w:val="HTML Address"/>
    <w:basedOn w:val="Normal"/>
    <w:link w:val="HTMLAddressChar"/>
    <w:rsid w:val="004F66BE"/>
    <w:rPr>
      <w:i/>
      <w:iCs/>
    </w:rPr>
  </w:style>
  <w:style w:type="character" w:customStyle="1" w:styleId="HTMLAddressChar">
    <w:name w:val="HTML Address Char"/>
    <w:link w:val="HTMLAddress"/>
    <w:rsid w:val="004F66BE"/>
    <w:rPr>
      <w:i/>
      <w:iCs/>
      <w:lang w:eastAsia="en-US"/>
    </w:rPr>
  </w:style>
  <w:style w:type="paragraph" w:styleId="HTMLPreformatted">
    <w:name w:val="HTML Preformatted"/>
    <w:basedOn w:val="Normal"/>
    <w:link w:val="HTMLPreformattedChar"/>
    <w:rsid w:val="004F66BE"/>
    <w:rPr>
      <w:rFonts w:ascii="Courier New" w:hAnsi="Courier New" w:cs="Courier New"/>
    </w:rPr>
  </w:style>
  <w:style w:type="character" w:customStyle="1" w:styleId="HTMLPreformattedChar">
    <w:name w:val="HTML Preformatted Char"/>
    <w:link w:val="HTMLPreformatted"/>
    <w:rsid w:val="004F66BE"/>
    <w:rPr>
      <w:rFonts w:ascii="Courier New" w:hAnsi="Courier New" w:cs="Courier New"/>
      <w:lang w:eastAsia="en-US"/>
    </w:rPr>
  </w:style>
  <w:style w:type="paragraph" w:styleId="Index3">
    <w:name w:val="index 3"/>
    <w:basedOn w:val="Normal"/>
    <w:next w:val="Normal"/>
    <w:rsid w:val="004F66BE"/>
    <w:pPr>
      <w:ind w:left="600" w:hanging="200"/>
    </w:pPr>
  </w:style>
  <w:style w:type="paragraph" w:styleId="Index4">
    <w:name w:val="index 4"/>
    <w:basedOn w:val="Normal"/>
    <w:next w:val="Normal"/>
    <w:rsid w:val="004F66BE"/>
    <w:pPr>
      <w:ind w:left="800" w:hanging="200"/>
    </w:pPr>
  </w:style>
  <w:style w:type="paragraph" w:styleId="Index5">
    <w:name w:val="index 5"/>
    <w:basedOn w:val="Normal"/>
    <w:next w:val="Normal"/>
    <w:rsid w:val="004F66BE"/>
    <w:pPr>
      <w:ind w:left="1000" w:hanging="200"/>
    </w:pPr>
  </w:style>
  <w:style w:type="paragraph" w:styleId="Index6">
    <w:name w:val="index 6"/>
    <w:basedOn w:val="Normal"/>
    <w:next w:val="Normal"/>
    <w:rsid w:val="004F66BE"/>
    <w:pPr>
      <w:ind w:left="1200" w:hanging="200"/>
    </w:pPr>
  </w:style>
  <w:style w:type="paragraph" w:styleId="Index7">
    <w:name w:val="index 7"/>
    <w:basedOn w:val="Normal"/>
    <w:next w:val="Normal"/>
    <w:rsid w:val="004F66BE"/>
    <w:pPr>
      <w:ind w:left="1400" w:hanging="200"/>
    </w:pPr>
  </w:style>
  <w:style w:type="paragraph" w:styleId="Index8">
    <w:name w:val="index 8"/>
    <w:basedOn w:val="Normal"/>
    <w:next w:val="Normal"/>
    <w:rsid w:val="004F66BE"/>
    <w:pPr>
      <w:ind w:left="1600" w:hanging="200"/>
    </w:pPr>
  </w:style>
  <w:style w:type="paragraph" w:styleId="Index9">
    <w:name w:val="index 9"/>
    <w:basedOn w:val="Normal"/>
    <w:next w:val="Normal"/>
    <w:rsid w:val="004F66BE"/>
    <w:pPr>
      <w:ind w:left="1800" w:hanging="200"/>
    </w:pPr>
  </w:style>
  <w:style w:type="paragraph" w:styleId="IndexHeading">
    <w:name w:val="index heading"/>
    <w:basedOn w:val="Normal"/>
    <w:next w:val="Index1"/>
    <w:rsid w:val="004F66BE"/>
    <w:rPr>
      <w:rFonts w:ascii="Calibri Light" w:eastAsia="Times New Roman" w:hAnsi="Calibri Light"/>
      <w:b/>
      <w:bCs/>
    </w:rPr>
  </w:style>
  <w:style w:type="paragraph" w:styleId="IntenseQuote">
    <w:name w:val="Intense Quote"/>
    <w:basedOn w:val="Normal"/>
    <w:next w:val="Normal"/>
    <w:link w:val="IntenseQuoteChar"/>
    <w:uiPriority w:val="30"/>
    <w:qFormat/>
    <w:rsid w:val="004F66BE"/>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4F66BE"/>
    <w:rPr>
      <w:i/>
      <w:iCs/>
      <w:color w:val="4472C4"/>
      <w:lang w:eastAsia="en-US"/>
    </w:rPr>
  </w:style>
  <w:style w:type="paragraph" w:styleId="ListContinue">
    <w:name w:val="List Continue"/>
    <w:basedOn w:val="Normal"/>
    <w:rsid w:val="004F66BE"/>
    <w:pPr>
      <w:spacing w:after="120"/>
      <w:ind w:left="283"/>
      <w:contextualSpacing/>
    </w:pPr>
  </w:style>
  <w:style w:type="paragraph" w:styleId="ListContinue2">
    <w:name w:val="List Continue 2"/>
    <w:basedOn w:val="Normal"/>
    <w:rsid w:val="004F66BE"/>
    <w:pPr>
      <w:spacing w:after="120"/>
      <w:ind w:left="566"/>
      <w:contextualSpacing/>
    </w:pPr>
  </w:style>
  <w:style w:type="paragraph" w:styleId="ListContinue3">
    <w:name w:val="List Continue 3"/>
    <w:basedOn w:val="Normal"/>
    <w:rsid w:val="004F66BE"/>
    <w:pPr>
      <w:spacing w:after="120"/>
      <w:ind w:left="849"/>
      <w:contextualSpacing/>
    </w:pPr>
  </w:style>
  <w:style w:type="paragraph" w:styleId="ListContinue4">
    <w:name w:val="List Continue 4"/>
    <w:basedOn w:val="Normal"/>
    <w:rsid w:val="004F66BE"/>
    <w:pPr>
      <w:spacing w:after="120"/>
      <w:ind w:left="1132"/>
      <w:contextualSpacing/>
    </w:pPr>
  </w:style>
  <w:style w:type="paragraph" w:styleId="ListContinue5">
    <w:name w:val="List Continue 5"/>
    <w:basedOn w:val="Normal"/>
    <w:rsid w:val="004F66BE"/>
    <w:pPr>
      <w:spacing w:after="120"/>
      <w:ind w:left="1415"/>
      <w:contextualSpacing/>
    </w:pPr>
  </w:style>
  <w:style w:type="paragraph" w:styleId="ListNumber3">
    <w:name w:val="List Number 3"/>
    <w:basedOn w:val="Normal"/>
    <w:rsid w:val="004F66BE"/>
    <w:pPr>
      <w:numPr>
        <w:numId w:val="95"/>
      </w:numPr>
      <w:contextualSpacing/>
    </w:pPr>
  </w:style>
  <w:style w:type="paragraph" w:styleId="ListNumber4">
    <w:name w:val="List Number 4"/>
    <w:basedOn w:val="Normal"/>
    <w:rsid w:val="004F66BE"/>
    <w:pPr>
      <w:numPr>
        <w:numId w:val="96"/>
      </w:numPr>
      <w:contextualSpacing/>
    </w:pPr>
  </w:style>
  <w:style w:type="paragraph" w:styleId="ListNumber5">
    <w:name w:val="List Number 5"/>
    <w:basedOn w:val="Normal"/>
    <w:rsid w:val="004F66BE"/>
    <w:pPr>
      <w:numPr>
        <w:numId w:val="97"/>
      </w:numPr>
      <w:contextualSpacing/>
    </w:pPr>
  </w:style>
  <w:style w:type="paragraph" w:styleId="MacroText">
    <w:name w:val="macro"/>
    <w:link w:val="MacroTextChar"/>
    <w:rsid w:val="004F66BE"/>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character" w:customStyle="1" w:styleId="MacroTextChar">
    <w:name w:val="Macro Text Char"/>
    <w:link w:val="MacroText"/>
    <w:rsid w:val="004F66BE"/>
    <w:rPr>
      <w:rFonts w:ascii="Courier New" w:hAnsi="Courier New" w:cs="Courier New"/>
      <w:lang w:eastAsia="en-US"/>
    </w:rPr>
  </w:style>
  <w:style w:type="paragraph" w:styleId="MessageHeader">
    <w:name w:val="Message Header"/>
    <w:basedOn w:val="Normal"/>
    <w:link w:val="MessageHeaderChar"/>
    <w:rsid w:val="004F66BE"/>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eastAsia="Times New Roman" w:hAnsi="Calibri Light"/>
      <w:sz w:val="24"/>
      <w:szCs w:val="24"/>
    </w:rPr>
  </w:style>
  <w:style w:type="character" w:customStyle="1" w:styleId="MessageHeaderChar">
    <w:name w:val="Message Header Char"/>
    <w:link w:val="MessageHeader"/>
    <w:rsid w:val="004F66BE"/>
    <w:rPr>
      <w:rFonts w:ascii="Calibri Light" w:eastAsia="Times New Roman" w:hAnsi="Calibri Light"/>
      <w:sz w:val="24"/>
      <w:szCs w:val="24"/>
      <w:shd w:val="pct20" w:color="auto" w:fill="auto"/>
      <w:lang w:eastAsia="en-US"/>
    </w:rPr>
  </w:style>
  <w:style w:type="paragraph" w:styleId="NoSpacing">
    <w:name w:val="No Spacing"/>
    <w:uiPriority w:val="1"/>
    <w:qFormat/>
    <w:rsid w:val="004F66BE"/>
    <w:pPr>
      <w:overflowPunct w:val="0"/>
      <w:autoSpaceDE w:val="0"/>
      <w:autoSpaceDN w:val="0"/>
      <w:adjustRightInd w:val="0"/>
      <w:textAlignment w:val="baseline"/>
    </w:pPr>
    <w:rPr>
      <w:lang w:eastAsia="en-US"/>
    </w:rPr>
  </w:style>
  <w:style w:type="paragraph" w:styleId="NormalWeb">
    <w:name w:val="Normal (Web)"/>
    <w:basedOn w:val="Normal"/>
    <w:rsid w:val="004F66BE"/>
    <w:rPr>
      <w:sz w:val="24"/>
      <w:szCs w:val="24"/>
    </w:rPr>
  </w:style>
  <w:style w:type="paragraph" w:styleId="NormalIndent">
    <w:name w:val="Normal Indent"/>
    <w:basedOn w:val="Normal"/>
    <w:rsid w:val="004F66BE"/>
    <w:pPr>
      <w:ind w:left="720"/>
    </w:pPr>
  </w:style>
  <w:style w:type="paragraph" w:styleId="NoteHeading">
    <w:name w:val="Note Heading"/>
    <w:basedOn w:val="Normal"/>
    <w:next w:val="Normal"/>
    <w:link w:val="NoteHeadingChar"/>
    <w:rsid w:val="004F66BE"/>
  </w:style>
  <w:style w:type="character" w:customStyle="1" w:styleId="NoteHeadingChar">
    <w:name w:val="Note Heading Char"/>
    <w:link w:val="NoteHeading"/>
    <w:rsid w:val="004F66BE"/>
    <w:rPr>
      <w:lang w:eastAsia="en-US"/>
    </w:rPr>
  </w:style>
  <w:style w:type="paragraph" w:styleId="PlainText">
    <w:name w:val="Plain Text"/>
    <w:basedOn w:val="Normal"/>
    <w:link w:val="PlainTextChar"/>
    <w:rsid w:val="004F66BE"/>
    <w:rPr>
      <w:rFonts w:ascii="Courier New" w:hAnsi="Courier New" w:cs="Courier New"/>
    </w:rPr>
  </w:style>
  <w:style w:type="character" w:customStyle="1" w:styleId="PlainTextChar">
    <w:name w:val="Plain Text Char"/>
    <w:link w:val="PlainText"/>
    <w:rsid w:val="004F66BE"/>
    <w:rPr>
      <w:rFonts w:ascii="Courier New" w:hAnsi="Courier New" w:cs="Courier New"/>
      <w:lang w:eastAsia="en-US"/>
    </w:rPr>
  </w:style>
  <w:style w:type="paragraph" w:styleId="Quote">
    <w:name w:val="Quote"/>
    <w:basedOn w:val="Normal"/>
    <w:next w:val="Normal"/>
    <w:link w:val="QuoteChar"/>
    <w:uiPriority w:val="29"/>
    <w:qFormat/>
    <w:rsid w:val="004F66BE"/>
    <w:pPr>
      <w:spacing w:before="200" w:after="160"/>
      <w:ind w:left="864" w:right="864"/>
      <w:jc w:val="center"/>
    </w:pPr>
    <w:rPr>
      <w:i/>
      <w:iCs/>
      <w:color w:val="404040"/>
    </w:rPr>
  </w:style>
  <w:style w:type="character" w:customStyle="1" w:styleId="QuoteChar">
    <w:name w:val="Quote Char"/>
    <w:link w:val="Quote"/>
    <w:uiPriority w:val="29"/>
    <w:rsid w:val="004F66BE"/>
    <w:rPr>
      <w:i/>
      <w:iCs/>
      <w:color w:val="404040"/>
      <w:lang w:eastAsia="en-US"/>
    </w:rPr>
  </w:style>
  <w:style w:type="paragraph" w:styleId="Salutation">
    <w:name w:val="Salutation"/>
    <w:basedOn w:val="Normal"/>
    <w:next w:val="Normal"/>
    <w:link w:val="SalutationChar"/>
    <w:rsid w:val="004F66BE"/>
  </w:style>
  <w:style w:type="character" w:customStyle="1" w:styleId="SalutationChar">
    <w:name w:val="Salutation Char"/>
    <w:link w:val="Salutation"/>
    <w:rsid w:val="004F66BE"/>
    <w:rPr>
      <w:lang w:eastAsia="en-US"/>
    </w:rPr>
  </w:style>
  <w:style w:type="paragraph" w:styleId="Signature">
    <w:name w:val="Signature"/>
    <w:basedOn w:val="Normal"/>
    <w:link w:val="SignatureChar"/>
    <w:rsid w:val="004F66BE"/>
    <w:pPr>
      <w:ind w:left="4252"/>
    </w:pPr>
  </w:style>
  <w:style w:type="character" w:customStyle="1" w:styleId="SignatureChar">
    <w:name w:val="Signature Char"/>
    <w:link w:val="Signature"/>
    <w:rsid w:val="004F66BE"/>
    <w:rPr>
      <w:lang w:eastAsia="en-US"/>
    </w:rPr>
  </w:style>
  <w:style w:type="paragraph" w:styleId="Subtitle">
    <w:name w:val="Subtitle"/>
    <w:basedOn w:val="Normal"/>
    <w:next w:val="Normal"/>
    <w:link w:val="SubtitleChar"/>
    <w:qFormat/>
    <w:rsid w:val="004F66BE"/>
    <w:pPr>
      <w:spacing w:after="60"/>
      <w:jc w:val="center"/>
      <w:outlineLvl w:val="1"/>
    </w:pPr>
    <w:rPr>
      <w:rFonts w:ascii="Calibri Light" w:eastAsia="Times New Roman" w:hAnsi="Calibri Light"/>
      <w:sz w:val="24"/>
      <w:szCs w:val="24"/>
    </w:rPr>
  </w:style>
  <w:style w:type="character" w:customStyle="1" w:styleId="SubtitleChar">
    <w:name w:val="Subtitle Char"/>
    <w:link w:val="Subtitle"/>
    <w:rsid w:val="004F66BE"/>
    <w:rPr>
      <w:rFonts w:ascii="Calibri Light" w:eastAsia="Times New Roman" w:hAnsi="Calibri Light"/>
      <w:sz w:val="24"/>
      <w:szCs w:val="24"/>
      <w:lang w:eastAsia="en-US"/>
    </w:rPr>
  </w:style>
  <w:style w:type="paragraph" w:styleId="TableofAuthorities">
    <w:name w:val="table of authorities"/>
    <w:basedOn w:val="Normal"/>
    <w:next w:val="Normal"/>
    <w:rsid w:val="004F66BE"/>
    <w:pPr>
      <w:ind w:left="200" w:hanging="200"/>
    </w:pPr>
  </w:style>
  <w:style w:type="paragraph" w:styleId="TableofFigures">
    <w:name w:val="table of figures"/>
    <w:basedOn w:val="Normal"/>
    <w:next w:val="Normal"/>
    <w:rsid w:val="004F66BE"/>
  </w:style>
  <w:style w:type="paragraph" w:styleId="Title">
    <w:name w:val="Title"/>
    <w:basedOn w:val="Normal"/>
    <w:next w:val="Normal"/>
    <w:link w:val="TitleChar"/>
    <w:qFormat/>
    <w:rsid w:val="004F66BE"/>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rsid w:val="004F66BE"/>
    <w:rPr>
      <w:rFonts w:ascii="Calibri Light" w:eastAsia="Times New Roman" w:hAnsi="Calibri Light"/>
      <w:b/>
      <w:bCs/>
      <w:kern w:val="28"/>
      <w:sz w:val="32"/>
      <w:szCs w:val="32"/>
      <w:lang w:eastAsia="en-US"/>
    </w:rPr>
  </w:style>
  <w:style w:type="paragraph" w:styleId="TOAHeading">
    <w:name w:val="toa heading"/>
    <w:basedOn w:val="Normal"/>
    <w:next w:val="Normal"/>
    <w:rsid w:val="004F66BE"/>
    <w:pPr>
      <w:spacing w:before="120"/>
    </w:pPr>
    <w:rPr>
      <w:rFonts w:ascii="Calibri Light" w:eastAsia="Times New Roman" w:hAnsi="Calibri Light"/>
      <w:b/>
      <w:bCs/>
      <w:sz w:val="24"/>
      <w:szCs w:val="24"/>
    </w:rPr>
  </w:style>
  <w:style w:type="paragraph" w:styleId="TOCHeading">
    <w:name w:val="TOC Heading"/>
    <w:basedOn w:val="Heading1"/>
    <w:next w:val="Normal"/>
    <w:uiPriority w:val="39"/>
    <w:semiHidden/>
    <w:unhideWhenUsed/>
    <w:qFormat/>
    <w:rsid w:val="004F66BE"/>
    <w:pPr>
      <w:keepLines w:val="0"/>
      <w:pBdr>
        <w:top w:val="none" w:sz="0" w:space="0" w:color="auto"/>
      </w:pBdr>
      <w:spacing w:after="60"/>
      <w:ind w:left="0" w:firstLine="0"/>
      <w:outlineLvl w:val="9"/>
    </w:pPr>
    <w:rPr>
      <w:rFonts w:ascii="Calibri Light" w:eastAsia="Times New Roman" w:hAnsi="Calibri Light"/>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23564">
      <w:bodyDiv w:val="1"/>
      <w:marLeft w:val="0"/>
      <w:marRight w:val="0"/>
      <w:marTop w:val="0"/>
      <w:marBottom w:val="0"/>
      <w:divBdr>
        <w:top w:val="none" w:sz="0" w:space="0" w:color="auto"/>
        <w:left w:val="none" w:sz="0" w:space="0" w:color="auto"/>
        <w:bottom w:val="none" w:sz="0" w:space="0" w:color="auto"/>
        <w:right w:val="none" w:sz="0" w:space="0" w:color="auto"/>
      </w:divBdr>
    </w:div>
    <w:div w:id="282657340">
      <w:bodyDiv w:val="1"/>
      <w:marLeft w:val="0"/>
      <w:marRight w:val="0"/>
      <w:marTop w:val="0"/>
      <w:marBottom w:val="0"/>
      <w:divBdr>
        <w:top w:val="none" w:sz="0" w:space="0" w:color="auto"/>
        <w:left w:val="none" w:sz="0" w:space="0" w:color="auto"/>
        <w:bottom w:val="none" w:sz="0" w:space="0" w:color="auto"/>
        <w:right w:val="none" w:sz="0" w:space="0" w:color="auto"/>
      </w:divBdr>
    </w:div>
    <w:div w:id="326636475">
      <w:bodyDiv w:val="1"/>
      <w:marLeft w:val="0"/>
      <w:marRight w:val="0"/>
      <w:marTop w:val="0"/>
      <w:marBottom w:val="0"/>
      <w:divBdr>
        <w:top w:val="none" w:sz="0" w:space="0" w:color="auto"/>
        <w:left w:val="none" w:sz="0" w:space="0" w:color="auto"/>
        <w:bottom w:val="none" w:sz="0" w:space="0" w:color="auto"/>
        <w:right w:val="none" w:sz="0" w:space="0" w:color="auto"/>
      </w:divBdr>
    </w:div>
    <w:div w:id="333999357">
      <w:bodyDiv w:val="1"/>
      <w:marLeft w:val="0"/>
      <w:marRight w:val="0"/>
      <w:marTop w:val="0"/>
      <w:marBottom w:val="0"/>
      <w:divBdr>
        <w:top w:val="none" w:sz="0" w:space="0" w:color="auto"/>
        <w:left w:val="none" w:sz="0" w:space="0" w:color="auto"/>
        <w:bottom w:val="none" w:sz="0" w:space="0" w:color="auto"/>
        <w:right w:val="none" w:sz="0" w:space="0" w:color="auto"/>
      </w:divBdr>
    </w:div>
    <w:div w:id="507908036">
      <w:bodyDiv w:val="1"/>
      <w:marLeft w:val="0"/>
      <w:marRight w:val="0"/>
      <w:marTop w:val="0"/>
      <w:marBottom w:val="0"/>
      <w:divBdr>
        <w:top w:val="none" w:sz="0" w:space="0" w:color="auto"/>
        <w:left w:val="none" w:sz="0" w:space="0" w:color="auto"/>
        <w:bottom w:val="none" w:sz="0" w:space="0" w:color="auto"/>
        <w:right w:val="none" w:sz="0" w:space="0" w:color="auto"/>
      </w:divBdr>
    </w:div>
    <w:div w:id="554239004">
      <w:bodyDiv w:val="1"/>
      <w:marLeft w:val="0"/>
      <w:marRight w:val="0"/>
      <w:marTop w:val="0"/>
      <w:marBottom w:val="0"/>
      <w:divBdr>
        <w:top w:val="none" w:sz="0" w:space="0" w:color="auto"/>
        <w:left w:val="none" w:sz="0" w:space="0" w:color="auto"/>
        <w:bottom w:val="none" w:sz="0" w:space="0" w:color="auto"/>
        <w:right w:val="none" w:sz="0" w:space="0" w:color="auto"/>
      </w:divBdr>
    </w:div>
    <w:div w:id="643042270">
      <w:bodyDiv w:val="1"/>
      <w:marLeft w:val="0"/>
      <w:marRight w:val="0"/>
      <w:marTop w:val="0"/>
      <w:marBottom w:val="0"/>
      <w:divBdr>
        <w:top w:val="none" w:sz="0" w:space="0" w:color="auto"/>
        <w:left w:val="none" w:sz="0" w:space="0" w:color="auto"/>
        <w:bottom w:val="none" w:sz="0" w:space="0" w:color="auto"/>
        <w:right w:val="none" w:sz="0" w:space="0" w:color="auto"/>
      </w:divBdr>
    </w:div>
    <w:div w:id="706565164">
      <w:bodyDiv w:val="1"/>
      <w:marLeft w:val="0"/>
      <w:marRight w:val="0"/>
      <w:marTop w:val="0"/>
      <w:marBottom w:val="0"/>
      <w:divBdr>
        <w:top w:val="none" w:sz="0" w:space="0" w:color="auto"/>
        <w:left w:val="none" w:sz="0" w:space="0" w:color="auto"/>
        <w:bottom w:val="none" w:sz="0" w:space="0" w:color="auto"/>
        <w:right w:val="none" w:sz="0" w:space="0" w:color="auto"/>
      </w:divBdr>
    </w:div>
    <w:div w:id="772673326">
      <w:bodyDiv w:val="1"/>
      <w:marLeft w:val="0"/>
      <w:marRight w:val="0"/>
      <w:marTop w:val="0"/>
      <w:marBottom w:val="0"/>
      <w:divBdr>
        <w:top w:val="none" w:sz="0" w:space="0" w:color="auto"/>
        <w:left w:val="none" w:sz="0" w:space="0" w:color="auto"/>
        <w:bottom w:val="none" w:sz="0" w:space="0" w:color="auto"/>
        <w:right w:val="none" w:sz="0" w:space="0" w:color="auto"/>
      </w:divBdr>
    </w:div>
    <w:div w:id="801000977">
      <w:bodyDiv w:val="1"/>
      <w:marLeft w:val="0"/>
      <w:marRight w:val="0"/>
      <w:marTop w:val="0"/>
      <w:marBottom w:val="0"/>
      <w:divBdr>
        <w:top w:val="none" w:sz="0" w:space="0" w:color="auto"/>
        <w:left w:val="none" w:sz="0" w:space="0" w:color="auto"/>
        <w:bottom w:val="none" w:sz="0" w:space="0" w:color="auto"/>
        <w:right w:val="none" w:sz="0" w:space="0" w:color="auto"/>
      </w:divBdr>
    </w:div>
    <w:div w:id="993291628">
      <w:bodyDiv w:val="1"/>
      <w:marLeft w:val="0"/>
      <w:marRight w:val="0"/>
      <w:marTop w:val="0"/>
      <w:marBottom w:val="0"/>
      <w:divBdr>
        <w:top w:val="none" w:sz="0" w:space="0" w:color="auto"/>
        <w:left w:val="none" w:sz="0" w:space="0" w:color="auto"/>
        <w:bottom w:val="none" w:sz="0" w:space="0" w:color="auto"/>
        <w:right w:val="none" w:sz="0" w:space="0" w:color="auto"/>
      </w:divBdr>
    </w:div>
    <w:div w:id="1081832399">
      <w:bodyDiv w:val="1"/>
      <w:marLeft w:val="0"/>
      <w:marRight w:val="0"/>
      <w:marTop w:val="0"/>
      <w:marBottom w:val="0"/>
      <w:divBdr>
        <w:top w:val="none" w:sz="0" w:space="0" w:color="auto"/>
        <w:left w:val="none" w:sz="0" w:space="0" w:color="auto"/>
        <w:bottom w:val="none" w:sz="0" w:space="0" w:color="auto"/>
        <w:right w:val="none" w:sz="0" w:space="0" w:color="auto"/>
      </w:divBdr>
      <w:divsChild>
        <w:div w:id="123234800">
          <w:marLeft w:val="0"/>
          <w:marRight w:val="0"/>
          <w:marTop w:val="0"/>
          <w:marBottom w:val="0"/>
          <w:divBdr>
            <w:top w:val="none" w:sz="0" w:space="0" w:color="auto"/>
            <w:left w:val="none" w:sz="0" w:space="0" w:color="auto"/>
            <w:bottom w:val="none" w:sz="0" w:space="0" w:color="auto"/>
            <w:right w:val="none" w:sz="0" w:space="0" w:color="auto"/>
          </w:divBdr>
          <w:divsChild>
            <w:div w:id="17388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2445">
      <w:bodyDiv w:val="1"/>
      <w:marLeft w:val="0"/>
      <w:marRight w:val="0"/>
      <w:marTop w:val="0"/>
      <w:marBottom w:val="0"/>
      <w:divBdr>
        <w:top w:val="none" w:sz="0" w:space="0" w:color="auto"/>
        <w:left w:val="none" w:sz="0" w:space="0" w:color="auto"/>
        <w:bottom w:val="none" w:sz="0" w:space="0" w:color="auto"/>
        <w:right w:val="none" w:sz="0" w:space="0" w:color="auto"/>
      </w:divBdr>
    </w:div>
    <w:div w:id="1458914010">
      <w:bodyDiv w:val="1"/>
      <w:marLeft w:val="0"/>
      <w:marRight w:val="0"/>
      <w:marTop w:val="0"/>
      <w:marBottom w:val="0"/>
      <w:divBdr>
        <w:top w:val="none" w:sz="0" w:space="0" w:color="auto"/>
        <w:left w:val="none" w:sz="0" w:space="0" w:color="auto"/>
        <w:bottom w:val="none" w:sz="0" w:space="0" w:color="auto"/>
        <w:right w:val="none" w:sz="0" w:space="0" w:color="auto"/>
      </w:divBdr>
    </w:div>
    <w:div w:id="1504321355">
      <w:bodyDiv w:val="1"/>
      <w:marLeft w:val="0"/>
      <w:marRight w:val="0"/>
      <w:marTop w:val="0"/>
      <w:marBottom w:val="0"/>
      <w:divBdr>
        <w:top w:val="none" w:sz="0" w:space="0" w:color="auto"/>
        <w:left w:val="none" w:sz="0" w:space="0" w:color="auto"/>
        <w:bottom w:val="none" w:sz="0" w:space="0" w:color="auto"/>
        <w:right w:val="none" w:sz="0" w:space="0" w:color="auto"/>
      </w:divBdr>
    </w:div>
    <w:div w:id="1563977205">
      <w:bodyDiv w:val="1"/>
      <w:marLeft w:val="0"/>
      <w:marRight w:val="0"/>
      <w:marTop w:val="0"/>
      <w:marBottom w:val="0"/>
      <w:divBdr>
        <w:top w:val="none" w:sz="0" w:space="0" w:color="auto"/>
        <w:left w:val="none" w:sz="0" w:space="0" w:color="auto"/>
        <w:bottom w:val="none" w:sz="0" w:space="0" w:color="auto"/>
        <w:right w:val="none" w:sz="0" w:space="0" w:color="auto"/>
      </w:divBdr>
    </w:div>
    <w:div w:id="1717579282">
      <w:bodyDiv w:val="1"/>
      <w:marLeft w:val="0"/>
      <w:marRight w:val="0"/>
      <w:marTop w:val="0"/>
      <w:marBottom w:val="0"/>
      <w:divBdr>
        <w:top w:val="none" w:sz="0" w:space="0" w:color="auto"/>
        <w:left w:val="none" w:sz="0" w:space="0" w:color="auto"/>
        <w:bottom w:val="none" w:sz="0" w:space="0" w:color="auto"/>
        <w:right w:val="none" w:sz="0" w:space="0" w:color="auto"/>
      </w:divBdr>
    </w:div>
    <w:div w:id="1826163086">
      <w:bodyDiv w:val="1"/>
      <w:marLeft w:val="0"/>
      <w:marRight w:val="0"/>
      <w:marTop w:val="0"/>
      <w:marBottom w:val="0"/>
      <w:divBdr>
        <w:top w:val="none" w:sz="0" w:space="0" w:color="auto"/>
        <w:left w:val="none" w:sz="0" w:space="0" w:color="auto"/>
        <w:bottom w:val="none" w:sz="0" w:space="0" w:color="auto"/>
        <w:right w:val="none" w:sz="0" w:space="0" w:color="auto"/>
      </w:divBdr>
    </w:div>
    <w:div w:id="212037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E4F80C-D61B-43E2-86D5-61BA06266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1</TotalTime>
  <Pages>3</Pages>
  <Words>41870</Words>
  <Characters>238664</Characters>
  <Application>Microsoft Office Word</Application>
  <DocSecurity>0</DocSecurity>
  <Lines>1988</Lines>
  <Paragraphs>559</Paragraphs>
  <ScaleCrop>false</ScaleCrop>
  <HeadingPairs>
    <vt:vector size="6" baseType="variant">
      <vt:variant>
        <vt:lpstr>Title</vt:lpstr>
      </vt:variant>
      <vt:variant>
        <vt:i4>1</vt:i4>
      </vt:variant>
      <vt:variant>
        <vt:lpstr>タイトル</vt:lpstr>
      </vt:variant>
      <vt:variant>
        <vt:i4>1</vt:i4>
      </vt:variant>
      <vt:variant>
        <vt:lpstr>Titel</vt:lpstr>
      </vt:variant>
      <vt:variant>
        <vt:i4>1</vt:i4>
      </vt:variant>
    </vt:vector>
  </HeadingPairs>
  <TitlesOfParts>
    <vt:vector size="3" baseType="lpstr">
      <vt:lpstr>3GPP TS 33.117</vt:lpstr>
      <vt:lpstr>3GPP TS ab.cde</vt:lpstr>
      <vt:lpstr>3GPP TS ab.cde</vt:lpstr>
    </vt:vector>
  </TitlesOfParts>
  <Manager/>
  <Company/>
  <LinksUpToDate>false</LinksUpToDate>
  <CharactersWithSpaces>279975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33.117</dc:title>
  <dc:subject>Catalogue of general security assurance requirements (Release 19)</dc:subject>
  <dc:creator>MCC Support</dc:creator>
  <cp:keywords>SCAS, asurance, requirements, catalogue,security</cp:keywords>
  <dc:description/>
  <cp:lastModifiedBy>35.240_CR0002_(Rel-20)_TEI20</cp:lastModifiedBy>
  <cp:revision>2</cp:revision>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33.117%Rel-17%0001%33.117%Rel-17%0003%33.117%Rel-17%0004%33.117%Rel-17%-%33.117%Rel-17%0006%33.117%Rel-17%0012%33.117%Rel-17%0014%33.117%Rel-17%0015%33.117%Rel-17%0008%33.117%Rel-17%0011%33.117%Rel-17%0020%33.117%Rel-17%0030%33.117%Rel-17%0034%33.117%Rel-</vt:lpwstr>
  </property>
  <property fmtid="{D5CDD505-2E9C-101B-9397-08002B2CF9AE}" pid="3" name="MCCCRsImpl1">
    <vt:lpwstr>17%Rel-17%0063%33.117%Rel-17%0064%33.117%Rel-17%0065%33.117%Rel-17%0066%33.117%Rel-17%0069%33.117%Rel-17%0072%33.117%Rel-17%0076%33.117%Rel-17%0078%33.117%Rel-17%0092%33.117%Rel-17%0094%33.117%Rel-17%0098%33.117%Rel-17%0099%33.117%Rel-17%0101%33.117%Rel-1</vt:lpwstr>
  </property>
  <property fmtid="{D5CDD505-2E9C-101B-9397-08002B2CF9AE}" pid="4" name="MCCCRsImpl3">
    <vt:lpwstr>7%0102%</vt:lpwstr>
  </property>
</Properties>
</file>